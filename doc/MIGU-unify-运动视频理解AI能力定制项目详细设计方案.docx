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b/>
          <w:color w:val="000000" w:themeColor="text1"/>
          <w:sz w:val="52"/>
          <w:szCs w:val="52"/>
        </w:rPr>
      </w:pPr>
    </w:p>
    <w:p w:rsidR="004B29B4" w:rsidRPr="00443456" w:rsidRDefault="004B29B4">
      <w:pPr>
        <w:jc w:val="center"/>
        <w:rPr>
          <w:rFonts w:asciiTheme="minorEastAsia" w:eastAsiaTheme="minorEastAsia" w:hAnsiTheme="minorEastAsia"/>
          <w:b/>
          <w:color w:val="000000" w:themeColor="text1"/>
          <w:sz w:val="44"/>
          <w:szCs w:val="52"/>
        </w:rPr>
      </w:pPr>
    </w:p>
    <w:p w:rsidR="004B29B4" w:rsidRPr="00443456" w:rsidRDefault="0046050E">
      <w:pPr>
        <w:jc w:val="center"/>
        <w:rPr>
          <w:rFonts w:asciiTheme="minorEastAsia" w:eastAsiaTheme="minorEastAsia" w:hAnsiTheme="minorEastAsia"/>
          <w:b/>
          <w:color w:val="000000" w:themeColor="text1"/>
          <w:sz w:val="52"/>
          <w:szCs w:val="52"/>
        </w:rPr>
      </w:pPr>
      <w:r>
        <w:rPr>
          <w:rFonts w:asciiTheme="minorEastAsia" w:eastAsiaTheme="minorEastAsia" w:hAnsiTheme="minorEastAsia" w:hint="eastAsia"/>
          <w:b/>
          <w:color w:val="000000" w:themeColor="text1"/>
          <w:sz w:val="52"/>
          <w:szCs w:val="52"/>
        </w:rPr>
        <w:t>运动</w:t>
      </w:r>
      <w:r w:rsidR="00042CF1">
        <w:rPr>
          <w:rFonts w:asciiTheme="minorEastAsia" w:eastAsiaTheme="minorEastAsia" w:hAnsiTheme="minorEastAsia"/>
          <w:b/>
          <w:color w:val="000000" w:themeColor="text1"/>
          <w:sz w:val="52"/>
          <w:szCs w:val="52"/>
        </w:rPr>
        <w:t>视频理解</w:t>
      </w:r>
      <w:r w:rsidR="00042CF1">
        <w:rPr>
          <w:rFonts w:asciiTheme="minorEastAsia" w:eastAsiaTheme="minorEastAsia" w:hAnsiTheme="minorEastAsia" w:hint="eastAsia"/>
          <w:b/>
          <w:color w:val="000000" w:themeColor="text1"/>
          <w:sz w:val="52"/>
          <w:szCs w:val="52"/>
        </w:rPr>
        <w:t>AI能力</w:t>
      </w:r>
      <w:r w:rsidR="00042CF1">
        <w:rPr>
          <w:rFonts w:asciiTheme="minorEastAsia" w:eastAsiaTheme="minorEastAsia" w:hAnsiTheme="minorEastAsia"/>
          <w:b/>
          <w:color w:val="000000" w:themeColor="text1"/>
          <w:sz w:val="52"/>
          <w:szCs w:val="52"/>
        </w:rPr>
        <w:t>定制项目</w:t>
      </w:r>
    </w:p>
    <w:p w:rsidR="004B29B4" w:rsidRPr="00443456" w:rsidRDefault="00ED6A3F">
      <w:pPr>
        <w:jc w:val="center"/>
        <w:rPr>
          <w:rFonts w:asciiTheme="minorEastAsia" w:eastAsiaTheme="minorEastAsia" w:hAnsiTheme="minorEastAsia"/>
          <w:b/>
          <w:color w:val="000000" w:themeColor="text1"/>
          <w:sz w:val="52"/>
          <w:szCs w:val="52"/>
        </w:rPr>
      </w:pPr>
      <w:r>
        <w:rPr>
          <w:rFonts w:asciiTheme="minorEastAsia" w:eastAsiaTheme="minorEastAsia" w:hAnsiTheme="minorEastAsia" w:hint="eastAsia"/>
          <w:b/>
          <w:color w:val="000000" w:themeColor="text1"/>
          <w:sz w:val="52"/>
          <w:szCs w:val="52"/>
        </w:rPr>
        <w:t>详细设计</w:t>
      </w:r>
      <w:r w:rsidR="00D8623F" w:rsidRPr="00443456">
        <w:rPr>
          <w:rFonts w:asciiTheme="minorEastAsia" w:eastAsiaTheme="minorEastAsia" w:hAnsiTheme="minorEastAsia" w:hint="eastAsia"/>
          <w:b/>
          <w:color w:val="000000" w:themeColor="text1"/>
          <w:sz w:val="52"/>
          <w:szCs w:val="52"/>
        </w:rPr>
        <w:t>方案</w:t>
      </w: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4B29B4">
      <w:pPr>
        <w:jc w:val="center"/>
        <w:rPr>
          <w:rFonts w:asciiTheme="minorEastAsia" w:eastAsiaTheme="minorEastAsia" w:hAnsiTheme="minorEastAsia"/>
          <w:color w:val="000000" w:themeColor="text1"/>
          <w:sz w:val="44"/>
          <w:szCs w:val="44"/>
        </w:rPr>
      </w:pPr>
    </w:p>
    <w:p w:rsidR="004B29B4" w:rsidRPr="00443456" w:rsidRDefault="00D8623F">
      <w:pPr>
        <w:jc w:val="center"/>
        <w:rPr>
          <w:rFonts w:asciiTheme="minorEastAsia" w:eastAsiaTheme="minorEastAsia" w:hAnsiTheme="minorEastAsia"/>
          <w:color w:val="000000" w:themeColor="text1"/>
          <w:sz w:val="36"/>
          <w:szCs w:val="36"/>
        </w:rPr>
      </w:pPr>
      <w:r w:rsidRPr="00443456">
        <w:rPr>
          <w:rFonts w:asciiTheme="minorEastAsia" w:eastAsiaTheme="minorEastAsia" w:hAnsiTheme="minorEastAsia" w:hint="eastAsia"/>
          <w:color w:val="000000" w:themeColor="text1"/>
          <w:sz w:val="36"/>
          <w:szCs w:val="36"/>
        </w:rPr>
        <w:t>咪咕</w:t>
      </w:r>
      <w:r w:rsidRPr="00443456">
        <w:rPr>
          <w:rFonts w:asciiTheme="minorEastAsia" w:eastAsiaTheme="minorEastAsia" w:hAnsiTheme="minorEastAsia"/>
          <w:color w:val="000000" w:themeColor="text1"/>
          <w:sz w:val="36"/>
          <w:szCs w:val="36"/>
        </w:rPr>
        <w:t>互动娱乐有限公司</w:t>
      </w:r>
    </w:p>
    <w:p w:rsidR="004B29B4" w:rsidRPr="00443456" w:rsidRDefault="00ED6A3F">
      <w:pPr>
        <w:jc w:val="center"/>
        <w:rPr>
          <w:rFonts w:asciiTheme="minorEastAsia" w:eastAsiaTheme="minorEastAsia" w:hAnsiTheme="minorEastAsia"/>
          <w:color w:val="000000" w:themeColor="text1"/>
          <w:sz w:val="36"/>
          <w:szCs w:val="36"/>
        </w:rPr>
      </w:pPr>
      <w:r>
        <w:rPr>
          <w:rFonts w:asciiTheme="minorEastAsia" w:eastAsiaTheme="minorEastAsia" w:hAnsiTheme="minorEastAsia" w:hint="eastAsia"/>
          <w:color w:val="000000" w:themeColor="text1"/>
          <w:sz w:val="36"/>
          <w:szCs w:val="36"/>
        </w:rPr>
        <w:t>2017.10</w:t>
      </w:r>
    </w:p>
    <w:p w:rsidR="004B29B4" w:rsidRDefault="004B29B4">
      <w:pPr>
        <w:jc w:val="center"/>
        <w:rPr>
          <w:rFonts w:asciiTheme="minorEastAsia" w:eastAsiaTheme="minorEastAsia" w:hAnsiTheme="minorEastAsia"/>
          <w:color w:val="000000" w:themeColor="text1"/>
          <w:sz w:val="36"/>
          <w:szCs w:val="36"/>
        </w:rPr>
      </w:pPr>
    </w:p>
    <w:p w:rsidR="00330B00" w:rsidRPr="00436CE6" w:rsidRDefault="00330B00">
      <w:pPr>
        <w:jc w:val="center"/>
        <w:rPr>
          <w:rFonts w:asciiTheme="minorEastAsia" w:eastAsiaTheme="minorEastAsia" w:hAnsiTheme="minorEastAsia"/>
          <w:color w:val="000000" w:themeColor="text1"/>
          <w:sz w:val="36"/>
          <w:szCs w:val="36"/>
        </w:rPr>
      </w:pPr>
    </w:p>
    <w:p w:rsidR="004B29B4" w:rsidRPr="00443456" w:rsidRDefault="00D8623F">
      <w:pPr>
        <w:jc w:val="center"/>
        <w:rPr>
          <w:rFonts w:asciiTheme="minorEastAsia" w:eastAsiaTheme="minorEastAsia" w:hAnsiTheme="minorEastAsia"/>
          <w:b/>
          <w:color w:val="000000" w:themeColor="text1"/>
          <w:sz w:val="32"/>
        </w:rPr>
      </w:pPr>
      <w:r w:rsidRPr="00443456">
        <w:rPr>
          <w:rFonts w:asciiTheme="minorEastAsia" w:eastAsiaTheme="minorEastAsia" w:hAnsiTheme="minorEastAsia"/>
          <w:b/>
          <w:color w:val="000000" w:themeColor="text1"/>
          <w:sz w:val="32"/>
        </w:rPr>
        <w:t>修订记录</w:t>
      </w:r>
    </w:p>
    <w:tbl>
      <w:tblPr>
        <w:tblStyle w:val="aa"/>
        <w:tblW w:w="5000" w:type="pct"/>
        <w:jc w:val="center"/>
        <w:tblLook w:val="04A0"/>
      </w:tblPr>
      <w:tblGrid>
        <w:gridCol w:w="971"/>
        <w:gridCol w:w="1691"/>
        <w:gridCol w:w="3712"/>
        <w:gridCol w:w="1098"/>
        <w:gridCol w:w="1050"/>
      </w:tblGrid>
      <w:tr w:rsidR="002503A5" w:rsidRPr="00443456" w:rsidTr="00C32EA2">
        <w:trPr>
          <w:jc w:val="center"/>
        </w:trPr>
        <w:tc>
          <w:tcPr>
            <w:tcW w:w="570" w:type="pct"/>
            <w:vAlign w:val="center"/>
          </w:tcPr>
          <w:p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版本</w:t>
            </w:r>
          </w:p>
        </w:tc>
        <w:tc>
          <w:tcPr>
            <w:tcW w:w="992" w:type="pct"/>
            <w:vAlign w:val="center"/>
          </w:tcPr>
          <w:p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修订日期</w:t>
            </w:r>
          </w:p>
        </w:tc>
        <w:tc>
          <w:tcPr>
            <w:tcW w:w="2178" w:type="pct"/>
            <w:vAlign w:val="center"/>
          </w:tcPr>
          <w:p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修订内容</w:t>
            </w:r>
          </w:p>
        </w:tc>
        <w:tc>
          <w:tcPr>
            <w:tcW w:w="644" w:type="pct"/>
            <w:vAlign w:val="center"/>
          </w:tcPr>
          <w:p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修订人</w:t>
            </w:r>
          </w:p>
        </w:tc>
        <w:tc>
          <w:tcPr>
            <w:tcW w:w="616" w:type="pct"/>
            <w:vAlign w:val="center"/>
          </w:tcPr>
          <w:p w:rsidR="002503A5" w:rsidRPr="00954B77" w:rsidRDefault="002503A5">
            <w:pPr>
              <w:spacing w:line="360" w:lineRule="auto"/>
              <w:jc w:val="center"/>
              <w:rPr>
                <w:rFonts w:asciiTheme="minorEastAsia" w:eastAsiaTheme="minorEastAsia" w:hAnsiTheme="minorEastAsia"/>
                <w:b/>
                <w:color w:val="000000" w:themeColor="text1"/>
                <w:kern w:val="0"/>
              </w:rPr>
            </w:pPr>
            <w:r w:rsidRPr="00954B77">
              <w:rPr>
                <w:rFonts w:asciiTheme="minorEastAsia" w:eastAsiaTheme="minorEastAsia" w:hAnsiTheme="minorEastAsia"/>
                <w:b/>
                <w:color w:val="000000" w:themeColor="text1"/>
                <w:kern w:val="0"/>
              </w:rPr>
              <w:t>核准人</w:t>
            </w:r>
          </w:p>
        </w:tc>
      </w:tr>
      <w:tr w:rsidR="002503A5" w:rsidRPr="00443456" w:rsidTr="00C32EA2">
        <w:trPr>
          <w:jc w:val="center"/>
        </w:trPr>
        <w:tc>
          <w:tcPr>
            <w:tcW w:w="570" w:type="pct"/>
            <w:vAlign w:val="center"/>
          </w:tcPr>
          <w:p w:rsidR="002503A5" w:rsidRPr="00443456" w:rsidRDefault="002503A5">
            <w:pPr>
              <w:spacing w:line="360" w:lineRule="auto"/>
              <w:jc w:val="center"/>
              <w:rPr>
                <w:rFonts w:asciiTheme="minorEastAsia" w:eastAsiaTheme="minorEastAsia" w:hAnsiTheme="minorEastAsia"/>
                <w:color w:val="000000" w:themeColor="text1"/>
                <w:kern w:val="0"/>
              </w:rPr>
            </w:pPr>
            <w:r w:rsidRPr="00443456">
              <w:rPr>
                <w:rFonts w:asciiTheme="minorEastAsia" w:eastAsiaTheme="minorEastAsia" w:hAnsiTheme="minorEastAsia"/>
                <w:color w:val="000000" w:themeColor="text1"/>
                <w:kern w:val="0"/>
              </w:rPr>
              <w:t>V1.0</w:t>
            </w:r>
          </w:p>
        </w:tc>
        <w:tc>
          <w:tcPr>
            <w:tcW w:w="992" w:type="pct"/>
            <w:vAlign w:val="center"/>
          </w:tcPr>
          <w:p w:rsidR="002503A5" w:rsidRPr="00443456" w:rsidRDefault="00042CF1">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color w:val="000000" w:themeColor="text1"/>
                <w:kern w:val="0"/>
              </w:rPr>
              <w:t>2017/9/21</w:t>
            </w:r>
          </w:p>
        </w:tc>
        <w:tc>
          <w:tcPr>
            <w:tcW w:w="2178" w:type="pct"/>
            <w:vAlign w:val="center"/>
          </w:tcPr>
          <w:p w:rsidR="002503A5" w:rsidRPr="00443456" w:rsidRDefault="002503A5">
            <w:pPr>
              <w:spacing w:line="360" w:lineRule="auto"/>
              <w:jc w:val="center"/>
              <w:rPr>
                <w:rFonts w:asciiTheme="minorEastAsia" w:eastAsiaTheme="minorEastAsia" w:hAnsiTheme="minorEastAsia"/>
                <w:color w:val="000000" w:themeColor="text1"/>
                <w:kern w:val="0"/>
              </w:rPr>
            </w:pPr>
            <w:r w:rsidRPr="00443456">
              <w:rPr>
                <w:rFonts w:asciiTheme="minorEastAsia" w:eastAsiaTheme="minorEastAsia" w:hAnsiTheme="minorEastAsia" w:hint="eastAsia"/>
                <w:color w:val="000000" w:themeColor="text1"/>
                <w:kern w:val="0"/>
              </w:rPr>
              <w:t>创建</w:t>
            </w:r>
            <w:r w:rsidRPr="00443456">
              <w:rPr>
                <w:rFonts w:asciiTheme="minorEastAsia" w:eastAsiaTheme="minorEastAsia" w:hAnsiTheme="minorEastAsia"/>
                <w:color w:val="000000" w:themeColor="text1"/>
                <w:kern w:val="0"/>
              </w:rPr>
              <w:t>文档</w:t>
            </w:r>
          </w:p>
        </w:tc>
        <w:tc>
          <w:tcPr>
            <w:tcW w:w="644" w:type="pct"/>
            <w:vAlign w:val="center"/>
          </w:tcPr>
          <w:p w:rsidR="002503A5" w:rsidRPr="00443456" w:rsidRDefault="002503A5">
            <w:pPr>
              <w:spacing w:line="360" w:lineRule="auto"/>
              <w:jc w:val="center"/>
              <w:rPr>
                <w:rFonts w:asciiTheme="minorEastAsia" w:eastAsiaTheme="minorEastAsia" w:hAnsiTheme="minorEastAsia"/>
                <w:color w:val="000000" w:themeColor="text1"/>
                <w:kern w:val="0"/>
              </w:rPr>
            </w:pPr>
            <w:r w:rsidRPr="00443456">
              <w:rPr>
                <w:rFonts w:asciiTheme="minorEastAsia" w:eastAsiaTheme="minorEastAsia" w:hAnsiTheme="minorEastAsia" w:hint="eastAsia"/>
                <w:color w:val="000000" w:themeColor="text1"/>
                <w:kern w:val="0"/>
              </w:rPr>
              <w:t>侯</w:t>
            </w:r>
            <w:r w:rsidRPr="00443456">
              <w:rPr>
                <w:rFonts w:asciiTheme="minorEastAsia" w:eastAsiaTheme="minorEastAsia" w:hAnsiTheme="minorEastAsia"/>
                <w:color w:val="000000" w:themeColor="text1"/>
                <w:kern w:val="0"/>
              </w:rPr>
              <w:t>逸文</w:t>
            </w:r>
          </w:p>
        </w:tc>
        <w:tc>
          <w:tcPr>
            <w:tcW w:w="616" w:type="pct"/>
            <w:vAlign w:val="center"/>
          </w:tcPr>
          <w:p w:rsidR="002503A5" w:rsidRPr="00443456" w:rsidRDefault="002503A5">
            <w:pPr>
              <w:spacing w:line="360" w:lineRule="auto"/>
              <w:jc w:val="center"/>
              <w:rPr>
                <w:rFonts w:asciiTheme="minorEastAsia" w:eastAsiaTheme="minorEastAsia" w:hAnsiTheme="minorEastAsia"/>
                <w:color w:val="000000" w:themeColor="text1"/>
                <w:kern w:val="0"/>
              </w:rPr>
            </w:pPr>
          </w:p>
        </w:tc>
      </w:tr>
      <w:tr w:rsidR="002503A5" w:rsidRPr="00443456" w:rsidTr="00C32EA2">
        <w:trPr>
          <w:jc w:val="center"/>
        </w:trPr>
        <w:tc>
          <w:tcPr>
            <w:tcW w:w="570" w:type="pct"/>
            <w:vAlign w:val="center"/>
          </w:tcPr>
          <w:p w:rsidR="002503A5" w:rsidRPr="00443456" w:rsidRDefault="00DA28F4">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V1.1</w:t>
            </w:r>
          </w:p>
        </w:tc>
        <w:tc>
          <w:tcPr>
            <w:tcW w:w="992" w:type="pct"/>
            <w:vAlign w:val="center"/>
          </w:tcPr>
          <w:p w:rsidR="002503A5" w:rsidRPr="00443456" w:rsidRDefault="00DA28F4">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color w:val="000000" w:themeColor="text1"/>
                <w:kern w:val="0"/>
              </w:rPr>
              <w:t>2017/10/14</w:t>
            </w:r>
          </w:p>
        </w:tc>
        <w:tc>
          <w:tcPr>
            <w:tcW w:w="2178" w:type="pct"/>
            <w:vAlign w:val="center"/>
          </w:tcPr>
          <w:p w:rsidR="002503A5" w:rsidRPr="00443456" w:rsidRDefault="00DA28F4">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编写</w:t>
            </w:r>
            <w:r>
              <w:rPr>
                <w:rFonts w:asciiTheme="minorEastAsia" w:eastAsiaTheme="minorEastAsia" w:hAnsiTheme="minorEastAsia"/>
                <w:color w:val="000000" w:themeColor="text1"/>
                <w:kern w:val="0"/>
              </w:rPr>
              <w:t>文档内容</w:t>
            </w:r>
          </w:p>
        </w:tc>
        <w:tc>
          <w:tcPr>
            <w:tcW w:w="644" w:type="pct"/>
            <w:vAlign w:val="center"/>
          </w:tcPr>
          <w:p w:rsidR="00FD53F6" w:rsidRDefault="00DA28F4">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侯</w:t>
            </w:r>
            <w:r>
              <w:rPr>
                <w:rFonts w:asciiTheme="minorEastAsia" w:eastAsiaTheme="minorEastAsia" w:hAnsiTheme="minorEastAsia"/>
                <w:color w:val="000000" w:themeColor="text1"/>
                <w:kern w:val="0"/>
              </w:rPr>
              <w:t>逸文</w:t>
            </w:r>
          </w:p>
          <w:p w:rsidR="00DA28F4" w:rsidRDefault="00DA28F4">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杨</w:t>
            </w:r>
            <w:r>
              <w:rPr>
                <w:rFonts w:asciiTheme="minorEastAsia" w:eastAsiaTheme="minorEastAsia" w:hAnsiTheme="minorEastAsia"/>
                <w:color w:val="000000" w:themeColor="text1"/>
                <w:kern w:val="0"/>
              </w:rPr>
              <w:t>建党</w:t>
            </w:r>
          </w:p>
          <w:p w:rsidR="00DA28F4" w:rsidRPr="00FD53F6" w:rsidRDefault="00DA28F4">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刘</w:t>
            </w:r>
            <w:r>
              <w:rPr>
                <w:rFonts w:asciiTheme="minorEastAsia" w:eastAsiaTheme="minorEastAsia" w:hAnsiTheme="minorEastAsia"/>
                <w:color w:val="000000" w:themeColor="text1"/>
                <w:kern w:val="0"/>
              </w:rPr>
              <w:t>亮</w:t>
            </w:r>
          </w:p>
        </w:tc>
        <w:tc>
          <w:tcPr>
            <w:tcW w:w="616" w:type="pct"/>
            <w:vAlign w:val="center"/>
          </w:tcPr>
          <w:p w:rsidR="002503A5" w:rsidRPr="00443456" w:rsidRDefault="002503A5">
            <w:pPr>
              <w:spacing w:line="360" w:lineRule="auto"/>
              <w:jc w:val="center"/>
              <w:rPr>
                <w:rFonts w:asciiTheme="minorEastAsia" w:eastAsiaTheme="minorEastAsia" w:hAnsiTheme="minorEastAsia"/>
                <w:color w:val="000000" w:themeColor="text1"/>
                <w:kern w:val="0"/>
              </w:rPr>
            </w:pPr>
          </w:p>
        </w:tc>
      </w:tr>
      <w:tr w:rsidR="00C32EA2" w:rsidRPr="00443456" w:rsidTr="00C32EA2">
        <w:trPr>
          <w:jc w:val="center"/>
        </w:trPr>
        <w:tc>
          <w:tcPr>
            <w:tcW w:w="570" w:type="pct"/>
            <w:vAlign w:val="center"/>
          </w:tcPr>
          <w:p w:rsidR="00C32EA2" w:rsidRPr="00443456" w:rsidRDefault="00C63EE4" w:rsidP="00C32EA2">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V1.2</w:t>
            </w:r>
          </w:p>
        </w:tc>
        <w:tc>
          <w:tcPr>
            <w:tcW w:w="992" w:type="pct"/>
            <w:vAlign w:val="center"/>
          </w:tcPr>
          <w:p w:rsidR="00C32EA2" w:rsidRPr="00443456" w:rsidRDefault="00C63EE4" w:rsidP="00C32EA2">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color w:val="000000" w:themeColor="text1"/>
                <w:kern w:val="0"/>
              </w:rPr>
              <w:t>2017/10/18</w:t>
            </w:r>
          </w:p>
        </w:tc>
        <w:tc>
          <w:tcPr>
            <w:tcW w:w="2178" w:type="pct"/>
            <w:vAlign w:val="center"/>
          </w:tcPr>
          <w:p w:rsidR="00C32EA2" w:rsidRPr="00443456" w:rsidRDefault="00C63EE4" w:rsidP="00C32EA2">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更新</w:t>
            </w:r>
            <w:r>
              <w:rPr>
                <w:rFonts w:asciiTheme="minorEastAsia" w:eastAsiaTheme="minorEastAsia" w:hAnsiTheme="minorEastAsia"/>
                <w:color w:val="000000" w:themeColor="text1"/>
                <w:kern w:val="0"/>
              </w:rPr>
              <w:t>直播视频解析和接口</w:t>
            </w:r>
          </w:p>
        </w:tc>
        <w:tc>
          <w:tcPr>
            <w:tcW w:w="644" w:type="pct"/>
            <w:vAlign w:val="center"/>
          </w:tcPr>
          <w:p w:rsidR="00C32EA2" w:rsidRPr="00C63EE4" w:rsidRDefault="00C63EE4" w:rsidP="00C32EA2">
            <w:pPr>
              <w:spacing w:line="360" w:lineRule="auto"/>
              <w:jc w:val="center"/>
              <w:rPr>
                <w:rFonts w:asciiTheme="minorEastAsia" w:eastAsiaTheme="minorEastAsia" w:hAnsiTheme="minorEastAsia"/>
                <w:color w:val="000000" w:themeColor="text1"/>
                <w:kern w:val="0"/>
              </w:rPr>
            </w:pPr>
            <w:r>
              <w:rPr>
                <w:rFonts w:asciiTheme="minorEastAsia" w:eastAsiaTheme="minorEastAsia" w:hAnsiTheme="minorEastAsia" w:hint="eastAsia"/>
                <w:color w:val="000000" w:themeColor="text1"/>
                <w:kern w:val="0"/>
              </w:rPr>
              <w:t>侯</w:t>
            </w:r>
            <w:r>
              <w:rPr>
                <w:rFonts w:asciiTheme="minorEastAsia" w:eastAsiaTheme="minorEastAsia" w:hAnsiTheme="minorEastAsia"/>
                <w:color w:val="000000" w:themeColor="text1"/>
                <w:kern w:val="0"/>
              </w:rPr>
              <w:t>逸文</w:t>
            </w:r>
          </w:p>
        </w:tc>
        <w:tc>
          <w:tcPr>
            <w:tcW w:w="616" w:type="pct"/>
            <w:vAlign w:val="center"/>
          </w:tcPr>
          <w:p w:rsidR="00C32EA2" w:rsidRPr="00443456" w:rsidRDefault="00C32EA2" w:rsidP="00C32EA2">
            <w:pPr>
              <w:spacing w:line="360" w:lineRule="auto"/>
              <w:jc w:val="center"/>
              <w:rPr>
                <w:rFonts w:asciiTheme="minorEastAsia" w:eastAsiaTheme="minorEastAsia" w:hAnsiTheme="minorEastAsia"/>
                <w:color w:val="000000" w:themeColor="text1"/>
                <w:kern w:val="0"/>
              </w:rPr>
            </w:pPr>
          </w:p>
        </w:tc>
      </w:tr>
      <w:tr w:rsidR="0054445F" w:rsidRPr="00443456" w:rsidTr="00C32EA2">
        <w:trPr>
          <w:jc w:val="center"/>
        </w:trPr>
        <w:tc>
          <w:tcPr>
            <w:tcW w:w="570" w:type="pct"/>
            <w:vAlign w:val="center"/>
          </w:tcPr>
          <w:p w:rsidR="0054445F" w:rsidRPr="00443456" w:rsidRDefault="0054445F" w:rsidP="0040356C">
            <w:pPr>
              <w:spacing w:line="360" w:lineRule="auto"/>
              <w:jc w:val="center"/>
              <w:rPr>
                <w:rFonts w:asciiTheme="minorEastAsia" w:eastAsiaTheme="minorEastAsia" w:hAnsiTheme="minorEastAsia"/>
                <w:color w:val="000000" w:themeColor="text1"/>
                <w:kern w:val="0"/>
              </w:rPr>
            </w:pPr>
          </w:p>
        </w:tc>
        <w:tc>
          <w:tcPr>
            <w:tcW w:w="992" w:type="pct"/>
            <w:vAlign w:val="center"/>
          </w:tcPr>
          <w:p w:rsidR="0054445F" w:rsidRPr="00443456" w:rsidRDefault="0054445F" w:rsidP="0040356C">
            <w:pPr>
              <w:spacing w:line="360" w:lineRule="auto"/>
              <w:jc w:val="center"/>
              <w:rPr>
                <w:rFonts w:asciiTheme="minorEastAsia" w:eastAsiaTheme="minorEastAsia" w:hAnsiTheme="minorEastAsia"/>
                <w:color w:val="000000" w:themeColor="text1"/>
                <w:kern w:val="0"/>
              </w:rPr>
            </w:pPr>
          </w:p>
        </w:tc>
        <w:tc>
          <w:tcPr>
            <w:tcW w:w="2178" w:type="pct"/>
            <w:vAlign w:val="center"/>
          </w:tcPr>
          <w:p w:rsidR="0054445F" w:rsidRPr="00443456" w:rsidRDefault="0054445F" w:rsidP="0040356C">
            <w:pPr>
              <w:spacing w:line="360" w:lineRule="auto"/>
              <w:jc w:val="center"/>
              <w:rPr>
                <w:rFonts w:asciiTheme="minorEastAsia" w:eastAsiaTheme="minorEastAsia" w:hAnsiTheme="minorEastAsia"/>
                <w:color w:val="000000" w:themeColor="text1"/>
                <w:kern w:val="0"/>
              </w:rPr>
            </w:pPr>
          </w:p>
        </w:tc>
        <w:tc>
          <w:tcPr>
            <w:tcW w:w="644" w:type="pct"/>
            <w:vAlign w:val="center"/>
          </w:tcPr>
          <w:p w:rsidR="0054445F" w:rsidRPr="002503A5" w:rsidRDefault="0054445F" w:rsidP="0040356C">
            <w:pPr>
              <w:spacing w:line="360" w:lineRule="auto"/>
              <w:jc w:val="center"/>
              <w:rPr>
                <w:rFonts w:asciiTheme="minorEastAsia" w:eastAsiaTheme="minorEastAsia" w:hAnsiTheme="minorEastAsia"/>
                <w:color w:val="000000" w:themeColor="text1"/>
                <w:kern w:val="0"/>
              </w:rPr>
            </w:pPr>
          </w:p>
        </w:tc>
        <w:tc>
          <w:tcPr>
            <w:tcW w:w="616" w:type="pct"/>
            <w:vAlign w:val="center"/>
          </w:tcPr>
          <w:p w:rsidR="0054445F" w:rsidRPr="00443456" w:rsidRDefault="0054445F" w:rsidP="0040356C">
            <w:pPr>
              <w:spacing w:line="360" w:lineRule="auto"/>
              <w:jc w:val="center"/>
              <w:rPr>
                <w:rFonts w:asciiTheme="minorEastAsia" w:eastAsiaTheme="minorEastAsia" w:hAnsiTheme="minorEastAsia"/>
                <w:color w:val="000000" w:themeColor="text1"/>
                <w:kern w:val="0"/>
              </w:rPr>
            </w:pPr>
          </w:p>
        </w:tc>
      </w:tr>
      <w:tr w:rsidR="00695AFA" w:rsidRPr="00443456" w:rsidTr="00C32EA2">
        <w:trPr>
          <w:jc w:val="center"/>
        </w:trPr>
        <w:tc>
          <w:tcPr>
            <w:tcW w:w="570" w:type="pct"/>
            <w:vAlign w:val="center"/>
          </w:tcPr>
          <w:p w:rsidR="00695AFA" w:rsidRDefault="00695AFA" w:rsidP="00695AFA">
            <w:pPr>
              <w:spacing w:line="360" w:lineRule="auto"/>
              <w:jc w:val="center"/>
              <w:rPr>
                <w:rFonts w:asciiTheme="minorEastAsia" w:eastAsiaTheme="minorEastAsia" w:hAnsiTheme="minorEastAsia"/>
                <w:color w:val="000000" w:themeColor="text1"/>
                <w:kern w:val="0"/>
              </w:rPr>
            </w:pPr>
          </w:p>
        </w:tc>
        <w:tc>
          <w:tcPr>
            <w:tcW w:w="992" w:type="pct"/>
            <w:vAlign w:val="center"/>
          </w:tcPr>
          <w:p w:rsidR="00695AFA" w:rsidRDefault="00695AFA" w:rsidP="00695AFA">
            <w:pPr>
              <w:spacing w:line="360" w:lineRule="auto"/>
              <w:jc w:val="center"/>
              <w:rPr>
                <w:rFonts w:asciiTheme="minorEastAsia" w:eastAsiaTheme="minorEastAsia" w:hAnsiTheme="minorEastAsia"/>
                <w:color w:val="000000" w:themeColor="text1"/>
                <w:kern w:val="0"/>
              </w:rPr>
            </w:pPr>
          </w:p>
        </w:tc>
        <w:tc>
          <w:tcPr>
            <w:tcW w:w="2178" w:type="pct"/>
            <w:vAlign w:val="center"/>
          </w:tcPr>
          <w:p w:rsidR="00695AFA" w:rsidRDefault="00695AFA" w:rsidP="00695AFA">
            <w:pPr>
              <w:spacing w:line="360" w:lineRule="auto"/>
              <w:jc w:val="center"/>
              <w:rPr>
                <w:rFonts w:asciiTheme="minorEastAsia" w:eastAsiaTheme="minorEastAsia" w:hAnsiTheme="minorEastAsia"/>
                <w:color w:val="000000" w:themeColor="text1"/>
                <w:kern w:val="0"/>
              </w:rPr>
            </w:pPr>
          </w:p>
        </w:tc>
        <w:tc>
          <w:tcPr>
            <w:tcW w:w="644" w:type="pct"/>
            <w:vAlign w:val="center"/>
          </w:tcPr>
          <w:p w:rsidR="00695AFA" w:rsidRDefault="00695AFA" w:rsidP="00695AFA">
            <w:pPr>
              <w:spacing w:line="360" w:lineRule="auto"/>
              <w:jc w:val="center"/>
              <w:rPr>
                <w:rFonts w:asciiTheme="minorEastAsia" w:eastAsiaTheme="minorEastAsia" w:hAnsiTheme="minorEastAsia"/>
                <w:color w:val="000000" w:themeColor="text1"/>
                <w:kern w:val="0"/>
              </w:rPr>
            </w:pPr>
          </w:p>
        </w:tc>
        <w:tc>
          <w:tcPr>
            <w:tcW w:w="616" w:type="pct"/>
            <w:vAlign w:val="center"/>
          </w:tcPr>
          <w:p w:rsidR="00695AFA" w:rsidRPr="00443456" w:rsidRDefault="00695AFA" w:rsidP="00695AFA">
            <w:pPr>
              <w:spacing w:line="360" w:lineRule="auto"/>
              <w:jc w:val="center"/>
              <w:rPr>
                <w:rFonts w:asciiTheme="minorEastAsia" w:eastAsiaTheme="minorEastAsia" w:hAnsiTheme="minorEastAsia"/>
                <w:color w:val="000000" w:themeColor="text1"/>
                <w:kern w:val="0"/>
              </w:rPr>
            </w:pPr>
          </w:p>
        </w:tc>
      </w:tr>
      <w:tr w:rsidR="00695AFA" w:rsidRPr="00443456" w:rsidTr="00C32EA2">
        <w:trPr>
          <w:jc w:val="center"/>
        </w:trPr>
        <w:tc>
          <w:tcPr>
            <w:tcW w:w="570" w:type="pct"/>
            <w:vAlign w:val="center"/>
          </w:tcPr>
          <w:p w:rsidR="00695AFA" w:rsidRPr="00443456" w:rsidRDefault="00695AFA" w:rsidP="00695AFA">
            <w:pPr>
              <w:spacing w:line="360" w:lineRule="auto"/>
              <w:jc w:val="center"/>
              <w:rPr>
                <w:rFonts w:asciiTheme="minorEastAsia" w:eastAsiaTheme="minorEastAsia" w:hAnsiTheme="minorEastAsia"/>
                <w:color w:val="000000" w:themeColor="text1"/>
                <w:kern w:val="0"/>
              </w:rPr>
            </w:pPr>
          </w:p>
        </w:tc>
        <w:tc>
          <w:tcPr>
            <w:tcW w:w="992" w:type="pct"/>
            <w:vAlign w:val="center"/>
          </w:tcPr>
          <w:p w:rsidR="00695AFA" w:rsidRPr="00443456" w:rsidRDefault="00695AFA" w:rsidP="00695AFA">
            <w:pPr>
              <w:spacing w:line="360" w:lineRule="auto"/>
              <w:jc w:val="center"/>
              <w:rPr>
                <w:rFonts w:asciiTheme="minorEastAsia" w:eastAsiaTheme="minorEastAsia" w:hAnsiTheme="minorEastAsia"/>
                <w:color w:val="000000" w:themeColor="text1"/>
                <w:kern w:val="0"/>
              </w:rPr>
            </w:pPr>
          </w:p>
        </w:tc>
        <w:tc>
          <w:tcPr>
            <w:tcW w:w="2178" w:type="pct"/>
            <w:vAlign w:val="center"/>
          </w:tcPr>
          <w:p w:rsidR="00695AFA" w:rsidRPr="00443456" w:rsidRDefault="00695AFA" w:rsidP="00695AFA">
            <w:pPr>
              <w:spacing w:line="360" w:lineRule="auto"/>
              <w:jc w:val="center"/>
              <w:rPr>
                <w:rFonts w:asciiTheme="minorEastAsia" w:eastAsiaTheme="minorEastAsia" w:hAnsiTheme="minorEastAsia"/>
                <w:color w:val="000000" w:themeColor="text1"/>
                <w:kern w:val="0"/>
              </w:rPr>
            </w:pPr>
          </w:p>
        </w:tc>
        <w:tc>
          <w:tcPr>
            <w:tcW w:w="644" w:type="pct"/>
            <w:vAlign w:val="center"/>
          </w:tcPr>
          <w:p w:rsidR="00695AFA" w:rsidRPr="002503A5" w:rsidRDefault="00695AFA" w:rsidP="00695AFA">
            <w:pPr>
              <w:spacing w:line="360" w:lineRule="auto"/>
              <w:jc w:val="center"/>
              <w:rPr>
                <w:rFonts w:asciiTheme="minorEastAsia" w:eastAsiaTheme="minorEastAsia" w:hAnsiTheme="minorEastAsia"/>
                <w:color w:val="000000" w:themeColor="text1"/>
                <w:kern w:val="0"/>
              </w:rPr>
            </w:pPr>
          </w:p>
        </w:tc>
        <w:tc>
          <w:tcPr>
            <w:tcW w:w="616" w:type="pct"/>
            <w:vAlign w:val="center"/>
          </w:tcPr>
          <w:p w:rsidR="00695AFA" w:rsidRPr="00443456" w:rsidRDefault="00695AFA" w:rsidP="00695AFA">
            <w:pPr>
              <w:spacing w:line="360" w:lineRule="auto"/>
              <w:jc w:val="center"/>
              <w:rPr>
                <w:rFonts w:asciiTheme="minorEastAsia" w:eastAsiaTheme="minorEastAsia" w:hAnsiTheme="minorEastAsia"/>
                <w:color w:val="000000" w:themeColor="text1"/>
                <w:kern w:val="0"/>
              </w:rPr>
            </w:pPr>
          </w:p>
        </w:tc>
      </w:tr>
    </w:tbl>
    <w:p w:rsidR="004B29B4" w:rsidRPr="00443456" w:rsidRDefault="004B29B4">
      <w:pPr>
        <w:widowControl/>
        <w:jc w:val="left"/>
        <w:rPr>
          <w:rFonts w:asciiTheme="minorEastAsia" w:eastAsiaTheme="minorEastAsia" w:hAnsiTheme="minorEastAsia"/>
          <w:color w:val="000000" w:themeColor="text1"/>
        </w:rPr>
      </w:pPr>
    </w:p>
    <w:p w:rsidR="004B29B4" w:rsidRDefault="00D8623F" w:rsidP="00755E5B">
      <w:pPr>
        <w:pStyle w:val="TOC1"/>
        <w:jc w:val="center"/>
        <w:rPr>
          <w:rFonts w:asciiTheme="minorEastAsia" w:eastAsiaTheme="minorEastAsia" w:hAnsiTheme="minorEastAsia"/>
          <w:b/>
          <w:color w:val="000000" w:themeColor="text1"/>
          <w:sz w:val="40"/>
          <w:lang w:val="zh-CN"/>
        </w:rPr>
      </w:pPr>
      <w:r w:rsidRPr="00443456">
        <w:rPr>
          <w:rFonts w:asciiTheme="minorEastAsia" w:eastAsiaTheme="minorEastAsia" w:hAnsiTheme="minorEastAsia"/>
          <w:color w:val="000000" w:themeColor="text1"/>
        </w:rPr>
        <w:br w:type="page"/>
      </w:r>
      <w:r w:rsidRPr="00406D96">
        <w:rPr>
          <w:rFonts w:asciiTheme="minorEastAsia" w:eastAsiaTheme="minorEastAsia" w:hAnsiTheme="minorEastAsia"/>
          <w:b/>
          <w:color w:val="000000" w:themeColor="text1"/>
          <w:sz w:val="40"/>
          <w:lang w:val="zh-CN"/>
        </w:rPr>
        <w:lastRenderedPageBreak/>
        <w:t>目录</w:t>
      </w:r>
    </w:p>
    <w:p w:rsidR="00C63EE4" w:rsidRDefault="00C112D2">
      <w:pPr>
        <w:pStyle w:val="10"/>
        <w:tabs>
          <w:tab w:val="left" w:pos="480"/>
          <w:tab w:val="right" w:leader="dot" w:pos="8296"/>
        </w:tabs>
        <w:rPr>
          <w:rFonts w:asciiTheme="minorHAnsi" w:eastAsiaTheme="minorEastAsia" w:hAnsiTheme="minorHAnsi" w:cstheme="minorBidi"/>
          <w:b w:val="0"/>
          <w:bCs w:val="0"/>
          <w:caps w:val="0"/>
          <w:noProof/>
          <w:kern w:val="2"/>
          <w:sz w:val="21"/>
          <w:szCs w:val="22"/>
        </w:rPr>
      </w:pPr>
      <w:r w:rsidRPr="00C112D2">
        <w:rPr>
          <w:rFonts w:asciiTheme="minorEastAsia" w:eastAsiaTheme="minorEastAsia" w:hAnsiTheme="minorEastAsia"/>
          <w:color w:val="000000" w:themeColor="text1"/>
          <w:sz w:val="21"/>
          <w:szCs w:val="24"/>
        </w:rPr>
        <w:fldChar w:fldCharType="begin"/>
      </w:r>
      <w:r w:rsidR="00D8623F" w:rsidRPr="00443456">
        <w:rPr>
          <w:rFonts w:asciiTheme="minorEastAsia" w:eastAsiaTheme="minorEastAsia" w:hAnsiTheme="minorEastAsia"/>
          <w:color w:val="000000" w:themeColor="text1"/>
          <w:sz w:val="21"/>
          <w:szCs w:val="24"/>
        </w:rPr>
        <w:instrText xml:space="preserve"> TOC \o "1-3" \h \z \u </w:instrText>
      </w:r>
      <w:r w:rsidRPr="00C112D2">
        <w:rPr>
          <w:rFonts w:asciiTheme="minorEastAsia" w:eastAsiaTheme="minorEastAsia" w:hAnsiTheme="minorEastAsia"/>
          <w:color w:val="000000" w:themeColor="text1"/>
          <w:sz w:val="21"/>
          <w:szCs w:val="24"/>
        </w:rPr>
        <w:fldChar w:fldCharType="separate"/>
      </w:r>
      <w:hyperlink w:anchor="_Toc496097614" w:history="1">
        <w:r w:rsidR="00C63EE4" w:rsidRPr="000010B4">
          <w:rPr>
            <w:rStyle w:val="a8"/>
            <w:rFonts w:asciiTheme="minorEastAsia" w:hAnsiTheme="minorEastAsia"/>
            <w:noProof/>
          </w:rPr>
          <w:t>1</w:t>
        </w:r>
        <w:r w:rsidR="00C63EE4">
          <w:rPr>
            <w:rFonts w:asciiTheme="minorHAnsi" w:eastAsiaTheme="minorEastAsia" w:hAnsiTheme="minorHAnsi" w:cstheme="minorBidi"/>
            <w:b w:val="0"/>
            <w:bCs w:val="0"/>
            <w:caps w:val="0"/>
            <w:noProof/>
            <w:kern w:val="2"/>
            <w:sz w:val="21"/>
            <w:szCs w:val="22"/>
          </w:rPr>
          <w:tab/>
        </w:r>
        <w:r w:rsidR="00C63EE4" w:rsidRPr="000010B4">
          <w:rPr>
            <w:rStyle w:val="a8"/>
            <w:rFonts w:asciiTheme="minorEastAsia" w:hAnsiTheme="minorEastAsia"/>
            <w:noProof/>
          </w:rPr>
          <w:t>概述</w:t>
        </w:r>
        <w:r w:rsidR="00C63EE4">
          <w:rPr>
            <w:noProof/>
            <w:webHidden/>
          </w:rPr>
          <w:tab/>
        </w:r>
        <w:r>
          <w:rPr>
            <w:noProof/>
            <w:webHidden/>
          </w:rPr>
          <w:fldChar w:fldCharType="begin"/>
        </w:r>
        <w:r w:rsidR="00C63EE4">
          <w:rPr>
            <w:noProof/>
            <w:webHidden/>
          </w:rPr>
          <w:instrText xml:space="preserve"> PAGEREF _Toc496097614 \h </w:instrText>
        </w:r>
        <w:r>
          <w:rPr>
            <w:noProof/>
            <w:webHidden/>
          </w:rPr>
        </w:r>
        <w:r>
          <w:rPr>
            <w:noProof/>
            <w:webHidden/>
          </w:rPr>
          <w:fldChar w:fldCharType="separate"/>
        </w:r>
        <w:r w:rsidR="00C63EE4">
          <w:rPr>
            <w:noProof/>
            <w:webHidden/>
          </w:rPr>
          <w:t>5</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15" w:history="1">
        <w:r w:rsidR="00C63EE4" w:rsidRPr="000010B4">
          <w:rPr>
            <w:rStyle w:val="a8"/>
            <w:rFonts w:asciiTheme="minorEastAsia" w:hAnsiTheme="minorEastAsia"/>
            <w:noProof/>
          </w:rPr>
          <w:t>1.1</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建设背景</w:t>
        </w:r>
        <w:r w:rsidR="00C63EE4">
          <w:rPr>
            <w:noProof/>
            <w:webHidden/>
          </w:rPr>
          <w:tab/>
        </w:r>
        <w:r>
          <w:rPr>
            <w:noProof/>
            <w:webHidden/>
          </w:rPr>
          <w:fldChar w:fldCharType="begin"/>
        </w:r>
        <w:r w:rsidR="00C63EE4">
          <w:rPr>
            <w:noProof/>
            <w:webHidden/>
          </w:rPr>
          <w:instrText xml:space="preserve"> PAGEREF _Toc496097615 \h </w:instrText>
        </w:r>
        <w:r>
          <w:rPr>
            <w:noProof/>
            <w:webHidden/>
          </w:rPr>
        </w:r>
        <w:r>
          <w:rPr>
            <w:noProof/>
            <w:webHidden/>
          </w:rPr>
          <w:fldChar w:fldCharType="separate"/>
        </w:r>
        <w:r w:rsidR="00C63EE4">
          <w:rPr>
            <w:noProof/>
            <w:webHidden/>
          </w:rPr>
          <w:t>5</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16" w:history="1">
        <w:r w:rsidR="00C63EE4" w:rsidRPr="000010B4">
          <w:rPr>
            <w:rStyle w:val="a8"/>
            <w:rFonts w:asciiTheme="minorEastAsia" w:hAnsiTheme="minorEastAsia"/>
            <w:noProof/>
          </w:rPr>
          <w:t>1.2</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参考文档</w:t>
        </w:r>
        <w:r w:rsidR="00C63EE4">
          <w:rPr>
            <w:noProof/>
            <w:webHidden/>
          </w:rPr>
          <w:tab/>
        </w:r>
        <w:r>
          <w:rPr>
            <w:noProof/>
            <w:webHidden/>
          </w:rPr>
          <w:fldChar w:fldCharType="begin"/>
        </w:r>
        <w:r w:rsidR="00C63EE4">
          <w:rPr>
            <w:noProof/>
            <w:webHidden/>
          </w:rPr>
          <w:instrText xml:space="preserve"> PAGEREF _Toc496097616 \h </w:instrText>
        </w:r>
        <w:r>
          <w:rPr>
            <w:noProof/>
            <w:webHidden/>
          </w:rPr>
        </w:r>
        <w:r>
          <w:rPr>
            <w:noProof/>
            <w:webHidden/>
          </w:rPr>
          <w:fldChar w:fldCharType="separate"/>
        </w:r>
        <w:r w:rsidR="00C63EE4">
          <w:rPr>
            <w:noProof/>
            <w:webHidden/>
          </w:rPr>
          <w:t>5</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17" w:history="1">
        <w:r w:rsidR="00C63EE4" w:rsidRPr="000010B4">
          <w:rPr>
            <w:rStyle w:val="a8"/>
            <w:rFonts w:asciiTheme="minorEastAsia" w:hAnsiTheme="minorEastAsia"/>
            <w:noProof/>
          </w:rPr>
          <w:t>1.3</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建设目标</w:t>
        </w:r>
        <w:r w:rsidR="00C63EE4">
          <w:rPr>
            <w:noProof/>
            <w:webHidden/>
          </w:rPr>
          <w:tab/>
        </w:r>
        <w:r>
          <w:rPr>
            <w:noProof/>
            <w:webHidden/>
          </w:rPr>
          <w:fldChar w:fldCharType="begin"/>
        </w:r>
        <w:r w:rsidR="00C63EE4">
          <w:rPr>
            <w:noProof/>
            <w:webHidden/>
          </w:rPr>
          <w:instrText xml:space="preserve"> PAGEREF _Toc496097617 \h </w:instrText>
        </w:r>
        <w:r>
          <w:rPr>
            <w:noProof/>
            <w:webHidden/>
          </w:rPr>
        </w:r>
        <w:r>
          <w:rPr>
            <w:noProof/>
            <w:webHidden/>
          </w:rPr>
          <w:fldChar w:fldCharType="separate"/>
        </w:r>
        <w:r w:rsidR="00C63EE4">
          <w:rPr>
            <w:noProof/>
            <w:webHidden/>
          </w:rPr>
          <w:t>5</w:t>
        </w:r>
        <w:r>
          <w:rPr>
            <w:noProof/>
            <w:webHidden/>
          </w:rPr>
          <w:fldChar w:fldCharType="end"/>
        </w:r>
      </w:hyperlink>
    </w:p>
    <w:p w:rsidR="00C63EE4" w:rsidRDefault="00C112D2">
      <w:pPr>
        <w:pStyle w:val="10"/>
        <w:tabs>
          <w:tab w:val="left" w:pos="480"/>
          <w:tab w:val="right" w:leader="dot" w:pos="8296"/>
        </w:tabs>
        <w:rPr>
          <w:rFonts w:asciiTheme="minorHAnsi" w:eastAsiaTheme="minorEastAsia" w:hAnsiTheme="minorHAnsi" w:cstheme="minorBidi"/>
          <w:b w:val="0"/>
          <w:bCs w:val="0"/>
          <w:caps w:val="0"/>
          <w:noProof/>
          <w:kern w:val="2"/>
          <w:sz w:val="21"/>
          <w:szCs w:val="22"/>
        </w:rPr>
      </w:pPr>
      <w:hyperlink w:anchor="_Toc496097618" w:history="1">
        <w:r w:rsidR="00C63EE4" w:rsidRPr="000010B4">
          <w:rPr>
            <w:rStyle w:val="a8"/>
            <w:rFonts w:asciiTheme="minorEastAsia" w:hAnsiTheme="minorEastAsia"/>
            <w:noProof/>
          </w:rPr>
          <w:t>2</w:t>
        </w:r>
        <w:r w:rsidR="00C63EE4">
          <w:rPr>
            <w:rFonts w:asciiTheme="minorHAnsi" w:eastAsiaTheme="minorEastAsia" w:hAnsiTheme="minorHAnsi" w:cstheme="minorBidi"/>
            <w:b w:val="0"/>
            <w:bCs w:val="0"/>
            <w:caps w:val="0"/>
            <w:noProof/>
            <w:kern w:val="2"/>
            <w:sz w:val="21"/>
            <w:szCs w:val="22"/>
          </w:rPr>
          <w:tab/>
        </w:r>
        <w:r w:rsidR="00C63EE4" w:rsidRPr="000010B4">
          <w:rPr>
            <w:rStyle w:val="a8"/>
            <w:rFonts w:asciiTheme="minorEastAsia" w:hAnsiTheme="minorEastAsia"/>
            <w:noProof/>
          </w:rPr>
          <w:t>总体设计</w:t>
        </w:r>
        <w:r w:rsidR="00C63EE4">
          <w:rPr>
            <w:noProof/>
            <w:webHidden/>
          </w:rPr>
          <w:tab/>
        </w:r>
        <w:r>
          <w:rPr>
            <w:noProof/>
            <w:webHidden/>
          </w:rPr>
          <w:fldChar w:fldCharType="begin"/>
        </w:r>
        <w:r w:rsidR="00C63EE4">
          <w:rPr>
            <w:noProof/>
            <w:webHidden/>
          </w:rPr>
          <w:instrText xml:space="preserve"> PAGEREF _Toc496097618 \h </w:instrText>
        </w:r>
        <w:r>
          <w:rPr>
            <w:noProof/>
            <w:webHidden/>
          </w:rPr>
        </w:r>
        <w:r>
          <w:rPr>
            <w:noProof/>
            <w:webHidden/>
          </w:rPr>
          <w:fldChar w:fldCharType="separate"/>
        </w:r>
        <w:r w:rsidR="00C63EE4">
          <w:rPr>
            <w:noProof/>
            <w:webHidden/>
          </w:rPr>
          <w:t>7</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19" w:history="1">
        <w:r w:rsidR="00C63EE4" w:rsidRPr="000010B4">
          <w:rPr>
            <w:rStyle w:val="a8"/>
            <w:rFonts w:asciiTheme="minorEastAsia" w:hAnsiTheme="minorEastAsia"/>
            <w:noProof/>
          </w:rPr>
          <w:t>2.1</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总体架构</w:t>
        </w:r>
        <w:r w:rsidR="00C63EE4">
          <w:rPr>
            <w:noProof/>
            <w:webHidden/>
          </w:rPr>
          <w:tab/>
        </w:r>
        <w:r>
          <w:rPr>
            <w:noProof/>
            <w:webHidden/>
          </w:rPr>
          <w:fldChar w:fldCharType="begin"/>
        </w:r>
        <w:r w:rsidR="00C63EE4">
          <w:rPr>
            <w:noProof/>
            <w:webHidden/>
          </w:rPr>
          <w:instrText xml:space="preserve"> PAGEREF _Toc496097619 \h </w:instrText>
        </w:r>
        <w:r>
          <w:rPr>
            <w:noProof/>
            <w:webHidden/>
          </w:rPr>
        </w:r>
        <w:r>
          <w:rPr>
            <w:noProof/>
            <w:webHidden/>
          </w:rPr>
          <w:fldChar w:fldCharType="separate"/>
        </w:r>
        <w:r w:rsidR="00C63EE4">
          <w:rPr>
            <w:noProof/>
            <w:webHidden/>
          </w:rPr>
          <w:t>7</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20" w:history="1">
        <w:r w:rsidR="00C63EE4" w:rsidRPr="000010B4">
          <w:rPr>
            <w:rStyle w:val="a8"/>
            <w:rFonts w:asciiTheme="minorEastAsia" w:hAnsiTheme="minorEastAsia"/>
            <w:noProof/>
          </w:rPr>
          <w:t>2.2</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功能架构</w:t>
        </w:r>
        <w:r w:rsidR="00C63EE4">
          <w:rPr>
            <w:noProof/>
            <w:webHidden/>
          </w:rPr>
          <w:tab/>
        </w:r>
        <w:r>
          <w:rPr>
            <w:noProof/>
            <w:webHidden/>
          </w:rPr>
          <w:fldChar w:fldCharType="begin"/>
        </w:r>
        <w:r w:rsidR="00C63EE4">
          <w:rPr>
            <w:noProof/>
            <w:webHidden/>
          </w:rPr>
          <w:instrText xml:space="preserve"> PAGEREF _Toc496097620 \h </w:instrText>
        </w:r>
        <w:r>
          <w:rPr>
            <w:noProof/>
            <w:webHidden/>
          </w:rPr>
        </w:r>
        <w:r>
          <w:rPr>
            <w:noProof/>
            <w:webHidden/>
          </w:rPr>
          <w:fldChar w:fldCharType="separate"/>
        </w:r>
        <w:r w:rsidR="00C63EE4">
          <w:rPr>
            <w:noProof/>
            <w:webHidden/>
          </w:rPr>
          <w:t>8</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21" w:history="1">
        <w:r w:rsidR="00C63EE4" w:rsidRPr="000010B4">
          <w:rPr>
            <w:rStyle w:val="a8"/>
            <w:rFonts w:asciiTheme="minorEastAsia" w:hAnsiTheme="minorEastAsia"/>
            <w:noProof/>
          </w:rPr>
          <w:t>2.3</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系统流程</w:t>
        </w:r>
        <w:r w:rsidR="00C63EE4">
          <w:rPr>
            <w:noProof/>
            <w:webHidden/>
          </w:rPr>
          <w:tab/>
        </w:r>
        <w:r>
          <w:rPr>
            <w:noProof/>
            <w:webHidden/>
          </w:rPr>
          <w:fldChar w:fldCharType="begin"/>
        </w:r>
        <w:r w:rsidR="00C63EE4">
          <w:rPr>
            <w:noProof/>
            <w:webHidden/>
          </w:rPr>
          <w:instrText xml:space="preserve"> PAGEREF _Toc496097621 \h </w:instrText>
        </w:r>
        <w:r>
          <w:rPr>
            <w:noProof/>
            <w:webHidden/>
          </w:rPr>
        </w:r>
        <w:r>
          <w:rPr>
            <w:noProof/>
            <w:webHidden/>
          </w:rPr>
          <w:fldChar w:fldCharType="separate"/>
        </w:r>
        <w:r w:rsidR="00C63EE4">
          <w:rPr>
            <w:noProof/>
            <w:webHidden/>
          </w:rPr>
          <w:t>10</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22" w:history="1">
        <w:r w:rsidR="00C63EE4" w:rsidRPr="000010B4">
          <w:rPr>
            <w:rStyle w:val="a8"/>
            <w:rFonts w:asciiTheme="minorEastAsia" w:hAnsiTheme="minorEastAsia"/>
            <w:noProof/>
          </w:rPr>
          <w:t>2.4</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数据拓扑</w:t>
        </w:r>
        <w:r w:rsidR="00C63EE4">
          <w:rPr>
            <w:noProof/>
            <w:webHidden/>
          </w:rPr>
          <w:tab/>
        </w:r>
        <w:r>
          <w:rPr>
            <w:noProof/>
            <w:webHidden/>
          </w:rPr>
          <w:fldChar w:fldCharType="begin"/>
        </w:r>
        <w:r w:rsidR="00C63EE4">
          <w:rPr>
            <w:noProof/>
            <w:webHidden/>
          </w:rPr>
          <w:instrText xml:space="preserve"> PAGEREF _Toc496097622 \h </w:instrText>
        </w:r>
        <w:r>
          <w:rPr>
            <w:noProof/>
            <w:webHidden/>
          </w:rPr>
        </w:r>
        <w:r>
          <w:rPr>
            <w:noProof/>
            <w:webHidden/>
          </w:rPr>
          <w:fldChar w:fldCharType="separate"/>
        </w:r>
        <w:r w:rsidR="00C63EE4">
          <w:rPr>
            <w:noProof/>
            <w:webHidden/>
          </w:rPr>
          <w:t>12</w:t>
        </w:r>
        <w:r>
          <w:rPr>
            <w:noProof/>
            <w:webHidden/>
          </w:rPr>
          <w:fldChar w:fldCharType="end"/>
        </w:r>
      </w:hyperlink>
    </w:p>
    <w:p w:rsidR="00C63EE4" w:rsidRDefault="00C112D2">
      <w:pPr>
        <w:pStyle w:val="10"/>
        <w:tabs>
          <w:tab w:val="left" w:pos="480"/>
          <w:tab w:val="right" w:leader="dot" w:pos="8296"/>
        </w:tabs>
        <w:rPr>
          <w:rFonts w:asciiTheme="minorHAnsi" w:eastAsiaTheme="minorEastAsia" w:hAnsiTheme="minorHAnsi" w:cstheme="minorBidi"/>
          <w:b w:val="0"/>
          <w:bCs w:val="0"/>
          <w:caps w:val="0"/>
          <w:noProof/>
          <w:kern w:val="2"/>
          <w:sz w:val="21"/>
          <w:szCs w:val="22"/>
        </w:rPr>
      </w:pPr>
      <w:hyperlink w:anchor="_Toc496097623" w:history="1">
        <w:r w:rsidR="00C63EE4" w:rsidRPr="000010B4">
          <w:rPr>
            <w:rStyle w:val="a8"/>
            <w:rFonts w:asciiTheme="minorEastAsia" w:hAnsiTheme="minorEastAsia"/>
            <w:noProof/>
          </w:rPr>
          <w:t>3</w:t>
        </w:r>
        <w:r w:rsidR="00C63EE4">
          <w:rPr>
            <w:rFonts w:asciiTheme="minorHAnsi" w:eastAsiaTheme="minorEastAsia" w:hAnsiTheme="minorHAnsi" w:cstheme="minorBidi"/>
            <w:b w:val="0"/>
            <w:bCs w:val="0"/>
            <w:caps w:val="0"/>
            <w:noProof/>
            <w:kern w:val="2"/>
            <w:sz w:val="21"/>
            <w:szCs w:val="22"/>
          </w:rPr>
          <w:tab/>
        </w:r>
        <w:r w:rsidR="00C63EE4" w:rsidRPr="000010B4">
          <w:rPr>
            <w:rStyle w:val="a8"/>
            <w:rFonts w:asciiTheme="minorEastAsia" w:hAnsiTheme="minorEastAsia"/>
            <w:noProof/>
          </w:rPr>
          <w:t>功能设计</w:t>
        </w:r>
        <w:r w:rsidR="00C63EE4">
          <w:rPr>
            <w:noProof/>
            <w:webHidden/>
          </w:rPr>
          <w:tab/>
        </w:r>
        <w:r>
          <w:rPr>
            <w:noProof/>
            <w:webHidden/>
          </w:rPr>
          <w:fldChar w:fldCharType="begin"/>
        </w:r>
        <w:r w:rsidR="00C63EE4">
          <w:rPr>
            <w:noProof/>
            <w:webHidden/>
          </w:rPr>
          <w:instrText xml:space="preserve"> PAGEREF _Toc496097623 \h </w:instrText>
        </w:r>
        <w:r>
          <w:rPr>
            <w:noProof/>
            <w:webHidden/>
          </w:rPr>
        </w:r>
        <w:r>
          <w:rPr>
            <w:noProof/>
            <w:webHidden/>
          </w:rPr>
          <w:fldChar w:fldCharType="separate"/>
        </w:r>
        <w:r w:rsidR="00C63EE4">
          <w:rPr>
            <w:noProof/>
            <w:webHidden/>
          </w:rPr>
          <w:t>13</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24" w:history="1">
        <w:r w:rsidR="00C63EE4" w:rsidRPr="000010B4">
          <w:rPr>
            <w:rStyle w:val="a8"/>
            <w:rFonts w:asciiTheme="minorEastAsia" w:hAnsiTheme="minorEastAsia"/>
            <w:noProof/>
          </w:rPr>
          <w:t>3.1</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视频模型训练</w:t>
        </w:r>
        <w:r w:rsidR="00C63EE4">
          <w:rPr>
            <w:noProof/>
            <w:webHidden/>
          </w:rPr>
          <w:tab/>
        </w:r>
        <w:r>
          <w:rPr>
            <w:noProof/>
            <w:webHidden/>
          </w:rPr>
          <w:fldChar w:fldCharType="begin"/>
        </w:r>
        <w:r w:rsidR="00C63EE4">
          <w:rPr>
            <w:noProof/>
            <w:webHidden/>
          </w:rPr>
          <w:instrText xml:space="preserve"> PAGEREF _Toc496097624 \h </w:instrText>
        </w:r>
        <w:r>
          <w:rPr>
            <w:noProof/>
            <w:webHidden/>
          </w:rPr>
        </w:r>
        <w:r>
          <w:rPr>
            <w:noProof/>
            <w:webHidden/>
          </w:rPr>
          <w:fldChar w:fldCharType="separate"/>
        </w:r>
        <w:r w:rsidR="00C63EE4">
          <w:rPr>
            <w:noProof/>
            <w:webHidden/>
          </w:rPr>
          <w:t>13</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25" w:history="1">
        <w:r w:rsidR="00C63EE4" w:rsidRPr="000010B4">
          <w:rPr>
            <w:rStyle w:val="a8"/>
            <w:rFonts w:asciiTheme="minorEastAsia" w:hAnsiTheme="minorEastAsia"/>
            <w:noProof/>
          </w:rPr>
          <w:t>3.1.1</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视频模型管理</w:t>
        </w:r>
        <w:r w:rsidR="00C63EE4">
          <w:rPr>
            <w:noProof/>
            <w:webHidden/>
          </w:rPr>
          <w:tab/>
        </w:r>
        <w:r>
          <w:rPr>
            <w:noProof/>
            <w:webHidden/>
          </w:rPr>
          <w:fldChar w:fldCharType="begin"/>
        </w:r>
        <w:r w:rsidR="00C63EE4">
          <w:rPr>
            <w:noProof/>
            <w:webHidden/>
          </w:rPr>
          <w:instrText xml:space="preserve"> PAGEREF _Toc496097625 \h </w:instrText>
        </w:r>
        <w:r>
          <w:rPr>
            <w:noProof/>
            <w:webHidden/>
          </w:rPr>
        </w:r>
        <w:r>
          <w:rPr>
            <w:noProof/>
            <w:webHidden/>
          </w:rPr>
          <w:fldChar w:fldCharType="separate"/>
        </w:r>
        <w:r w:rsidR="00C63EE4">
          <w:rPr>
            <w:noProof/>
            <w:webHidden/>
          </w:rPr>
          <w:t>13</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26" w:history="1">
        <w:r w:rsidR="00C63EE4" w:rsidRPr="000010B4">
          <w:rPr>
            <w:rStyle w:val="a8"/>
            <w:rFonts w:asciiTheme="minorEastAsia" w:hAnsiTheme="minorEastAsia"/>
            <w:noProof/>
          </w:rPr>
          <w:t>3.1.2</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动作指标同步</w:t>
        </w:r>
        <w:r w:rsidR="00C63EE4">
          <w:rPr>
            <w:noProof/>
            <w:webHidden/>
          </w:rPr>
          <w:tab/>
        </w:r>
        <w:r>
          <w:rPr>
            <w:noProof/>
            <w:webHidden/>
          </w:rPr>
          <w:fldChar w:fldCharType="begin"/>
        </w:r>
        <w:r w:rsidR="00C63EE4">
          <w:rPr>
            <w:noProof/>
            <w:webHidden/>
          </w:rPr>
          <w:instrText xml:space="preserve"> PAGEREF _Toc496097626 \h </w:instrText>
        </w:r>
        <w:r>
          <w:rPr>
            <w:noProof/>
            <w:webHidden/>
          </w:rPr>
        </w:r>
        <w:r>
          <w:rPr>
            <w:noProof/>
            <w:webHidden/>
          </w:rPr>
          <w:fldChar w:fldCharType="separate"/>
        </w:r>
        <w:r w:rsidR="00C63EE4">
          <w:rPr>
            <w:noProof/>
            <w:webHidden/>
          </w:rPr>
          <w:t>20</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27" w:history="1">
        <w:r w:rsidR="00C63EE4" w:rsidRPr="000010B4">
          <w:rPr>
            <w:rStyle w:val="a8"/>
            <w:rFonts w:asciiTheme="minorEastAsia" w:hAnsiTheme="minorEastAsia"/>
            <w:noProof/>
          </w:rPr>
          <w:t>3.1.3</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训练视频采集</w:t>
        </w:r>
        <w:r w:rsidR="00C63EE4">
          <w:rPr>
            <w:noProof/>
            <w:webHidden/>
          </w:rPr>
          <w:tab/>
        </w:r>
        <w:r>
          <w:rPr>
            <w:noProof/>
            <w:webHidden/>
          </w:rPr>
          <w:fldChar w:fldCharType="begin"/>
        </w:r>
        <w:r w:rsidR="00C63EE4">
          <w:rPr>
            <w:noProof/>
            <w:webHidden/>
          </w:rPr>
          <w:instrText xml:space="preserve"> PAGEREF _Toc496097627 \h </w:instrText>
        </w:r>
        <w:r>
          <w:rPr>
            <w:noProof/>
            <w:webHidden/>
          </w:rPr>
        </w:r>
        <w:r>
          <w:rPr>
            <w:noProof/>
            <w:webHidden/>
          </w:rPr>
          <w:fldChar w:fldCharType="separate"/>
        </w:r>
        <w:r w:rsidR="00C63EE4">
          <w:rPr>
            <w:noProof/>
            <w:webHidden/>
          </w:rPr>
          <w:t>22</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28" w:history="1">
        <w:r w:rsidR="00C63EE4" w:rsidRPr="000010B4">
          <w:rPr>
            <w:rStyle w:val="a8"/>
            <w:rFonts w:asciiTheme="minorEastAsia" w:hAnsiTheme="minorEastAsia"/>
            <w:noProof/>
          </w:rPr>
          <w:t>3.1.4</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样本数据标注</w:t>
        </w:r>
        <w:r w:rsidR="00C63EE4">
          <w:rPr>
            <w:noProof/>
            <w:webHidden/>
          </w:rPr>
          <w:tab/>
        </w:r>
        <w:r>
          <w:rPr>
            <w:noProof/>
            <w:webHidden/>
          </w:rPr>
          <w:fldChar w:fldCharType="begin"/>
        </w:r>
        <w:r w:rsidR="00C63EE4">
          <w:rPr>
            <w:noProof/>
            <w:webHidden/>
          </w:rPr>
          <w:instrText xml:space="preserve"> PAGEREF _Toc496097628 \h </w:instrText>
        </w:r>
        <w:r>
          <w:rPr>
            <w:noProof/>
            <w:webHidden/>
          </w:rPr>
        </w:r>
        <w:r>
          <w:rPr>
            <w:noProof/>
            <w:webHidden/>
          </w:rPr>
          <w:fldChar w:fldCharType="separate"/>
        </w:r>
        <w:r w:rsidR="00C63EE4">
          <w:rPr>
            <w:noProof/>
            <w:webHidden/>
          </w:rPr>
          <w:t>24</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29" w:history="1">
        <w:r w:rsidR="00C63EE4" w:rsidRPr="000010B4">
          <w:rPr>
            <w:rStyle w:val="a8"/>
            <w:rFonts w:asciiTheme="minorEastAsia" w:hAnsiTheme="minorEastAsia"/>
            <w:noProof/>
          </w:rPr>
          <w:t>3.1.5</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数据上传云平台</w:t>
        </w:r>
        <w:r w:rsidR="00C63EE4">
          <w:rPr>
            <w:noProof/>
            <w:webHidden/>
          </w:rPr>
          <w:tab/>
        </w:r>
        <w:r>
          <w:rPr>
            <w:noProof/>
            <w:webHidden/>
          </w:rPr>
          <w:fldChar w:fldCharType="begin"/>
        </w:r>
        <w:r w:rsidR="00C63EE4">
          <w:rPr>
            <w:noProof/>
            <w:webHidden/>
          </w:rPr>
          <w:instrText xml:space="preserve"> PAGEREF _Toc496097629 \h </w:instrText>
        </w:r>
        <w:r>
          <w:rPr>
            <w:noProof/>
            <w:webHidden/>
          </w:rPr>
        </w:r>
        <w:r>
          <w:rPr>
            <w:noProof/>
            <w:webHidden/>
          </w:rPr>
          <w:fldChar w:fldCharType="separate"/>
        </w:r>
        <w:r w:rsidR="00C63EE4">
          <w:rPr>
            <w:noProof/>
            <w:webHidden/>
          </w:rPr>
          <w:t>26</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30" w:history="1">
        <w:r w:rsidR="00C63EE4" w:rsidRPr="000010B4">
          <w:rPr>
            <w:rStyle w:val="a8"/>
            <w:rFonts w:asciiTheme="minorEastAsia" w:hAnsiTheme="minorEastAsia"/>
            <w:noProof/>
          </w:rPr>
          <w:t>3.1.6</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视频模型训练</w:t>
        </w:r>
        <w:r w:rsidR="00C63EE4">
          <w:rPr>
            <w:noProof/>
            <w:webHidden/>
          </w:rPr>
          <w:tab/>
        </w:r>
        <w:r>
          <w:rPr>
            <w:noProof/>
            <w:webHidden/>
          </w:rPr>
          <w:fldChar w:fldCharType="begin"/>
        </w:r>
        <w:r w:rsidR="00C63EE4">
          <w:rPr>
            <w:noProof/>
            <w:webHidden/>
          </w:rPr>
          <w:instrText xml:space="preserve"> PAGEREF _Toc496097630 \h </w:instrText>
        </w:r>
        <w:r>
          <w:rPr>
            <w:noProof/>
            <w:webHidden/>
          </w:rPr>
        </w:r>
        <w:r>
          <w:rPr>
            <w:noProof/>
            <w:webHidden/>
          </w:rPr>
          <w:fldChar w:fldCharType="separate"/>
        </w:r>
        <w:r w:rsidR="00C63EE4">
          <w:rPr>
            <w:noProof/>
            <w:webHidden/>
          </w:rPr>
          <w:t>28</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31" w:history="1">
        <w:r w:rsidR="00C63EE4" w:rsidRPr="000010B4">
          <w:rPr>
            <w:rStyle w:val="a8"/>
            <w:rFonts w:asciiTheme="minorEastAsia" w:hAnsiTheme="minorEastAsia"/>
            <w:noProof/>
          </w:rPr>
          <w:t>3.1.7</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训练结果发布</w:t>
        </w:r>
        <w:r w:rsidR="00C63EE4">
          <w:rPr>
            <w:noProof/>
            <w:webHidden/>
          </w:rPr>
          <w:tab/>
        </w:r>
        <w:r>
          <w:rPr>
            <w:noProof/>
            <w:webHidden/>
          </w:rPr>
          <w:fldChar w:fldCharType="begin"/>
        </w:r>
        <w:r w:rsidR="00C63EE4">
          <w:rPr>
            <w:noProof/>
            <w:webHidden/>
          </w:rPr>
          <w:instrText xml:space="preserve"> PAGEREF _Toc496097631 \h </w:instrText>
        </w:r>
        <w:r>
          <w:rPr>
            <w:noProof/>
            <w:webHidden/>
          </w:rPr>
        </w:r>
        <w:r>
          <w:rPr>
            <w:noProof/>
            <w:webHidden/>
          </w:rPr>
          <w:fldChar w:fldCharType="separate"/>
        </w:r>
        <w:r w:rsidR="00C63EE4">
          <w:rPr>
            <w:noProof/>
            <w:webHidden/>
          </w:rPr>
          <w:t>34</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32" w:history="1">
        <w:r w:rsidR="00C63EE4" w:rsidRPr="000010B4">
          <w:rPr>
            <w:rStyle w:val="a8"/>
            <w:rFonts w:asciiTheme="minorEastAsia" w:hAnsiTheme="minorEastAsia"/>
            <w:noProof/>
          </w:rPr>
          <w:t>3.2</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视频模型使用</w:t>
        </w:r>
        <w:r w:rsidR="00C63EE4">
          <w:rPr>
            <w:noProof/>
            <w:webHidden/>
          </w:rPr>
          <w:tab/>
        </w:r>
        <w:r>
          <w:rPr>
            <w:noProof/>
            <w:webHidden/>
          </w:rPr>
          <w:fldChar w:fldCharType="begin"/>
        </w:r>
        <w:r w:rsidR="00C63EE4">
          <w:rPr>
            <w:noProof/>
            <w:webHidden/>
          </w:rPr>
          <w:instrText xml:space="preserve"> PAGEREF _Toc496097632 \h </w:instrText>
        </w:r>
        <w:r>
          <w:rPr>
            <w:noProof/>
            <w:webHidden/>
          </w:rPr>
        </w:r>
        <w:r>
          <w:rPr>
            <w:noProof/>
            <w:webHidden/>
          </w:rPr>
          <w:fldChar w:fldCharType="separate"/>
        </w:r>
        <w:r w:rsidR="00C63EE4">
          <w:rPr>
            <w:noProof/>
            <w:webHidden/>
          </w:rPr>
          <w:t>35</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33" w:history="1">
        <w:r w:rsidR="00C63EE4" w:rsidRPr="000010B4">
          <w:rPr>
            <w:rStyle w:val="a8"/>
            <w:rFonts w:asciiTheme="minorEastAsia" w:hAnsiTheme="minorEastAsia"/>
            <w:noProof/>
          </w:rPr>
          <w:t>3.2.1</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视频直播及解析</w:t>
        </w:r>
        <w:r w:rsidR="00C63EE4">
          <w:rPr>
            <w:noProof/>
            <w:webHidden/>
          </w:rPr>
          <w:tab/>
        </w:r>
        <w:r>
          <w:rPr>
            <w:noProof/>
            <w:webHidden/>
          </w:rPr>
          <w:fldChar w:fldCharType="begin"/>
        </w:r>
        <w:r w:rsidR="00C63EE4">
          <w:rPr>
            <w:noProof/>
            <w:webHidden/>
          </w:rPr>
          <w:instrText xml:space="preserve"> PAGEREF _Toc496097633 \h </w:instrText>
        </w:r>
        <w:r>
          <w:rPr>
            <w:noProof/>
            <w:webHidden/>
          </w:rPr>
        </w:r>
        <w:r>
          <w:rPr>
            <w:noProof/>
            <w:webHidden/>
          </w:rPr>
          <w:fldChar w:fldCharType="separate"/>
        </w:r>
        <w:r w:rsidR="00C63EE4">
          <w:rPr>
            <w:noProof/>
            <w:webHidden/>
          </w:rPr>
          <w:t>35</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34" w:history="1">
        <w:r w:rsidR="00C63EE4" w:rsidRPr="000010B4">
          <w:rPr>
            <w:rStyle w:val="a8"/>
            <w:rFonts w:asciiTheme="minorEastAsia" w:hAnsiTheme="minorEastAsia"/>
            <w:noProof/>
          </w:rPr>
          <w:t>3.2.2</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模型在线使用</w:t>
        </w:r>
        <w:r w:rsidR="00C63EE4">
          <w:rPr>
            <w:noProof/>
            <w:webHidden/>
          </w:rPr>
          <w:tab/>
        </w:r>
        <w:r>
          <w:rPr>
            <w:noProof/>
            <w:webHidden/>
          </w:rPr>
          <w:fldChar w:fldCharType="begin"/>
        </w:r>
        <w:r w:rsidR="00C63EE4">
          <w:rPr>
            <w:noProof/>
            <w:webHidden/>
          </w:rPr>
          <w:instrText xml:space="preserve"> PAGEREF _Toc496097634 \h </w:instrText>
        </w:r>
        <w:r>
          <w:rPr>
            <w:noProof/>
            <w:webHidden/>
          </w:rPr>
        </w:r>
        <w:r>
          <w:rPr>
            <w:noProof/>
            <w:webHidden/>
          </w:rPr>
          <w:fldChar w:fldCharType="separate"/>
        </w:r>
        <w:r w:rsidR="00C63EE4">
          <w:rPr>
            <w:noProof/>
            <w:webHidden/>
          </w:rPr>
          <w:t>37</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35" w:history="1">
        <w:r w:rsidR="00C63EE4" w:rsidRPr="000010B4">
          <w:rPr>
            <w:rStyle w:val="a8"/>
            <w:rFonts w:asciiTheme="minorEastAsia" w:hAnsiTheme="minorEastAsia"/>
            <w:noProof/>
          </w:rPr>
          <w:t>3.2.3</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模型离线使用</w:t>
        </w:r>
        <w:r w:rsidR="00C63EE4">
          <w:rPr>
            <w:noProof/>
            <w:webHidden/>
          </w:rPr>
          <w:tab/>
        </w:r>
        <w:r>
          <w:rPr>
            <w:noProof/>
            <w:webHidden/>
          </w:rPr>
          <w:fldChar w:fldCharType="begin"/>
        </w:r>
        <w:r w:rsidR="00C63EE4">
          <w:rPr>
            <w:noProof/>
            <w:webHidden/>
          </w:rPr>
          <w:instrText xml:space="preserve"> PAGEREF _Toc496097635 \h </w:instrText>
        </w:r>
        <w:r>
          <w:rPr>
            <w:noProof/>
            <w:webHidden/>
          </w:rPr>
        </w:r>
        <w:r>
          <w:rPr>
            <w:noProof/>
            <w:webHidden/>
          </w:rPr>
          <w:fldChar w:fldCharType="separate"/>
        </w:r>
        <w:r w:rsidR="00C63EE4">
          <w:rPr>
            <w:noProof/>
            <w:webHidden/>
          </w:rPr>
          <w:t>39</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36" w:history="1">
        <w:r w:rsidR="00C63EE4" w:rsidRPr="000010B4">
          <w:rPr>
            <w:rStyle w:val="a8"/>
            <w:rFonts w:asciiTheme="minorEastAsia" w:hAnsiTheme="minorEastAsia"/>
            <w:noProof/>
          </w:rPr>
          <w:t>3.3</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跑步路线推荐</w:t>
        </w:r>
        <w:r w:rsidR="00C63EE4">
          <w:rPr>
            <w:noProof/>
            <w:webHidden/>
          </w:rPr>
          <w:tab/>
        </w:r>
        <w:r>
          <w:rPr>
            <w:noProof/>
            <w:webHidden/>
          </w:rPr>
          <w:fldChar w:fldCharType="begin"/>
        </w:r>
        <w:r w:rsidR="00C63EE4">
          <w:rPr>
            <w:noProof/>
            <w:webHidden/>
          </w:rPr>
          <w:instrText xml:space="preserve"> PAGEREF _Toc496097636 \h </w:instrText>
        </w:r>
        <w:r>
          <w:rPr>
            <w:noProof/>
            <w:webHidden/>
          </w:rPr>
        </w:r>
        <w:r>
          <w:rPr>
            <w:noProof/>
            <w:webHidden/>
          </w:rPr>
          <w:fldChar w:fldCharType="separate"/>
        </w:r>
        <w:r w:rsidR="00C63EE4">
          <w:rPr>
            <w:noProof/>
            <w:webHidden/>
          </w:rPr>
          <w:t>41</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37" w:history="1">
        <w:r w:rsidR="00C63EE4" w:rsidRPr="000010B4">
          <w:rPr>
            <w:rStyle w:val="a8"/>
            <w:rFonts w:asciiTheme="minorEastAsia" w:hAnsiTheme="minorEastAsia"/>
            <w:noProof/>
          </w:rPr>
          <w:t>3.3.1</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数据表</w:t>
        </w:r>
        <w:r w:rsidR="00C63EE4">
          <w:rPr>
            <w:noProof/>
            <w:webHidden/>
          </w:rPr>
          <w:tab/>
        </w:r>
        <w:r>
          <w:rPr>
            <w:noProof/>
            <w:webHidden/>
          </w:rPr>
          <w:fldChar w:fldCharType="begin"/>
        </w:r>
        <w:r w:rsidR="00C63EE4">
          <w:rPr>
            <w:noProof/>
            <w:webHidden/>
          </w:rPr>
          <w:instrText xml:space="preserve"> PAGEREF _Toc496097637 \h </w:instrText>
        </w:r>
        <w:r>
          <w:rPr>
            <w:noProof/>
            <w:webHidden/>
          </w:rPr>
        </w:r>
        <w:r>
          <w:rPr>
            <w:noProof/>
            <w:webHidden/>
          </w:rPr>
          <w:fldChar w:fldCharType="separate"/>
        </w:r>
        <w:r w:rsidR="00C63EE4">
          <w:rPr>
            <w:noProof/>
            <w:webHidden/>
          </w:rPr>
          <w:t>41</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38" w:history="1">
        <w:r w:rsidR="00C63EE4" w:rsidRPr="000010B4">
          <w:rPr>
            <w:rStyle w:val="a8"/>
            <w:rFonts w:asciiTheme="minorEastAsia" w:hAnsiTheme="minorEastAsia"/>
            <w:noProof/>
          </w:rPr>
          <w:t>3.3.2</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运动轨迹接入</w:t>
        </w:r>
        <w:r w:rsidR="00C63EE4">
          <w:rPr>
            <w:noProof/>
            <w:webHidden/>
          </w:rPr>
          <w:tab/>
        </w:r>
        <w:r>
          <w:rPr>
            <w:noProof/>
            <w:webHidden/>
          </w:rPr>
          <w:fldChar w:fldCharType="begin"/>
        </w:r>
        <w:r w:rsidR="00C63EE4">
          <w:rPr>
            <w:noProof/>
            <w:webHidden/>
          </w:rPr>
          <w:instrText xml:space="preserve"> PAGEREF _Toc496097638 \h </w:instrText>
        </w:r>
        <w:r>
          <w:rPr>
            <w:noProof/>
            <w:webHidden/>
          </w:rPr>
        </w:r>
        <w:r>
          <w:rPr>
            <w:noProof/>
            <w:webHidden/>
          </w:rPr>
          <w:fldChar w:fldCharType="separate"/>
        </w:r>
        <w:r w:rsidR="00C63EE4">
          <w:rPr>
            <w:noProof/>
            <w:webHidden/>
          </w:rPr>
          <w:t>41</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39" w:history="1">
        <w:r w:rsidR="00C63EE4" w:rsidRPr="000010B4">
          <w:rPr>
            <w:rStyle w:val="a8"/>
            <w:rFonts w:asciiTheme="minorEastAsia" w:hAnsiTheme="minorEastAsia"/>
            <w:noProof/>
          </w:rPr>
          <w:t>3.3.3</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热点区域划分</w:t>
        </w:r>
        <w:r w:rsidR="00C63EE4">
          <w:rPr>
            <w:noProof/>
            <w:webHidden/>
          </w:rPr>
          <w:tab/>
        </w:r>
        <w:r>
          <w:rPr>
            <w:noProof/>
            <w:webHidden/>
          </w:rPr>
          <w:fldChar w:fldCharType="begin"/>
        </w:r>
        <w:r w:rsidR="00C63EE4">
          <w:rPr>
            <w:noProof/>
            <w:webHidden/>
          </w:rPr>
          <w:instrText xml:space="preserve"> PAGEREF _Toc496097639 \h </w:instrText>
        </w:r>
        <w:r>
          <w:rPr>
            <w:noProof/>
            <w:webHidden/>
          </w:rPr>
        </w:r>
        <w:r>
          <w:rPr>
            <w:noProof/>
            <w:webHidden/>
          </w:rPr>
          <w:fldChar w:fldCharType="separate"/>
        </w:r>
        <w:r w:rsidR="00C63EE4">
          <w:rPr>
            <w:noProof/>
            <w:webHidden/>
          </w:rPr>
          <w:t>43</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40" w:history="1">
        <w:r w:rsidR="00C63EE4" w:rsidRPr="000010B4">
          <w:rPr>
            <w:rStyle w:val="a8"/>
            <w:rFonts w:asciiTheme="minorEastAsia" w:hAnsiTheme="minorEastAsia"/>
            <w:noProof/>
          </w:rPr>
          <w:t>3.3.4</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推荐路线生成</w:t>
        </w:r>
        <w:r w:rsidR="00C63EE4">
          <w:rPr>
            <w:noProof/>
            <w:webHidden/>
          </w:rPr>
          <w:tab/>
        </w:r>
        <w:r>
          <w:rPr>
            <w:noProof/>
            <w:webHidden/>
          </w:rPr>
          <w:fldChar w:fldCharType="begin"/>
        </w:r>
        <w:r w:rsidR="00C63EE4">
          <w:rPr>
            <w:noProof/>
            <w:webHidden/>
          </w:rPr>
          <w:instrText xml:space="preserve"> PAGEREF _Toc496097640 \h </w:instrText>
        </w:r>
        <w:r>
          <w:rPr>
            <w:noProof/>
            <w:webHidden/>
          </w:rPr>
        </w:r>
        <w:r>
          <w:rPr>
            <w:noProof/>
            <w:webHidden/>
          </w:rPr>
          <w:fldChar w:fldCharType="separate"/>
        </w:r>
        <w:r w:rsidR="00C63EE4">
          <w:rPr>
            <w:noProof/>
            <w:webHidden/>
          </w:rPr>
          <w:t>45</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41" w:history="1">
        <w:r w:rsidR="00C63EE4" w:rsidRPr="000010B4">
          <w:rPr>
            <w:rStyle w:val="a8"/>
            <w:rFonts w:asciiTheme="minorEastAsia" w:hAnsiTheme="minorEastAsia"/>
            <w:noProof/>
          </w:rPr>
          <w:t>3.3.5</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推荐路线查询</w:t>
        </w:r>
        <w:r w:rsidR="00C63EE4">
          <w:rPr>
            <w:noProof/>
            <w:webHidden/>
          </w:rPr>
          <w:tab/>
        </w:r>
        <w:r>
          <w:rPr>
            <w:noProof/>
            <w:webHidden/>
          </w:rPr>
          <w:fldChar w:fldCharType="begin"/>
        </w:r>
        <w:r w:rsidR="00C63EE4">
          <w:rPr>
            <w:noProof/>
            <w:webHidden/>
          </w:rPr>
          <w:instrText xml:space="preserve"> PAGEREF _Toc496097641 \h </w:instrText>
        </w:r>
        <w:r>
          <w:rPr>
            <w:noProof/>
            <w:webHidden/>
          </w:rPr>
        </w:r>
        <w:r>
          <w:rPr>
            <w:noProof/>
            <w:webHidden/>
          </w:rPr>
          <w:fldChar w:fldCharType="separate"/>
        </w:r>
        <w:r w:rsidR="00C63EE4">
          <w:rPr>
            <w:noProof/>
            <w:webHidden/>
          </w:rPr>
          <w:t>48</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42" w:history="1">
        <w:r w:rsidR="00C63EE4" w:rsidRPr="000010B4">
          <w:rPr>
            <w:rStyle w:val="a8"/>
            <w:rFonts w:asciiTheme="minorEastAsia" w:hAnsiTheme="minorEastAsia"/>
            <w:noProof/>
          </w:rPr>
          <w:t>3.4</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咪咕善跑配套</w:t>
        </w:r>
        <w:r w:rsidR="00C63EE4">
          <w:rPr>
            <w:noProof/>
            <w:webHidden/>
          </w:rPr>
          <w:tab/>
        </w:r>
        <w:r>
          <w:rPr>
            <w:noProof/>
            <w:webHidden/>
          </w:rPr>
          <w:fldChar w:fldCharType="begin"/>
        </w:r>
        <w:r w:rsidR="00C63EE4">
          <w:rPr>
            <w:noProof/>
            <w:webHidden/>
          </w:rPr>
          <w:instrText xml:space="preserve"> PAGEREF _Toc496097642 \h </w:instrText>
        </w:r>
        <w:r>
          <w:rPr>
            <w:noProof/>
            <w:webHidden/>
          </w:rPr>
        </w:r>
        <w:r>
          <w:rPr>
            <w:noProof/>
            <w:webHidden/>
          </w:rPr>
          <w:fldChar w:fldCharType="separate"/>
        </w:r>
        <w:r w:rsidR="00C63EE4">
          <w:rPr>
            <w:noProof/>
            <w:webHidden/>
          </w:rPr>
          <w:t>49</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43" w:history="1">
        <w:r w:rsidR="00C63EE4" w:rsidRPr="000010B4">
          <w:rPr>
            <w:rStyle w:val="a8"/>
            <w:rFonts w:asciiTheme="minorEastAsia" w:hAnsiTheme="minorEastAsia"/>
            <w:noProof/>
          </w:rPr>
          <w:t>3.4.1</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动作指标管理</w:t>
        </w:r>
        <w:r w:rsidR="00C63EE4">
          <w:rPr>
            <w:noProof/>
            <w:webHidden/>
          </w:rPr>
          <w:tab/>
        </w:r>
        <w:r>
          <w:rPr>
            <w:noProof/>
            <w:webHidden/>
          </w:rPr>
          <w:fldChar w:fldCharType="begin"/>
        </w:r>
        <w:r w:rsidR="00C63EE4">
          <w:rPr>
            <w:noProof/>
            <w:webHidden/>
          </w:rPr>
          <w:instrText xml:space="preserve"> PAGEREF _Toc496097643 \h </w:instrText>
        </w:r>
        <w:r>
          <w:rPr>
            <w:noProof/>
            <w:webHidden/>
          </w:rPr>
        </w:r>
        <w:r>
          <w:rPr>
            <w:noProof/>
            <w:webHidden/>
          </w:rPr>
          <w:fldChar w:fldCharType="separate"/>
        </w:r>
        <w:r w:rsidR="00C63EE4">
          <w:rPr>
            <w:noProof/>
            <w:webHidden/>
          </w:rPr>
          <w:t>49</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44" w:history="1">
        <w:r w:rsidR="00C63EE4" w:rsidRPr="000010B4">
          <w:rPr>
            <w:rStyle w:val="a8"/>
            <w:rFonts w:asciiTheme="minorEastAsia" w:hAnsiTheme="minorEastAsia"/>
            <w:noProof/>
          </w:rPr>
          <w:t>3.4.2</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训练开始准备</w:t>
        </w:r>
        <w:r w:rsidR="00C63EE4">
          <w:rPr>
            <w:noProof/>
            <w:webHidden/>
          </w:rPr>
          <w:tab/>
        </w:r>
        <w:r>
          <w:rPr>
            <w:noProof/>
            <w:webHidden/>
          </w:rPr>
          <w:fldChar w:fldCharType="begin"/>
        </w:r>
        <w:r w:rsidR="00C63EE4">
          <w:rPr>
            <w:noProof/>
            <w:webHidden/>
          </w:rPr>
          <w:instrText xml:space="preserve"> PAGEREF _Toc496097644 \h </w:instrText>
        </w:r>
        <w:r>
          <w:rPr>
            <w:noProof/>
            <w:webHidden/>
          </w:rPr>
        </w:r>
        <w:r>
          <w:rPr>
            <w:noProof/>
            <w:webHidden/>
          </w:rPr>
          <w:fldChar w:fldCharType="separate"/>
        </w:r>
        <w:r w:rsidR="00C63EE4">
          <w:rPr>
            <w:noProof/>
            <w:webHidden/>
          </w:rPr>
          <w:t>51</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45" w:history="1">
        <w:r w:rsidR="00C63EE4" w:rsidRPr="000010B4">
          <w:rPr>
            <w:rStyle w:val="a8"/>
            <w:rFonts w:asciiTheme="minorEastAsia" w:hAnsiTheme="minorEastAsia"/>
            <w:noProof/>
          </w:rPr>
          <w:t>3.4.3</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训练过程提示</w:t>
        </w:r>
        <w:r w:rsidR="00C63EE4">
          <w:rPr>
            <w:noProof/>
            <w:webHidden/>
          </w:rPr>
          <w:tab/>
        </w:r>
        <w:r>
          <w:rPr>
            <w:noProof/>
            <w:webHidden/>
          </w:rPr>
          <w:fldChar w:fldCharType="begin"/>
        </w:r>
        <w:r w:rsidR="00C63EE4">
          <w:rPr>
            <w:noProof/>
            <w:webHidden/>
          </w:rPr>
          <w:instrText xml:space="preserve"> PAGEREF _Toc496097645 \h </w:instrText>
        </w:r>
        <w:r>
          <w:rPr>
            <w:noProof/>
            <w:webHidden/>
          </w:rPr>
        </w:r>
        <w:r>
          <w:rPr>
            <w:noProof/>
            <w:webHidden/>
          </w:rPr>
          <w:fldChar w:fldCharType="separate"/>
        </w:r>
        <w:r w:rsidR="00C63EE4">
          <w:rPr>
            <w:noProof/>
            <w:webHidden/>
          </w:rPr>
          <w:t>53</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46" w:history="1">
        <w:r w:rsidR="00C63EE4" w:rsidRPr="000010B4">
          <w:rPr>
            <w:rStyle w:val="a8"/>
            <w:rFonts w:asciiTheme="minorEastAsia" w:hAnsiTheme="minorEastAsia"/>
            <w:noProof/>
          </w:rPr>
          <w:t>3.4.4</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训练结果回放</w:t>
        </w:r>
        <w:r w:rsidR="00C63EE4">
          <w:rPr>
            <w:noProof/>
            <w:webHidden/>
          </w:rPr>
          <w:tab/>
        </w:r>
        <w:r>
          <w:rPr>
            <w:noProof/>
            <w:webHidden/>
          </w:rPr>
          <w:fldChar w:fldCharType="begin"/>
        </w:r>
        <w:r w:rsidR="00C63EE4">
          <w:rPr>
            <w:noProof/>
            <w:webHidden/>
          </w:rPr>
          <w:instrText xml:space="preserve"> PAGEREF _Toc496097646 \h </w:instrText>
        </w:r>
        <w:r>
          <w:rPr>
            <w:noProof/>
            <w:webHidden/>
          </w:rPr>
        </w:r>
        <w:r>
          <w:rPr>
            <w:noProof/>
            <w:webHidden/>
          </w:rPr>
          <w:fldChar w:fldCharType="separate"/>
        </w:r>
        <w:r w:rsidR="00C63EE4">
          <w:rPr>
            <w:noProof/>
            <w:webHidden/>
          </w:rPr>
          <w:t>54</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47" w:history="1">
        <w:r w:rsidR="00C63EE4" w:rsidRPr="000010B4">
          <w:rPr>
            <w:rStyle w:val="a8"/>
            <w:rFonts w:asciiTheme="minorEastAsia" w:hAnsiTheme="minorEastAsia"/>
            <w:noProof/>
          </w:rPr>
          <w:t>3.4.5</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训练结果分享</w:t>
        </w:r>
        <w:r w:rsidR="00C63EE4">
          <w:rPr>
            <w:noProof/>
            <w:webHidden/>
          </w:rPr>
          <w:tab/>
        </w:r>
        <w:r>
          <w:rPr>
            <w:noProof/>
            <w:webHidden/>
          </w:rPr>
          <w:fldChar w:fldCharType="begin"/>
        </w:r>
        <w:r w:rsidR="00C63EE4">
          <w:rPr>
            <w:noProof/>
            <w:webHidden/>
          </w:rPr>
          <w:instrText xml:space="preserve"> PAGEREF _Toc496097647 \h </w:instrText>
        </w:r>
        <w:r>
          <w:rPr>
            <w:noProof/>
            <w:webHidden/>
          </w:rPr>
        </w:r>
        <w:r>
          <w:rPr>
            <w:noProof/>
            <w:webHidden/>
          </w:rPr>
          <w:fldChar w:fldCharType="separate"/>
        </w:r>
        <w:r w:rsidR="00C63EE4">
          <w:rPr>
            <w:noProof/>
            <w:webHidden/>
          </w:rPr>
          <w:t>57</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48" w:history="1">
        <w:r w:rsidR="00C63EE4" w:rsidRPr="000010B4">
          <w:rPr>
            <w:rStyle w:val="a8"/>
            <w:rFonts w:asciiTheme="minorEastAsia" w:hAnsiTheme="minorEastAsia"/>
            <w:noProof/>
          </w:rPr>
          <w:t>3.4.6</w:t>
        </w:r>
        <w:r w:rsidR="00C63EE4">
          <w:rPr>
            <w:rFonts w:asciiTheme="minorHAnsi" w:eastAsiaTheme="minorEastAsia" w:hAnsiTheme="minorHAnsi" w:cstheme="minorBidi"/>
            <w:i w:val="0"/>
            <w:iCs w:val="0"/>
            <w:noProof/>
            <w:kern w:val="2"/>
            <w:sz w:val="21"/>
            <w:szCs w:val="22"/>
          </w:rPr>
          <w:tab/>
        </w:r>
        <w:r w:rsidR="00C63EE4" w:rsidRPr="000010B4">
          <w:rPr>
            <w:rStyle w:val="a8"/>
            <w:rFonts w:asciiTheme="minorEastAsia" w:hAnsiTheme="minorEastAsia"/>
            <w:noProof/>
          </w:rPr>
          <w:t>跑步路线推荐</w:t>
        </w:r>
        <w:r w:rsidR="00C63EE4">
          <w:rPr>
            <w:noProof/>
            <w:webHidden/>
          </w:rPr>
          <w:tab/>
        </w:r>
        <w:r>
          <w:rPr>
            <w:noProof/>
            <w:webHidden/>
          </w:rPr>
          <w:fldChar w:fldCharType="begin"/>
        </w:r>
        <w:r w:rsidR="00C63EE4">
          <w:rPr>
            <w:noProof/>
            <w:webHidden/>
          </w:rPr>
          <w:instrText xml:space="preserve"> PAGEREF _Toc496097648 \h </w:instrText>
        </w:r>
        <w:r>
          <w:rPr>
            <w:noProof/>
            <w:webHidden/>
          </w:rPr>
        </w:r>
        <w:r>
          <w:rPr>
            <w:noProof/>
            <w:webHidden/>
          </w:rPr>
          <w:fldChar w:fldCharType="separate"/>
        </w:r>
        <w:r w:rsidR="00C63EE4">
          <w:rPr>
            <w:noProof/>
            <w:webHidden/>
          </w:rPr>
          <w:t>58</w:t>
        </w:r>
        <w:r>
          <w:rPr>
            <w:noProof/>
            <w:webHidden/>
          </w:rPr>
          <w:fldChar w:fldCharType="end"/>
        </w:r>
      </w:hyperlink>
    </w:p>
    <w:p w:rsidR="00C63EE4" w:rsidRDefault="00C112D2">
      <w:pPr>
        <w:pStyle w:val="20"/>
        <w:tabs>
          <w:tab w:val="left" w:pos="960"/>
          <w:tab w:val="right" w:leader="dot" w:pos="8296"/>
        </w:tabs>
        <w:rPr>
          <w:rFonts w:asciiTheme="minorHAnsi" w:eastAsiaTheme="minorEastAsia" w:hAnsiTheme="minorHAnsi" w:cstheme="minorBidi"/>
          <w:smallCaps w:val="0"/>
          <w:noProof/>
          <w:kern w:val="2"/>
          <w:sz w:val="21"/>
          <w:szCs w:val="22"/>
        </w:rPr>
      </w:pPr>
      <w:hyperlink w:anchor="_Toc496097649" w:history="1">
        <w:r w:rsidR="00C63EE4" w:rsidRPr="000010B4">
          <w:rPr>
            <w:rStyle w:val="a8"/>
            <w:rFonts w:asciiTheme="minorEastAsia" w:hAnsiTheme="minorEastAsia"/>
            <w:noProof/>
          </w:rPr>
          <w:t>3.5</w:t>
        </w:r>
        <w:r w:rsidR="00C63EE4">
          <w:rPr>
            <w:rFonts w:asciiTheme="minorHAnsi" w:eastAsiaTheme="minorEastAsia" w:hAnsiTheme="minorHAnsi" w:cstheme="minorBidi"/>
            <w:smallCaps w:val="0"/>
            <w:noProof/>
            <w:kern w:val="2"/>
            <w:sz w:val="21"/>
            <w:szCs w:val="22"/>
          </w:rPr>
          <w:tab/>
        </w:r>
        <w:r w:rsidR="00C63EE4" w:rsidRPr="000010B4">
          <w:rPr>
            <w:rStyle w:val="a8"/>
            <w:rFonts w:asciiTheme="minorEastAsia" w:hAnsiTheme="minorEastAsia"/>
            <w:noProof/>
          </w:rPr>
          <w:t>系统接口</w:t>
        </w:r>
        <w:r w:rsidR="00C63EE4">
          <w:rPr>
            <w:noProof/>
            <w:webHidden/>
          </w:rPr>
          <w:tab/>
        </w:r>
        <w:r>
          <w:rPr>
            <w:noProof/>
            <w:webHidden/>
          </w:rPr>
          <w:fldChar w:fldCharType="begin"/>
        </w:r>
        <w:r w:rsidR="00C63EE4">
          <w:rPr>
            <w:noProof/>
            <w:webHidden/>
          </w:rPr>
          <w:instrText xml:space="preserve"> PAGEREF _Toc496097649 \h </w:instrText>
        </w:r>
        <w:r>
          <w:rPr>
            <w:noProof/>
            <w:webHidden/>
          </w:rPr>
        </w:r>
        <w:r>
          <w:rPr>
            <w:noProof/>
            <w:webHidden/>
          </w:rPr>
          <w:fldChar w:fldCharType="separate"/>
        </w:r>
        <w:r w:rsidR="00C63EE4">
          <w:rPr>
            <w:noProof/>
            <w:webHidden/>
          </w:rPr>
          <w:t>59</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0" w:history="1">
        <w:r w:rsidR="00C63EE4" w:rsidRPr="000010B4">
          <w:rPr>
            <w:rStyle w:val="a8"/>
            <w:noProof/>
          </w:rPr>
          <w:t>3.5.1</w:t>
        </w:r>
        <w:r w:rsidR="00C63EE4">
          <w:rPr>
            <w:rFonts w:asciiTheme="minorHAnsi" w:eastAsiaTheme="minorEastAsia" w:hAnsiTheme="minorHAnsi" w:cstheme="minorBidi"/>
            <w:i w:val="0"/>
            <w:iCs w:val="0"/>
            <w:noProof/>
            <w:kern w:val="2"/>
            <w:sz w:val="21"/>
            <w:szCs w:val="22"/>
          </w:rPr>
          <w:tab/>
        </w:r>
        <w:r w:rsidR="00C63EE4" w:rsidRPr="000010B4">
          <w:rPr>
            <w:rStyle w:val="a8"/>
            <w:noProof/>
          </w:rPr>
          <w:t>数据上传接口</w:t>
        </w:r>
        <w:r w:rsidR="00C63EE4">
          <w:rPr>
            <w:noProof/>
            <w:webHidden/>
          </w:rPr>
          <w:tab/>
        </w:r>
        <w:r>
          <w:rPr>
            <w:noProof/>
            <w:webHidden/>
          </w:rPr>
          <w:fldChar w:fldCharType="begin"/>
        </w:r>
        <w:r w:rsidR="00C63EE4">
          <w:rPr>
            <w:noProof/>
            <w:webHidden/>
          </w:rPr>
          <w:instrText xml:space="preserve"> PAGEREF _Toc496097650 \h </w:instrText>
        </w:r>
        <w:r>
          <w:rPr>
            <w:noProof/>
            <w:webHidden/>
          </w:rPr>
        </w:r>
        <w:r>
          <w:rPr>
            <w:noProof/>
            <w:webHidden/>
          </w:rPr>
          <w:fldChar w:fldCharType="separate"/>
        </w:r>
        <w:r w:rsidR="00C63EE4">
          <w:rPr>
            <w:noProof/>
            <w:webHidden/>
          </w:rPr>
          <w:t>59</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1" w:history="1">
        <w:r w:rsidR="00C63EE4" w:rsidRPr="000010B4">
          <w:rPr>
            <w:rStyle w:val="a8"/>
            <w:noProof/>
          </w:rPr>
          <w:t>3.5.2</w:t>
        </w:r>
        <w:r w:rsidR="00C63EE4">
          <w:rPr>
            <w:rFonts w:asciiTheme="minorHAnsi" w:eastAsiaTheme="minorEastAsia" w:hAnsiTheme="minorHAnsi" w:cstheme="minorBidi"/>
            <w:i w:val="0"/>
            <w:iCs w:val="0"/>
            <w:noProof/>
            <w:kern w:val="2"/>
            <w:sz w:val="21"/>
            <w:szCs w:val="22"/>
          </w:rPr>
          <w:tab/>
        </w:r>
        <w:r w:rsidR="00C63EE4" w:rsidRPr="000010B4">
          <w:rPr>
            <w:rStyle w:val="a8"/>
            <w:noProof/>
          </w:rPr>
          <w:t>模型发布接口</w:t>
        </w:r>
        <w:r w:rsidR="00C63EE4">
          <w:rPr>
            <w:noProof/>
            <w:webHidden/>
          </w:rPr>
          <w:tab/>
        </w:r>
        <w:r>
          <w:rPr>
            <w:noProof/>
            <w:webHidden/>
          </w:rPr>
          <w:fldChar w:fldCharType="begin"/>
        </w:r>
        <w:r w:rsidR="00C63EE4">
          <w:rPr>
            <w:noProof/>
            <w:webHidden/>
          </w:rPr>
          <w:instrText xml:space="preserve"> PAGEREF _Toc496097651 \h </w:instrText>
        </w:r>
        <w:r>
          <w:rPr>
            <w:noProof/>
            <w:webHidden/>
          </w:rPr>
        </w:r>
        <w:r>
          <w:rPr>
            <w:noProof/>
            <w:webHidden/>
          </w:rPr>
          <w:fldChar w:fldCharType="separate"/>
        </w:r>
        <w:r w:rsidR="00C63EE4">
          <w:rPr>
            <w:noProof/>
            <w:webHidden/>
          </w:rPr>
          <w:t>60</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2" w:history="1">
        <w:r w:rsidR="00C63EE4" w:rsidRPr="000010B4">
          <w:rPr>
            <w:rStyle w:val="a8"/>
            <w:noProof/>
          </w:rPr>
          <w:t>3.5.3</w:t>
        </w:r>
        <w:r w:rsidR="00C63EE4">
          <w:rPr>
            <w:rFonts w:asciiTheme="minorHAnsi" w:eastAsiaTheme="minorEastAsia" w:hAnsiTheme="minorHAnsi" w:cstheme="minorBidi"/>
            <w:i w:val="0"/>
            <w:iCs w:val="0"/>
            <w:noProof/>
            <w:kern w:val="2"/>
            <w:sz w:val="21"/>
            <w:szCs w:val="22"/>
          </w:rPr>
          <w:tab/>
        </w:r>
        <w:r w:rsidR="00C63EE4" w:rsidRPr="000010B4">
          <w:rPr>
            <w:rStyle w:val="a8"/>
            <w:noProof/>
          </w:rPr>
          <w:t>模型在线使用接口</w:t>
        </w:r>
        <w:r w:rsidR="00C63EE4">
          <w:rPr>
            <w:noProof/>
            <w:webHidden/>
          </w:rPr>
          <w:tab/>
        </w:r>
        <w:r>
          <w:rPr>
            <w:noProof/>
            <w:webHidden/>
          </w:rPr>
          <w:fldChar w:fldCharType="begin"/>
        </w:r>
        <w:r w:rsidR="00C63EE4">
          <w:rPr>
            <w:noProof/>
            <w:webHidden/>
          </w:rPr>
          <w:instrText xml:space="preserve"> PAGEREF _Toc496097652 \h </w:instrText>
        </w:r>
        <w:r>
          <w:rPr>
            <w:noProof/>
            <w:webHidden/>
          </w:rPr>
        </w:r>
        <w:r>
          <w:rPr>
            <w:noProof/>
            <w:webHidden/>
          </w:rPr>
          <w:fldChar w:fldCharType="separate"/>
        </w:r>
        <w:r w:rsidR="00C63EE4">
          <w:rPr>
            <w:noProof/>
            <w:webHidden/>
          </w:rPr>
          <w:t>60</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3" w:history="1">
        <w:r w:rsidR="00C63EE4" w:rsidRPr="000010B4">
          <w:rPr>
            <w:rStyle w:val="a8"/>
            <w:noProof/>
          </w:rPr>
          <w:t>3.5.4</w:t>
        </w:r>
        <w:r w:rsidR="00C63EE4">
          <w:rPr>
            <w:rFonts w:asciiTheme="minorHAnsi" w:eastAsiaTheme="minorEastAsia" w:hAnsiTheme="minorHAnsi" w:cstheme="minorBidi"/>
            <w:i w:val="0"/>
            <w:iCs w:val="0"/>
            <w:noProof/>
            <w:kern w:val="2"/>
            <w:sz w:val="21"/>
            <w:szCs w:val="22"/>
          </w:rPr>
          <w:tab/>
        </w:r>
        <w:r w:rsidR="00C63EE4" w:rsidRPr="000010B4">
          <w:rPr>
            <w:rStyle w:val="a8"/>
            <w:noProof/>
          </w:rPr>
          <w:t>模型离线使用接口</w:t>
        </w:r>
        <w:r w:rsidR="00C63EE4">
          <w:rPr>
            <w:noProof/>
            <w:webHidden/>
          </w:rPr>
          <w:tab/>
        </w:r>
        <w:r>
          <w:rPr>
            <w:noProof/>
            <w:webHidden/>
          </w:rPr>
          <w:fldChar w:fldCharType="begin"/>
        </w:r>
        <w:r w:rsidR="00C63EE4">
          <w:rPr>
            <w:noProof/>
            <w:webHidden/>
          </w:rPr>
          <w:instrText xml:space="preserve"> PAGEREF _Toc496097653 \h </w:instrText>
        </w:r>
        <w:r>
          <w:rPr>
            <w:noProof/>
            <w:webHidden/>
          </w:rPr>
        </w:r>
        <w:r>
          <w:rPr>
            <w:noProof/>
            <w:webHidden/>
          </w:rPr>
          <w:fldChar w:fldCharType="separate"/>
        </w:r>
        <w:r w:rsidR="00C63EE4">
          <w:rPr>
            <w:noProof/>
            <w:webHidden/>
          </w:rPr>
          <w:t>60</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4" w:history="1">
        <w:r w:rsidR="00C63EE4" w:rsidRPr="000010B4">
          <w:rPr>
            <w:rStyle w:val="a8"/>
            <w:noProof/>
          </w:rPr>
          <w:t>3.5.5</w:t>
        </w:r>
        <w:r w:rsidR="00C63EE4">
          <w:rPr>
            <w:rFonts w:asciiTheme="minorHAnsi" w:eastAsiaTheme="minorEastAsia" w:hAnsiTheme="minorHAnsi" w:cstheme="minorBidi"/>
            <w:i w:val="0"/>
            <w:iCs w:val="0"/>
            <w:noProof/>
            <w:kern w:val="2"/>
            <w:sz w:val="21"/>
            <w:szCs w:val="22"/>
          </w:rPr>
          <w:tab/>
        </w:r>
        <w:r w:rsidR="00C63EE4" w:rsidRPr="000010B4">
          <w:rPr>
            <w:rStyle w:val="a8"/>
            <w:noProof/>
          </w:rPr>
          <w:t>截图开始通知接口</w:t>
        </w:r>
        <w:r w:rsidR="00C63EE4">
          <w:rPr>
            <w:noProof/>
            <w:webHidden/>
          </w:rPr>
          <w:tab/>
        </w:r>
        <w:r>
          <w:rPr>
            <w:noProof/>
            <w:webHidden/>
          </w:rPr>
          <w:fldChar w:fldCharType="begin"/>
        </w:r>
        <w:r w:rsidR="00C63EE4">
          <w:rPr>
            <w:noProof/>
            <w:webHidden/>
          </w:rPr>
          <w:instrText xml:space="preserve"> PAGEREF _Toc496097654 \h </w:instrText>
        </w:r>
        <w:r>
          <w:rPr>
            <w:noProof/>
            <w:webHidden/>
          </w:rPr>
        </w:r>
        <w:r>
          <w:rPr>
            <w:noProof/>
            <w:webHidden/>
          </w:rPr>
          <w:fldChar w:fldCharType="separate"/>
        </w:r>
        <w:r w:rsidR="00C63EE4">
          <w:rPr>
            <w:noProof/>
            <w:webHidden/>
          </w:rPr>
          <w:t>61</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5" w:history="1">
        <w:r w:rsidR="00C63EE4" w:rsidRPr="000010B4">
          <w:rPr>
            <w:rStyle w:val="a8"/>
            <w:noProof/>
          </w:rPr>
          <w:t>3.5.6</w:t>
        </w:r>
        <w:r w:rsidR="00C63EE4">
          <w:rPr>
            <w:rFonts w:asciiTheme="minorHAnsi" w:eastAsiaTheme="minorEastAsia" w:hAnsiTheme="minorHAnsi" w:cstheme="minorBidi"/>
            <w:i w:val="0"/>
            <w:iCs w:val="0"/>
            <w:noProof/>
            <w:kern w:val="2"/>
            <w:sz w:val="21"/>
            <w:szCs w:val="22"/>
          </w:rPr>
          <w:tab/>
        </w:r>
        <w:r w:rsidR="00C63EE4" w:rsidRPr="000010B4">
          <w:rPr>
            <w:rStyle w:val="a8"/>
            <w:noProof/>
          </w:rPr>
          <w:t>截图结束通知接口</w:t>
        </w:r>
        <w:r w:rsidR="00C63EE4">
          <w:rPr>
            <w:noProof/>
            <w:webHidden/>
          </w:rPr>
          <w:tab/>
        </w:r>
        <w:r>
          <w:rPr>
            <w:noProof/>
            <w:webHidden/>
          </w:rPr>
          <w:fldChar w:fldCharType="begin"/>
        </w:r>
        <w:r w:rsidR="00C63EE4">
          <w:rPr>
            <w:noProof/>
            <w:webHidden/>
          </w:rPr>
          <w:instrText xml:space="preserve"> PAGEREF _Toc496097655 \h </w:instrText>
        </w:r>
        <w:r>
          <w:rPr>
            <w:noProof/>
            <w:webHidden/>
          </w:rPr>
        </w:r>
        <w:r>
          <w:rPr>
            <w:noProof/>
            <w:webHidden/>
          </w:rPr>
          <w:fldChar w:fldCharType="separate"/>
        </w:r>
        <w:r w:rsidR="00C63EE4">
          <w:rPr>
            <w:noProof/>
            <w:webHidden/>
          </w:rPr>
          <w:t>61</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6" w:history="1">
        <w:r w:rsidR="00C63EE4" w:rsidRPr="000010B4">
          <w:rPr>
            <w:rStyle w:val="a8"/>
            <w:noProof/>
          </w:rPr>
          <w:t>3.5.7</w:t>
        </w:r>
        <w:r w:rsidR="00C63EE4">
          <w:rPr>
            <w:rFonts w:asciiTheme="minorHAnsi" w:eastAsiaTheme="minorEastAsia" w:hAnsiTheme="minorHAnsi" w:cstheme="minorBidi"/>
            <w:i w:val="0"/>
            <w:iCs w:val="0"/>
            <w:noProof/>
            <w:kern w:val="2"/>
            <w:sz w:val="21"/>
            <w:szCs w:val="22"/>
          </w:rPr>
          <w:tab/>
        </w:r>
        <w:r w:rsidR="00C63EE4" w:rsidRPr="000010B4">
          <w:rPr>
            <w:rStyle w:val="a8"/>
            <w:noProof/>
          </w:rPr>
          <w:t>直播状态通知接口</w:t>
        </w:r>
        <w:r w:rsidR="00C63EE4">
          <w:rPr>
            <w:noProof/>
            <w:webHidden/>
          </w:rPr>
          <w:tab/>
        </w:r>
        <w:r>
          <w:rPr>
            <w:noProof/>
            <w:webHidden/>
          </w:rPr>
          <w:fldChar w:fldCharType="begin"/>
        </w:r>
        <w:r w:rsidR="00C63EE4">
          <w:rPr>
            <w:noProof/>
            <w:webHidden/>
          </w:rPr>
          <w:instrText xml:space="preserve"> PAGEREF _Toc496097656 \h </w:instrText>
        </w:r>
        <w:r>
          <w:rPr>
            <w:noProof/>
            <w:webHidden/>
          </w:rPr>
        </w:r>
        <w:r>
          <w:rPr>
            <w:noProof/>
            <w:webHidden/>
          </w:rPr>
          <w:fldChar w:fldCharType="separate"/>
        </w:r>
        <w:r w:rsidR="00C63EE4">
          <w:rPr>
            <w:noProof/>
            <w:webHidden/>
          </w:rPr>
          <w:t>61</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7" w:history="1">
        <w:r w:rsidR="00C63EE4" w:rsidRPr="000010B4">
          <w:rPr>
            <w:rStyle w:val="a8"/>
            <w:noProof/>
          </w:rPr>
          <w:t>3.5.8</w:t>
        </w:r>
        <w:r w:rsidR="00C63EE4">
          <w:rPr>
            <w:rFonts w:asciiTheme="minorHAnsi" w:eastAsiaTheme="minorEastAsia" w:hAnsiTheme="minorHAnsi" w:cstheme="minorBidi"/>
            <w:i w:val="0"/>
            <w:iCs w:val="0"/>
            <w:noProof/>
            <w:kern w:val="2"/>
            <w:sz w:val="21"/>
            <w:szCs w:val="22"/>
          </w:rPr>
          <w:tab/>
        </w:r>
        <w:r w:rsidR="00C63EE4" w:rsidRPr="000010B4">
          <w:rPr>
            <w:rStyle w:val="a8"/>
            <w:noProof/>
          </w:rPr>
          <w:t>录像完成通知接口</w:t>
        </w:r>
        <w:r w:rsidR="00C63EE4">
          <w:rPr>
            <w:noProof/>
            <w:webHidden/>
          </w:rPr>
          <w:tab/>
        </w:r>
        <w:r>
          <w:rPr>
            <w:noProof/>
            <w:webHidden/>
          </w:rPr>
          <w:fldChar w:fldCharType="begin"/>
        </w:r>
        <w:r w:rsidR="00C63EE4">
          <w:rPr>
            <w:noProof/>
            <w:webHidden/>
          </w:rPr>
          <w:instrText xml:space="preserve"> PAGEREF _Toc496097657 \h </w:instrText>
        </w:r>
        <w:r>
          <w:rPr>
            <w:noProof/>
            <w:webHidden/>
          </w:rPr>
        </w:r>
        <w:r>
          <w:rPr>
            <w:noProof/>
            <w:webHidden/>
          </w:rPr>
          <w:fldChar w:fldCharType="separate"/>
        </w:r>
        <w:r w:rsidR="00C63EE4">
          <w:rPr>
            <w:noProof/>
            <w:webHidden/>
          </w:rPr>
          <w:t>61</w:t>
        </w:r>
        <w:r>
          <w:rPr>
            <w:noProof/>
            <w:webHidden/>
          </w:rPr>
          <w:fldChar w:fldCharType="end"/>
        </w:r>
      </w:hyperlink>
    </w:p>
    <w:p w:rsidR="00C63EE4" w:rsidRDefault="00C112D2">
      <w:pPr>
        <w:pStyle w:val="30"/>
        <w:tabs>
          <w:tab w:val="left" w:pos="1200"/>
          <w:tab w:val="right" w:leader="dot" w:pos="8296"/>
        </w:tabs>
        <w:rPr>
          <w:rFonts w:asciiTheme="minorHAnsi" w:eastAsiaTheme="minorEastAsia" w:hAnsiTheme="minorHAnsi" w:cstheme="minorBidi"/>
          <w:i w:val="0"/>
          <w:iCs w:val="0"/>
          <w:noProof/>
          <w:kern w:val="2"/>
          <w:sz w:val="21"/>
          <w:szCs w:val="22"/>
        </w:rPr>
      </w:pPr>
      <w:hyperlink w:anchor="_Toc496097658" w:history="1">
        <w:r w:rsidR="00C63EE4" w:rsidRPr="000010B4">
          <w:rPr>
            <w:rStyle w:val="a8"/>
            <w:noProof/>
          </w:rPr>
          <w:t>3.5.9</w:t>
        </w:r>
        <w:r w:rsidR="00C63EE4">
          <w:rPr>
            <w:rFonts w:asciiTheme="minorHAnsi" w:eastAsiaTheme="minorEastAsia" w:hAnsiTheme="minorHAnsi" w:cstheme="minorBidi"/>
            <w:i w:val="0"/>
            <w:iCs w:val="0"/>
            <w:noProof/>
            <w:kern w:val="2"/>
            <w:sz w:val="21"/>
            <w:szCs w:val="22"/>
          </w:rPr>
          <w:tab/>
        </w:r>
        <w:r w:rsidR="00C63EE4" w:rsidRPr="000010B4">
          <w:rPr>
            <w:rStyle w:val="a8"/>
            <w:noProof/>
          </w:rPr>
          <w:t>关闭直播接口</w:t>
        </w:r>
        <w:r w:rsidR="00C63EE4">
          <w:rPr>
            <w:noProof/>
            <w:webHidden/>
          </w:rPr>
          <w:tab/>
        </w:r>
        <w:r>
          <w:rPr>
            <w:noProof/>
            <w:webHidden/>
          </w:rPr>
          <w:fldChar w:fldCharType="begin"/>
        </w:r>
        <w:r w:rsidR="00C63EE4">
          <w:rPr>
            <w:noProof/>
            <w:webHidden/>
          </w:rPr>
          <w:instrText xml:space="preserve"> PAGEREF _Toc496097658 \h </w:instrText>
        </w:r>
        <w:r>
          <w:rPr>
            <w:noProof/>
            <w:webHidden/>
          </w:rPr>
        </w:r>
        <w:r>
          <w:rPr>
            <w:noProof/>
            <w:webHidden/>
          </w:rPr>
          <w:fldChar w:fldCharType="separate"/>
        </w:r>
        <w:r w:rsidR="00C63EE4">
          <w:rPr>
            <w:noProof/>
            <w:webHidden/>
          </w:rPr>
          <w:t>61</w:t>
        </w:r>
        <w:r>
          <w:rPr>
            <w:noProof/>
            <w:webHidden/>
          </w:rPr>
          <w:fldChar w:fldCharType="end"/>
        </w:r>
      </w:hyperlink>
    </w:p>
    <w:p w:rsidR="00C63EE4" w:rsidRDefault="00C112D2">
      <w:pPr>
        <w:pStyle w:val="30"/>
        <w:tabs>
          <w:tab w:val="left" w:pos="1440"/>
          <w:tab w:val="right" w:leader="dot" w:pos="8296"/>
        </w:tabs>
        <w:rPr>
          <w:rFonts w:asciiTheme="minorHAnsi" w:eastAsiaTheme="minorEastAsia" w:hAnsiTheme="minorHAnsi" w:cstheme="minorBidi"/>
          <w:i w:val="0"/>
          <w:iCs w:val="0"/>
          <w:noProof/>
          <w:kern w:val="2"/>
          <w:sz w:val="21"/>
          <w:szCs w:val="22"/>
        </w:rPr>
      </w:pPr>
      <w:hyperlink w:anchor="_Toc496097659" w:history="1">
        <w:r w:rsidR="00C63EE4" w:rsidRPr="000010B4">
          <w:rPr>
            <w:rStyle w:val="a8"/>
            <w:noProof/>
          </w:rPr>
          <w:t>3.5.10</w:t>
        </w:r>
        <w:r w:rsidR="00C63EE4">
          <w:rPr>
            <w:rFonts w:asciiTheme="minorHAnsi" w:eastAsiaTheme="minorEastAsia" w:hAnsiTheme="minorHAnsi" w:cstheme="minorBidi"/>
            <w:i w:val="0"/>
            <w:iCs w:val="0"/>
            <w:noProof/>
            <w:kern w:val="2"/>
            <w:sz w:val="21"/>
            <w:szCs w:val="22"/>
          </w:rPr>
          <w:tab/>
        </w:r>
        <w:r w:rsidR="00C63EE4" w:rsidRPr="000010B4">
          <w:rPr>
            <w:rStyle w:val="a8"/>
            <w:noProof/>
          </w:rPr>
          <w:t>删除截图接口</w:t>
        </w:r>
        <w:r w:rsidR="00C63EE4">
          <w:rPr>
            <w:noProof/>
            <w:webHidden/>
          </w:rPr>
          <w:tab/>
        </w:r>
        <w:r>
          <w:rPr>
            <w:noProof/>
            <w:webHidden/>
          </w:rPr>
          <w:fldChar w:fldCharType="begin"/>
        </w:r>
        <w:r w:rsidR="00C63EE4">
          <w:rPr>
            <w:noProof/>
            <w:webHidden/>
          </w:rPr>
          <w:instrText xml:space="preserve"> PAGEREF _Toc496097659 \h </w:instrText>
        </w:r>
        <w:r>
          <w:rPr>
            <w:noProof/>
            <w:webHidden/>
          </w:rPr>
        </w:r>
        <w:r>
          <w:rPr>
            <w:noProof/>
            <w:webHidden/>
          </w:rPr>
          <w:fldChar w:fldCharType="separate"/>
        </w:r>
        <w:r w:rsidR="00C63EE4">
          <w:rPr>
            <w:noProof/>
            <w:webHidden/>
          </w:rPr>
          <w:t>62</w:t>
        </w:r>
        <w:r>
          <w:rPr>
            <w:noProof/>
            <w:webHidden/>
          </w:rPr>
          <w:fldChar w:fldCharType="end"/>
        </w:r>
      </w:hyperlink>
    </w:p>
    <w:p w:rsidR="00C63EE4" w:rsidRDefault="00C112D2">
      <w:pPr>
        <w:pStyle w:val="10"/>
        <w:tabs>
          <w:tab w:val="left" w:pos="480"/>
          <w:tab w:val="right" w:leader="dot" w:pos="8296"/>
        </w:tabs>
        <w:rPr>
          <w:rFonts w:asciiTheme="minorHAnsi" w:eastAsiaTheme="minorEastAsia" w:hAnsiTheme="minorHAnsi" w:cstheme="minorBidi"/>
          <w:b w:val="0"/>
          <w:bCs w:val="0"/>
          <w:caps w:val="0"/>
          <w:noProof/>
          <w:kern w:val="2"/>
          <w:sz w:val="21"/>
          <w:szCs w:val="22"/>
        </w:rPr>
      </w:pPr>
      <w:hyperlink w:anchor="_Toc496097660" w:history="1">
        <w:r w:rsidR="00C63EE4" w:rsidRPr="000010B4">
          <w:rPr>
            <w:rStyle w:val="a8"/>
            <w:rFonts w:asciiTheme="minorEastAsia" w:hAnsiTheme="minorEastAsia"/>
            <w:noProof/>
          </w:rPr>
          <w:t>4</w:t>
        </w:r>
        <w:r w:rsidR="00C63EE4">
          <w:rPr>
            <w:rFonts w:asciiTheme="minorHAnsi" w:eastAsiaTheme="minorEastAsia" w:hAnsiTheme="minorHAnsi" w:cstheme="minorBidi"/>
            <w:b w:val="0"/>
            <w:bCs w:val="0"/>
            <w:caps w:val="0"/>
            <w:noProof/>
            <w:kern w:val="2"/>
            <w:sz w:val="21"/>
            <w:szCs w:val="22"/>
          </w:rPr>
          <w:tab/>
        </w:r>
        <w:r w:rsidR="00C63EE4" w:rsidRPr="000010B4">
          <w:rPr>
            <w:rStyle w:val="a8"/>
            <w:rFonts w:asciiTheme="minorEastAsia" w:hAnsiTheme="minorEastAsia"/>
            <w:noProof/>
          </w:rPr>
          <w:t>系统响应码</w:t>
        </w:r>
        <w:r w:rsidR="00C63EE4">
          <w:rPr>
            <w:noProof/>
            <w:webHidden/>
          </w:rPr>
          <w:tab/>
        </w:r>
        <w:r>
          <w:rPr>
            <w:noProof/>
            <w:webHidden/>
          </w:rPr>
          <w:fldChar w:fldCharType="begin"/>
        </w:r>
        <w:r w:rsidR="00C63EE4">
          <w:rPr>
            <w:noProof/>
            <w:webHidden/>
          </w:rPr>
          <w:instrText xml:space="preserve"> PAGEREF _Toc496097660 \h </w:instrText>
        </w:r>
        <w:r>
          <w:rPr>
            <w:noProof/>
            <w:webHidden/>
          </w:rPr>
        </w:r>
        <w:r>
          <w:rPr>
            <w:noProof/>
            <w:webHidden/>
          </w:rPr>
          <w:fldChar w:fldCharType="separate"/>
        </w:r>
        <w:r w:rsidR="00C63EE4">
          <w:rPr>
            <w:noProof/>
            <w:webHidden/>
          </w:rPr>
          <w:t>63</w:t>
        </w:r>
        <w:r>
          <w:rPr>
            <w:noProof/>
            <w:webHidden/>
          </w:rPr>
          <w:fldChar w:fldCharType="end"/>
        </w:r>
      </w:hyperlink>
    </w:p>
    <w:p w:rsidR="00737FCE" w:rsidRDefault="00C112D2" w:rsidP="00D00ABF">
      <w:pPr>
        <w:spacing w:line="360" w:lineRule="auto"/>
        <w:rPr>
          <w:rFonts w:asciiTheme="minorEastAsia" w:eastAsiaTheme="minorEastAsia" w:hAnsiTheme="minorEastAsia"/>
          <w:b/>
          <w:bCs/>
          <w:color w:val="000000" w:themeColor="text1"/>
          <w:szCs w:val="24"/>
          <w:lang w:val="zh-CN"/>
        </w:rPr>
      </w:pPr>
      <w:r w:rsidRPr="00443456">
        <w:rPr>
          <w:rFonts w:asciiTheme="minorEastAsia" w:eastAsiaTheme="minorEastAsia" w:hAnsiTheme="minorEastAsia"/>
          <w:b/>
          <w:bCs/>
          <w:color w:val="000000" w:themeColor="text1"/>
          <w:szCs w:val="24"/>
          <w:lang w:val="zh-CN"/>
        </w:rPr>
        <w:fldChar w:fldCharType="end"/>
      </w:r>
    </w:p>
    <w:p w:rsidR="00737FCE" w:rsidRDefault="00737FCE">
      <w:pPr>
        <w:widowControl/>
        <w:jc w:val="left"/>
        <w:rPr>
          <w:rFonts w:asciiTheme="minorEastAsia" w:eastAsiaTheme="minorEastAsia" w:hAnsiTheme="minorEastAsia"/>
          <w:b/>
          <w:bCs/>
          <w:color w:val="000000" w:themeColor="text1"/>
          <w:szCs w:val="24"/>
          <w:lang w:val="zh-CN"/>
        </w:rPr>
      </w:pPr>
      <w:r>
        <w:rPr>
          <w:rFonts w:asciiTheme="minorEastAsia" w:eastAsiaTheme="minorEastAsia" w:hAnsiTheme="minorEastAsia"/>
          <w:b/>
          <w:bCs/>
          <w:color w:val="000000" w:themeColor="text1"/>
          <w:szCs w:val="24"/>
          <w:lang w:val="zh-CN"/>
        </w:rPr>
        <w:br w:type="page"/>
      </w:r>
    </w:p>
    <w:p w:rsidR="004B29B4" w:rsidRPr="00443456" w:rsidRDefault="00D8623F" w:rsidP="00001308">
      <w:pPr>
        <w:pStyle w:val="1"/>
        <w:spacing w:beforeLines="50" w:afterLines="50" w:line="240" w:lineRule="auto"/>
        <w:ind w:left="431" w:hanging="431"/>
        <w:rPr>
          <w:rFonts w:asciiTheme="minorEastAsia" w:eastAsiaTheme="minorEastAsia" w:hAnsiTheme="minorEastAsia"/>
          <w:color w:val="000000" w:themeColor="text1"/>
          <w:sz w:val="44"/>
        </w:rPr>
      </w:pPr>
      <w:bookmarkStart w:id="0" w:name="_Toc496097614"/>
      <w:r w:rsidRPr="00443456">
        <w:rPr>
          <w:rFonts w:asciiTheme="minorEastAsia" w:eastAsiaTheme="minorEastAsia" w:hAnsiTheme="minorEastAsia" w:hint="eastAsia"/>
          <w:color w:val="000000" w:themeColor="text1"/>
          <w:sz w:val="44"/>
        </w:rPr>
        <w:lastRenderedPageBreak/>
        <w:t>概述</w:t>
      </w:r>
      <w:bookmarkEnd w:id="0"/>
    </w:p>
    <w:p w:rsidR="004B29B4" w:rsidRPr="00443456" w:rsidRDefault="00D8623F" w:rsidP="00001308">
      <w:pPr>
        <w:pStyle w:val="2"/>
        <w:spacing w:beforeLines="50" w:afterLines="50" w:line="240" w:lineRule="auto"/>
        <w:ind w:left="578" w:hanging="578"/>
        <w:rPr>
          <w:rFonts w:asciiTheme="minorEastAsia" w:eastAsiaTheme="minorEastAsia" w:hAnsiTheme="minorEastAsia"/>
          <w:color w:val="000000" w:themeColor="text1"/>
        </w:rPr>
      </w:pPr>
      <w:bookmarkStart w:id="1" w:name="_Toc496097615"/>
      <w:r w:rsidRPr="00443456">
        <w:rPr>
          <w:rFonts w:asciiTheme="minorEastAsia" w:eastAsiaTheme="minorEastAsia" w:hAnsiTheme="minorEastAsia" w:hint="eastAsia"/>
          <w:color w:val="000000" w:themeColor="text1"/>
        </w:rPr>
        <w:t>建设背景</w:t>
      </w:r>
      <w:bookmarkEnd w:id="1"/>
    </w:p>
    <w:p w:rsidR="004B29B4" w:rsidRDefault="000D318B" w:rsidP="0013540E">
      <w:pPr>
        <w:spacing w:line="360" w:lineRule="auto"/>
        <w:ind w:firstLineChars="200" w:firstLine="480"/>
        <w:rPr>
          <w:rFonts w:asciiTheme="minorEastAsia" w:eastAsiaTheme="minorEastAsia" w:hAnsiTheme="minorEastAsia"/>
          <w:sz w:val="24"/>
          <w:szCs w:val="21"/>
        </w:rPr>
      </w:pPr>
      <w:r w:rsidRPr="000D318B">
        <w:rPr>
          <w:rFonts w:asciiTheme="minorEastAsia" w:eastAsiaTheme="minorEastAsia" w:hAnsiTheme="minorEastAsia" w:hint="eastAsia"/>
          <w:sz w:val="24"/>
          <w:szCs w:val="21"/>
        </w:rPr>
        <w:t>运动</w:t>
      </w:r>
      <w:r w:rsidRPr="000D318B">
        <w:rPr>
          <w:rFonts w:asciiTheme="minorEastAsia" w:eastAsiaTheme="minorEastAsia" w:hAnsiTheme="minorEastAsia"/>
          <w:sz w:val="24"/>
          <w:szCs w:val="21"/>
        </w:rPr>
        <w:t>视频</w:t>
      </w:r>
      <w:r w:rsidRPr="000D318B">
        <w:rPr>
          <w:rFonts w:asciiTheme="minorEastAsia" w:eastAsiaTheme="minorEastAsia" w:hAnsiTheme="minorEastAsia" w:hint="eastAsia"/>
          <w:sz w:val="24"/>
          <w:szCs w:val="21"/>
        </w:rPr>
        <w:t>AI</w:t>
      </w:r>
      <w:r w:rsidR="00A06C49" w:rsidRPr="000D318B">
        <w:rPr>
          <w:rFonts w:asciiTheme="minorEastAsia" w:eastAsiaTheme="minorEastAsia" w:hAnsiTheme="minorEastAsia" w:hint="eastAsia"/>
          <w:sz w:val="24"/>
          <w:szCs w:val="21"/>
        </w:rPr>
        <w:t>目前已经进入</w:t>
      </w:r>
      <w:r w:rsidR="006E411C">
        <w:rPr>
          <w:rFonts w:asciiTheme="minorEastAsia" w:eastAsiaTheme="minorEastAsia" w:hAnsiTheme="minorEastAsia" w:hint="eastAsia"/>
          <w:sz w:val="24"/>
          <w:szCs w:val="21"/>
        </w:rPr>
        <w:t>大众</w:t>
      </w:r>
      <w:r w:rsidR="00A06C49" w:rsidRPr="000D318B">
        <w:rPr>
          <w:rFonts w:asciiTheme="minorEastAsia" w:eastAsiaTheme="minorEastAsia" w:hAnsiTheme="minorEastAsia" w:hint="eastAsia"/>
          <w:sz w:val="24"/>
          <w:szCs w:val="21"/>
        </w:rPr>
        <w:t>消费级应用市场中，在游戏、安全、摄影等领域有着诸多应用，但在</w:t>
      </w:r>
      <w:ins w:id="2" w:author="lenovo" w:date="2017-09-29T14:34:00Z">
        <w:r w:rsidR="00436CE6">
          <w:rPr>
            <w:rFonts w:asciiTheme="minorEastAsia" w:eastAsiaTheme="minorEastAsia" w:hAnsiTheme="minorEastAsia" w:hint="eastAsia"/>
            <w:sz w:val="24"/>
            <w:szCs w:val="21"/>
          </w:rPr>
          <w:t>互联网</w:t>
        </w:r>
      </w:ins>
      <w:r w:rsidR="00A06C49" w:rsidRPr="000D318B">
        <w:rPr>
          <w:rFonts w:asciiTheme="minorEastAsia" w:eastAsiaTheme="minorEastAsia" w:hAnsiTheme="minorEastAsia" w:hint="eastAsia"/>
          <w:sz w:val="24"/>
          <w:szCs w:val="21"/>
        </w:rPr>
        <w:t>健身行业中尚未有成功运用的案例。咪咕善跑希望通过接入</w:t>
      </w:r>
      <w:r w:rsidRPr="000D318B">
        <w:rPr>
          <w:rFonts w:asciiTheme="minorEastAsia" w:eastAsiaTheme="minorEastAsia" w:hAnsiTheme="minorEastAsia" w:hint="eastAsia"/>
          <w:sz w:val="24"/>
          <w:szCs w:val="21"/>
        </w:rPr>
        <w:t>运动</w:t>
      </w:r>
      <w:r w:rsidRPr="000D318B">
        <w:rPr>
          <w:rFonts w:asciiTheme="minorEastAsia" w:eastAsiaTheme="minorEastAsia" w:hAnsiTheme="minorEastAsia"/>
          <w:sz w:val="24"/>
          <w:szCs w:val="21"/>
        </w:rPr>
        <w:t>视频</w:t>
      </w:r>
      <w:r w:rsidRPr="000D318B">
        <w:rPr>
          <w:rFonts w:asciiTheme="minorEastAsia" w:eastAsiaTheme="minorEastAsia" w:hAnsiTheme="minorEastAsia" w:hint="eastAsia"/>
          <w:sz w:val="24"/>
          <w:szCs w:val="21"/>
        </w:rPr>
        <w:t>AI</w:t>
      </w:r>
      <w:r w:rsidR="00377EBF">
        <w:rPr>
          <w:rFonts w:asciiTheme="minorEastAsia" w:eastAsiaTheme="minorEastAsia" w:hAnsiTheme="minorEastAsia" w:hint="eastAsia"/>
          <w:sz w:val="24"/>
          <w:szCs w:val="21"/>
        </w:rPr>
        <w:t>理解</w:t>
      </w:r>
      <w:r w:rsidR="00A06C49" w:rsidRPr="000D318B">
        <w:rPr>
          <w:rFonts w:asciiTheme="minorEastAsia" w:eastAsiaTheme="minorEastAsia" w:hAnsiTheme="minorEastAsia" w:hint="eastAsia"/>
          <w:sz w:val="24"/>
          <w:szCs w:val="21"/>
        </w:rPr>
        <w:t>能力实现用户在使用</w:t>
      </w:r>
      <w:r w:rsidR="00151204">
        <w:rPr>
          <w:rFonts w:asciiTheme="minorEastAsia" w:eastAsiaTheme="minorEastAsia" w:hAnsiTheme="minorEastAsia" w:hint="eastAsia"/>
          <w:sz w:val="24"/>
          <w:szCs w:val="21"/>
        </w:rPr>
        <w:t>运动训练功能时能够获得即时反馈，在训练完成后能够获得训练效果</w:t>
      </w:r>
      <w:r w:rsidR="00A06C49" w:rsidRPr="000D318B">
        <w:rPr>
          <w:rFonts w:asciiTheme="minorEastAsia" w:eastAsiaTheme="minorEastAsia" w:hAnsiTheme="minorEastAsia" w:hint="eastAsia"/>
          <w:sz w:val="24"/>
          <w:szCs w:val="21"/>
        </w:rPr>
        <w:t>评估。</w:t>
      </w:r>
    </w:p>
    <w:p w:rsidR="0013540E" w:rsidRDefault="0013540E" w:rsidP="0013540E">
      <w:pPr>
        <w:spacing w:line="360" w:lineRule="auto"/>
        <w:ind w:firstLineChars="200" w:firstLine="480"/>
        <w:rPr>
          <w:rFonts w:ascii="宋体" w:hAnsi="宋体"/>
          <w:sz w:val="24"/>
        </w:rPr>
      </w:pPr>
      <w:r>
        <w:rPr>
          <w:rFonts w:ascii="宋体" w:hAnsi="宋体" w:hint="eastAsia"/>
          <w:sz w:val="24"/>
        </w:rPr>
        <w:t>运动</w:t>
      </w:r>
      <w:r>
        <w:rPr>
          <w:rFonts w:ascii="宋体" w:hAnsi="宋体"/>
          <w:sz w:val="24"/>
        </w:rPr>
        <w:t>视频理解</w:t>
      </w:r>
      <w:r>
        <w:rPr>
          <w:rFonts w:ascii="宋体" w:hAnsi="宋体" w:hint="eastAsia"/>
          <w:sz w:val="24"/>
        </w:rPr>
        <w:t>AI能力</w:t>
      </w:r>
      <w:r>
        <w:rPr>
          <w:rFonts w:ascii="宋体" w:hAnsi="宋体"/>
          <w:sz w:val="24"/>
        </w:rPr>
        <w:t>定制项目（</w:t>
      </w:r>
      <w:r>
        <w:rPr>
          <w:rFonts w:ascii="宋体" w:hAnsi="宋体" w:hint="eastAsia"/>
          <w:sz w:val="24"/>
        </w:rPr>
        <w:t>以下</w:t>
      </w:r>
      <w:r>
        <w:rPr>
          <w:rFonts w:ascii="宋体" w:hAnsi="宋体"/>
          <w:sz w:val="24"/>
        </w:rPr>
        <w:t>简称“</w:t>
      </w:r>
      <w:r>
        <w:rPr>
          <w:rFonts w:ascii="宋体" w:hAnsi="宋体" w:hint="eastAsia"/>
          <w:sz w:val="24"/>
        </w:rPr>
        <w:t>项目</w:t>
      </w:r>
      <w:r>
        <w:rPr>
          <w:rFonts w:ascii="宋体" w:hAnsi="宋体"/>
          <w:sz w:val="24"/>
        </w:rPr>
        <w:t>”）</w:t>
      </w:r>
      <w:r>
        <w:rPr>
          <w:rFonts w:ascii="宋体" w:hAnsi="宋体" w:hint="eastAsia"/>
          <w:sz w:val="24"/>
        </w:rPr>
        <w:t>应对</w:t>
      </w:r>
      <w:r>
        <w:rPr>
          <w:rFonts w:ascii="宋体" w:hAnsi="宋体"/>
          <w:sz w:val="24"/>
        </w:rPr>
        <w:t>当前的AI发展趋势，</w:t>
      </w:r>
      <w:r>
        <w:rPr>
          <w:rFonts w:ascii="宋体" w:hAnsi="宋体" w:hint="eastAsia"/>
          <w:sz w:val="24"/>
        </w:rPr>
        <w:t>配合</w:t>
      </w:r>
      <w:r w:rsidR="00F86FD0">
        <w:rPr>
          <w:rFonts w:ascii="宋体" w:hAnsi="宋体" w:hint="eastAsia"/>
          <w:sz w:val="24"/>
        </w:rPr>
        <w:t>咪咕</w:t>
      </w:r>
      <w:r w:rsidR="00F86FD0">
        <w:rPr>
          <w:rFonts w:ascii="宋体" w:hAnsi="宋体"/>
          <w:sz w:val="24"/>
        </w:rPr>
        <w:t>文化</w:t>
      </w:r>
      <w:r>
        <w:rPr>
          <w:rFonts w:ascii="宋体" w:hAnsi="宋体"/>
          <w:sz w:val="24"/>
        </w:rPr>
        <w:t>建设</w:t>
      </w:r>
      <w:r w:rsidRPr="0065005D">
        <w:rPr>
          <w:rFonts w:ascii="宋体" w:hAnsi="宋体" w:hint="eastAsia"/>
          <w:sz w:val="24"/>
        </w:rPr>
        <w:t>AI</w:t>
      </w:r>
      <w:r>
        <w:rPr>
          <w:rFonts w:ascii="宋体" w:hAnsi="宋体" w:hint="eastAsia"/>
          <w:sz w:val="24"/>
        </w:rPr>
        <w:t>统一云平台</w:t>
      </w:r>
      <w:r w:rsidRPr="0065005D">
        <w:rPr>
          <w:rFonts w:ascii="宋体" w:hAnsi="宋体" w:hint="eastAsia"/>
          <w:sz w:val="24"/>
        </w:rPr>
        <w:t>，通过构建统一的、跨媒介的、多形态交互能力的AI云服务，为咪咕</w:t>
      </w:r>
      <w:r w:rsidR="00FA52B7">
        <w:rPr>
          <w:rFonts w:ascii="宋体" w:hAnsi="宋体" w:hint="eastAsia"/>
          <w:sz w:val="24"/>
        </w:rPr>
        <w:t>善跑</w:t>
      </w:r>
      <w:r w:rsidRPr="0065005D">
        <w:rPr>
          <w:rFonts w:ascii="宋体" w:hAnsi="宋体" w:hint="eastAsia"/>
          <w:sz w:val="24"/>
        </w:rPr>
        <w:t>提供统一的AI</w:t>
      </w:r>
      <w:r>
        <w:rPr>
          <w:rFonts w:ascii="宋体" w:hAnsi="宋体" w:hint="eastAsia"/>
          <w:sz w:val="24"/>
        </w:rPr>
        <w:t>服务与能力</w:t>
      </w:r>
      <w:r w:rsidRPr="0065005D">
        <w:rPr>
          <w:rFonts w:ascii="宋体" w:hAnsi="宋体" w:hint="eastAsia"/>
          <w:sz w:val="24"/>
        </w:rPr>
        <w:t>。通过AI</w:t>
      </w:r>
      <w:r>
        <w:rPr>
          <w:rFonts w:ascii="宋体" w:hAnsi="宋体" w:hint="eastAsia"/>
          <w:sz w:val="24"/>
        </w:rPr>
        <w:t>服务于咪咕</w:t>
      </w:r>
      <w:r w:rsidR="00F86FD0">
        <w:rPr>
          <w:rFonts w:ascii="宋体" w:hAnsi="宋体" w:hint="eastAsia"/>
          <w:sz w:val="24"/>
        </w:rPr>
        <w:t>善跑</w:t>
      </w:r>
      <w:r w:rsidRPr="0065005D">
        <w:rPr>
          <w:rFonts w:ascii="宋体" w:hAnsi="宋体" w:hint="eastAsia"/>
          <w:sz w:val="24"/>
        </w:rPr>
        <w:t>，形成差异化能力，提升客户体验，打造杀手级应用；通过AI提升业务全流程效率，节省研发/运营成本；通过AI整合并挖掘内部数据和能力，实现公司数据价值最大化；通过AI构建新的业务或商业模式</w:t>
      </w:r>
      <w:r>
        <w:rPr>
          <w:rFonts w:ascii="宋体" w:hAnsi="宋体" w:hint="eastAsia"/>
          <w:sz w:val="24"/>
        </w:rPr>
        <w:t>。</w:t>
      </w:r>
    </w:p>
    <w:p w:rsidR="0013540E" w:rsidRPr="0013540E" w:rsidRDefault="0013540E" w:rsidP="0013540E">
      <w:pPr>
        <w:spacing w:line="360" w:lineRule="auto"/>
        <w:ind w:firstLineChars="200" w:firstLine="480"/>
        <w:rPr>
          <w:rFonts w:asciiTheme="minorEastAsia" w:eastAsiaTheme="minorEastAsia" w:hAnsiTheme="minorEastAsia"/>
          <w:sz w:val="24"/>
          <w:szCs w:val="21"/>
        </w:rPr>
      </w:pPr>
    </w:p>
    <w:p w:rsidR="004B29B4" w:rsidRPr="00443456" w:rsidRDefault="00D8623F" w:rsidP="00001308">
      <w:pPr>
        <w:pStyle w:val="2"/>
        <w:spacing w:beforeLines="50" w:afterLines="50" w:line="240" w:lineRule="auto"/>
        <w:ind w:left="578" w:hanging="578"/>
        <w:rPr>
          <w:rFonts w:asciiTheme="minorEastAsia" w:eastAsiaTheme="minorEastAsia" w:hAnsiTheme="minorEastAsia"/>
          <w:color w:val="000000" w:themeColor="text1"/>
        </w:rPr>
      </w:pPr>
      <w:bookmarkStart w:id="3" w:name="_Toc496097616"/>
      <w:r w:rsidRPr="00443456">
        <w:rPr>
          <w:rFonts w:asciiTheme="minorEastAsia" w:eastAsiaTheme="minorEastAsia" w:hAnsiTheme="minorEastAsia" w:hint="eastAsia"/>
          <w:color w:val="000000" w:themeColor="text1"/>
        </w:rPr>
        <w:t>参考</w:t>
      </w:r>
      <w:r w:rsidRPr="00443456">
        <w:rPr>
          <w:rFonts w:asciiTheme="minorEastAsia" w:eastAsiaTheme="minorEastAsia" w:hAnsiTheme="minorEastAsia"/>
          <w:color w:val="000000" w:themeColor="text1"/>
        </w:rPr>
        <w:t>文档</w:t>
      </w:r>
      <w:bookmarkEnd w:id="3"/>
    </w:p>
    <w:p w:rsidR="00314EDD" w:rsidRDefault="00314EDD" w:rsidP="0012463B">
      <w:pPr>
        <w:numPr>
          <w:ilvl w:val="0"/>
          <w:numId w:val="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《灵犀云三期扩容工程项目（运动</w:t>
      </w:r>
      <w:r w:rsidRPr="00FE0476">
        <w:rPr>
          <w:rFonts w:asciiTheme="minorEastAsia" w:eastAsiaTheme="minorEastAsia" w:hAnsiTheme="minorEastAsia" w:hint="eastAsia"/>
          <w:color w:val="000000" w:themeColor="text1"/>
          <w:sz w:val="24"/>
          <w:szCs w:val="24"/>
        </w:rPr>
        <w:t>视频理解AI能力定制）技术服务规范书</w:t>
      </w:r>
      <w:r>
        <w:rPr>
          <w:rFonts w:asciiTheme="minorEastAsia" w:eastAsiaTheme="minorEastAsia" w:hAnsiTheme="minorEastAsia" w:hint="eastAsia"/>
          <w:color w:val="000000" w:themeColor="text1"/>
          <w:sz w:val="24"/>
          <w:szCs w:val="24"/>
        </w:rPr>
        <w:t>》</w:t>
      </w:r>
    </w:p>
    <w:p w:rsidR="000B3CBD" w:rsidRPr="000B3CBD" w:rsidRDefault="000B3CBD" w:rsidP="0012463B">
      <w:pPr>
        <w:numPr>
          <w:ilvl w:val="0"/>
          <w:numId w:val="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《灵犀云三期扩容工程项目（AI统一云平台与</w:t>
      </w:r>
      <w:r>
        <w:rPr>
          <w:rFonts w:asciiTheme="minorEastAsia" w:eastAsiaTheme="minorEastAsia" w:hAnsiTheme="minorEastAsia"/>
          <w:color w:val="000000" w:themeColor="text1"/>
          <w:sz w:val="24"/>
          <w:szCs w:val="24"/>
        </w:rPr>
        <w:t>通用能力</w:t>
      </w:r>
      <w:r w:rsidRPr="00FE0476">
        <w:rPr>
          <w:rFonts w:asciiTheme="minorEastAsia" w:eastAsiaTheme="minorEastAsia" w:hAnsiTheme="minorEastAsia" w:hint="eastAsia"/>
          <w:color w:val="000000" w:themeColor="text1"/>
          <w:sz w:val="24"/>
          <w:szCs w:val="24"/>
        </w:rPr>
        <w:t>）技术服务规范书</w:t>
      </w:r>
      <w:r>
        <w:rPr>
          <w:rFonts w:asciiTheme="minorEastAsia" w:eastAsiaTheme="minorEastAsia" w:hAnsiTheme="minorEastAsia" w:hint="eastAsia"/>
          <w:color w:val="000000" w:themeColor="text1"/>
          <w:sz w:val="24"/>
          <w:szCs w:val="24"/>
        </w:rPr>
        <w:t>》</w:t>
      </w:r>
    </w:p>
    <w:p w:rsidR="00314EDD" w:rsidRDefault="00314EDD" w:rsidP="0012463B">
      <w:pPr>
        <w:numPr>
          <w:ilvl w:val="0"/>
          <w:numId w:val="2"/>
        </w:numPr>
        <w:spacing w:line="360" w:lineRule="auto"/>
        <w:rPr>
          <w:rFonts w:asciiTheme="minorEastAsia" w:eastAsiaTheme="minorEastAsia" w:hAnsiTheme="minorEastAsia"/>
          <w:color w:val="000000" w:themeColor="text1"/>
          <w:sz w:val="24"/>
          <w:szCs w:val="24"/>
        </w:rPr>
      </w:pPr>
      <w:bookmarkStart w:id="4" w:name="_Hlk494121239"/>
      <w:r>
        <w:rPr>
          <w:rFonts w:asciiTheme="minorEastAsia" w:eastAsiaTheme="minorEastAsia" w:hAnsiTheme="minorEastAsia" w:hint="eastAsia"/>
          <w:color w:val="000000" w:themeColor="text1"/>
          <w:sz w:val="24"/>
          <w:szCs w:val="24"/>
        </w:rPr>
        <w:t>《咪咕</w:t>
      </w:r>
      <w:ins w:id="5" w:author="lenovo" w:date="2017-09-29T09:23:00Z">
        <w:r w:rsidR="00034AD0">
          <w:rPr>
            <w:rFonts w:asciiTheme="minorEastAsia" w:eastAsiaTheme="minorEastAsia" w:hAnsiTheme="minorEastAsia" w:hint="eastAsia"/>
            <w:color w:val="000000" w:themeColor="text1"/>
            <w:sz w:val="24"/>
            <w:szCs w:val="24"/>
          </w:rPr>
          <w:t>公司</w:t>
        </w:r>
      </w:ins>
      <w:del w:id="6" w:author="lenovo" w:date="2017-09-29T09:23:00Z">
        <w:r w:rsidDel="00034AD0">
          <w:rPr>
            <w:rFonts w:asciiTheme="minorEastAsia" w:eastAsiaTheme="minorEastAsia" w:hAnsiTheme="minorEastAsia" w:hint="eastAsia"/>
            <w:color w:val="000000" w:themeColor="text1"/>
            <w:sz w:val="24"/>
            <w:szCs w:val="24"/>
          </w:rPr>
          <w:delText>文化</w:delText>
        </w:r>
      </w:del>
      <w:r>
        <w:rPr>
          <w:rFonts w:asciiTheme="minorEastAsia" w:eastAsiaTheme="minorEastAsia" w:hAnsiTheme="minorEastAsia" w:hint="eastAsia"/>
          <w:color w:val="000000" w:themeColor="text1"/>
          <w:sz w:val="24"/>
          <w:szCs w:val="24"/>
        </w:rPr>
        <w:t>AI</w:t>
      </w:r>
      <w:r w:rsidR="00B03944">
        <w:rPr>
          <w:rFonts w:asciiTheme="minorEastAsia" w:eastAsiaTheme="minorEastAsia" w:hAnsiTheme="minorEastAsia" w:hint="eastAsia"/>
          <w:color w:val="000000" w:themeColor="text1"/>
          <w:sz w:val="24"/>
          <w:szCs w:val="24"/>
        </w:rPr>
        <w:t>能力</w:t>
      </w:r>
      <w:r>
        <w:rPr>
          <w:rFonts w:asciiTheme="minorEastAsia" w:eastAsiaTheme="minorEastAsia" w:hAnsiTheme="minorEastAsia" w:hint="eastAsia"/>
          <w:color w:val="000000" w:themeColor="text1"/>
          <w:sz w:val="24"/>
          <w:szCs w:val="24"/>
        </w:rPr>
        <w:t>数据</w:t>
      </w:r>
      <w:r>
        <w:rPr>
          <w:rFonts w:asciiTheme="minorEastAsia" w:eastAsiaTheme="minorEastAsia" w:hAnsiTheme="minorEastAsia"/>
          <w:color w:val="000000" w:themeColor="text1"/>
          <w:sz w:val="24"/>
          <w:szCs w:val="24"/>
        </w:rPr>
        <w:t>规范</w:t>
      </w:r>
      <w:r>
        <w:rPr>
          <w:rFonts w:asciiTheme="minorEastAsia" w:eastAsiaTheme="minorEastAsia" w:hAnsiTheme="minorEastAsia" w:hint="eastAsia"/>
          <w:color w:val="000000" w:themeColor="text1"/>
          <w:sz w:val="24"/>
          <w:szCs w:val="24"/>
        </w:rPr>
        <w:t>》</w:t>
      </w:r>
    </w:p>
    <w:p w:rsidR="00B03944" w:rsidRDefault="00B03944" w:rsidP="0012463B">
      <w:pPr>
        <w:numPr>
          <w:ilvl w:val="0"/>
          <w:numId w:val="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《咪咕</w:t>
      </w:r>
      <w:ins w:id="7" w:author="lenovo" w:date="2017-09-29T09:23:00Z">
        <w:r w:rsidR="00034AD0">
          <w:rPr>
            <w:rFonts w:asciiTheme="minorEastAsia" w:eastAsiaTheme="minorEastAsia" w:hAnsiTheme="minorEastAsia" w:hint="eastAsia"/>
            <w:color w:val="000000" w:themeColor="text1"/>
            <w:sz w:val="24"/>
            <w:szCs w:val="24"/>
          </w:rPr>
          <w:t>公司</w:t>
        </w:r>
      </w:ins>
      <w:del w:id="8" w:author="lenovo" w:date="2017-09-29T09:23:00Z">
        <w:r w:rsidDel="00034AD0">
          <w:rPr>
            <w:rFonts w:asciiTheme="minorEastAsia" w:eastAsiaTheme="minorEastAsia" w:hAnsiTheme="minorEastAsia"/>
            <w:color w:val="000000" w:themeColor="text1"/>
            <w:sz w:val="24"/>
            <w:szCs w:val="24"/>
          </w:rPr>
          <w:delText>文化</w:delText>
        </w:r>
      </w:del>
      <w:r>
        <w:rPr>
          <w:rFonts w:asciiTheme="minorEastAsia" w:eastAsiaTheme="minorEastAsia" w:hAnsiTheme="minorEastAsia" w:hint="eastAsia"/>
          <w:color w:val="000000" w:themeColor="text1"/>
          <w:sz w:val="24"/>
          <w:szCs w:val="24"/>
        </w:rPr>
        <w:t>AI数据</w:t>
      </w:r>
      <w:r>
        <w:rPr>
          <w:rFonts w:asciiTheme="minorEastAsia" w:eastAsiaTheme="minorEastAsia" w:hAnsiTheme="minorEastAsia"/>
          <w:color w:val="000000" w:themeColor="text1"/>
          <w:sz w:val="24"/>
          <w:szCs w:val="24"/>
        </w:rPr>
        <w:t>标注规范</w:t>
      </w:r>
      <w:r>
        <w:rPr>
          <w:rFonts w:asciiTheme="minorEastAsia" w:eastAsiaTheme="minorEastAsia" w:hAnsiTheme="minorEastAsia" w:hint="eastAsia"/>
          <w:color w:val="000000" w:themeColor="text1"/>
          <w:sz w:val="24"/>
          <w:szCs w:val="24"/>
        </w:rPr>
        <w:t>》</w:t>
      </w:r>
    </w:p>
    <w:p w:rsidR="009C08DB" w:rsidRDefault="009C08DB" w:rsidP="0012463B">
      <w:pPr>
        <w:numPr>
          <w:ilvl w:val="0"/>
          <w:numId w:val="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w:t>
      </w:r>
      <w:r w:rsidR="00FB3B9E">
        <w:rPr>
          <w:rFonts w:asciiTheme="minorEastAsia" w:eastAsiaTheme="minorEastAsia" w:hAnsiTheme="minorEastAsia" w:hint="eastAsia"/>
          <w:color w:val="000000" w:themeColor="text1"/>
          <w:sz w:val="24"/>
          <w:szCs w:val="24"/>
        </w:rPr>
        <w:t>运动</w:t>
      </w:r>
      <w:r w:rsidR="00FB3B9E" w:rsidRPr="00FE0476">
        <w:rPr>
          <w:rFonts w:asciiTheme="minorEastAsia" w:eastAsiaTheme="minorEastAsia" w:hAnsiTheme="minorEastAsia" w:hint="eastAsia"/>
          <w:color w:val="000000" w:themeColor="text1"/>
          <w:sz w:val="24"/>
          <w:szCs w:val="24"/>
        </w:rPr>
        <w:t>视频理解AI能力定制</w:t>
      </w:r>
      <w:r w:rsidR="001576A4">
        <w:rPr>
          <w:rFonts w:asciiTheme="minorEastAsia" w:eastAsiaTheme="minorEastAsia" w:hAnsiTheme="minorEastAsia" w:hint="eastAsia"/>
          <w:color w:val="000000" w:themeColor="text1"/>
          <w:sz w:val="24"/>
          <w:szCs w:val="24"/>
        </w:rPr>
        <w:t>项目</w:t>
      </w:r>
      <w:r w:rsidR="00FB3B9E">
        <w:rPr>
          <w:rFonts w:asciiTheme="minorEastAsia" w:eastAsiaTheme="minorEastAsia" w:hAnsiTheme="minorEastAsia" w:hint="eastAsia"/>
          <w:color w:val="000000" w:themeColor="text1"/>
          <w:sz w:val="24"/>
          <w:szCs w:val="24"/>
        </w:rPr>
        <w:t>需求</w:t>
      </w:r>
      <w:r w:rsidR="00FB3B9E">
        <w:rPr>
          <w:rFonts w:asciiTheme="minorEastAsia" w:eastAsiaTheme="minorEastAsia" w:hAnsiTheme="minorEastAsia"/>
          <w:color w:val="000000" w:themeColor="text1"/>
          <w:sz w:val="24"/>
          <w:szCs w:val="24"/>
        </w:rPr>
        <w:t>分析</w:t>
      </w:r>
      <w:r w:rsidR="00FB3B9E">
        <w:rPr>
          <w:rFonts w:asciiTheme="minorEastAsia" w:eastAsiaTheme="minorEastAsia" w:hAnsiTheme="minorEastAsia" w:hint="eastAsia"/>
          <w:color w:val="000000" w:themeColor="text1"/>
          <w:sz w:val="24"/>
          <w:szCs w:val="24"/>
        </w:rPr>
        <w:t>方案</w:t>
      </w:r>
      <w:r>
        <w:rPr>
          <w:rFonts w:asciiTheme="minorEastAsia" w:eastAsiaTheme="minorEastAsia" w:hAnsiTheme="minorEastAsia" w:hint="eastAsia"/>
          <w:color w:val="000000" w:themeColor="text1"/>
          <w:sz w:val="24"/>
          <w:szCs w:val="24"/>
        </w:rPr>
        <w:t>》</w:t>
      </w:r>
    </w:p>
    <w:bookmarkEnd w:id="4"/>
    <w:p w:rsidR="00314EDD" w:rsidRPr="00314EDD" w:rsidRDefault="00314EDD" w:rsidP="0046050E">
      <w:pPr>
        <w:spacing w:line="360" w:lineRule="auto"/>
        <w:rPr>
          <w:rFonts w:asciiTheme="minorEastAsia" w:eastAsiaTheme="minorEastAsia" w:hAnsiTheme="minorEastAsia"/>
          <w:color w:val="000000" w:themeColor="text1"/>
          <w:sz w:val="24"/>
          <w:szCs w:val="24"/>
        </w:rPr>
      </w:pPr>
    </w:p>
    <w:p w:rsidR="004B29B4" w:rsidRPr="00443456" w:rsidRDefault="00D8623F" w:rsidP="00001308">
      <w:pPr>
        <w:pStyle w:val="2"/>
        <w:spacing w:beforeLines="50" w:afterLines="50" w:line="240" w:lineRule="auto"/>
        <w:ind w:left="578" w:hanging="578"/>
        <w:rPr>
          <w:rFonts w:asciiTheme="minorEastAsia" w:eastAsiaTheme="minorEastAsia" w:hAnsiTheme="minorEastAsia"/>
          <w:color w:val="000000" w:themeColor="text1"/>
        </w:rPr>
      </w:pPr>
      <w:bookmarkStart w:id="9" w:name="_Toc496097617"/>
      <w:r w:rsidRPr="00443456">
        <w:rPr>
          <w:rFonts w:asciiTheme="minorEastAsia" w:eastAsiaTheme="minorEastAsia" w:hAnsiTheme="minorEastAsia" w:hint="eastAsia"/>
          <w:color w:val="000000" w:themeColor="text1"/>
        </w:rPr>
        <w:t>建设</w:t>
      </w:r>
      <w:r w:rsidRPr="00443456">
        <w:rPr>
          <w:rFonts w:asciiTheme="minorEastAsia" w:eastAsiaTheme="minorEastAsia" w:hAnsiTheme="minorEastAsia"/>
          <w:color w:val="000000" w:themeColor="text1"/>
        </w:rPr>
        <w:t>目标</w:t>
      </w:r>
      <w:bookmarkEnd w:id="9"/>
    </w:p>
    <w:p w:rsidR="0068334C" w:rsidRDefault="00B67DD1" w:rsidP="00DD41FF">
      <w:pPr>
        <w:spacing w:line="360" w:lineRule="auto"/>
        <w:ind w:firstLineChars="200" w:firstLine="480"/>
        <w:rPr>
          <w:rFonts w:asciiTheme="minorEastAsia" w:eastAsiaTheme="minorEastAsia" w:hAnsiTheme="minorEastAsia"/>
          <w:sz w:val="24"/>
          <w:szCs w:val="21"/>
        </w:rPr>
      </w:pPr>
      <w:r>
        <w:rPr>
          <w:rFonts w:asciiTheme="minorEastAsia" w:eastAsiaTheme="minorEastAsia" w:hAnsiTheme="minorEastAsia" w:hint="eastAsia"/>
          <w:sz w:val="24"/>
          <w:szCs w:val="21"/>
        </w:rPr>
        <w:t>本项目</w:t>
      </w:r>
      <w:r>
        <w:rPr>
          <w:rFonts w:asciiTheme="minorEastAsia" w:eastAsiaTheme="minorEastAsia" w:hAnsiTheme="minorEastAsia"/>
          <w:sz w:val="24"/>
          <w:szCs w:val="21"/>
        </w:rPr>
        <w:t>的建设</w:t>
      </w:r>
      <w:r>
        <w:rPr>
          <w:rFonts w:asciiTheme="minorEastAsia" w:eastAsiaTheme="minorEastAsia" w:hAnsiTheme="minorEastAsia" w:hint="eastAsia"/>
          <w:sz w:val="24"/>
          <w:szCs w:val="21"/>
        </w:rPr>
        <w:t>目标是</w:t>
      </w:r>
      <w:r>
        <w:rPr>
          <w:rFonts w:asciiTheme="minorEastAsia" w:eastAsiaTheme="minorEastAsia" w:hAnsiTheme="minorEastAsia"/>
          <w:sz w:val="24"/>
          <w:szCs w:val="21"/>
        </w:rPr>
        <w:t>使得</w:t>
      </w:r>
      <w:r w:rsidR="001667CB">
        <w:rPr>
          <w:rFonts w:asciiTheme="minorEastAsia" w:eastAsiaTheme="minorEastAsia" w:hAnsiTheme="minorEastAsia" w:hint="eastAsia"/>
          <w:sz w:val="24"/>
          <w:szCs w:val="21"/>
        </w:rPr>
        <w:t>咪咕善跑在</w:t>
      </w:r>
      <w:ins w:id="10" w:author="lenovo" w:date="2017-09-29T14:35:00Z">
        <w:r w:rsidR="009E4ADB">
          <w:rPr>
            <w:rFonts w:asciiTheme="minorEastAsia" w:eastAsiaTheme="minorEastAsia" w:hAnsiTheme="minorEastAsia" w:hint="eastAsia"/>
            <w:sz w:val="24"/>
            <w:szCs w:val="21"/>
          </w:rPr>
          <w:t>互利网</w:t>
        </w:r>
      </w:ins>
      <w:r w:rsidR="001667CB">
        <w:rPr>
          <w:rFonts w:asciiTheme="minorEastAsia" w:eastAsiaTheme="minorEastAsia" w:hAnsiTheme="minorEastAsia" w:hint="eastAsia"/>
          <w:sz w:val="24"/>
          <w:szCs w:val="21"/>
        </w:rPr>
        <w:t>健身行业应用软件中具有短期内无法被</w:t>
      </w:r>
      <w:r w:rsidR="00264D28">
        <w:rPr>
          <w:rFonts w:asciiTheme="minorEastAsia" w:eastAsiaTheme="minorEastAsia" w:hAnsiTheme="minorEastAsia" w:hint="eastAsia"/>
          <w:sz w:val="24"/>
          <w:szCs w:val="21"/>
        </w:rPr>
        <w:t>竞品</w:t>
      </w:r>
      <w:r w:rsidR="001667CB">
        <w:rPr>
          <w:rFonts w:asciiTheme="minorEastAsia" w:eastAsiaTheme="minorEastAsia" w:hAnsiTheme="minorEastAsia" w:hint="eastAsia"/>
          <w:sz w:val="24"/>
          <w:szCs w:val="21"/>
        </w:rPr>
        <w:t>超越的特色功能</w:t>
      </w:r>
      <w:r w:rsidR="00DD41FF" w:rsidRPr="000D318B">
        <w:rPr>
          <w:rFonts w:asciiTheme="minorEastAsia" w:eastAsiaTheme="minorEastAsia" w:hAnsiTheme="minorEastAsia" w:hint="eastAsia"/>
          <w:sz w:val="24"/>
          <w:szCs w:val="21"/>
        </w:rPr>
        <w:t>，为用户带来前所未有的线上健身训练体验。</w:t>
      </w:r>
      <w:r w:rsidR="006F525D">
        <w:rPr>
          <w:rFonts w:asciiTheme="minorEastAsia" w:eastAsiaTheme="minorEastAsia" w:hAnsiTheme="minorEastAsia" w:hint="eastAsia"/>
          <w:sz w:val="24"/>
          <w:szCs w:val="21"/>
        </w:rPr>
        <w:t>主要</w:t>
      </w:r>
      <w:r w:rsidR="00F9051D">
        <w:rPr>
          <w:rFonts w:asciiTheme="minorEastAsia" w:eastAsiaTheme="minorEastAsia" w:hAnsiTheme="minorEastAsia"/>
          <w:sz w:val="24"/>
          <w:szCs w:val="21"/>
        </w:rPr>
        <w:t>实现以下</w:t>
      </w:r>
      <w:r w:rsidR="00F9051D">
        <w:rPr>
          <w:rFonts w:asciiTheme="minorEastAsia" w:eastAsiaTheme="minorEastAsia" w:hAnsiTheme="minorEastAsia" w:hint="eastAsia"/>
          <w:sz w:val="24"/>
          <w:szCs w:val="21"/>
        </w:rPr>
        <w:t>四</w:t>
      </w:r>
      <w:r w:rsidR="00281FBD">
        <w:rPr>
          <w:rFonts w:asciiTheme="minorEastAsia" w:eastAsiaTheme="minorEastAsia" w:hAnsiTheme="minorEastAsia"/>
          <w:sz w:val="24"/>
          <w:szCs w:val="21"/>
        </w:rPr>
        <w:t>个场景</w:t>
      </w:r>
      <w:r w:rsidR="00281FBD">
        <w:rPr>
          <w:rFonts w:asciiTheme="minorEastAsia" w:eastAsiaTheme="minorEastAsia" w:hAnsiTheme="minorEastAsia" w:hint="eastAsia"/>
          <w:sz w:val="24"/>
          <w:szCs w:val="21"/>
        </w:rPr>
        <w:t>：</w:t>
      </w:r>
    </w:p>
    <w:p w:rsidR="003D6E7A" w:rsidRPr="003D6E7A" w:rsidRDefault="003D6E7A" w:rsidP="006F525D">
      <w:pPr>
        <w:spacing w:line="360" w:lineRule="auto"/>
        <w:rPr>
          <w:rFonts w:asciiTheme="minorEastAsia" w:eastAsiaTheme="minorEastAsia" w:hAnsiTheme="minorEastAsia"/>
          <w:color w:val="000000" w:themeColor="text1"/>
          <w:sz w:val="24"/>
          <w:szCs w:val="24"/>
        </w:rPr>
      </w:pPr>
      <w:r w:rsidRPr="003D6E7A">
        <w:rPr>
          <w:rFonts w:asciiTheme="minorEastAsia" w:eastAsiaTheme="minorEastAsia" w:hAnsiTheme="minorEastAsia" w:hint="eastAsia"/>
          <w:color w:val="000000" w:themeColor="text1"/>
          <w:sz w:val="24"/>
          <w:szCs w:val="24"/>
        </w:rPr>
        <w:t>1、运动</w:t>
      </w:r>
      <w:r w:rsidRPr="003D6E7A">
        <w:rPr>
          <w:rFonts w:asciiTheme="minorEastAsia" w:eastAsiaTheme="minorEastAsia" w:hAnsiTheme="minorEastAsia"/>
          <w:color w:val="000000" w:themeColor="text1"/>
          <w:sz w:val="24"/>
          <w:szCs w:val="24"/>
        </w:rPr>
        <w:t>训练</w:t>
      </w:r>
      <w:r w:rsidRPr="003D6E7A">
        <w:rPr>
          <w:rFonts w:asciiTheme="minorEastAsia" w:eastAsiaTheme="minorEastAsia" w:hAnsiTheme="minorEastAsia" w:hint="eastAsia"/>
          <w:color w:val="000000" w:themeColor="text1"/>
          <w:sz w:val="24"/>
          <w:szCs w:val="24"/>
        </w:rPr>
        <w:t>指导</w:t>
      </w:r>
    </w:p>
    <w:p w:rsidR="003D6E7A" w:rsidRPr="00B56D3B" w:rsidRDefault="00B56D3B" w:rsidP="00B56D3B">
      <w:pPr>
        <w:spacing w:line="360" w:lineRule="auto"/>
        <w:ind w:firstLineChars="200" w:firstLine="480"/>
        <w:rPr>
          <w:rFonts w:asciiTheme="minorEastAsia" w:eastAsiaTheme="minorEastAsia" w:hAnsiTheme="minorEastAsia"/>
          <w:color w:val="000000" w:themeColor="text1"/>
          <w:sz w:val="24"/>
          <w:szCs w:val="24"/>
        </w:rPr>
      </w:pPr>
      <w:r w:rsidRPr="00B56D3B">
        <w:rPr>
          <w:rFonts w:asciiTheme="minorEastAsia" w:eastAsiaTheme="minorEastAsia" w:hAnsiTheme="minorEastAsia" w:hint="eastAsia"/>
          <w:color w:val="000000" w:themeColor="text1"/>
          <w:sz w:val="24"/>
          <w:szCs w:val="24"/>
        </w:rPr>
        <w:t>用户</w:t>
      </w:r>
      <w:r w:rsidRPr="00B56D3B">
        <w:rPr>
          <w:rFonts w:asciiTheme="minorEastAsia" w:eastAsiaTheme="minorEastAsia" w:hAnsiTheme="minorEastAsia"/>
          <w:color w:val="000000" w:themeColor="text1"/>
          <w:sz w:val="24"/>
          <w:szCs w:val="24"/>
        </w:rPr>
        <w:t>在</w:t>
      </w:r>
      <w:r w:rsidRPr="00B56D3B">
        <w:rPr>
          <w:rFonts w:asciiTheme="minorEastAsia" w:eastAsiaTheme="minorEastAsia" w:hAnsiTheme="minorEastAsia" w:hint="eastAsia"/>
          <w:color w:val="000000" w:themeColor="text1"/>
          <w:sz w:val="24"/>
          <w:szCs w:val="24"/>
        </w:rPr>
        <w:t>使用</w:t>
      </w:r>
      <w:r w:rsidRPr="00B56D3B">
        <w:rPr>
          <w:rFonts w:asciiTheme="minorEastAsia" w:eastAsiaTheme="minorEastAsia" w:hAnsiTheme="minorEastAsia"/>
          <w:color w:val="000000" w:themeColor="text1"/>
          <w:sz w:val="24"/>
          <w:szCs w:val="24"/>
        </w:rPr>
        <w:t>善跑对照训练视频锻炼</w:t>
      </w:r>
      <w:r w:rsidRPr="00B56D3B">
        <w:rPr>
          <w:rFonts w:asciiTheme="minorEastAsia" w:eastAsiaTheme="minorEastAsia" w:hAnsiTheme="minorEastAsia" w:hint="eastAsia"/>
          <w:color w:val="000000" w:themeColor="text1"/>
          <w:sz w:val="24"/>
          <w:szCs w:val="24"/>
        </w:rPr>
        <w:t>时</w:t>
      </w:r>
      <w:r w:rsidRPr="00B56D3B">
        <w:rPr>
          <w:rFonts w:asciiTheme="minorEastAsia" w:eastAsiaTheme="minorEastAsia" w:hAnsiTheme="minorEastAsia"/>
          <w:color w:val="000000" w:themeColor="text1"/>
          <w:sz w:val="24"/>
          <w:szCs w:val="24"/>
        </w:rPr>
        <w:t>，</w:t>
      </w:r>
      <w:r w:rsidRPr="00B56D3B">
        <w:rPr>
          <w:rFonts w:asciiTheme="minorEastAsia" w:eastAsiaTheme="minorEastAsia" w:hAnsiTheme="minorEastAsia" w:hint="eastAsia"/>
          <w:color w:val="000000" w:themeColor="text1"/>
          <w:sz w:val="24"/>
          <w:szCs w:val="24"/>
        </w:rPr>
        <w:t>通过</w:t>
      </w:r>
      <w:r w:rsidRPr="00B56D3B">
        <w:rPr>
          <w:rFonts w:asciiTheme="minorEastAsia" w:eastAsiaTheme="minorEastAsia" w:hAnsiTheme="minorEastAsia"/>
          <w:color w:val="000000" w:themeColor="text1"/>
          <w:sz w:val="24"/>
          <w:szCs w:val="24"/>
        </w:rPr>
        <w:t>摄像头采集</w:t>
      </w:r>
      <w:r w:rsidR="0036210F">
        <w:rPr>
          <w:rFonts w:asciiTheme="minorEastAsia" w:eastAsiaTheme="minorEastAsia" w:hAnsiTheme="minorEastAsia" w:hint="eastAsia"/>
          <w:color w:val="000000" w:themeColor="text1"/>
          <w:sz w:val="24"/>
          <w:szCs w:val="24"/>
        </w:rPr>
        <w:t>用户</w:t>
      </w:r>
      <w:r w:rsidRPr="00B56D3B">
        <w:rPr>
          <w:rFonts w:asciiTheme="minorEastAsia" w:eastAsiaTheme="minorEastAsia" w:hAnsiTheme="minorEastAsia" w:hint="eastAsia"/>
          <w:sz w:val="24"/>
          <w:szCs w:val="24"/>
        </w:rPr>
        <w:t>运动</w:t>
      </w:r>
      <w:r w:rsidRPr="00B56D3B">
        <w:rPr>
          <w:rFonts w:asciiTheme="minorEastAsia" w:eastAsiaTheme="minorEastAsia" w:hAnsiTheme="minorEastAsia"/>
          <w:sz w:val="24"/>
          <w:szCs w:val="24"/>
        </w:rPr>
        <w:t>过程</w:t>
      </w:r>
      <w:r w:rsidR="005E641C">
        <w:rPr>
          <w:rFonts w:asciiTheme="minorEastAsia" w:eastAsiaTheme="minorEastAsia" w:hAnsiTheme="minorEastAsia" w:hint="eastAsia"/>
          <w:sz w:val="24"/>
          <w:szCs w:val="24"/>
        </w:rPr>
        <w:t>中</w:t>
      </w:r>
      <w:r w:rsidRPr="00B56D3B">
        <w:rPr>
          <w:rFonts w:asciiTheme="minorEastAsia" w:eastAsiaTheme="minorEastAsia" w:hAnsiTheme="minorEastAsia"/>
          <w:sz w:val="24"/>
          <w:szCs w:val="24"/>
        </w:rPr>
        <w:t>的体</w:t>
      </w:r>
      <w:r w:rsidRPr="00B56D3B">
        <w:rPr>
          <w:rFonts w:asciiTheme="minorEastAsia" w:eastAsiaTheme="minorEastAsia" w:hAnsiTheme="minorEastAsia"/>
          <w:sz w:val="24"/>
          <w:szCs w:val="24"/>
        </w:rPr>
        <w:lastRenderedPageBreak/>
        <w:t>态</w:t>
      </w:r>
      <w:r w:rsidRPr="00B56D3B">
        <w:rPr>
          <w:rFonts w:asciiTheme="minorEastAsia" w:eastAsiaTheme="minorEastAsia" w:hAnsiTheme="minorEastAsia" w:hint="eastAsia"/>
          <w:sz w:val="24"/>
          <w:szCs w:val="24"/>
        </w:rPr>
        <w:t>影像，客户端</w:t>
      </w:r>
      <w:r w:rsidRPr="00B56D3B">
        <w:rPr>
          <w:rFonts w:asciiTheme="minorEastAsia" w:eastAsiaTheme="minorEastAsia" w:hAnsiTheme="minorEastAsia"/>
          <w:sz w:val="24"/>
          <w:szCs w:val="24"/>
        </w:rPr>
        <w:t>调用AI能力，</w:t>
      </w:r>
      <w:r w:rsidRPr="00B56D3B">
        <w:rPr>
          <w:rFonts w:asciiTheme="minorEastAsia" w:eastAsiaTheme="minorEastAsia" w:hAnsiTheme="minorEastAsia" w:hint="eastAsia"/>
          <w:sz w:val="24"/>
          <w:szCs w:val="24"/>
        </w:rPr>
        <w:t>实时跟踪</w:t>
      </w:r>
      <w:r w:rsidRPr="00B56D3B">
        <w:rPr>
          <w:rFonts w:asciiTheme="minorEastAsia" w:eastAsiaTheme="minorEastAsia" w:hAnsiTheme="minorEastAsia"/>
          <w:sz w:val="24"/>
          <w:szCs w:val="24"/>
        </w:rPr>
        <w:t>用户头部、躯干和四肢运动，计算用户肢体角度、速度、</w:t>
      </w:r>
      <w:r w:rsidRPr="00B56D3B">
        <w:rPr>
          <w:rFonts w:asciiTheme="minorEastAsia" w:eastAsiaTheme="minorEastAsia" w:hAnsiTheme="minorEastAsia" w:hint="eastAsia"/>
          <w:sz w:val="24"/>
          <w:szCs w:val="24"/>
        </w:rPr>
        <w:t>位移</w:t>
      </w:r>
      <w:r w:rsidRPr="00B56D3B">
        <w:rPr>
          <w:rFonts w:asciiTheme="minorEastAsia" w:eastAsiaTheme="minorEastAsia" w:hAnsiTheme="minorEastAsia"/>
          <w:sz w:val="24"/>
          <w:szCs w:val="24"/>
        </w:rPr>
        <w:t>等指标，</w:t>
      </w:r>
      <w:r w:rsidR="00686D2D">
        <w:rPr>
          <w:rFonts w:asciiTheme="minorEastAsia" w:eastAsiaTheme="minorEastAsia" w:hAnsiTheme="minorEastAsia" w:hint="eastAsia"/>
          <w:sz w:val="24"/>
          <w:szCs w:val="24"/>
        </w:rPr>
        <w:t>比对</w:t>
      </w:r>
      <w:r w:rsidRPr="00B56D3B">
        <w:rPr>
          <w:rFonts w:asciiTheme="minorEastAsia" w:eastAsiaTheme="minorEastAsia" w:hAnsiTheme="minorEastAsia" w:hint="eastAsia"/>
          <w:sz w:val="24"/>
          <w:szCs w:val="24"/>
        </w:rPr>
        <w:t>标准动作指标</w:t>
      </w:r>
      <w:r w:rsidR="00B87CFF">
        <w:rPr>
          <w:rFonts w:asciiTheme="minorEastAsia" w:eastAsiaTheme="minorEastAsia" w:hAnsiTheme="minorEastAsia" w:hint="eastAsia"/>
          <w:sz w:val="24"/>
          <w:szCs w:val="24"/>
        </w:rPr>
        <w:t>值</w:t>
      </w:r>
      <w:r w:rsidR="00686D2D">
        <w:rPr>
          <w:rFonts w:asciiTheme="minorEastAsia" w:eastAsiaTheme="minorEastAsia" w:hAnsiTheme="minorEastAsia"/>
          <w:sz w:val="24"/>
          <w:szCs w:val="24"/>
        </w:rPr>
        <w:t>，</w:t>
      </w:r>
      <w:r w:rsidRPr="00B56D3B">
        <w:rPr>
          <w:rFonts w:asciiTheme="minorEastAsia" w:eastAsiaTheme="minorEastAsia" w:hAnsiTheme="minorEastAsia" w:hint="eastAsia"/>
          <w:sz w:val="24"/>
          <w:szCs w:val="24"/>
        </w:rPr>
        <w:t>得</w:t>
      </w:r>
      <w:r w:rsidRPr="00B56D3B">
        <w:rPr>
          <w:rFonts w:asciiTheme="minorEastAsia" w:eastAsiaTheme="minorEastAsia" w:hAnsiTheme="minorEastAsia"/>
          <w:sz w:val="24"/>
          <w:szCs w:val="24"/>
        </w:rPr>
        <w:t>出</w:t>
      </w:r>
      <w:r w:rsidRPr="00B56D3B">
        <w:rPr>
          <w:rFonts w:asciiTheme="minorEastAsia" w:eastAsiaTheme="minorEastAsia" w:hAnsiTheme="minorEastAsia" w:hint="eastAsia"/>
          <w:sz w:val="24"/>
          <w:szCs w:val="24"/>
        </w:rPr>
        <w:t>用户</w:t>
      </w:r>
      <w:r w:rsidRPr="00B56D3B">
        <w:rPr>
          <w:rFonts w:asciiTheme="minorEastAsia" w:eastAsiaTheme="minorEastAsia" w:hAnsiTheme="minorEastAsia"/>
          <w:sz w:val="24"/>
          <w:szCs w:val="24"/>
        </w:rPr>
        <w:t>动作</w:t>
      </w:r>
      <w:r w:rsidRPr="00B56D3B">
        <w:rPr>
          <w:rFonts w:asciiTheme="minorEastAsia" w:eastAsiaTheme="minorEastAsia" w:hAnsiTheme="minorEastAsia" w:hint="eastAsia"/>
          <w:sz w:val="24"/>
          <w:szCs w:val="24"/>
        </w:rPr>
        <w:t>与标准</w:t>
      </w:r>
      <w:r w:rsidR="008646C6">
        <w:rPr>
          <w:rFonts w:asciiTheme="minorEastAsia" w:eastAsiaTheme="minorEastAsia" w:hAnsiTheme="minorEastAsia"/>
          <w:sz w:val="24"/>
          <w:szCs w:val="24"/>
        </w:rPr>
        <w:t>动作</w:t>
      </w:r>
      <w:r w:rsidR="008646C6">
        <w:rPr>
          <w:rFonts w:asciiTheme="minorEastAsia" w:eastAsiaTheme="minorEastAsia" w:hAnsiTheme="minorEastAsia" w:hint="eastAsia"/>
          <w:sz w:val="24"/>
          <w:szCs w:val="24"/>
        </w:rPr>
        <w:t>之间</w:t>
      </w:r>
      <w:r w:rsidR="008646C6">
        <w:rPr>
          <w:rFonts w:asciiTheme="minorEastAsia" w:eastAsiaTheme="minorEastAsia" w:hAnsiTheme="minorEastAsia"/>
          <w:sz w:val="24"/>
          <w:szCs w:val="24"/>
        </w:rPr>
        <w:t>的</w:t>
      </w:r>
      <w:r w:rsidRPr="00B56D3B">
        <w:rPr>
          <w:rFonts w:asciiTheme="minorEastAsia" w:eastAsiaTheme="minorEastAsia" w:hAnsiTheme="minorEastAsia" w:hint="eastAsia"/>
          <w:sz w:val="24"/>
          <w:szCs w:val="24"/>
        </w:rPr>
        <w:t>差距，通过语音</w:t>
      </w:r>
      <w:r w:rsidRPr="00B56D3B">
        <w:rPr>
          <w:rFonts w:asciiTheme="minorEastAsia" w:eastAsiaTheme="minorEastAsia" w:hAnsiTheme="minorEastAsia"/>
          <w:sz w:val="24"/>
          <w:szCs w:val="24"/>
        </w:rPr>
        <w:t>播报或图文说明</w:t>
      </w:r>
      <w:r w:rsidRPr="00B56D3B">
        <w:rPr>
          <w:rFonts w:asciiTheme="minorEastAsia" w:eastAsiaTheme="minorEastAsia" w:hAnsiTheme="minorEastAsia" w:hint="eastAsia"/>
          <w:sz w:val="24"/>
          <w:szCs w:val="24"/>
        </w:rPr>
        <w:t>等</w:t>
      </w:r>
      <w:r w:rsidRPr="00B56D3B">
        <w:rPr>
          <w:rFonts w:asciiTheme="minorEastAsia" w:eastAsiaTheme="minorEastAsia" w:hAnsiTheme="minorEastAsia"/>
          <w:sz w:val="24"/>
          <w:szCs w:val="24"/>
        </w:rPr>
        <w:t>方式，</w:t>
      </w:r>
      <w:r w:rsidRPr="00B56D3B">
        <w:rPr>
          <w:rFonts w:asciiTheme="minorEastAsia" w:eastAsiaTheme="minorEastAsia" w:hAnsiTheme="minorEastAsia" w:hint="eastAsia"/>
          <w:sz w:val="24"/>
          <w:szCs w:val="24"/>
        </w:rPr>
        <w:t>指导</w:t>
      </w:r>
      <w:r w:rsidRPr="00B56D3B">
        <w:rPr>
          <w:rFonts w:asciiTheme="minorEastAsia" w:eastAsiaTheme="minorEastAsia" w:hAnsiTheme="minorEastAsia"/>
          <w:sz w:val="24"/>
          <w:szCs w:val="24"/>
        </w:rPr>
        <w:t>用户纠正</w:t>
      </w:r>
      <w:r w:rsidR="008646C6">
        <w:rPr>
          <w:rFonts w:asciiTheme="minorEastAsia" w:eastAsiaTheme="minorEastAsia" w:hAnsiTheme="minorEastAsia" w:hint="eastAsia"/>
          <w:sz w:val="24"/>
          <w:szCs w:val="24"/>
        </w:rPr>
        <w:t>错误</w:t>
      </w:r>
      <w:r w:rsidRPr="00B56D3B">
        <w:rPr>
          <w:rFonts w:asciiTheme="minorEastAsia" w:eastAsiaTheme="minorEastAsia" w:hAnsiTheme="minorEastAsia"/>
          <w:sz w:val="24"/>
          <w:szCs w:val="24"/>
        </w:rPr>
        <w:t>动作</w:t>
      </w:r>
      <w:r w:rsidR="00BC4DD5">
        <w:rPr>
          <w:rFonts w:asciiTheme="minorEastAsia" w:eastAsiaTheme="minorEastAsia" w:hAnsiTheme="minorEastAsia" w:hint="eastAsia"/>
          <w:sz w:val="24"/>
          <w:szCs w:val="24"/>
        </w:rPr>
        <w:t>。</w:t>
      </w:r>
    </w:p>
    <w:p w:rsidR="003D6E7A" w:rsidRDefault="003D6E7A" w:rsidP="006F525D">
      <w:pPr>
        <w:spacing w:line="360" w:lineRule="auto"/>
        <w:rPr>
          <w:rFonts w:asciiTheme="minorEastAsia" w:eastAsiaTheme="minorEastAsia" w:hAnsiTheme="minorEastAsia"/>
          <w:color w:val="000000" w:themeColor="text1"/>
          <w:sz w:val="24"/>
          <w:szCs w:val="24"/>
        </w:rPr>
      </w:pPr>
      <w:r w:rsidRPr="003D6E7A">
        <w:rPr>
          <w:rFonts w:asciiTheme="minorEastAsia" w:eastAsiaTheme="minorEastAsia" w:hAnsiTheme="minorEastAsia" w:hint="eastAsia"/>
          <w:color w:val="000000" w:themeColor="text1"/>
          <w:sz w:val="24"/>
          <w:szCs w:val="24"/>
        </w:rPr>
        <w:t>2、</w:t>
      </w:r>
      <w:r w:rsidRPr="003D6E7A">
        <w:rPr>
          <w:rFonts w:asciiTheme="minorEastAsia" w:eastAsiaTheme="minorEastAsia" w:hAnsiTheme="minorEastAsia"/>
          <w:color w:val="000000" w:themeColor="text1"/>
          <w:sz w:val="24"/>
          <w:szCs w:val="24"/>
        </w:rPr>
        <w:t>跑步路线推荐</w:t>
      </w:r>
    </w:p>
    <w:p w:rsidR="0002408A" w:rsidRDefault="0002408A" w:rsidP="0002408A">
      <w:pPr>
        <w:spacing w:line="360" w:lineRule="auto"/>
        <w:ind w:firstLineChars="200" w:firstLine="480"/>
        <w:rPr>
          <w:rFonts w:asciiTheme="minorEastAsia" w:eastAsiaTheme="minorEastAsia" w:hAnsiTheme="minorEastAsia"/>
          <w:sz w:val="24"/>
        </w:rPr>
      </w:pPr>
      <w:r w:rsidRPr="0002408A">
        <w:rPr>
          <w:rFonts w:asciiTheme="minorEastAsia" w:eastAsiaTheme="minorEastAsia" w:hAnsiTheme="minorEastAsia"/>
          <w:sz w:val="24"/>
        </w:rPr>
        <w:t>用户在</w:t>
      </w:r>
      <w:r w:rsidR="00063AF0">
        <w:rPr>
          <w:rFonts w:asciiTheme="minorEastAsia" w:eastAsiaTheme="minorEastAsia" w:hAnsiTheme="minorEastAsia" w:hint="eastAsia"/>
          <w:sz w:val="24"/>
        </w:rPr>
        <w:t>开始跑步</w:t>
      </w:r>
      <w:r w:rsidRPr="0002408A">
        <w:rPr>
          <w:rFonts w:asciiTheme="minorEastAsia" w:eastAsiaTheme="minorEastAsia" w:hAnsiTheme="minorEastAsia"/>
          <w:sz w:val="24"/>
        </w:rPr>
        <w:t>前</w:t>
      </w:r>
      <w:r w:rsidR="00063AF0">
        <w:rPr>
          <w:rFonts w:asciiTheme="minorEastAsia" w:eastAsiaTheme="minorEastAsia" w:hAnsiTheme="minorEastAsia" w:hint="eastAsia"/>
          <w:sz w:val="24"/>
        </w:rPr>
        <w:t>，</w:t>
      </w:r>
      <w:ins w:id="11" w:author="lenovo" w:date="2017-09-29T14:36:00Z">
        <w:r w:rsidR="00E62BA2">
          <w:rPr>
            <w:rFonts w:asciiTheme="minorEastAsia" w:eastAsiaTheme="minorEastAsia" w:hAnsiTheme="minorEastAsia" w:hint="eastAsia"/>
            <w:sz w:val="24"/>
          </w:rPr>
          <w:t>能</w:t>
        </w:r>
      </w:ins>
      <w:r w:rsidRPr="0002408A">
        <w:rPr>
          <w:rFonts w:asciiTheme="minorEastAsia" w:eastAsiaTheme="minorEastAsia" w:hAnsiTheme="minorEastAsia"/>
          <w:sz w:val="24"/>
        </w:rPr>
        <w:t>在</w:t>
      </w:r>
      <w:r w:rsidRPr="0002408A">
        <w:rPr>
          <w:rFonts w:asciiTheme="minorEastAsia" w:eastAsiaTheme="minorEastAsia" w:hAnsiTheme="minorEastAsia" w:hint="eastAsia"/>
          <w:sz w:val="24"/>
        </w:rPr>
        <w:t>善跑</w:t>
      </w:r>
      <w:r w:rsidRPr="0002408A">
        <w:rPr>
          <w:rFonts w:asciiTheme="minorEastAsia" w:eastAsiaTheme="minorEastAsia" w:hAnsiTheme="minorEastAsia"/>
          <w:sz w:val="24"/>
        </w:rPr>
        <w:t>客户端</w:t>
      </w:r>
      <w:r w:rsidRPr="0002408A">
        <w:rPr>
          <w:rFonts w:asciiTheme="minorEastAsia" w:eastAsiaTheme="minorEastAsia" w:hAnsiTheme="minorEastAsia" w:hint="eastAsia"/>
          <w:sz w:val="24"/>
        </w:rPr>
        <w:t>中选择</w:t>
      </w:r>
      <w:r w:rsidRPr="0002408A">
        <w:rPr>
          <w:rFonts w:asciiTheme="minorEastAsia" w:eastAsiaTheme="minorEastAsia" w:hAnsiTheme="minorEastAsia"/>
          <w:sz w:val="24"/>
        </w:rPr>
        <w:t>系统推荐给他的</w:t>
      </w:r>
      <w:r w:rsidR="00063AF0">
        <w:rPr>
          <w:rFonts w:asciiTheme="minorEastAsia" w:eastAsiaTheme="minorEastAsia" w:hAnsiTheme="minorEastAsia" w:hint="eastAsia"/>
          <w:sz w:val="24"/>
        </w:rPr>
        <w:t>附件</w:t>
      </w:r>
      <w:r w:rsidR="00063AF0">
        <w:rPr>
          <w:rFonts w:asciiTheme="minorEastAsia" w:eastAsiaTheme="minorEastAsia" w:hAnsiTheme="minorEastAsia"/>
          <w:sz w:val="24"/>
        </w:rPr>
        <w:t>热门跑步</w:t>
      </w:r>
      <w:ins w:id="12" w:author="lenovo" w:date="2017-09-29T09:23:00Z">
        <w:r w:rsidR="002E0D4F">
          <w:rPr>
            <w:rFonts w:asciiTheme="minorEastAsia" w:eastAsiaTheme="minorEastAsia" w:hAnsiTheme="minorEastAsia" w:hint="eastAsia"/>
            <w:sz w:val="24"/>
          </w:rPr>
          <w:t>路线</w:t>
        </w:r>
      </w:ins>
      <w:del w:id="13" w:author="lenovo" w:date="2017-09-29T09:23:00Z">
        <w:r w:rsidR="00063AF0" w:rsidDel="002E0D4F">
          <w:rPr>
            <w:rFonts w:asciiTheme="minorEastAsia" w:eastAsiaTheme="minorEastAsia" w:hAnsiTheme="minorEastAsia"/>
            <w:sz w:val="24"/>
          </w:rPr>
          <w:delText>路</w:delText>
        </w:r>
      </w:del>
      <w:r w:rsidR="00063AF0">
        <w:rPr>
          <w:rFonts w:asciiTheme="minorEastAsia" w:eastAsiaTheme="minorEastAsia" w:hAnsiTheme="minorEastAsia" w:hint="eastAsia"/>
          <w:sz w:val="24"/>
        </w:rPr>
        <w:t>。</w:t>
      </w:r>
      <w:del w:id="14" w:author="lenovo" w:date="2017-09-29T09:24:00Z">
        <w:r w:rsidR="00063AF0" w:rsidDel="002E0D4F">
          <w:rPr>
            <w:rFonts w:asciiTheme="minorEastAsia" w:eastAsiaTheme="minorEastAsia" w:hAnsiTheme="minorEastAsia" w:hint="eastAsia"/>
            <w:sz w:val="24"/>
          </w:rPr>
          <w:delText>，</w:delText>
        </w:r>
      </w:del>
      <w:r w:rsidR="00063AF0">
        <w:rPr>
          <w:rFonts w:asciiTheme="minorEastAsia" w:eastAsiaTheme="minorEastAsia" w:hAnsiTheme="minorEastAsia" w:hint="eastAsia"/>
          <w:sz w:val="24"/>
        </w:rPr>
        <w:t>善跑</w:t>
      </w:r>
      <w:r w:rsidRPr="0002408A">
        <w:rPr>
          <w:rFonts w:asciiTheme="minorEastAsia" w:eastAsiaTheme="minorEastAsia" w:hAnsiTheme="minorEastAsia"/>
          <w:sz w:val="24"/>
        </w:rPr>
        <w:t>调用AI能力，</w:t>
      </w:r>
      <w:r w:rsidRPr="0002408A">
        <w:rPr>
          <w:rFonts w:asciiTheme="minorEastAsia" w:eastAsiaTheme="minorEastAsia" w:hAnsiTheme="minorEastAsia" w:hint="eastAsia"/>
          <w:sz w:val="24"/>
        </w:rPr>
        <w:t>根据</w:t>
      </w:r>
      <w:ins w:id="15" w:author="lenovo" w:date="2017-09-29T09:24:00Z">
        <w:r w:rsidR="002E0D4F">
          <w:rPr>
            <w:rFonts w:asciiTheme="minorEastAsia" w:eastAsiaTheme="minorEastAsia" w:hAnsiTheme="minorEastAsia" w:hint="eastAsia"/>
            <w:sz w:val="24"/>
          </w:rPr>
          <w:t>用户</w:t>
        </w:r>
      </w:ins>
      <w:r w:rsidRPr="0002408A">
        <w:rPr>
          <w:rFonts w:asciiTheme="minorEastAsia" w:eastAsiaTheme="minorEastAsia" w:hAnsiTheme="minorEastAsia"/>
          <w:sz w:val="24"/>
        </w:rPr>
        <w:t>所处位置、</w:t>
      </w:r>
      <w:r w:rsidRPr="0002408A">
        <w:rPr>
          <w:rFonts w:asciiTheme="minorEastAsia" w:eastAsiaTheme="minorEastAsia" w:hAnsiTheme="minorEastAsia" w:hint="eastAsia"/>
          <w:sz w:val="24"/>
        </w:rPr>
        <w:t>当前</w:t>
      </w:r>
      <w:r w:rsidRPr="0002408A">
        <w:rPr>
          <w:rFonts w:asciiTheme="minorEastAsia" w:eastAsiaTheme="minorEastAsia" w:hAnsiTheme="minorEastAsia"/>
          <w:sz w:val="24"/>
        </w:rPr>
        <w:t>时间、</w:t>
      </w:r>
      <w:r w:rsidRPr="0002408A">
        <w:rPr>
          <w:rFonts w:asciiTheme="minorEastAsia" w:eastAsiaTheme="minorEastAsia" w:hAnsiTheme="minorEastAsia" w:hint="eastAsia"/>
          <w:sz w:val="24"/>
        </w:rPr>
        <w:t>信息</w:t>
      </w:r>
      <w:r w:rsidRPr="0002408A">
        <w:rPr>
          <w:rFonts w:asciiTheme="minorEastAsia" w:eastAsiaTheme="minorEastAsia" w:hAnsiTheme="minorEastAsia"/>
          <w:sz w:val="24"/>
        </w:rPr>
        <w:t>标签（</w:t>
      </w:r>
      <w:r w:rsidRPr="0002408A">
        <w:rPr>
          <w:rFonts w:asciiTheme="minorEastAsia" w:eastAsiaTheme="minorEastAsia" w:hAnsiTheme="minorEastAsia" w:hint="eastAsia"/>
          <w:sz w:val="24"/>
        </w:rPr>
        <w:t>里程</w:t>
      </w:r>
      <w:r w:rsidRPr="0002408A">
        <w:rPr>
          <w:rFonts w:asciiTheme="minorEastAsia" w:eastAsiaTheme="minorEastAsia" w:hAnsiTheme="minorEastAsia"/>
          <w:sz w:val="24"/>
        </w:rPr>
        <w:t>、</w:t>
      </w:r>
      <w:r w:rsidRPr="0002408A">
        <w:rPr>
          <w:rFonts w:asciiTheme="minorEastAsia" w:eastAsiaTheme="minorEastAsia" w:hAnsiTheme="minorEastAsia" w:hint="eastAsia"/>
          <w:sz w:val="24"/>
        </w:rPr>
        <w:t>人数</w:t>
      </w:r>
      <w:r w:rsidRPr="0002408A">
        <w:rPr>
          <w:rFonts w:asciiTheme="minorEastAsia" w:eastAsiaTheme="minorEastAsia" w:hAnsiTheme="minorEastAsia"/>
          <w:sz w:val="24"/>
        </w:rPr>
        <w:t>、耗时</w:t>
      </w:r>
      <w:r w:rsidRPr="0002408A">
        <w:rPr>
          <w:rFonts w:asciiTheme="minorEastAsia" w:eastAsiaTheme="minorEastAsia" w:hAnsiTheme="minorEastAsia" w:hint="eastAsia"/>
          <w:sz w:val="24"/>
        </w:rPr>
        <w:t>等</w:t>
      </w:r>
      <w:r w:rsidRPr="0002408A">
        <w:rPr>
          <w:rFonts w:asciiTheme="minorEastAsia" w:eastAsiaTheme="minorEastAsia" w:hAnsiTheme="minorEastAsia"/>
          <w:sz w:val="24"/>
        </w:rPr>
        <w:t>）</w:t>
      </w:r>
      <w:r w:rsidRPr="0002408A">
        <w:rPr>
          <w:rFonts w:asciiTheme="minorEastAsia" w:eastAsiaTheme="minorEastAsia" w:hAnsiTheme="minorEastAsia" w:hint="eastAsia"/>
          <w:sz w:val="24"/>
        </w:rPr>
        <w:t>等</w:t>
      </w:r>
      <w:r w:rsidR="00063AF0">
        <w:rPr>
          <w:rFonts w:asciiTheme="minorEastAsia" w:eastAsiaTheme="minorEastAsia" w:hAnsiTheme="minorEastAsia" w:hint="eastAsia"/>
          <w:sz w:val="24"/>
        </w:rPr>
        <w:t>条件</w:t>
      </w:r>
      <w:r w:rsidR="00063AF0">
        <w:rPr>
          <w:rFonts w:asciiTheme="minorEastAsia" w:eastAsiaTheme="minorEastAsia" w:hAnsiTheme="minorEastAsia"/>
          <w:sz w:val="24"/>
        </w:rPr>
        <w:t>，</w:t>
      </w:r>
      <w:r w:rsidR="00063AF0">
        <w:rPr>
          <w:rFonts w:asciiTheme="minorEastAsia" w:eastAsiaTheme="minorEastAsia" w:hAnsiTheme="minorEastAsia" w:hint="eastAsia"/>
          <w:sz w:val="24"/>
        </w:rPr>
        <w:t>向用户</w:t>
      </w:r>
      <w:r w:rsidR="00063AF0">
        <w:rPr>
          <w:rFonts w:asciiTheme="minorEastAsia" w:eastAsiaTheme="minorEastAsia" w:hAnsiTheme="minorEastAsia"/>
          <w:sz w:val="24"/>
        </w:rPr>
        <w:t>推荐</w:t>
      </w:r>
      <w:r w:rsidR="00D204EF">
        <w:rPr>
          <w:rFonts w:asciiTheme="minorEastAsia" w:eastAsiaTheme="minorEastAsia" w:hAnsiTheme="minorEastAsia"/>
          <w:sz w:val="24"/>
        </w:rPr>
        <w:t>适合</w:t>
      </w:r>
      <w:r w:rsidRPr="0002408A">
        <w:rPr>
          <w:rFonts w:asciiTheme="minorEastAsia" w:eastAsiaTheme="minorEastAsia" w:hAnsiTheme="minorEastAsia"/>
          <w:sz w:val="24"/>
        </w:rPr>
        <w:t>最佳跑步路线</w:t>
      </w:r>
      <w:r>
        <w:rPr>
          <w:rFonts w:asciiTheme="minorEastAsia" w:eastAsiaTheme="minorEastAsia" w:hAnsiTheme="minorEastAsia" w:hint="eastAsia"/>
          <w:sz w:val="24"/>
        </w:rPr>
        <w:t>。</w:t>
      </w:r>
    </w:p>
    <w:p w:rsidR="00F9051D" w:rsidRDefault="00F9051D" w:rsidP="00F9051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3</w:t>
      </w:r>
      <w:r w:rsidRPr="003D6E7A">
        <w:rPr>
          <w:rFonts w:asciiTheme="minorEastAsia" w:eastAsiaTheme="minorEastAsia" w:hAnsiTheme="minorEastAsia" w:hint="eastAsia"/>
          <w:color w:val="000000" w:themeColor="text1"/>
          <w:sz w:val="24"/>
          <w:szCs w:val="24"/>
        </w:rPr>
        <w:t>、</w:t>
      </w:r>
      <w:r>
        <w:rPr>
          <w:rFonts w:asciiTheme="minorEastAsia" w:eastAsiaTheme="minorEastAsia" w:hAnsiTheme="minorEastAsia" w:hint="eastAsia"/>
          <w:color w:val="000000" w:themeColor="text1"/>
          <w:sz w:val="24"/>
          <w:szCs w:val="24"/>
        </w:rPr>
        <w:t>赛事</w:t>
      </w:r>
      <w:r>
        <w:rPr>
          <w:rFonts w:asciiTheme="minorEastAsia" w:eastAsiaTheme="minorEastAsia" w:hAnsiTheme="minorEastAsia"/>
          <w:color w:val="000000" w:themeColor="text1"/>
          <w:sz w:val="24"/>
          <w:szCs w:val="24"/>
        </w:rPr>
        <w:t>在线报名</w:t>
      </w:r>
    </w:p>
    <w:p w:rsidR="00F9051D" w:rsidRDefault="00F9051D" w:rsidP="00F9051D">
      <w:pPr>
        <w:spacing w:line="360" w:lineRule="auto"/>
        <w:ind w:firstLineChars="200" w:firstLine="480"/>
        <w:rPr>
          <w:rFonts w:asciiTheme="minorEastAsia" w:eastAsiaTheme="minorEastAsia" w:hAnsiTheme="minorEastAsia"/>
          <w:sz w:val="24"/>
        </w:rPr>
      </w:pPr>
      <w:r w:rsidRPr="0002408A">
        <w:rPr>
          <w:rFonts w:asciiTheme="minorEastAsia" w:eastAsiaTheme="minorEastAsia" w:hAnsiTheme="minorEastAsia"/>
          <w:sz w:val="24"/>
        </w:rPr>
        <w:t>用户</w:t>
      </w:r>
      <w:r w:rsidR="0032796D">
        <w:rPr>
          <w:rFonts w:asciiTheme="minorEastAsia" w:eastAsiaTheme="minorEastAsia" w:hAnsiTheme="minorEastAsia" w:hint="eastAsia"/>
          <w:sz w:val="24"/>
        </w:rPr>
        <w:t>在</w:t>
      </w:r>
      <w:r w:rsidR="0032796D">
        <w:rPr>
          <w:rFonts w:asciiTheme="minorEastAsia" w:eastAsiaTheme="minorEastAsia" w:hAnsiTheme="minorEastAsia"/>
          <w:sz w:val="24"/>
        </w:rPr>
        <w:t>善跑客户端中上传自己的身份证</w:t>
      </w:r>
      <w:r w:rsidR="0032796D">
        <w:rPr>
          <w:rFonts w:asciiTheme="minorEastAsia" w:eastAsiaTheme="minorEastAsia" w:hAnsiTheme="minorEastAsia" w:hint="eastAsia"/>
          <w:sz w:val="24"/>
        </w:rPr>
        <w:t>照片并</w:t>
      </w:r>
      <w:r w:rsidR="0032796D">
        <w:rPr>
          <w:rFonts w:asciiTheme="minorEastAsia" w:eastAsiaTheme="minorEastAsia" w:hAnsiTheme="minorEastAsia"/>
          <w:sz w:val="24"/>
        </w:rPr>
        <w:t>自拍大头照，</w:t>
      </w:r>
      <w:r w:rsidR="0032796D">
        <w:rPr>
          <w:rFonts w:asciiTheme="minorEastAsia" w:eastAsiaTheme="minorEastAsia" w:hAnsiTheme="minorEastAsia" w:hint="eastAsia"/>
          <w:sz w:val="24"/>
        </w:rPr>
        <w:t>报名</w:t>
      </w:r>
      <w:r w:rsidR="0032796D">
        <w:rPr>
          <w:rFonts w:asciiTheme="minorEastAsia" w:eastAsiaTheme="minorEastAsia" w:hAnsiTheme="minorEastAsia"/>
          <w:sz w:val="24"/>
        </w:rPr>
        <w:t>参加马拉松赛事，</w:t>
      </w:r>
      <w:r w:rsidR="0032796D">
        <w:rPr>
          <w:rFonts w:asciiTheme="minorEastAsia" w:eastAsiaTheme="minorEastAsia" w:hAnsiTheme="minorEastAsia" w:hint="eastAsia"/>
          <w:sz w:val="24"/>
        </w:rPr>
        <w:t>善跑</w:t>
      </w:r>
      <w:r w:rsidR="0013641F">
        <w:rPr>
          <w:rFonts w:asciiTheme="minorEastAsia" w:eastAsiaTheme="minorEastAsia" w:hAnsiTheme="minorEastAsia"/>
          <w:sz w:val="24"/>
        </w:rPr>
        <w:t>调用人脸识别</w:t>
      </w:r>
      <w:r w:rsidR="0013641F">
        <w:rPr>
          <w:rFonts w:asciiTheme="minorEastAsia" w:eastAsiaTheme="minorEastAsia" w:hAnsiTheme="minorEastAsia" w:hint="eastAsia"/>
          <w:sz w:val="24"/>
        </w:rPr>
        <w:t>A</w:t>
      </w:r>
      <w:r w:rsidR="0013641F">
        <w:rPr>
          <w:rFonts w:asciiTheme="minorEastAsia" w:eastAsiaTheme="minorEastAsia" w:hAnsiTheme="minorEastAsia"/>
          <w:sz w:val="24"/>
        </w:rPr>
        <w:t>I能力</w:t>
      </w:r>
      <w:r w:rsidR="0013641F">
        <w:rPr>
          <w:rFonts w:asciiTheme="minorEastAsia" w:eastAsiaTheme="minorEastAsia" w:hAnsiTheme="minorEastAsia" w:hint="eastAsia"/>
          <w:sz w:val="24"/>
        </w:rPr>
        <w:t>，</w:t>
      </w:r>
      <w:r w:rsidR="0032796D">
        <w:rPr>
          <w:rFonts w:asciiTheme="minorEastAsia" w:eastAsiaTheme="minorEastAsia" w:hAnsiTheme="minorEastAsia"/>
          <w:sz w:val="24"/>
        </w:rPr>
        <w:t>识别身份证上的照片与用户自拍是否为同一个人，判读通过则允许报名直接分配给用户参赛胸牌号码</w:t>
      </w:r>
      <w:r>
        <w:rPr>
          <w:rFonts w:asciiTheme="minorEastAsia" w:eastAsiaTheme="minorEastAsia" w:hAnsiTheme="minorEastAsia" w:hint="eastAsia"/>
          <w:sz w:val="24"/>
        </w:rPr>
        <w:t>。</w:t>
      </w:r>
    </w:p>
    <w:p w:rsidR="0032796D" w:rsidRDefault="0032796D" w:rsidP="0032796D">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4、照片</w:t>
      </w:r>
      <w:r>
        <w:rPr>
          <w:rFonts w:asciiTheme="minorEastAsia" w:eastAsiaTheme="minorEastAsia" w:hAnsiTheme="minorEastAsia"/>
          <w:color w:val="000000" w:themeColor="text1"/>
          <w:sz w:val="24"/>
          <w:szCs w:val="24"/>
        </w:rPr>
        <w:t>智能分拣</w:t>
      </w:r>
    </w:p>
    <w:p w:rsidR="00F9051D" w:rsidRPr="00F9051D" w:rsidRDefault="0032796D" w:rsidP="0013641F">
      <w:pPr>
        <w:spacing w:line="360" w:lineRule="auto"/>
        <w:ind w:firstLineChars="200" w:firstLine="480"/>
        <w:rPr>
          <w:rFonts w:asciiTheme="minorEastAsia" w:eastAsiaTheme="minorEastAsia" w:hAnsiTheme="minorEastAsia"/>
          <w:color w:val="000000" w:themeColor="text1"/>
          <w:sz w:val="32"/>
          <w:szCs w:val="24"/>
        </w:rPr>
      </w:pPr>
      <w:r w:rsidRPr="0002408A">
        <w:rPr>
          <w:rFonts w:asciiTheme="minorEastAsia" w:eastAsiaTheme="minorEastAsia" w:hAnsiTheme="minorEastAsia"/>
          <w:sz w:val="24"/>
        </w:rPr>
        <w:t>用户</w:t>
      </w:r>
      <w:r w:rsidR="0013641F">
        <w:rPr>
          <w:rFonts w:asciiTheme="minorEastAsia" w:eastAsiaTheme="minorEastAsia" w:hAnsiTheme="minorEastAsia" w:hint="eastAsia"/>
          <w:sz w:val="24"/>
        </w:rPr>
        <w:t>在</w:t>
      </w:r>
      <w:r w:rsidR="0013641F">
        <w:rPr>
          <w:rFonts w:asciiTheme="minorEastAsia" w:eastAsiaTheme="minorEastAsia" w:hAnsiTheme="minorEastAsia"/>
          <w:sz w:val="24"/>
        </w:rPr>
        <w:t>参加完马拉松赛事</w:t>
      </w:r>
      <w:r w:rsidR="0013641F">
        <w:rPr>
          <w:rFonts w:asciiTheme="minorEastAsia" w:eastAsiaTheme="minorEastAsia" w:hAnsiTheme="minorEastAsia" w:hint="eastAsia"/>
          <w:sz w:val="24"/>
        </w:rPr>
        <w:t>后</w:t>
      </w:r>
      <w:r w:rsidR="0013641F">
        <w:rPr>
          <w:rFonts w:asciiTheme="minorEastAsia" w:eastAsiaTheme="minorEastAsia" w:hAnsiTheme="minorEastAsia"/>
          <w:sz w:val="24"/>
        </w:rPr>
        <w:t>，</w:t>
      </w:r>
      <w:r w:rsidR="0013641F">
        <w:rPr>
          <w:rFonts w:asciiTheme="minorEastAsia" w:eastAsiaTheme="minorEastAsia" w:hAnsiTheme="minorEastAsia" w:hint="eastAsia"/>
          <w:sz w:val="24"/>
        </w:rPr>
        <w:t>善跑</w:t>
      </w:r>
      <w:r w:rsidR="0013641F">
        <w:rPr>
          <w:rFonts w:asciiTheme="minorEastAsia" w:eastAsiaTheme="minorEastAsia" w:hAnsiTheme="minorEastAsia"/>
          <w:sz w:val="24"/>
        </w:rPr>
        <w:t>调用人脸识别</w:t>
      </w:r>
      <w:r w:rsidR="0013641F">
        <w:rPr>
          <w:rFonts w:asciiTheme="minorEastAsia" w:eastAsiaTheme="minorEastAsia" w:hAnsiTheme="minorEastAsia" w:hint="eastAsia"/>
          <w:sz w:val="24"/>
        </w:rPr>
        <w:t>A</w:t>
      </w:r>
      <w:r w:rsidR="0013641F">
        <w:rPr>
          <w:rFonts w:asciiTheme="minorEastAsia" w:eastAsiaTheme="minorEastAsia" w:hAnsiTheme="minorEastAsia"/>
          <w:sz w:val="24"/>
        </w:rPr>
        <w:t>I能力</w:t>
      </w:r>
      <w:r w:rsidR="0013641F">
        <w:rPr>
          <w:rFonts w:asciiTheme="minorEastAsia" w:eastAsiaTheme="minorEastAsia" w:hAnsiTheme="minorEastAsia" w:hint="eastAsia"/>
          <w:sz w:val="24"/>
        </w:rPr>
        <w:t>，</w:t>
      </w:r>
      <w:r w:rsidR="0013641F">
        <w:rPr>
          <w:rFonts w:asciiTheme="minorEastAsia" w:eastAsiaTheme="minorEastAsia" w:hAnsiTheme="minorEastAsia"/>
          <w:sz w:val="24"/>
        </w:rPr>
        <w:t>从赛事照片中识别</w:t>
      </w:r>
      <w:r w:rsidR="0013641F">
        <w:rPr>
          <w:rFonts w:asciiTheme="minorEastAsia" w:eastAsiaTheme="minorEastAsia" w:hAnsiTheme="minorEastAsia" w:hint="eastAsia"/>
          <w:sz w:val="24"/>
        </w:rPr>
        <w:t>各个</w:t>
      </w:r>
      <w:r w:rsidR="0013641F">
        <w:rPr>
          <w:rFonts w:asciiTheme="minorEastAsia" w:eastAsiaTheme="minorEastAsia" w:hAnsiTheme="minorEastAsia"/>
          <w:sz w:val="24"/>
        </w:rPr>
        <w:t>参赛</w:t>
      </w:r>
      <w:r w:rsidR="0013641F">
        <w:rPr>
          <w:rFonts w:asciiTheme="minorEastAsia" w:eastAsiaTheme="minorEastAsia" w:hAnsiTheme="minorEastAsia" w:hint="eastAsia"/>
          <w:sz w:val="24"/>
        </w:rPr>
        <w:t>用户</w:t>
      </w:r>
      <w:r w:rsidR="0013641F">
        <w:rPr>
          <w:rFonts w:asciiTheme="minorEastAsia" w:eastAsiaTheme="minorEastAsia" w:hAnsiTheme="minorEastAsia"/>
          <w:sz w:val="24"/>
        </w:rPr>
        <w:t>，包括用户的胸牌号码</w:t>
      </w:r>
      <w:r w:rsidR="0013641F">
        <w:rPr>
          <w:rFonts w:asciiTheme="minorEastAsia" w:eastAsiaTheme="minorEastAsia" w:hAnsiTheme="minorEastAsia" w:hint="eastAsia"/>
          <w:sz w:val="24"/>
        </w:rPr>
        <w:t>和</w:t>
      </w:r>
      <w:r w:rsidR="0013641F">
        <w:rPr>
          <w:rFonts w:asciiTheme="minorEastAsia" w:eastAsiaTheme="minorEastAsia" w:hAnsiTheme="minorEastAsia"/>
          <w:sz w:val="24"/>
        </w:rPr>
        <w:t>人脸</w:t>
      </w:r>
      <w:r w:rsidR="0013641F">
        <w:rPr>
          <w:rFonts w:asciiTheme="minorEastAsia" w:eastAsiaTheme="minorEastAsia" w:hAnsiTheme="minorEastAsia" w:hint="eastAsia"/>
          <w:sz w:val="24"/>
        </w:rPr>
        <w:t>。</w:t>
      </w:r>
      <w:r w:rsidR="0013641F">
        <w:rPr>
          <w:rFonts w:asciiTheme="minorEastAsia" w:eastAsiaTheme="minorEastAsia" w:hAnsiTheme="minorEastAsia"/>
          <w:sz w:val="24"/>
        </w:rPr>
        <w:t>用户</w:t>
      </w:r>
      <w:r w:rsidR="0013641F">
        <w:rPr>
          <w:rFonts w:asciiTheme="minorEastAsia" w:eastAsiaTheme="minorEastAsia" w:hAnsiTheme="minorEastAsia" w:hint="eastAsia"/>
          <w:sz w:val="24"/>
        </w:rPr>
        <w:t>在</w:t>
      </w:r>
      <w:r w:rsidR="0013641F">
        <w:rPr>
          <w:rFonts w:asciiTheme="minorEastAsia" w:eastAsiaTheme="minorEastAsia" w:hAnsiTheme="minorEastAsia"/>
          <w:sz w:val="24"/>
        </w:rPr>
        <w:t>善跑客户端中可通过</w:t>
      </w:r>
      <w:r w:rsidR="0013641F">
        <w:rPr>
          <w:rFonts w:asciiTheme="minorEastAsia" w:eastAsiaTheme="minorEastAsia" w:hAnsiTheme="minorEastAsia" w:hint="eastAsia"/>
          <w:sz w:val="24"/>
        </w:rPr>
        <w:t>赛事</w:t>
      </w:r>
      <w:r w:rsidR="0013641F">
        <w:rPr>
          <w:rFonts w:asciiTheme="minorEastAsia" w:eastAsiaTheme="minorEastAsia" w:hAnsiTheme="minorEastAsia"/>
          <w:sz w:val="24"/>
        </w:rPr>
        <w:t>的胸牌号查询自己的参赛照片。</w:t>
      </w:r>
    </w:p>
    <w:p w:rsidR="004B29B4" w:rsidRPr="00443456" w:rsidRDefault="00D8623F">
      <w:pPr>
        <w:widowControl/>
        <w:jc w:val="left"/>
        <w:rPr>
          <w:rFonts w:asciiTheme="minorEastAsia" w:eastAsiaTheme="minorEastAsia" w:hAnsiTheme="minorEastAsia"/>
          <w:color w:val="000000" w:themeColor="text1"/>
        </w:rPr>
      </w:pPr>
      <w:r w:rsidRPr="00443456">
        <w:rPr>
          <w:rFonts w:asciiTheme="minorEastAsia" w:eastAsiaTheme="minorEastAsia" w:hAnsiTheme="minorEastAsia"/>
          <w:color w:val="000000" w:themeColor="text1"/>
        </w:rPr>
        <w:br w:type="page"/>
      </w:r>
    </w:p>
    <w:p w:rsidR="004B29B4" w:rsidRPr="00443456" w:rsidRDefault="00D8623F" w:rsidP="00001308">
      <w:pPr>
        <w:pStyle w:val="1"/>
        <w:spacing w:beforeLines="50" w:afterLines="50" w:line="240" w:lineRule="auto"/>
        <w:ind w:left="431" w:hanging="431"/>
        <w:rPr>
          <w:rFonts w:asciiTheme="minorEastAsia" w:eastAsiaTheme="minorEastAsia" w:hAnsiTheme="minorEastAsia"/>
          <w:color w:val="000000" w:themeColor="text1"/>
          <w:sz w:val="44"/>
        </w:rPr>
      </w:pPr>
      <w:bookmarkStart w:id="16" w:name="_Toc496097618"/>
      <w:r w:rsidRPr="00443456">
        <w:rPr>
          <w:rFonts w:asciiTheme="minorEastAsia" w:eastAsiaTheme="minorEastAsia" w:hAnsiTheme="minorEastAsia"/>
          <w:color w:val="000000" w:themeColor="text1"/>
          <w:sz w:val="44"/>
        </w:rPr>
        <w:lastRenderedPageBreak/>
        <w:t>总体</w:t>
      </w:r>
      <w:r w:rsidR="00ED6A3F">
        <w:rPr>
          <w:rFonts w:asciiTheme="minorEastAsia" w:eastAsiaTheme="minorEastAsia" w:hAnsiTheme="minorEastAsia" w:hint="eastAsia"/>
          <w:color w:val="000000" w:themeColor="text1"/>
          <w:sz w:val="44"/>
        </w:rPr>
        <w:t>设计</w:t>
      </w:r>
      <w:bookmarkEnd w:id="16"/>
    </w:p>
    <w:p w:rsidR="006A4C09" w:rsidRPr="00443456" w:rsidRDefault="00154255" w:rsidP="00001308">
      <w:pPr>
        <w:pStyle w:val="2"/>
        <w:spacing w:beforeLines="50" w:afterLines="50" w:line="240" w:lineRule="auto"/>
        <w:ind w:left="578" w:hanging="578"/>
        <w:rPr>
          <w:rFonts w:asciiTheme="minorEastAsia" w:eastAsiaTheme="minorEastAsia" w:hAnsiTheme="minorEastAsia"/>
          <w:color w:val="000000" w:themeColor="text1"/>
        </w:rPr>
      </w:pPr>
      <w:bookmarkStart w:id="17" w:name="_Toc496097619"/>
      <w:r>
        <w:rPr>
          <w:rFonts w:asciiTheme="minorEastAsia" w:eastAsiaTheme="minorEastAsia" w:hAnsiTheme="minorEastAsia" w:hint="eastAsia"/>
          <w:color w:val="000000" w:themeColor="text1"/>
        </w:rPr>
        <w:t>总体</w:t>
      </w:r>
      <w:r w:rsidR="00DC135D">
        <w:rPr>
          <w:rFonts w:asciiTheme="minorEastAsia" w:eastAsiaTheme="minorEastAsia" w:hAnsiTheme="minorEastAsia"/>
          <w:color w:val="000000" w:themeColor="text1"/>
        </w:rPr>
        <w:t>架构</w:t>
      </w:r>
      <w:bookmarkEnd w:id="17"/>
    </w:p>
    <w:p w:rsidR="00515C2D" w:rsidRDefault="00515C2D" w:rsidP="00515C2D">
      <w:pPr>
        <w:spacing w:line="360" w:lineRule="auto"/>
        <w:ind w:firstLineChars="200" w:firstLine="480"/>
        <w:rPr>
          <w:rFonts w:asciiTheme="minorEastAsia" w:eastAsiaTheme="minorEastAsia" w:hAnsiTheme="minorEastAsia"/>
          <w:color w:val="000000" w:themeColor="text1"/>
          <w:sz w:val="24"/>
        </w:rPr>
      </w:pPr>
      <w:r w:rsidRPr="00FF4BE4">
        <w:rPr>
          <w:rFonts w:asciiTheme="minorEastAsia" w:eastAsiaTheme="minorEastAsia" w:hAnsiTheme="minorEastAsia" w:hint="eastAsia"/>
          <w:color w:val="000000" w:themeColor="text1"/>
          <w:sz w:val="24"/>
        </w:rPr>
        <w:t>咪咕AI云平台</w:t>
      </w:r>
      <w:r w:rsidR="00154255">
        <w:rPr>
          <w:rFonts w:asciiTheme="minorEastAsia" w:eastAsiaTheme="minorEastAsia" w:hAnsiTheme="minorEastAsia"/>
          <w:color w:val="000000" w:themeColor="text1"/>
          <w:sz w:val="24"/>
        </w:rPr>
        <w:t>的</w:t>
      </w:r>
      <w:r w:rsidR="00154255">
        <w:rPr>
          <w:rFonts w:asciiTheme="minorEastAsia" w:eastAsiaTheme="minorEastAsia" w:hAnsiTheme="minorEastAsia" w:hint="eastAsia"/>
          <w:color w:val="000000" w:themeColor="text1"/>
          <w:sz w:val="24"/>
        </w:rPr>
        <w:t>总</w:t>
      </w:r>
      <w:r w:rsidRPr="00FF4BE4">
        <w:rPr>
          <w:rFonts w:asciiTheme="minorEastAsia" w:eastAsiaTheme="minorEastAsia" w:hAnsiTheme="minorEastAsia"/>
          <w:color w:val="000000" w:themeColor="text1"/>
          <w:sz w:val="24"/>
        </w:rPr>
        <w:t>体架构如图</w:t>
      </w:r>
      <w:r w:rsidRPr="00FF4BE4">
        <w:rPr>
          <w:rFonts w:asciiTheme="minorEastAsia" w:eastAsiaTheme="minorEastAsia" w:hAnsiTheme="minorEastAsia" w:hint="eastAsia"/>
          <w:color w:val="000000" w:themeColor="text1"/>
          <w:sz w:val="24"/>
        </w:rPr>
        <w:t>1所示</w:t>
      </w:r>
      <w:r>
        <w:rPr>
          <w:rFonts w:asciiTheme="minorEastAsia" w:eastAsiaTheme="minorEastAsia" w:hAnsiTheme="minorEastAsia"/>
          <w:color w:val="000000" w:themeColor="text1"/>
          <w:sz w:val="24"/>
        </w:rPr>
        <w:t>，整个平台由咪咕游戏</w:t>
      </w:r>
      <w:r w:rsidRPr="00FF4BE4">
        <w:rPr>
          <w:rFonts w:asciiTheme="minorEastAsia" w:eastAsiaTheme="minorEastAsia" w:hAnsiTheme="minorEastAsia"/>
          <w:color w:val="000000" w:themeColor="text1"/>
          <w:sz w:val="24"/>
        </w:rPr>
        <w:t>、</w:t>
      </w:r>
      <w:r w:rsidRPr="00FF4BE4">
        <w:rPr>
          <w:rFonts w:asciiTheme="minorEastAsia" w:eastAsiaTheme="minorEastAsia" w:hAnsiTheme="minorEastAsia" w:hint="eastAsia"/>
          <w:color w:val="000000" w:themeColor="text1"/>
          <w:sz w:val="24"/>
        </w:rPr>
        <w:t>AI前置服务</w:t>
      </w:r>
      <w:r w:rsidRPr="00FF4BE4">
        <w:rPr>
          <w:rFonts w:asciiTheme="minorEastAsia" w:eastAsiaTheme="minorEastAsia" w:hAnsiTheme="minorEastAsia"/>
          <w:color w:val="000000" w:themeColor="text1"/>
          <w:sz w:val="24"/>
        </w:rPr>
        <w:t>平台、</w:t>
      </w:r>
      <w:r w:rsidRPr="00FF4BE4">
        <w:rPr>
          <w:rFonts w:asciiTheme="minorEastAsia" w:eastAsiaTheme="minorEastAsia" w:hAnsiTheme="minorEastAsia" w:hint="eastAsia"/>
          <w:color w:val="000000" w:themeColor="text1"/>
          <w:sz w:val="24"/>
        </w:rPr>
        <w:t>AI云平台</w:t>
      </w:r>
      <w:r w:rsidRPr="00FF4BE4">
        <w:rPr>
          <w:rFonts w:asciiTheme="minorEastAsia" w:eastAsiaTheme="minorEastAsia" w:hAnsiTheme="minorEastAsia"/>
          <w:color w:val="000000" w:themeColor="text1"/>
          <w:sz w:val="24"/>
        </w:rPr>
        <w:t>三大部分组成</w:t>
      </w:r>
      <w:r w:rsidRPr="00FF4BE4">
        <w:rPr>
          <w:rFonts w:asciiTheme="minorEastAsia" w:eastAsiaTheme="minorEastAsia" w:hAnsiTheme="minorEastAsia" w:hint="eastAsia"/>
          <w:color w:val="000000" w:themeColor="text1"/>
          <w:sz w:val="24"/>
        </w:rPr>
        <w:t>。</w:t>
      </w:r>
    </w:p>
    <w:p w:rsidR="00515C2D" w:rsidRDefault="00515C2D" w:rsidP="00515C2D">
      <w:pPr>
        <w:spacing w:line="360" w:lineRule="auto"/>
        <w:rPr>
          <w:rFonts w:asciiTheme="minorEastAsia" w:eastAsiaTheme="minorEastAsia" w:hAnsiTheme="minorEastAsia"/>
          <w:color w:val="000000" w:themeColor="text1"/>
          <w:sz w:val="24"/>
        </w:rPr>
      </w:pPr>
      <w:r>
        <w:rPr>
          <w:noProof/>
        </w:rPr>
        <w:drawing>
          <wp:inline distT="0" distB="0" distL="0" distR="0">
            <wp:extent cx="5738464"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278" cy="2010060"/>
                    </a:xfrm>
                    <a:prstGeom prst="rect">
                      <a:avLst/>
                    </a:prstGeom>
                  </pic:spPr>
                </pic:pic>
              </a:graphicData>
            </a:graphic>
          </wp:inline>
        </w:drawing>
      </w:r>
    </w:p>
    <w:p w:rsidR="00515C2D" w:rsidRPr="00433794" w:rsidRDefault="00515C2D" w:rsidP="00515C2D">
      <w:pPr>
        <w:spacing w:line="360" w:lineRule="auto"/>
        <w:jc w:val="center"/>
        <w:rPr>
          <w:rFonts w:asciiTheme="minorEastAsia" w:eastAsiaTheme="minorEastAsia" w:hAnsiTheme="minorEastAsia"/>
          <w:b/>
          <w:color w:val="000000" w:themeColor="text1"/>
          <w:sz w:val="24"/>
        </w:rPr>
      </w:pPr>
      <w:r w:rsidRPr="00433794">
        <w:rPr>
          <w:rFonts w:asciiTheme="minorEastAsia" w:eastAsiaTheme="minorEastAsia" w:hAnsiTheme="minorEastAsia" w:hint="eastAsia"/>
          <w:b/>
          <w:color w:val="000000" w:themeColor="text1"/>
          <w:sz w:val="24"/>
        </w:rPr>
        <w:t>图1  AI云平台</w:t>
      </w:r>
      <w:r w:rsidRPr="00433794">
        <w:rPr>
          <w:rFonts w:asciiTheme="minorEastAsia" w:eastAsiaTheme="minorEastAsia" w:hAnsiTheme="minorEastAsia"/>
          <w:b/>
          <w:color w:val="000000" w:themeColor="text1"/>
          <w:sz w:val="24"/>
        </w:rPr>
        <w:t>架构示意</w:t>
      </w:r>
    </w:p>
    <w:p w:rsidR="00515C2D" w:rsidRDefault="00515C2D" w:rsidP="00515C2D">
      <w:pPr>
        <w:spacing w:line="360" w:lineRule="auto"/>
        <w:jc w:val="center"/>
        <w:rPr>
          <w:rFonts w:asciiTheme="minorEastAsia" w:eastAsiaTheme="minorEastAsia" w:hAnsiTheme="minorEastAsia"/>
          <w:color w:val="000000" w:themeColor="text1"/>
          <w:sz w:val="24"/>
        </w:rPr>
      </w:pPr>
    </w:p>
    <w:p w:rsidR="00515C2D" w:rsidRDefault="00515C2D" w:rsidP="00515C2D">
      <w:p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AI云平台</w:t>
      </w:r>
      <w:r>
        <w:rPr>
          <w:rFonts w:asciiTheme="minorEastAsia" w:eastAsiaTheme="minorEastAsia" w:hAnsiTheme="minorEastAsia"/>
          <w:color w:val="000000" w:themeColor="text1"/>
          <w:sz w:val="24"/>
        </w:rPr>
        <w:t>中各个部件的主要功能如下：</w:t>
      </w:r>
    </w:p>
    <w:p w:rsidR="00515C2D" w:rsidRPr="0013199C" w:rsidRDefault="00515C2D" w:rsidP="0012463B">
      <w:pPr>
        <w:numPr>
          <w:ilvl w:val="0"/>
          <w:numId w:val="3"/>
        </w:numPr>
        <w:spacing w:line="360" w:lineRule="auto"/>
        <w:rPr>
          <w:rFonts w:asciiTheme="minorEastAsia" w:eastAsiaTheme="minorEastAsia" w:hAnsiTheme="minorEastAsia"/>
          <w:b/>
          <w:color w:val="000000" w:themeColor="text1"/>
          <w:sz w:val="24"/>
        </w:rPr>
      </w:pPr>
      <w:r>
        <w:rPr>
          <w:rFonts w:asciiTheme="minorEastAsia" w:eastAsiaTheme="minorEastAsia" w:hAnsiTheme="minorEastAsia"/>
          <w:b/>
          <w:color w:val="000000" w:themeColor="text1"/>
          <w:sz w:val="24"/>
        </w:rPr>
        <w:t>咪咕</w:t>
      </w:r>
      <w:r>
        <w:rPr>
          <w:rFonts w:asciiTheme="minorEastAsia" w:eastAsiaTheme="minorEastAsia" w:hAnsiTheme="minorEastAsia" w:hint="eastAsia"/>
          <w:b/>
          <w:color w:val="000000" w:themeColor="text1"/>
          <w:sz w:val="24"/>
        </w:rPr>
        <w:t>善跑</w:t>
      </w:r>
      <w:r w:rsidRPr="0013199C">
        <w:rPr>
          <w:rFonts w:asciiTheme="minorEastAsia" w:eastAsiaTheme="minorEastAsia" w:hAnsiTheme="minorEastAsia" w:hint="eastAsia"/>
          <w:b/>
          <w:color w:val="000000" w:themeColor="text1"/>
          <w:sz w:val="24"/>
        </w:rPr>
        <w:t>，</w:t>
      </w:r>
      <w:r>
        <w:rPr>
          <w:rFonts w:asciiTheme="minorEastAsia" w:eastAsiaTheme="minorEastAsia" w:hAnsiTheme="minorEastAsia" w:hint="eastAsia"/>
          <w:b/>
          <w:color w:val="000000" w:themeColor="text1"/>
          <w:sz w:val="24"/>
        </w:rPr>
        <w:t>产品侧-</w:t>
      </w:r>
      <w:r w:rsidRPr="0013199C">
        <w:rPr>
          <w:rFonts w:asciiTheme="minorEastAsia" w:eastAsiaTheme="minorEastAsia" w:hAnsiTheme="minorEastAsia" w:hint="eastAsia"/>
          <w:b/>
          <w:color w:val="000000" w:themeColor="text1"/>
          <w:sz w:val="24"/>
        </w:rPr>
        <w:t>南京</w:t>
      </w:r>
      <w:r w:rsidRPr="0013199C">
        <w:rPr>
          <w:rFonts w:asciiTheme="minorEastAsia" w:eastAsiaTheme="minorEastAsia" w:hAnsiTheme="minorEastAsia"/>
          <w:b/>
          <w:color w:val="000000" w:themeColor="text1"/>
          <w:sz w:val="24"/>
        </w:rPr>
        <w:t>互娱</w:t>
      </w:r>
    </w:p>
    <w:p w:rsidR="00515C2D" w:rsidRDefault="00515C2D" w:rsidP="0012463B">
      <w:pPr>
        <w:numPr>
          <w:ilvl w:val="0"/>
          <w:numId w:val="4"/>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负责运动</w:t>
      </w:r>
      <w:r>
        <w:rPr>
          <w:rFonts w:asciiTheme="minorEastAsia" w:eastAsiaTheme="minorEastAsia" w:hAnsiTheme="minorEastAsia"/>
          <w:color w:val="000000" w:themeColor="text1"/>
          <w:sz w:val="24"/>
        </w:rPr>
        <w:t>训练</w:t>
      </w:r>
      <w:r w:rsidR="00150179">
        <w:rPr>
          <w:rFonts w:asciiTheme="minorEastAsia" w:eastAsiaTheme="minorEastAsia" w:hAnsiTheme="minorEastAsia" w:hint="eastAsia"/>
          <w:color w:val="000000" w:themeColor="text1"/>
          <w:sz w:val="24"/>
        </w:rPr>
        <w:t>样本</w:t>
      </w:r>
      <w:r>
        <w:rPr>
          <w:rFonts w:asciiTheme="minorEastAsia" w:eastAsiaTheme="minorEastAsia" w:hAnsiTheme="minorEastAsia"/>
          <w:color w:val="000000" w:themeColor="text1"/>
          <w:sz w:val="24"/>
        </w:rPr>
        <w:t>视频</w:t>
      </w:r>
      <w:r>
        <w:rPr>
          <w:rFonts w:asciiTheme="minorEastAsia" w:eastAsiaTheme="minorEastAsia" w:hAnsiTheme="minorEastAsia" w:hint="eastAsia"/>
          <w:color w:val="000000" w:themeColor="text1"/>
          <w:sz w:val="24"/>
        </w:rPr>
        <w:t>采集、</w:t>
      </w:r>
      <w:r>
        <w:rPr>
          <w:rFonts w:asciiTheme="minorEastAsia" w:eastAsiaTheme="minorEastAsia" w:hAnsiTheme="minorEastAsia"/>
          <w:color w:val="000000" w:themeColor="text1"/>
          <w:sz w:val="24"/>
        </w:rPr>
        <w:t>格式</w:t>
      </w:r>
      <w:r>
        <w:rPr>
          <w:rFonts w:asciiTheme="minorEastAsia" w:eastAsiaTheme="minorEastAsia" w:hAnsiTheme="minorEastAsia" w:hint="eastAsia"/>
          <w:color w:val="000000" w:themeColor="text1"/>
          <w:sz w:val="24"/>
        </w:rPr>
        <w:t>转换</w:t>
      </w:r>
      <w:ins w:id="18" w:author="lenovo" w:date="2017-09-29T09:27:00Z">
        <w:r w:rsidR="00D86CA8">
          <w:rPr>
            <w:rFonts w:asciiTheme="minorEastAsia" w:eastAsiaTheme="minorEastAsia" w:hAnsiTheme="minorEastAsia" w:hint="eastAsia"/>
            <w:color w:val="000000" w:themeColor="text1"/>
            <w:sz w:val="24"/>
          </w:rPr>
          <w:t>，</w:t>
        </w:r>
        <w:r w:rsidR="00D86CA8">
          <w:rPr>
            <w:rFonts w:asciiTheme="minorEastAsia" w:eastAsiaTheme="minorEastAsia" w:hAnsiTheme="minorEastAsia"/>
            <w:color w:val="000000" w:themeColor="text1"/>
            <w:sz w:val="24"/>
          </w:rPr>
          <w:t>向</w:t>
        </w:r>
        <w:r w:rsidR="00D86CA8">
          <w:rPr>
            <w:rFonts w:asciiTheme="minorEastAsia" w:eastAsiaTheme="minorEastAsia" w:hAnsiTheme="minorEastAsia" w:hint="eastAsia"/>
            <w:color w:val="000000" w:themeColor="text1"/>
            <w:sz w:val="24"/>
          </w:rPr>
          <w:t>AI云平台</w:t>
        </w:r>
        <w:r w:rsidR="00D86CA8">
          <w:rPr>
            <w:rFonts w:asciiTheme="minorEastAsia" w:eastAsiaTheme="minorEastAsia" w:hAnsiTheme="minorEastAsia"/>
            <w:color w:val="000000" w:themeColor="text1"/>
            <w:sz w:val="24"/>
          </w:rPr>
          <w:t>上传</w:t>
        </w:r>
      </w:ins>
      <w:r w:rsidR="00A60A47">
        <w:rPr>
          <w:rFonts w:asciiTheme="minorEastAsia" w:eastAsiaTheme="minorEastAsia" w:hAnsiTheme="minorEastAsia" w:hint="eastAsia"/>
          <w:color w:val="000000" w:themeColor="text1"/>
          <w:sz w:val="24"/>
        </w:rPr>
        <w:t>样本</w:t>
      </w:r>
      <w:r w:rsidR="00A60A47">
        <w:rPr>
          <w:rFonts w:asciiTheme="minorEastAsia" w:eastAsiaTheme="minorEastAsia" w:hAnsiTheme="minorEastAsia"/>
          <w:color w:val="000000" w:themeColor="text1"/>
          <w:sz w:val="24"/>
        </w:rPr>
        <w:t>视频</w:t>
      </w:r>
    </w:p>
    <w:p w:rsidR="00515C2D" w:rsidRDefault="00515C2D" w:rsidP="0012463B">
      <w:pPr>
        <w:numPr>
          <w:ilvl w:val="0"/>
          <w:numId w:val="4"/>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负责</w:t>
      </w:r>
      <w:r>
        <w:rPr>
          <w:rFonts w:asciiTheme="minorEastAsia" w:eastAsiaTheme="minorEastAsia" w:hAnsiTheme="minorEastAsia" w:hint="eastAsia"/>
          <w:color w:val="000000" w:themeColor="text1"/>
          <w:sz w:val="24"/>
        </w:rPr>
        <w:t>训练</w:t>
      </w:r>
      <w:r>
        <w:rPr>
          <w:rFonts w:asciiTheme="minorEastAsia" w:eastAsiaTheme="minorEastAsia" w:hAnsiTheme="minorEastAsia"/>
          <w:color w:val="000000" w:themeColor="text1"/>
          <w:sz w:val="24"/>
        </w:rPr>
        <w:t>动作</w:t>
      </w:r>
      <w:r>
        <w:rPr>
          <w:rFonts w:asciiTheme="minorEastAsia" w:eastAsiaTheme="minorEastAsia" w:hAnsiTheme="minorEastAsia" w:hint="eastAsia"/>
          <w:color w:val="000000" w:themeColor="text1"/>
          <w:sz w:val="24"/>
        </w:rPr>
        <w:t>指标</w:t>
      </w:r>
      <w:r>
        <w:rPr>
          <w:rFonts w:asciiTheme="minorEastAsia" w:eastAsiaTheme="minorEastAsia" w:hAnsiTheme="minorEastAsia"/>
          <w:color w:val="000000" w:themeColor="text1"/>
          <w:sz w:val="24"/>
        </w:rPr>
        <w:t>定义</w:t>
      </w:r>
    </w:p>
    <w:p w:rsidR="00515C2D" w:rsidRDefault="00515C2D" w:rsidP="0012463B">
      <w:pPr>
        <w:numPr>
          <w:ilvl w:val="0"/>
          <w:numId w:val="4"/>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负责咪咕</w:t>
      </w:r>
      <w:r>
        <w:rPr>
          <w:rFonts w:asciiTheme="minorEastAsia" w:eastAsiaTheme="minorEastAsia" w:hAnsiTheme="minorEastAsia"/>
          <w:color w:val="000000" w:themeColor="text1"/>
          <w:sz w:val="24"/>
        </w:rPr>
        <w:t>善跑直播视频</w:t>
      </w:r>
      <w:r>
        <w:rPr>
          <w:rFonts w:asciiTheme="minorEastAsia" w:eastAsiaTheme="minorEastAsia" w:hAnsiTheme="minorEastAsia" w:hint="eastAsia"/>
          <w:color w:val="000000" w:themeColor="text1"/>
          <w:sz w:val="24"/>
        </w:rPr>
        <w:t>采集</w:t>
      </w:r>
      <w:r w:rsidR="00150179">
        <w:rPr>
          <w:rFonts w:asciiTheme="minorEastAsia" w:eastAsiaTheme="minorEastAsia" w:hAnsiTheme="minorEastAsia" w:hint="eastAsia"/>
          <w:color w:val="000000" w:themeColor="text1"/>
          <w:sz w:val="24"/>
        </w:rPr>
        <w:t>、</w:t>
      </w:r>
      <w:r w:rsidR="00150179">
        <w:rPr>
          <w:rFonts w:asciiTheme="minorEastAsia" w:eastAsiaTheme="minorEastAsia" w:hAnsiTheme="minorEastAsia"/>
          <w:color w:val="000000" w:themeColor="text1"/>
          <w:sz w:val="24"/>
        </w:rPr>
        <w:t>格式转换</w:t>
      </w:r>
    </w:p>
    <w:p w:rsidR="00515C2D" w:rsidRDefault="00515C2D" w:rsidP="0012463B">
      <w:pPr>
        <w:numPr>
          <w:ilvl w:val="0"/>
          <w:numId w:val="4"/>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负责咪咕善跑前端</w:t>
      </w:r>
      <w:r>
        <w:rPr>
          <w:rFonts w:asciiTheme="minorEastAsia" w:eastAsiaTheme="minorEastAsia" w:hAnsiTheme="minorEastAsia"/>
          <w:color w:val="000000" w:themeColor="text1"/>
          <w:sz w:val="24"/>
        </w:rPr>
        <w:t>功能呈现</w:t>
      </w:r>
    </w:p>
    <w:p w:rsidR="00515C2D" w:rsidRPr="0013199C" w:rsidRDefault="00515C2D" w:rsidP="0012463B">
      <w:pPr>
        <w:numPr>
          <w:ilvl w:val="0"/>
          <w:numId w:val="3"/>
        </w:numPr>
        <w:spacing w:line="360" w:lineRule="auto"/>
        <w:rPr>
          <w:rFonts w:asciiTheme="minorEastAsia" w:eastAsiaTheme="minorEastAsia" w:hAnsiTheme="minorEastAsia"/>
          <w:b/>
          <w:color w:val="000000" w:themeColor="text1"/>
          <w:sz w:val="24"/>
        </w:rPr>
      </w:pPr>
      <w:r w:rsidRPr="0013199C">
        <w:rPr>
          <w:rFonts w:asciiTheme="minorEastAsia" w:eastAsiaTheme="minorEastAsia" w:hAnsiTheme="minorEastAsia" w:hint="eastAsia"/>
          <w:b/>
          <w:color w:val="000000" w:themeColor="text1"/>
          <w:sz w:val="24"/>
        </w:rPr>
        <w:t>AI前置</w:t>
      </w:r>
      <w:r w:rsidRPr="0013199C">
        <w:rPr>
          <w:rFonts w:asciiTheme="minorEastAsia" w:eastAsiaTheme="minorEastAsia" w:hAnsiTheme="minorEastAsia"/>
          <w:b/>
          <w:color w:val="000000" w:themeColor="text1"/>
          <w:sz w:val="24"/>
        </w:rPr>
        <w:t>服务平台</w:t>
      </w:r>
      <w:r w:rsidRPr="0013199C">
        <w:rPr>
          <w:rFonts w:asciiTheme="minorEastAsia" w:eastAsiaTheme="minorEastAsia" w:hAnsiTheme="minorEastAsia" w:hint="eastAsia"/>
          <w:b/>
          <w:color w:val="000000" w:themeColor="text1"/>
          <w:sz w:val="24"/>
        </w:rPr>
        <w:t>，</w:t>
      </w:r>
      <w:r>
        <w:rPr>
          <w:rFonts w:asciiTheme="minorEastAsia" w:eastAsiaTheme="minorEastAsia" w:hAnsiTheme="minorEastAsia" w:hint="eastAsia"/>
          <w:b/>
          <w:color w:val="000000" w:themeColor="text1"/>
          <w:sz w:val="24"/>
        </w:rPr>
        <w:t>能力</w:t>
      </w:r>
      <w:r>
        <w:rPr>
          <w:rFonts w:asciiTheme="minorEastAsia" w:eastAsiaTheme="minorEastAsia" w:hAnsiTheme="minorEastAsia"/>
          <w:b/>
          <w:color w:val="000000" w:themeColor="text1"/>
          <w:sz w:val="24"/>
        </w:rPr>
        <w:t>侧-</w:t>
      </w:r>
      <w:r w:rsidRPr="0013199C">
        <w:rPr>
          <w:rFonts w:asciiTheme="minorEastAsia" w:eastAsiaTheme="minorEastAsia" w:hAnsiTheme="minorEastAsia" w:hint="eastAsia"/>
          <w:b/>
          <w:color w:val="000000" w:themeColor="text1"/>
          <w:sz w:val="24"/>
        </w:rPr>
        <w:t>南京</w:t>
      </w:r>
      <w:r w:rsidRPr="0013199C">
        <w:rPr>
          <w:rFonts w:asciiTheme="minorEastAsia" w:eastAsiaTheme="minorEastAsia" w:hAnsiTheme="minorEastAsia"/>
          <w:b/>
          <w:color w:val="000000" w:themeColor="text1"/>
          <w:sz w:val="24"/>
        </w:rPr>
        <w:t>互娱</w:t>
      </w:r>
    </w:p>
    <w:p w:rsidR="00515C2D" w:rsidDel="00D86CA8" w:rsidRDefault="00515C2D" w:rsidP="0012463B">
      <w:pPr>
        <w:numPr>
          <w:ilvl w:val="0"/>
          <w:numId w:val="5"/>
        </w:numPr>
        <w:spacing w:line="360" w:lineRule="auto"/>
        <w:rPr>
          <w:del w:id="19" w:author="lenovo" w:date="2017-09-29T09:27:00Z"/>
          <w:rFonts w:asciiTheme="minorEastAsia" w:eastAsiaTheme="minorEastAsia" w:hAnsiTheme="minorEastAsia"/>
          <w:color w:val="000000" w:themeColor="text1"/>
          <w:sz w:val="24"/>
        </w:rPr>
      </w:pPr>
      <w:del w:id="20" w:author="lenovo" w:date="2017-09-29T09:27:00Z">
        <w:r w:rsidDel="00D86CA8">
          <w:rPr>
            <w:rFonts w:asciiTheme="minorEastAsia" w:eastAsiaTheme="minorEastAsia" w:hAnsiTheme="minorEastAsia" w:hint="eastAsia"/>
            <w:color w:val="000000" w:themeColor="text1"/>
            <w:sz w:val="24"/>
          </w:rPr>
          <w:delText>负责</w:delText>
        </w:r>
        <w:r w:rsidDel="00D86CA8">
          <w:rPr>
            <w:rFonts w:asciiTheme="minorEastAsia" w:eastAsiaTheme="minorEastAsia" w:hAnsiTheme="minorEastAsia"/>
            <w:color w:val="000000" w:themeColor="text1"/>
            <w:sz w:val="24"/>
          </w:rPr>
          <w:delText>从咪咕</w:delText>
        </w:r>
        <w:r w:rsidDel="00D86CA8">
          <w:rPr>
            <w:rFonts w:asciiTheme="minorEastAsia" w:eastAsiaTheme="minorEastAsia" w:hAnsiTheme="minorEastAsia" w:hint="eastAsia"/>
            <w:color w:val="000000" w:themeColor="text1"/>
            <w:sz w:val="24"/>
          </w:rPr>
          <w:delText>善跑</w:delText>
        </w:r>
        <w:r w:rsidR="00825286" w:rsidDel="00D86CA8">
          <w:rPr>
            <w:rFonts w:asciiTheme="minorEastAsia" w:eastAsiaTheme="minorEastAsia" w:hAnsiTheme="minorEastAsia"/>
            <w:color w:val="000000" w:themeColor="text1"/>
            <w:sz w:val="24"/>
          </w:rPr>
          <w:delText>采集</w:delText>
        </w:r>
        <w:r w:rsidDel="00D86CA8">
          <w:rPr>
            <w:rFonts w:asciiTheme="minorEastAsia" w:eastAsiaTheme="minorEastAsia" w:hAnsiTheme="minorEastAsia"/>
            <w:color w:val="000000" w:themeColor="text1"/>
            <w:sz w:val="24"/>
          </w:rPr>
          <w:delText>训练视频，</w:delText>
        </w:r>
        <w:r w:rsidDel="00D86CA8">
          <w:rPr>
            <w:rFonts w:asciiTheme="minorEastAsia" w:eastAsiaTheme="minorEastAsia" w:hAnsiTheme="minorEastAsia" w:hint="eastAsia"/>
            <w:color w:val="000000" w:themeColor="text1"/>
            <w:sz w:val="24"/>
          </w:rPr>
          <w:delText>并</w:delText>
        </w:r>
        <w:r w:rsidDel="00D86CA8">
          <w:rPr>
            <w:rFonts w:asciiTheme="minorEastAsia" w:eastAsiaTheme="minorEastAsia" w:hAnsiTheme="minorEastAsia"/>
            <w:color w:val="000000" w:themeColor="text1"/>
            <w:sz w:val="24"/>
          </w:rPr>
          <w:delText>向</w:delText>
        </w:r>
        <w:r w:rsidDel="00D86CA8">
          <w:rPr>
            <w:rFonts w:asciiTheme="minorEastAsia" w:eastAsiaTheme="minorEastAsia" w:hAnsiTheme="minorEastAsia" w:hint="eastAsia"/>
            <w:color w:val="000000" w:themeColor="text1"/>
            <w:sz w:val="24"/>
          </w:rPr>
          <w:delText>AI云平台</w:delText>
        </w:r>
        <w:r w:rsidDel="00D86CA8">
          <w:rPr>
            <w:rFonts w:asciiTheme="minorEastAsia" w:eastAsiaTheme="minorEastAsia" w:hAnsiTheme="minorEastAsia"/>
            <w:color w:val="000000" w:themeColor="text1"/>
            <w:sz w:val="24"/>
          </w:rPr>
          <w:delText>上传</w:delText>
        </w:r>
      </w:del>
    </w:p>
    <w:p w:rsidR="00515C2D" w:rsidRDefault="00515C2D" w:rsidP="0012463B">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w:t>
      </w:r>
      <w:r w:rsidR="007E7FA2">
        <w:rPr>
          <w:rFonts w:asciiTheme="minorEastAsia" w:eastAsiaTheme="minorEastAsia" w:hAnsiTheme="minorEastAsia" w:hint="eastAsia"/>
          <w:color w:val="000000" w:themeColor="text1"/>
          <w:sz w:val="24"/>
        </w:rPr>
        <w:t>从AI</w:t>
      </w:r>
      <w:r w:rsidR="007E7FA2">
        <w:rPr>
          <w:rFonts w:asciiTheme="minorEastAsia" w:eastAsiaTheme="minorEastAsia" w:hAnsiTheme="minorEastAsia"/>
          <w:color w:val="000000" w:themeColor="text1"/>
          <w:sz w:val="24"/>
        </w:rPr>
        <w:t>云平台</w:t>
      </w:r>
      <w:r>
        <w:rPr>
          <w:rFonts w:asciiTheme="minorEastAsia" w:eastAsiaTheme="minorEastAsia" w:hAnsiTheme="minorEastAsia" w:hint="eastAsia"/>
          <w:color w:val="000000" w:themeColor="text1"/>
          <w:sz w:val="24"/>
        </w:rPr>
        <w:t>下载</w:t>
      </w:r>
      <w:r>
        <w:rPr>
          <w:rFonts w:asciiTheme="minorEastAsia" w:eastAsiaTheme="minorEastAsia" w:hAnsiTheme="minorEastAsia"/>
          <w:color w:val="000000" w:themeColor="text1"/>
          <w:sz w:val="24"/>
        </w:rPr>
        <w:t>模型</w:t>
      </w:r>
      <w:r>
        <w:rPr>
          <w:rFonts w:asciiTheme="minorEastAsia" w:eastAsiaTheme="minorEastAsia" w:hAnsiTheme="minorEastAsia" w:hint="eastAsia"/>
          <w:color w:val="000000" w:themeColor="text1"/>
          <w:sz w:val="24"/>
        </w:rPr>
        <w:t>文件，</w:t>
      </w:r>
      <w:r>
        <w:rPr>
          <w:rFonts w:asciiTheme="minorEastAsia" w:eastAsiaTheme="minorEastAsia" w:hAnsiTheme="minorEastAsia"/>
          <w:color w:val="000000" w:themeColor="text1"/>
          <w:sz w:val="24"/>
        </w:rPr>
        <w:t>并</w:t>
      </w:r>
      <w:r>
        <w:rPr>
          <w:rFonts w:asciiTheme="minorEastAsia" w:eastAsiaTheme="minorEastAsia" w:hAnsiTheme="minorEastAsia" w:hint="eastAsia"/>
          <w:color w:val="000000" w:themeColor="text1"/>
          <w:sz w:val="24"/>
        </w:rPr>
        <w:t>载入机器学习</w:t>
      </w:r>
      <w:r>
        <w:rPr>
          <w:rFonts w:asciiTheme="minorEastAsia" w:eastAsiaTheme="minorEastAsia" w:hAnsiTheme="minorEastAsia"/>
          <w:color w:val="000000" w:themeColor="text1"/>
          <w:sz w:val="24"/>
        </w:rPr>
        <w:t>框架运行</w:t>
      </w:r>
    </w:p>
    <w:p w:rsidR="00515C2D" w:rsidRDefault="00515C2D" w:rsidP="0012463B">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w:t>
      </w:r>
      <w:r>
        <w:rPr>
          <w:rFonts w:asciiTheme="minorEastAsia" w:eastAsiaTheme="minorEastAsia" w:hAnsiTheme="minorEastAsia"/>
          <w:color w:val="000000" w:themeColor="text1"/>
          <w:sz w:val="24"/>
        </w:rPr>
        <w:t>提供</w:t>
      </w:r>
      <w:r>
        <w:rPr>
          <w:rFonts w:asciiTheme="minorEastAsia" w:eastAsiaTheme="minorEastAsia" w:hAnsiTheme="minorEastAsia" w:hint="eastAsia"/>
          <w:color w:val="000000" w:themeColor="text1"/>
          <w:sz w:val="24"/>
        </w:rPr>
        <w:t>视频</w:t>
      </w:r>
      <w:r>
        <w:rPr>
          <w:rFonts w:asciiTheme="minorEastAsia" w:eastAsiaTheme="minorEastAsia" w:hAnsiTheme="minorEastAsia"/>
          <w:color w:val="000000" w:themeColor="text1"/>
          <w:sz w:val="24"/>
        </w:rPr>
        <w:t>理解</w:t>
      </w:r>
      <w:r>
        <w:rPr>
          <w:rFonts w:asciiTheme="minorEastAsia" w:eastAsiaTheme="minorEastAsia" w:hAnsiTheme="minorEastAsia" w:hint="eastAsia"/>
          <w:color w:val="000000" w:themeColor="text1"/>
          <w:sz w:val="24"/>
        </w:rPr>
        <w:t>的AI能力，</w:t>
      </w:r>
      <w:r>
        <w:rPr>
          <w:rFonts w:asciiTheme="minorEastAsia" w:eastAsiaTheme="minorEastAsia" w:hAnsiTheme="minorEastAsia"/>
          <w:color w:val="000000" w:themeColor="text1"/>
          <w:sz w:val="24"/>
        </w:rPr>
        <w:t>实现</w:t>
      </w:r>
      <w:r w:rsidR="00825286">
        <w:rPr>
          <w:rFonts w:asciiTheme="minorEastAsia" w:eastAsiaTheme="minorEastAsia" w:hAnsiTheme="minorEastAsia" w:hint="eastAsia"/>
          <w:color w:val="000000" w:themeColor="text1"/>
          <w:sz w:val="24"/>
        </w:rPr>
        <w:t>运动跟踪</w:t>
      </w:r>
      <w:r w:rsidR="00825286">
        <w:rPr>
          <w:rFonts w:asciiTheme="minorEastAsia" w:eastAsiaTheme="minorEastAsia" w:hAnsiTheme="minorEastAsia"/>
          <w:color w:val="000000" w:themeColor="text1"/>
          <w:sz w:val="24"/>
        </w:rPr>
        <w:t>、</w:t>
      </w:r>
      <w:r w:rsidR="00825286">
        <w:rPr>
          <w:rFonts w:asciiTheme="minorEastAsia" w:eastAsiaTheme="minorEastAsia" w:hAnsiTheme="minorEastAsia" w:hint="eastAsia"/>
          <w:color w:val="000000" w:themeColor="text1"/>
          <w:sz w:val="24"/>
        </w:rPr>
        <w:t>动作</w:t>
      </w:r>
      <w:r w:rsidR="00825286">
        <w:rPr>
          <w:rFonts w:asciiTheme="minorEastAsia" w:eastAsiaTheme="minorEastAsia" w:hAnsiTheme="minorEastAsia"/>
          <w:color w:val="000000" w:themeColor="text1"/>
          <w:sz w:val="24"/>
        </w:rPr>
        <w:t>评价</w:t>
      </w:r>
      <w:ins w:id="21" w:author="lenovo" w:date="2017-09-29T09:25:00Z">
        <w:r w:rsidR="009A7EE5">
          <w:rPr>
            <w:rFonts w:asciiTheme="minorEastAsia" w:eastAsiaTheme="minorEastAsia" w:hAnsiTheme="minorEastAsia" w:hint="eastAsia"/>
            <w:color w:val="000000" w:themeColor="text1"/>
            <w:sz w:val="24"/>
          </w:rPr>
          <w:t>、</w:t>
        </w:r>
        <w:r w:rsidR="009A7EE5">
          <w:rPr>
            <w:rFonts w:asciiTheme="minorEastAsia" w:eastAsiaTheme="minorEastAsia" w:hAnsiTheme="minorEastAsia"/>
            <w:color w:val="000000" w:themeColor="text1"/>
            <w:sz w:val="24"/>
          </w:rPr>
          <w:t>路线推荐</w:t>
        </w:r>
      </w:ins>
    </w:p>
    <w:p w:rsidR="00515C2D" w:rsidRDefault="00515C2D" w:rsidP="0012463B">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负责接入</w:t>
      </w:r>
      <w:r>
        <w:rPr>
          <w:rFonts w:asciiTheme="minorEastAsia" w:eastAsiaTheme="minorEastAsia" w:hAnsiTheme="minorEastAsia" w:hint="eastAsia"/>
          <w:color w:val="000000" w:themeColor="text1"/>
          <w:sz w:val="24"/>
        </w:rPr>
        <w:t>AI云平台</w:t>
      </w:r>
      <w:r>
        <w:rPr>
          <w:rFonts w:asciiTheme="minorEastAsia" w:eastAsiaTheme="minorEastAsia" w:hAnsiTheme="minorEastAsia"/>
          <w:color w:val="000000" w:themeColor="text1"/>
          <w:sz w:val="24"/>
        </w:rPr>
        <w:t>提供的其他AI</w:t>
      </w:r>
      <w:r>
        <w:rPr>
          <w:rFonts w:asciiTheme="minorEastAsia" w:eastAsiaTheme="minorEastAsia" w:hAnsiTheme="minorEastAsia" w:hint="eastAsia"/>
          <w:color w:val="000000" w:themeColor="text1"/>
          <w:sz w:val="24"/>
        </w:rPr>
        <w:t>能力服务</w:t>
      </w:r>
    </w:p>
    <w:p w:rsidR="00515C2D" w:rsidRDefault="00515C2D" w:rsidP="0012463B">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负责</w:t>
      </w:r>
      <w:r>
        <w:rPr>
          <w:rFonts w:asciiTheme="minorEastAsia" w:eastAsiaTheme="minorEastAsia" w:hAnsiTheme="minorEastAsia" w:hint="eastAsia"/>
          <w:color w:val="000000" w:themeColor="text1"/>
          <w:sz w:val="24"/>
        </w:rPr>
        <w:t>各个AI能力</w:t>
      </w:r>
      <w:r>
        <w:rPr>
          <w:rFonts w:asciiTheme="minorEastAsia" w:eastAsiaTheme="minorEastAsia" w:hAnsiTheme="minorEastAsia"/>
          <w:color w:val="000000" w:themeColor="text1"/>
          <w:sz w:val="24"/>
        </w:rPr>
        <w:t>服务的</w:t>
      </w:r>
      <w:r w:rsidR="0088136E">
        <w:rPr>
          <w:rFonts w:asciiTheme="minorEastAsia" w:eastAsiaTheme="minorEastAsia" w:hAnsiTheme="minorEastAsia" w:hint="eastAsia"/>
          <w:color w:val="000000" w:themeColor="text1"/>
          <w:sz w:val="24"/>
        </w:rPr>
        <w:t>服务</w:t>
      </w:r>
      <w:r w:rsidR="0088136E">
        <w:rPr>
          <w:rFonts w:asciiTheme="minorEastAsia" w:eastAsiaTheme="minorEastAsia" w:hAnsiTheme="minorEastAsia"/>
          <w:color w:val="000000" w:themeColor="text1"/>
          <w:sz w:val="24"/>
        </w:rPr>
        <w:t>注册、</w:t>
      </w:r>
      <w:r w:rsidR="0088136E">
        <w:rPr>
          <w:rFonts w:asciiTheme="minorEastAsia" w:eastAsiaTheme="minorEastAsia" w:hAnsiTheme="minorEastAsia" w:hint="eastAsia"/>
          <w:color w:val="000000" w:themeColor="text1"/>
          <w:sz w:val="24"/>
        </w:rPr>
        <w:t>服务</w:t>
      </w:r>
      <w:r>
        <w:rPr>
          <w:rFonts w:asciiTheme="minorEastAsia" w:eastAsiaTheme="minorEastAsia" w:hAnsiTheme="minorEastAsia"/>
          <w:color w:val="000000" w:themeColor="text1"/>
          <w:sz w:val="24"/>
        </w:rPr>
        <w:t>编排</w:t>
      </w:r>
      <w:r w:rsidR="0088136E">
        <w:rPr>
          <w:rFonts w:asciiTheme="minorEastAsia" w:eastAsiaTheme="minorEastAsia" w:hAnsiTheme="minorEastAsia" w:hint="eastAsia"/>
          <w:color w:val="000000" w:themeColor="text1"/>
          <w:sz w:val="24"/>
        </w:rPr>
        <w:t>、流程</w:t>
      </w:r>
      <w:r w:rsidR="0088136E">
        <w:rPr>
          <w:rFonts w:asciiTheme="minorEastAsia" w:eastAsiaTheme="minorEastAsia" w:hAnsiTheme="minorEastAsia"/>
          <w:color w:val="000000" w:themeColor="text1"/>
          <w:sz w:val="24"/>
        </w:rPr>
        <w:t>监控</w:t>
      </w:r>
    </w:p>
    <w:p w:rsidR="00515C2D" w:rsidRPr="0013199C" w:rsidRDefault="00515C2D" w:rsidP="0012463B">
      <w:pPr>
        <w:numPr>
          <w:ilvl w:val="0"/>
          <w:numId w:val="3"/>
        </w:numPr>
        <w:spacing w:line="360" w:lineRule="auto"/>
        <w:rPr>
          <w:rFonts w:asciiTheme="minorEastAsia" w:eastAsiaTheme="minorEastAsia" w:hAnsiTheme="minorEastAsia"/>
          <w:b/>
          <w:color w:val="000000" w:themeColor="text1"/>
          <w:sz w:val="24"/>
        </w:rPr>
      </w:pPr>
      <w:r w:rsidRPr="0013199C">
        <w:rPr>
          <w:rFonts w:asciiTheme="minorEastAsia" w:eastAsiaTheme="minorEastAsia" w:hAnsiTheme="minorEastAsia" w:hint="eastAsia"/>
          <w:b/>
          <w:color w:val="000000" w:themeColor="text1"/>
          <w:sz w:val="24"/>
        </w:rPr>
        <w:t>AI云平台，</w:t>
      </w:r>
      <w:r>
        <w:rPr>
          <w:rFonts w:asciiTheme="minorEastAsia" w:eastAsiaTheme="minorEastAsia" w:hAnsiTheme="minorEastAsia" w:hint="eastAsia"/>
          <w:b/>
          <w:color w:val="000000" w:themeColor="text1"/>
          <w:sz w:val="24"/>
        </w:rPr>
        <w:t>平台</w:t>
      </w:r>
      <w:r>
        <w:rPr>
          <w:rFonts w:asciiTheme="minorEastAsia" w:eastAsiaTheme="minorEastAsia" w:hAnsiTheme="minorEastAsia"/>
          <w:b/>
          <w:color w:val="000000" w:themeColor="text1"/>
          <w:sz w:val="24"/>
        </w:rPr>
        <w:t>侧-</w:t>
      </w:r>
      <w:r w:rsidRPr="0013199C">
        <w:rPr>
          <w:rFonts w:asciiTheme="minorEastAsia" w:eastAsiaTheme="minorEastAsia" w:hAnsiTheme="minorEastAsia" w:hint="eastAsia"/>
          <w:b/>
          <w:color w:val="000000" w:themeColor="text1"/>
          <w:sz w:val="24"/>
        </w:rPr>
        <w:t>成都</w:t>
      </w:r>
      <w:r>
        <w:rPr>
          <w:rFonts w:asciiTheme="minorEastAsia" w:eastAsiaTheme="minorEastAsia" w:hAnsiTheme="minorEastAsia" w:hint="eastAsia"/>
          <w:b/>
          <w:color w:val="000000" w:themeColor="text1"/>
          <w:sz w:val="24"/>
        </w:rPr>
        <w:t>大数据</w:t>
      </w:r>
    </w:p>
    <w:p w:rsidR="00515C2D" w:rsidRDefault="00515C2D" w:rsidP="0012463B">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负责接收、</w:t>
      </w:r>
      <w:r>
        <w:rPr>
          <w:rFonts w:asciiTheme="minorEastAsia" w:eastAsiaTheme="minorEastAsia" w:hAnsiTheme="minorEastAsia"/>
          <w:color w:val="000000" w:themeColor="text1"/>
          <w:sz w:val="24"/>
        </w:rPr>
        <w:t>清洗、存储训练视频</w:t>
      </w:r>
    </w:p>
    <w:p w:rsidR="00515C2D" w:rsidRDefault="00515C2D" w:rsidP="0012463B">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负责对训练视频进行</w:t>
      </w:r>
      <w:r>
        <w:rPr>
          <w:rFonts w:asciiTheme="minorEastAsia" w:eastAsiaTheme="minorEastAsia" w:hAnsiTheme="minorEastAsia"/>
          <w:color w:val="000000" w:themeColor="text1"/>
          <w:sz w:val="24"/>
        </w:rPr>
        <w:t>数据标注，形成训练样本</w:t>
      </w:r>
    </w:p>
    <w:p w:rsidR="00515C2D" w:rsidRDefault="00515C2D" w:rsidP="0012463B">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lastRenderedPageBreak/>
        <w:t>负责</w:t>
      </w:r>
      <w:r>
        <w:rPr>
          <w:rFonts w:asciiTheme="minorEastAsia" w:eastAsiaTheme="minorEastAsia" w:hAnsiTheme="minorEastAsia" w:hint="eastAsia"/>
          <w:color w:val="000000" w:themeColor="text1"/>
          <w:sz w:val="24"/>
        </w:rPr>
        <w:t>载入</w:t>
      </w:r>
      <w:r>
        <w:rPr>
          <w:rFonts w:asciiTheme="minorEastAsia" w:eastAsiaTheme="minorEastAsia" w:hAnsiTheme="minorEastAsia"/>
          <w:color w:val="000000" w:themeColor="text1"/>
          <w:sz w:val="24"/>
        </w:rPr>
        <w:t>训练样本，对视频模型进行训练，输出模型文件</w:t>
      </w:r>
    </w:p>
    <w:p w:rsidR="00515C2D" w:rsidRDefault="00515C2D" w:rsidP="0012463B">
      <w:pPr>
        <w:numPr>
          <w:ilvl w:val="0"/>
          <w:numId w:val="5"/>
        </w:numPr>
        <w:spacing w:line="360" w:lineRule="auto"/>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负责</w:t>
      </w:r>
      <w:r>
        <w:rPr>
          <w:rFonts w:asciiTheme="minorEastAsia" w:eastAsiaTheme="minorEastAsia" w:hAnsiTheme="minorEastAsia"/>
          <w:color w:val="000000" w:themeColor="text1"/>
          <w:sz w:val="24"/>
        </w:rPr>
        <w:t>对</w:t>
      </w:r>
      <w:r>
        <w:rPr>
          <w:rFonts w:asciiTheme="minorEastAsia" w:eastAsiaTheme="minorEastAsia" w:hAnsiTheme="minorEastAsia" w:hint="eastAsia"/>
          <w:color w:val="000000" w:themeColor="text1"/>
          <w:sz w:val="24"/>
        </w:rPr>
        <w:t>各类</w:t>
      </w:r>
      <w:r>
        <w:rPr>
          <w:rFonts w:asciiTheme="minorEastAsia" w:eastAsiaTheme="minorEastAsia" w:hAnsiTheme="minorEastAsia"/>
          <w:color w:val="000000" w:themeColor="text1"/>
          <w:sz w:val="24"/>
        </w:rPr>
        <w:t>模型</w:t>
      </w:r>
      <w:r>
        <w:rPr>
          <w:rFonts w:asciiTheme="minorEastAsia" w:eastAsiaTheme="minorEastAsia" w:hAnsiTheme="minorEastAsia" w:hint="eastAsia"/>
          <w:color w:val="000000" w:themeColor="text1"/>
          <w:sz w:val="24"/>
        </w:rPr>
        <w:t>进行</w:t>
      </w:r>
      <w:r>
        <w:rPr>
          <w:rFonts w:asciiTheme="minorEastAsia" w:eastAsiaTheme="minorEastAsia" w:hAnsiTheme="minorEastAsia"/>
          <w:color w:val="000000" w:themeColor="text1"/>
          <w:sz w:val="24"/>
        </w:rPr>
        <w:t>统一</w:t>
      </w:r>
      <w:r>
        <w:rPr>
          <w:rFonts w:asciiTheme="minorEastAsia" w:eastAsiaTheme="minorEastAsia" w:hAnsiTheme="minorEastAsia" w:hint="eastAsia"/>
          <w:color w:val="000000" w:themeColor="text1"/>
          <w:sz w:val="24"/>
        </w:rPr>
        <w:t>管理，</w:t>
      </w:r>
      <w:r>
        <w:rPr>
          <w:rFonts w:asciiTheme="minorEastAsia" w:eastAsiaTheme="minorEastAsia" w:hAnsiTheme="minorEastAsia"/>
          <w:color w:val="000000" w:themeColor="text1"/>
          <w:sz w:val="24"/>
        </w:rPr>
        <w:t>包括</w:t>
      </w:r>
      <w:r>
        <w:rPr>
          <w:rFonts w:asciiTheme="minorEastAsia" w:eastAsiaTheme="minorEastAsia" w:hAnsiTheme="minorEastAsia" w:hint="eastAsia"/>
          <w:color w:val="000000" w:themeColor="text1"/>
          <w:sz w:val="24"/>
        </w:rPr>
        <w:t>注册</w:t>
      </w:r>
      <w:r>
        <w:rPr>
          <w:rFonts w:asciiTheme="minorEastAsia" w:eastAsiaTheme="minorEastAsia" w:hAnsiTheme="minorEastAsia"/>
          <w:color w:val="000000" w:themeColor="text1"/>
          <w:sz w:val="24"/>
        </w:rPr>
        <w:t>、发布、</w:t>
      </w:r>
      <w:r>
        <w:rPr>
          <w:rFonts w:asciiTheme="minorEastAsia" w:eastAsiaTheme="minorEastAsia" w:hAnsiTheme="minorEastAsia" w:hint="eastAsia"/>
          <w:color w:val="000000" w:themeColor="text1"/>
          <w:sz w:val="24"/>
        </w:rPr>
        <w:t>评测</w:t>
      </w:r>
      <w:r>
        <w:rPr>
          <w:rFonts w:asciiTheme="minorEastAsia" w:eastAsiaTheme="minorEastAsia" w:hAnsiTheme="minorEastAsia"/>
          <w:color w:val="000000" w:themeColor="text1"/>
          <w:sz w:val="24"/>
        </w:rPr>
        <w:t>、版本管理等</w:t>
      </w:r>
    </w:p>
    <w:p w:rsidR="006A4C09" w:rsidRDefault="00515C2D" w:rsidP="0012463B">
      <w:pPr>
        <w:numPr>
          <w:ilvl w:val="0"/>
          <w:numId w:val="5"/>
        </w:numPr>
        <w:spacing w:line="360" w:lineRule="auto"/>
        <w:rPr>
          <w:rFonts w:asciiTheme="minorEastAsia" w:eastAsiaTheme="minorEastAsia" w:hAnsiTheme="minorEastAsia"/>
          <w:color w:val="000000" w:themeColor="text1"/>
          <w:sz w:val="24"/>
        </w:rPr>
      </w:pPr>
      <w:r w:rsidRPr="00515C2D">
        <w:rPr>
          <w:rFonts w:asciiTheme="minorEastAsia" w:eastAsiaTheme="minorEastAsia" w:hAnsiTheme="minorEastAsia" w:hint="eastAsia"/>
          <w:color w:val="000000" w:themeColor="text1"/>
          <w:sz w:val="24"/>
        </w:rPr>
        <w:t>负责</w:t>
      </w:r>
      <w:r w:rsidRPr="00515C2D">
        <w:rPr>
          <w:rFonts w:asciiTheme="minorEastAsia" w:eastAsiaTheme="minorEastAsia" w:hAnsiTheme="minorEastAsia"/>
          <w:color w:val="000000" w:themeColor="text1"/>
          <w:sz w:val="24"/>
        </w:rPr>
        <w:t>对外提供</w:t>
      </w:r>
      <w:del w:id="22" w:author="lenovo" w:date="2017-09-29T09:28:00Z">
        <w:r w:rsidRPr="00515C2D" w:rsidDel="004B7244">
          <w:rPr>
            <w:rFonts w:asciiTheme="minorEastAsia" w:eastAsiaTheme="minorEastAsia" w:hAnsiTheme="minorEastAsia" w:hint="eastAsia"/>
            <w:color w:val="000000" w:themeColor="text1"/>
            <w:sz w:val="24"/>
          </w:rPr>
          <w:delText>语义</w:delText>
        </w:r>
        <w:r w:rsidR="00825286" w:rsidDel="004B7244">
          <w:rPr>
            <w:rFonts w:asciiTheme="minorEastAsia" w:eastAsiaTheme="minorEastAsia" w:hAnsiTheme="minorEastAsia" w:hint="eastAsia"/>
            <w:color w:val="000000" w:themeColor="text1"/>
            <w:sz w:val="24"/>
          </w:rPr>
          <w:delText>分析</w:delText>
        </w:r>
        <w:r w:rsidRPr="00515C2D" w:rsidDel="004B7244">
          <w:rPr>
            <w:rFonts w:asciiTheme="minorEastAsia" w:eastAsiaTheme="minorEastAsia" w:hAnsiTheme="minorEastAsia"/>
            <w:color w:val="000000" w:themeColor="text1"/>
            <w:sz w:val="24"/>
          </w:rPr>
          <w:delText>、</w:delText>
        </w:r>
        <w:r w:rsidRPr="00515C2D" w:rsidDel="00A057E3">
          <w:rPr>
            <w:rFonts w:asciiTheme="minorEastAsia" w:eastAsiaTheme="minorEastAsia" w:hAnsiTheme="minorEastAsia"/>
            <w:color w:val="000000" w:themeColor="text1"/>
            <w:sz w:val="24"/>
          </w:rPr>
          <w:delText>语音</w:delText>
        </w:r>
        <w:r w:rsidR="00825286" w:rsidDel="00A057E3">
          <w:rPr>
            <w:rFonts w:asciiTheme="minorEastAsia" w:eastAsiaTheme="minorEastAsia" w:hAnsiTheme="minorEastAsia" w:hint="eastAsia"/>
            <w:color w:val="000000" w:themeColor="text1"/>
            <w:sz w:val="24"/>
          </w:rPr>
          <w:delText>识别</w:delText>
        </w:r>
        <w:r w:rsidRPr="00515C2D" w:rsidDel="00A057E3">
          <w:rPr>
            <w:rFonts w:asciiTheme="minorEastAsia" w:eastAsiaTheme="minorEastAsia" w:hAnsiTheme="minorEastAsia"/>
            <w:color w:val="000000" w:themeColor="text1"/>
            <w:sz w:val="24"/>
          </w:rPr>
          <w:delText>、</w:delText>
        </w:r>
      </w:del>
      <w:r w:rsidRPr="00515C2D">
        <w:rPr>
          <w:rFonts w:asciiTheme="minorEastAsia" w:eastAsiaTheme="minorEastAsia" w:hAnsiTheme="minorEastAsia"/>
          <w:color w:val="000000" w:themeColor="text1"/>
          <w:sz w:val="24"/>
        </w:rPr>
        <w:t>人脸</w:t>
      </w:r>
      <w:r w:rsidR="00825286">
        <w:rPr>
          <w:rFonts w:asciiTheme="minorEastAsia" w:eastAsiaTheme="minorEastAsia" w:hAnsiTheme="minorEastAsia" w:hint="eastAsia"/>
          <w:color w:val="000000" w:themeColor="text1"/>
          <w:sz w:val="24"/>
        </w:rPr>
        <w:t>识别</w:t>
      </w:r>
      <w:r w:rsidRPr="00515C2D">
        <w:rPr>
          <w:rFonts w:asciiTheme="minorEastAsia" w:eastAsiaTheme="minorEastAsia" w:hAnsiTheme="minorEastAsia"/>
          <w:color w:val="000000" w:themeColor="text1"/>
          <w:sz w:val="24"/>
        </w:rPr>
        <w:t>等</w:t>
      </w:r>
      <w:ins w:id="23" w:author="lenovo" w:date="2017-09-29T09:27:00Z">
        <w:r w:rsidR="0054540C">
          <w:rPr>
            <w:rFonts w:asciiTheme="minorEastAsia" w:eastAsiaTheme="minorEastAsia" w:hAnsiTheme="minorEastAsia" w:hint="eastAsia"/>
            <w:color w:val="000000" w:themeColor="text1"/>
            <w:sz w:val="24"/>
          </w:rPr>
          <w:t>通用</w:t>
        </w:r>
      </w:ins>
      <w:r w:rsidRPr="00515C2D">
        <w:rPr>
          <w:rFonts w:asciiTheme="minorEastAsia" w:eastAsiaTheme="minorEastAsia" w:hAnsiTheme="minorEastAsia" w:hint="eastAsia"/>
          <w:color w:val="000000" w:themeColor="text1"/>
          <w:sz w:val="24"/>
        </w:rPr>
        <w:t>AI能力</w:t>
      </w:r>
    </w:p>
    <w:p w:rsidR="00150C05" w:rsidRDefault="00150C05" w:rsidP="00150C05">
      <w:pPr>
        <w:spacing w:line="360" w:lineRule="auto"/>
        <w:rPr>
          <w:rFonts w:asciiTheme="minorEastAsia" w:eastAsiaTheme="minorEastAsia" w:hAnsiTheme="minorEastAsia"/>
          <w:color w:val="000000" w:themeColor="text1"/>
          <w:sz w:val="24"/>
        </w:rPr>
      </w:pPr>
    </w:p>
    <w:p w:rsidR="00150C05" w:rsidRDefault="00150C05" w:rsidP="00001308">
      <w:pPr>
        <w:pStyle w:val="2"/>
        <w:spacing w:beforeLines="50" w:afterLines="50" w:line="360" w:lineRule="auto"/>
        <w:ind w:left="578" w:hanging="578"/>
        <w:rPr>
          <w:rFonts w:asciiTheme="minorEastAsia" w:eastAsiaTheme="minorEastAsia" w:hAnsiTheme="minorEastAsia"/>
          <w:color w:val="000000" w:themeColor="text1"/>
        </w:rPr>
      </w:pPr>
      <w:bookmarkStart w:id="24" w:name="_Toc496097620"/>
      <w:r>
        <w:rPr>
          <w:rFonts w:asciiTheme="minorEastAsia" w:eastAsiaTheme="minorEastAsia" w:hAnsiTheme="minorEastAsia" w:hint="eastAsia"/>
          <w:color w:val="000000" w:themeColor="text1"/>
        </w:rPr>
        <w:t>功能</w:t>
      </w:r>
      <w:r>
        <w:rPr>
          <w:rFonts w:asciiTheme="minorEastAsia" w:eastAsiaTheme="minorEastAsia" w:hAnsiTheme="minorEastAsia"/>
          <w:color w:val="000000" w:themeColor="text1"/>
        </w:rPr>
        <w:t>架构</w:t>
      </w:r>
      <w:bookmarkEnd w:id="24"/>
    </w:p>
    <w:p w:rsidR="00E06E31" w:rsidRDefault="00150C05" w:rsidP="00150C05">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根据</w:t>
      </w:r>
      <w:r>
        <w:rPr>
          <w:rFonts w:asciiTheme="minorEastAsia" w:eastAsiaTheme="minorEastAsia" w:hAnsiTheme="minorEastAsia"/>
          <w:color w:val="000000" w:themeColor="text1"/>
          <w:sz w:val="24"/>
          <w:szCs w:val="24"/>
        </w:rPr>
        <w:t>系统的</w:t>
      </w:r>
      <w:r>
        <w:rPr>
          <w:rFonts w:asciiTheme="minorEastAsia" w:eastAsiaTheme="minorEastAsia" w:hAnsiTheme="minorEastAsia" w:hint="eastAsia"/>
          <w:color w:val="000000" w:themeColor="text1"/>
          <w:sz w:val="24"/>
          <w:szCs w:val="24"/>
        </w:rPr>
        <w:t>总体</w:t>
      </w:r>
      <w:r>
        <w:rPr>
          <w:rFonts w:asciiTheme="minorEastAsia" w:eastAsiaTheme="minorEastAsia" w:hAnsiTheme="minorEastAsia"/>
          <w:color w:val="000000" w:themeColor="text1"/>
          <w:sz w:val="24"/>
          <w:szCs w:val="24"/>
        </w:rPr>
        <w:t>功能和系统架构，将</w:t>
      </w:r>
      <w:r>
        <w:rPr>
          <w:rFonts w:asciiTheme="minorEastAsia" w:eastAsiaTheme="minorEastAsia" w:hAnsiTheme="minorEastAsia" w:hint="eastAsia"/>
          <w:color w:val="000000" w:themeColor="text1"/>
          <w:sz w:val="24"/>
          <w:szCs w:val="24"/>
        </w:rPr>
        <w:t>各部分</w:t>
      </w:r>
      <w:r>
        <w:rPr>
          <w:rFonts w:asciiTheme="minorEastAsia" w:eastAsiaTheme="minorEastAsia" w:hAnsiTheme="minorEastAsia"/>
          <w:color w:val="000000" w:themeColor="text1"/>
          <w:sz w:val="24"/>
          <w:szCs w:val="24"/>
        </w:rPr>
        <w:t>功能细化，</w:t>
      </w:r>
      <w:r>
        <w:rPr>
          <w:rFonts w:asciiTheme="minorEastAsia" w:eastAsiaTheme="minorEastAsia" w:hAnsiTheme="minorEastAsia" w:hint="eastAsia"/>
          <w:color w:val="000000" w:themeColor="text1"/>
          <w:sz w:val="24"/>
          <w:szCs w:val="24"/>
        </w:rPr>
        <w:t>形成</w:t>
      </w:r>
      <w:r>
        <w:rPr>
          <w:rFonts w:asciiTheme="minorEastAsia" w:eastAsiaTheme="minorEastAsia" w:hAnsiTheme="minorEastAsia"/>
          <w:color w:val="000000" w:themeColor="text1"/>
          <w:sz w:val="24"/>
          <w:szCs w:val="24"/>
        </w:rPr>
        <w:t>整体功能架构，如图</w:t>
      </w:r>
      <w:r>
        <w:rPr>
          <w:rFonts w:asciiTheme="minorEastAsia" w:eastAsiaTheme="minorEastAsia" w:hAnsiTheme="minorEastAsia" w:hint="eastAsia"/>
          <w:color w:val="000000" w:themeColor="text1"/>
          <w:sz w:val="24"/>
          <w:szCs w:val="24"/>
        </w:rPr>
        <w:t>2所示</w:t>
      </w:r>
      <w:r w:rsidR="00E21CDA">
        <w:rPr>
          <w:rFonts w:asciiTheme="minorEastAsia" w:eastAsiaTheme="minorEastAsia" w:hAnsiTheme="minorEastAsia" w:hint="eastAsia"/>
          <w:color w:val="000000" w:themeColor="text1"/>
          <w:sz w:val="24"/>
          <w:szCs w:val="24"/>
        </w:rPr>
        <w:t>。</w:t>
      </w:r>
    </w:p>
    <w:p w:rsidR="00EE3290" w:rsidRDefault="00284EC2" w:rsidP="00E65DCE">
      <w:pPr>
        <w:spacing w:line="360" w:lineRule="auto"/>
        <w:jc w:val="center"/>
      </w:pPr>
      <w:r>
        <w:object w:dxaOrig="11715" w:dyaOrig="5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15.3pt;height:200.45pt" o:ole="">
            <v:imagedata r:id="rId10" o:title=""/>
          </v:shape>
          <o:OLEObject Type="Embed" ProgID="Visio.Drawing.15" ShapeID="_x0000_i1030" DrawAspect="Content" ObjectID="_1570012527" r:id="rId11"/>
        </w:object>
      </w:r>
    </w:p>
    <w:p w:rsidR="00231C41" w:rsidRPr="00231C41" w:rsidRDefault="00231C41" w:rsidP="00E65DCE">
      <w:pPr>
        <w:spacing w:line="360" w:lineRule="auto"/>
        <w:jc w:val="center"/>
        <w:rPr>
          <w:rFonts w:asciiTheme="minorEastAsia" w:eastAsiaTheme="minorEastAsia" w:hAnsiTheme="minorEastAsia"/>
          <w:b/>
          <w:color w:val="000000" w:themeColor="text1"/>
          <w:sz w:val="24"/>
          <w:szCs w:val="24"/>
        </w:rPr>
      </w:pPr>
      <w:r w:rsidRPr="00231C41">
        <w:rPr>
          <w:rFonts w:asciiTheme="minorEastAsia" w:eastAsiaTheme="minorEastAsia" w:hAnsiTheme="minorEastAsia" w:hint="eastAsia"/>
          <w:b/>
          <w:sz w:val="24"/>
          <w:szCs w:val="24"/>
        </w:rPr>
        <w:t>图2  系统</w:t>
      </w:r>
      <w:r w:rsidRPr="00231C41">
        <w:rPr>
          <w:rFonts w:asciiTheme="minorEastAsia" w:eastAsiaTheme="minorEastAsia" w:hAnsiTheme="minorEastAsia"/>
          <w:b/>
          <w:sz w:val="24"/>
          <w:szCs w:val="24"/>
        </w:rPr>
        <w:t>功能架构示意图</w:t>
      </w:r>
    </w:p>
    <w:p w:rsidR="00E65DCE" w:rsidRDefault="00E65DCE" w:rsidP="00EE3290">
      <w:pPr>
        <w:spacing w:line="360" w:lineRule="auto"/>
        <w:rPr>
          <w:rFonts w:asciiTheme="minorEastAsia" w:eastAsiaTheme="minorEastAsia" w:hAnsiTheme="minorEastAsia"/>
          <w:color w:val="000000" w:themeColor="text1"/>
          <w:sz w:val="24"/>
          <w:szCs w:val="24"/>
        </w:rPr>
      </w:pPr>
    </w:p>
    <w:p w:rsidR="00046DFC" w:rsidRDefault="00B94D87" w:rsidP="00B94D87">
      <w:pPr>
        <w:spacing w:line="360" w:lineRule="auto"/>
        <w:ind w:firstLineChars="200"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整个</w:t>
      </w:r>
      <w:r>
        <w:rPr>
          <w:rFonts w:asciiTheme="minorEastAsia" w:eastAsiaTheme="minorEastAsia" w:hAnsiTheme="minorEastAsia"/>
          <w:color w:val="000000" w:themeColor="text1"/>
          <w:sz w:val="24"/>
          <w:szCs w:val="24"/>
        </w:rPr>
        <w:t>系统</w:t>
      </w:r>
      <w:r>
        <w:rPr>
          <w:rFonts w:asciiTheme="minorEastAsia" w:eastAsiaTheme="minorEastAsia" w:hAnsiTheme="minorEastAsia" w:hint="eastAsia"/>
          <w:color w:val="000000" w:themeColor="text1"/>
          <w:sz w:val="24"/>
          <w:szCs w:val="24"/>
        </w:rPr>
        <w:t>由</w:t>
      </w:r>
      <w:r>
        <w:rPr>
          <w:rFonts w:asciiTheme="minorEastAsia" w:eastAsiaTheme="minorEastAsia" w:hAnsiTheme="minorEastAsia"/>
          <w:color w:val="000000" w:themeColor="text1"/>
          <w:sz w:val="24"/>
          <w:szCs w:val="24"/>
        </w:rPr>
        <w:t>善跑客户端、善跑服务端、互娱大数据、视讯服务端</w:t>
      </w:r>
      <w:r>
        <w:rPr>
          <w:rFonts w:asciiTheme="minorEastAsia" w:eastAsiaTheme="minorEastAsia" w:hAnsiTheme="minorEastAsia" w:hint="eastAsia"/>
          <w:color w:val="000000" w:themeColor="text1"/>
          <w:sz w:val="24"/>
          <w:szCs w:val="24"/>
        </w:rPr>
        <w:t>、AI前置</w:t>
      </w:r>
      <w:r>
        <w:rPr>
          <w:rFonts w:asciiTheme="minorEastAsia" w:eastAsiaTheme="minorEastAsia" w:hAnsiTheme="minorEastAsia"/>
          <w:color w:val="000000" w:themeColor="text1"/>
          <w:sz w:val="24"/>
          <w:szCs w:val="24"/>
        </w:rPr>
        <w:t>平台、</w:t>
      </w:r>
      <w:r>
        <w:rPr>
          <w:rFonts w:asciiTheme="minorEastAsia" w:eastAsiaTheme="minorEastAsia" w:hAnsiTheme="minorEastAsia" w:hint="eastAsia"/>
          <w:color w:val="000000" w:themeColor="text1"/>
          <w:sz w:val="24"/>
          <w:szCs w:val="24"/>
        </w:rPr>
        <w:t>AI云平台</w:t>
      </w:r>
      <w:r>
        <w:rPr>
          <w:rFonts w:asciiTheme="minorEastAsia" w:eastAsiaTheme="minorEastAsia" w:hAnsiTheme="minorEastAsia"/>
          <w:color w:val="000000" w:themeColor="text1"/>
          <w:sz w:val="24"/>
          <w:szCs w:val="24"/>
        </w:rPr>
        <w:t>共</w:t>
      </w:r>
      <w:r>
        <w:rPr>
          <w:rFonts w:asciiTheme="minorEastAsia" w:eastAsiaTheme="minorEastAsia" w:hAnsiTheme="minorEastAsia" w:hint="eastAsia"/>
          <w:color w:val="000000" w:themeColor="text1"/>
          <w:sz w:val="24"/>
          <w:szCs w:val="24"/>
        </w:rPr>
        <w:t>六</w:t>
      </w:r>
      <w:r>
        <w:rPr>
          <w:rFonts w:asciiTheme="minorEastAsia" w:eastAsiaTheme="minorEastAsia" w:hAnsiTheme="minorEastAsia"/>
          <w:color w:val="000000" w:themeColor="text1"/>
          <w:sz w:val="24"/>
          <w:szCs w:val="24"/>
        </w:rPr>
        <w:t>个</w:t>
      </w:r>
      <w:r>
        <w:rPr>
          <w:rFonts w:asciiTheme="minorEastAsia" w:eastAsiaTheme="minorEastAsia" w:hAnsiTheme="minorEastAsia" w:hint="eastAsia"/>
          <w:color w:val="000000" w:themeColor="text1"/>
          <w:sz w:val="24"/>
          <w:szCs w:val="24"/>
        </w:rPr>
        <w:t>部件</w:t>
      </w:r>
      <w:r w:rsidR="00792046">
        <w:rPr>
          <w:rFonts w:asciiTheme="minorEastAsia" w:eastAsiaTheme="minorEastAsia" w:hAnsiTheme="minorEastAsia"/>
          <w:color w:val="000000" w:themeColor="text1"/>
          <w:sz w:val="24"/>
          <w:szCs w:val="24"/>
        </w:rPr>
        <w:t>构成，各部件</w:t>
      </w:r>
      <w:r w:rsidR="00792046">
        <w:rPr>
          <w:rFonts w:asciiTheme="minorEastAsia" w:eastAsiaTheme="minorEastAsia" w:hAnsiTheme="minorEastAsia" w:hint="eastAsia"/>
          <w:color w:val="000000" w:themeColor="text1"/>
          <w:sz w:val="24"/>
          <w:szCs w:val="24"/>
        </w:rPr>
        <w:t>的</w:t>
      </w:r>
      <w:r>
        <w:rPr>
          <w:rFonts w:asciiTheme="minorEastAsia" w:eastAsiaTheme="minorEastAsia" w:hAnsiTheme="minorEastAsia"/>
          <w:color w:val="000000" w:themeColor="text1"/>
          <w:sz w:val="24"/>
          <w:szCs w:val="24"/>
        </w:rPr>
        <w:t>细化功能如下：</w:t>
      </w:r>
    </w:p>
    <w:p w:rsidR="00B94D87" w:rsidRPr="00494F14" w:rsidRDefault="00B94D87" w:rsidP="00E124B7">
      <w:pPr>
        <w:numPr>
          <w:ilvl w:val="0"/>
          <w:numId w:val="26"/>
        </w:numPr>
        <w:spacing w:line="360" w:lineRule="auto"/>
        <w:rPr>
          <w:rFonts w:asciiTheme="minorEastAsia" w:eastAsiaTheme="minorEastAsia" w:hAnsiTheme="minorEastAsia"/>
          <w:b/>
          <w:color w:val="000000" w:themeColor="text1"/>
          <w:sz w:val="24"/>
          <w:szCs w:val="24"/>
        </w:rPr>
      </w:pPr>
      <w:r w:rsidRPr="00494F14">
        <w:rPr>
          <w:rFonts w:asciiTheme="minorEastAsia" w:eastAsiaTheme="minorEastAsia" w:hAnsiTheme="minorEastAsia"/>
          <w:b/>
          <w:color w:val="000000" w:themeColor="text1"/>
          <w:sz w:val="24"/>
          <w:szCs w:val="24"/>
        </w:rPr>
        <w:t>善跑客户端</w:t>
      </w:r>
    </w:p>
    <w:p w:rsidR="00B94D87" w:rsidRDefault="00494F14" w:rsidP="00E124B7">
      <w:pPr>
        <w:numPr>
          <w:ilvl w:val="0"/>
          <w:numId w:val="27"/>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与善跑服务端交互</w:t>
      </w:r>
      <w:r>
        <w:rPr>
          <w:rFonts w:asciiTheme="minorEastAsia" w:eastAsiaTheme="minorEastAsia" w:hAnsiTheme="minorEastAsia" w:hint="eastAsia"/>
          <w:color w:val="000000" w:themeColor="text1"/>
          <w:sz w:val="24"/>
          <w:szCs w:val="24"/>
        </w:rPr>
        <w:t>数据，</w:t>
      </w:r>
      <w:r w:rsidR="00B94D87">
        <w:rPr>
          <w:rFonts w:asciiTheme="minorEastAsia" w:eastAsiaTheme="minorEastAsia" w:hAnsiTheme="minorEastAsia" w:hint="eastAsia"/>
          <w:color w:val="000000" w:themeColor="text1"/>
          <w:sz w:val="24"/>
          <w:szCs w:val="24"/>
        </w:rPr>
        <w:t>向</w:t>
      </w:r>
      <w:r w:rsidR="00B94D87">
        <w:rPr>
          <w:rFonts w:asciiTheme="minorEastAsia" w:eastAsiaTheme="minorEastAsia" w:hAnsiTheme="minorEastAsia"/>
          <w:color w:val="000000" w:themeColor="text1"/>
          <w:sz w:val="24"/>
          <w:szCs w:val="24"/>
        </w:rPr>
        <w:t>用户提供</w:t>
      </w:r>
      <w:r w:rsidR="00B94D87">
        <w:rPr>
          <w:rFonts w:asciiTheme="minorEastAsia" w:eastAsiaTheme="minorEastAsia" w:hAnsiTheme="minorEastAsia" w:hint="eastAsia"/>
          <w:color w:val="000000" w:themeColor="text1"/>
          <w:sz w:val="24"/>
          <w:szCs w:val="24"/>
        </w:rPr>
        <w:t>训练开始</w:t>
      </w:r>
      <w:r w:rsidR="00B94D87">
        <w:rPr>
          <w:rFonts w:asciiTheme="minorEastAsia" w:eastAsiaTheme="minorEastAsia" w:hAnsiTheme="minorEastAsia"/>
          <w:color w:val="000000" w:themeColor="text1"/>
          <w:sz w:val="24"/>
          <w:szCs w:val="24"/>
        </w:rPr>
        <w:t>准备、训练过程提示</w:t>
      </w:r>
      <w:r w:rsidR="00B94D87">
        <w:rPr>
          <w:rFonts w:asciiTheme="minorEastAsia" w:eastAsiaTheme="minorEastAsia" w:hAnsiTheme="minorEastAsia" w:hint="eastAsia"/>
          <w:color w:val="000000" w:themeColor="text1"/>
          <w:sz w:val="24"/>
          <w:szCs w:val="24"/>
        </w:rPr>
        <w:t>、</w:t>
      </w:r>
      <w:r w:rsidR="00B94D87">
        <w:rPr>
          <w:rFonts w:asciiTheme="minorEastAsia" w:eastAsiaTheme="minorEastAsia" w:hAnsiTheme="minorEastAsia"/>
          <w:color w:val="000000" w:themeColor="text1"/>
          <w:sz w:val="24"/>
          <w:szCs w:val="24"/>
        </w:rPr>
        <w:t>训练视频回放、训练结果分享、</w:t>
      </w:r>
      <w:r w:rsidR="00B94D87">
        <w:rPr>
          <w:rFonts w:asciiTheme="minorEastAsia" w:eastAsiaTheme="minorEastAsia" w:hAnsiTheme="minorEastAsia" w:hint="eastAsia"/>
          <w:color w:val="000000" w:themeColor="text1"/>
          <w:sz w:val="24"/>
          <w:szCs w:val="24"/>
        </w:rPr>
        <w:t>跑步</w:t>
      </w:r>
      <w:r w:rsidR="00B94D87">
        <w:rPr>
          <w:rFonts w:asciiTheme="minorEastAsia" w:eastAsiaTheme="minorEastAsia" w:hAnsiTheme="minorEastAsia"/>
          <w:color w:val="000000" w:themeColor="text1"/>
          <w:sz w:val="24"/>
          <w:szCs w:val="24"/>
        </w:rPr>
        <w:t>路线推荐</w:t>
      </w:r>
      <w:r w:rsidR="00AC2D33">
        <w:rPr>
          <w:rFonts w:asciiTheme="minorEastAsia" w:eastAsiaTheme="minorEastAsia" w:hAnsiTheme="minorEastAsia" w:hint="eastAsia"/>
          <w:color w:val="000000" w:themeColor="text1"/>
          <w:sz w:val="24"/>
          <w:szCs w:val="24"/>
        </w:rPr>
        <w:t>功能</w:t>
      </w:r>
      <w:r w:rsidR="00B94D87">
        <w:rPr>
          <w:rFonts w:asciiTheme="minorEastAsia" w:eastAsiaTheme="minorEastAsia" w:hAnsiTheme="minorEastAsia" w:hint="eastAsia"/>
          <w:color w:val="000000" w:themeColor="text1"/>
          <w:sz w:val="24"/>
          <w:szCs w:val="24"/>
        </w:rPr>
        <w:t>。</w:t>
      </w:r>
    </w:p>
    <w:p w:rsidR="00B94D87" w:rsidRDefault="00B94D87" w:rsidP="00E124B7">
      <w:pPr>
        <w:numPr>
          <w:ilvl w:val="0"/>
          <w:numId w:val="27"/>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w:t>
      </w:r>
      <w:r>
        <w:rPr>
          <w:rFonts w:asciiTheme="minorEastAsia" w:eastAsiaTheme="minorEastAsia" w:hAnsiTheme="minorEastAsia"/>
          <w:color w:val="000000" w:themeColor="text1"/>
          <w:sz w:val="24"/>
          <w:szCs w:val="24"/>
        </w:rPr>
        <w:t>用户训练过程中使用视讯直播</w:t>
      </w:r>
      <w:r>
        <w:rPr>
          <w:rFonts w:asciiTheme="minorEastAsia" w:eastAsiaTheme="minorEastAsia" w:hAnsiTheme="minorEastAsia" w:hint="eastAsia"/>
          <w:color w:val="000000" w:themeColor="text1"/>
          <w:sz w:val="24"/>
          <w:szCs w:val="24"/>
        </w:rPr>
        <w:t>SDK，</w:t>
      </w:r>
      <w:r>
        <w:rPr>
          <w:rFonts w:asciiTheme="minorEastAsia" w:eastAsiaTheme="minorEastAsia" w:hAnsiTheme="minorEastAsia"/>
          <w:color w:val="000000" w:themeColor="text1"/>
          <w:sz w:val="24"/>
          <w:szCs w:val="24"/>
        </w:rPr>
        <w:t>调起移动终端摄像头</w:t>
      </w:r>
      <w:r>
        <w:rPr>
          <w:rFonts w:asciiTheme="minorEastAsia" w:eastAsiaTheme="minorEastAsia" w:hAnsiTheme="minorEastAsia" w:hint="eastAsia"/>
          <w:color w:val="000000" w:themeColor="text1"/>
          <w:sz w:val="24"/>
          <w:szCs w:val="24"/>
        </w:rPr>
        <w:t>拍摄</w:t>
      </w:r>
      <w:r>
        <w:rPr>
          <w:rFonts w:asciiTheme="minorEastAsia" w:eastAsiaTheme="minorEastAsia" w:hAnsiTheme="minorEastAsia"/>
          <w:color w:val="000000" w:themeColor="text1"/>
          <w:sz w:val="24"/>
          <w:szCs w:val="24"/>
        </w:rPr>
        <w:t>用户视频并将视频流推送至视讯服务端。</w:t>
      </w:r>
    </w:p>
    <w:p w:rsidR="00B94D87" w:rsidRPr="00B94D87" w:rsidRDefault="00B94D87" w:rsidP="00E124B7">
      <w:pPr>
        <w:numPr>
          <w:ilvl w:val="0"/>
          <w:numId w:val="27"/>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w:t>
      </w:r>
      <w:r>
        <w:rPr>
          <w:rFonts w:asciiTheme="minorEastAsia" w:eastAsiaTheme="minorEastAsia" w:hAnsiTheme="minorEastAsia"/>
          <w:color w:val="000000" w:themeColor="text1"/>
          <w:sz w:val="24"/>
          <w:szCs w:val="24"/>
        </w:rPr>
        <w:t>用户训练过程中</w:t>
      </w:r>
      <w:r>
        <w:rPr>
          <w:rFonts w:asciiTheme="minorEastAsia" w:eastAsiaTheme="minorEastAsia" w:hAnsiTheme="minorEastAsia" w:hint="eastAsia"/>
          <w:color w:val="000000" w:themeColor="text1"/>
          <w:sz w:val="24"/>
          <w:szCs w:val="24"/>
        </w:rPr>
        <w:t>定时向</w:t>
      </w:r>
      <w:r>
        <w:rPr>
          <w:rFonts w:asciiTheme="minorEastAsia" w:eastAsiaTheme="minorEastAsia" w:hAnsiTheme="minorEastAsia"/>
          <w:color w:val="000000" w:themeColor="text1"/>
          <w:sz w:val="24"/>
          <w:szCs w:val="24"/>
        </w:rPr>
        <w:t>善跑服务端</w:t>
      </w:r>
      <w:r w:rsidR="00494F14">
        <w:rPr>
          <w:rFonts w:asciiTheme="minorEastAsia" w:eastAsiaTheme="minorEastAsia" w:hAnsiTheme="minorEastAsia" w:hint="eastAsia"/>
          <w:color w:val="000000" w:themeColor="text1"/>
          <w:sz w:val="24"/>
          <w:szCs w:val="24"/>
        </w:rPr>
        <w:t>请求</w:t>
      </w:r>
      <w:r w:rsidR="002E0648">
        <w:rPr>
          <w:rFonts w:asciiTheme="minorEastAsia" w:eastAsiaTheme="minorEastAsia" w:hAnsiTheme="minorEastAsia" w:hint="eastAsia"/>
          <w:color w:val="000000" w:themeColor="text1"/>
          <w:sz w:val="24"/>
          <w:szCs w:val="24"/>
        </w:rPr>
        <w:t>以</w:t>
      </w:r>
      <w:r w:rsidR="00494F14">
        <w:rPr>
          <w:rFonts w:asciiTheme="minorEastAsia" w:eastAsiaTheme="minorEastAsia" w:hAnsiTheme="minorEastAsia" w:hint="eastAsia"/>
          <w:color w:val="000000" w:themeColor="text1"/>
          <w:sz w:val="24"/>
          <w:szCs w:val="24"/>
        </w:rPr>
        <w:t>获取</w:t>
      </w:r>
      <w:r w:rsidR="00494F14">
        <w:rPr>
          <w:rFonts w:asciiTheme="minorEastAsia" w:eastAsiaTheme="minorEastAsia" w:hAnsiTheme="minorEastAsia"/>
          <w:color w:val="000000" w:themeColor="text1"/>
          <w:sz w:val="24"/>
          <w:szCs w:val="24"/>
        </w:rPr>
        <w:t>用户动作</w:t>
      </w:r>
      <w:r w:rsidR="00662363">
        <w:rPr>
          <w:rFonts w:asciiTheme="minorEastAsia" w:eastAsiaTheme="minorEastAsia" w:hAnsiTheme="minorEastAsia" w:hint="eastAsia"/>
          <w:color w:val="000000" w:themeColor="text1"/>
          <w:sz w:val="24"/>
          <w:szCs w:val="24"/>
        </w:rPr>
        <w:t>评价</w:t>
      </w:r>
      <w:r w:rsidR="00494F14">
        <w:rPr>
          <w:rFonts w:asciiTheme="minorEastAsia" w:eastAsiaTheme="minorEastAsia" w:hAnsiTheme="minorEastAsia" w:hint="eastAsia"/>
          <w:color w:val="000000" w:themeColor="text1"/>
          <w:sz w:val="24"/>
          <w:szCs w:val="24"/>
        </w:rPr>
        <w:t>，</w:t>
      </w:r>
      <w:r w:rsidR="00494F14">
        <w:rPr>
          <w:rFonts w:asciiTheme="minorEastAsia" w:eastAsiaTheme="minorEastAsia" w:hAnsiTheme="minorEastAsia"/>
          <w:color w:val="000000" w:themeColor="text1"/>
          <w:sz w:val="24"/>
          <w:szCs w:val="24"/>
        </w:rPr>
        <w:t>在训练结束后</w:t>
      </w:r>
      <w:r w:rsidR="00494F14">
        <w:rPr>
          <w:rFonts w:asciiTheme="minorEastAsia" w:eastAsiaTheme="minorEastAsia" w:hAnsiTheme="minorEastAsia" w:hint="eastAsia"/>
          <w:color w:val="000000" w:themeColor="text1"/>
          <w:sz w:val="24"/>
          <w:szCs w:val="24"/>
        </w:rPr>
        <w:t>回放</w:t>
      </w:r>
      <w:r w:rsidR="00494F14">
        <w:rPr>
          <w:rFonts w:asciiTheme="minorEastAsia" w:eastAsiaTheme="minorEastAsia" w:hAnsiTheme="minorEastAsia"/>
          <w:color w:val="000000" w:themeColor="text1"/>
          <w:sz w:val="24"/>
          <w:szCs w:val="24"/>
        </w:rPr>
        <w:t>用户训练</w:t>
      </w:r>
      <w:r w:rsidR="001721E1">
        <w:rPr>
          <w:rFonts w:asciiTheme="minorEastAsia" w:eastAsiaTheme="minorEastAsia" w:hAnsiTheme="minorEastAsia" w:hint="eastAsia"/>
          <w:color w:val="000000" w:themeColor="text1"/>
          <w:sz w:val="24"/>
          <w:szCs w:val="24"/>
        </w:rPr>
        <w:t>录制</w:t>
      </w:r>
      <w:r w:rsidR="00494F14">
        <w:rPr>
          <w:rFonts w:asciiTheme="minorEastAsia" w:eastAsiaTheme="minorEastAsia" w:hAnsiTheme="minorEastAsia"/>
          <w:color w:val="000000" w:themeColor="text1"/>
          <w:sz w:val="24"/>
          <w:szCs w:val="24"/>
        </w:rPr>
        <w:t>视频</w:t>
      </w:r>
      <w:r w:rsidR="001721E1">
        <w:rPr>
          <w:rFonts w:asciiTheme="minorEastAsia" w:eastAsiaTheme="minorEastAsia" w:hAnsiTheme="minorEastAsia" w:hint="eastAsia"/>
          <w:color w:val="000000" w:themeColor="text1"/>
          <w:sz w:val="24"/>
          <w:szCs w:val="24"/>
        </w:rPr>
        <w:t>、</w:t>
      </w:r>
      <w:r w:rsidR="001721E1">
        <w:rPr>
          <w:rFonts w:asciiTheme="minorEastAsia" w:eastAsiaTheme="minorEastAsia" w:hAnsiTheme="minorEastAsia"/>
          <w:color w:val="000000" w:themeColor="text1"/>
          <w:sz w:val="24"/>
          <w:szCs w:val="24"/>
        </w:rPr>
        <w:t>训练处理视频</w:t>
      </w:r>
      <w:r w:rsidR="00494F14">
        <w:rPr>
          <w:rFonts w:asciiTheme="minorEastAsia" w:eastAsiaTheme="minorEastAsia" w:hAnsiTheme="minorEastAsia" w:hint="eastAsia"/>
          <w:color w:val="000000" w:themeColor="text1"/>
          <w:sz w:val="24"/>
          <w:szCs w:val="24"/>
        </w:rPr>
        <w:t>。</w:t>
      </w:r>
    </w:p>
    <w:p w:rsidR="00B94D87" w:rsidRPr="00CF3EEB" w:rsidRDefault="00B94D87" w:rsidP="00E124B7">
      <w:pPr>
        <w:numPr>
          <w:ilvl w:val="0"/>
          <w:numId w:val="26"/>
        </w:numPr>
        <w:spacing w:line="360" w:lineRule="auto"/>
        <w:rPr>
          <w:rFonts w:asciiTheme="minorEastAsia" w:eastAsiaTheme="minorEastAsia" w:hAnsiTheme="minorEastAsia"/>
          <w:b/>
          <w:color w:val="000000" w:themeColor="text1"/>
          <w:sz w:val="24"/>
          <w:szCs w:val="24"/>
        </w:rPr>
      </w:pPr>
      <w:r w:rsidRPr="00CF3EEB">
        <w:rPr>
          <w:rFonts w:asciiTheme="minorEastAsia" w:eastAsiaTheme="minorEastAsia" w:hAnsiTheme="minorEastAsia" w:hint="eastAsia"/>
          <w:b/>
          <w:color w:val="000000" w:themeColor="text1"/>
          <w:sz w:val="24"/>
          <w:szCs w:val="24"/>
        </w:rPr>
        <w:t>视讯</w:t>
      </w:r>
      <w:r w:rsidRPr="00CF3EEB">
        <w:rPr>
          <w:rFonts w:asciiTheme="minorEastAsia" w:eastAsiaTheme="minorEastAsia" w:hAnsiTheme="minorEastAsia"/>
          <w:b/>
          <w:color w:val="000000" w:themeColor="text1"/>
          <w:sz w:val="24"/>
          <w:szCs w:val="24"/>
        </w:rPr>
        <w:t>服务端</w:t>
      </w:r>
    </w:p>
    <w:p w:rsidR="00FB4B64" w:rsidRDefault="00494F14" w:rsidP="00E124B7">
      <w:pPr>
        <w:pStyle w:val="ab"/>
        <w:numPr>
          <w:ilvl w:val="0"/>
          <w:numId w:val="28"/>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接收</w:t>
      </w:r>
      <w:r>
        <w:rPr>
          <w:rFonts w:asciiTheme="minorEastAsia" w:eastAsiaTheme="minorEastAsia" w:hAnsiTheme="minorEastAsia"/>
          <w:color w:val="000000" w:themeColor="text1"/>
          <w:sz w:val="24"/>
          <w:szCs w:val="24"/>
        </w:rPr>
        <w:t>善跑客户端推送的训练视频流，</w:t>
      </w:r>
      <w:r>
        <w:rPr>
          <w:rFonts w:asciiTheme="minorEastAsia" w:eastAsiaTheme="minorEastAsia" w:hAnsiTheme="minorEastAsia" w:hint="eastAsia"/>
          <w:color w:val="000000" w:themeColor="text1"/>
          <w:sz w:val="24"/>
          <w:szCs w:val="24"/>
        </w:rPr>
        <w:t>在</w:t>
      </w:r>
      <w:r>
        <w:rPr>
          <w:rFonts w:asciiTheme="minorEastAsia" w:eastAsiaTheme="minorEastAsia" w:hAnsiTheme="minorEastAsia"/>
          <w:color w:val="000000" w:themeColor="text1"/>
          <w:sz w:val="24"/>
          <w:szCs w:val="24"/>
        </w:rPr>
        <w:t>接收过程中</w:t>
      </w:r>
      <w:r>
        <w:rPr>
          <w:rFonts w:asciiTheme="minorEastAsia" w:eastAsiaTheme="minorEastAsia" w:hAnsiTheme="minorEastAsia" w:hint="eastAsia"/>
          <w:color w:val="000000" w:themeColor="text1"/>
          <w:sz w:val="24"/>
          <w:szCs w:val="24"/>
        </w:rPr>
        <w:t>将</w:t>
      </w:r>
      <w:r>
        <w:rPr>
          <w:rFonts w:asciiTheme="minorEastAsia" w:eastAsiaTheme="minorEastAsia" w:hAnsiTheme="minorEastAsia"/>
          <w:color w:val="000000" w:themeColor="text1"/>
          <w:sz w:val="24"/>
          <w:szCs w:val="24"/>
        </w:rPr>
        <w:t>视频流</w:t>
      </w:r>
      <w:r>
        <w:rPr>
          <w:rFonts w:asciiTheme="minorEastAsia" w:eastAsiaTheme="minorEastAsia" w:hAnsiTheme="minorEastAsia" w:hint="eastAsia"/>
          <w:color w:val="000000" w:themeColor="text1"/>
          <w:sz w:val="24"/>
          <w:szCs w:val="24"/>
        </w:rPr>
        <w:t>按时间</w:t>
      </w:r>
      <w:r>
        <w:rPr>
          <w:rFonts w:asciiTheme="minorEastAsia" w:eastAsiaTheme="minorEastAsia" w:hAnsiTheme="minorEastAsia"/>
          <w:color w:val="000000" w:themeColor="text1"/>
          <w:sz w:val="24"/>
          <w:szCs w:val="24"/>
        </w:rPr>
        <w:t>顺序逐</w:t>
      </w:r>
      <w:r>
        <w:rPr>
          <w:rFonts w:asciiTheme="minorEastAsia" w:eastAsiaTheme="minorEastAsia" w:hAnsiTheme="minorEastAsia" w:hint="eastAsia"/>
          <w:color w:val="000000" w:themeColor="text1"/>
          <w:sz w:val="24"/>
          <w:szCs w:val="24"/>
        </w:rPr>
        <w:t>帧</w:t>
      </w:r>
      <w:r>
        <w:rPr>
          <w:rFonts w:asciiTheme="minorEastAsia" w:eastAsiaTheme="minorEastAsia" w:hAnsiTheme="minorEastAsia"/>
          <w:color w:val="000000" w:themeColor="text1"/>
          <w:sz w:val="24"/>
          <w:szCs w:val="24"/>
        </w:rPr>
        <w:lastRenderedPageBreak/>
        <w:t>转成图片</w:t>
      </w:r>
      <w:r>
        <w:rPr>
          <w:rFonts w:asciiTheme="minorEastAsia" w:eastAsiaTheme="minorEastAsia" w:hAnsiTheme="minorEastAsia" w:hint="eastAsia"/>
          <w:color w:val="000000" w:themeColor="text1"/>
          <w:sz w:val="24"/>
          <w:szCs w:val="24"/>
        </w:rPr>
        <w:t>保存在</w:t>
      </w:r>
      <w:r>
        <w:rPr>
          <w:rFonts w:asciiTheme="minorEastAsia" w:eastAsiaTheme="minorEastAsia" w:hAnsiTheme="minorEastAsia"/>
          <w:color w:val="000000" w:themeColor="text1"/>
          <w:sz w:val="24"/>
          <w:szCs w:val="24"/>
        </w:rPr>
        <w:t>咪咕云上</w:t>
      </w:r>
      <w:r w:rsidR="00FB4B64">
        <w:rPr>
          <w:rFonts w:asciiTheme="minorEastAsia" w:eastAsiaTheme="minorEastAsia" w:hAnsiTheme="minorEastAsia"/>
          <w:color w:val="000000" w:themeColor="text1"/>
          <w:sz w:val="24"/>
          <w:szCs w:val="24"/>
        </w:rPr>
        <w:t>。</w:t>
      </w:r>
    </w:p>
    <w:p w:rsidR="00B94D87" w:rsidRDefault="00494F14" w:rsidP="00E124B7">
      <w:pPr>
        <w:pStyle w:val="ab"/>
        <w:numPr>
          <w:ilvl w:val="0"/>
          <w:numId w:val="28"/>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在</w:t>
      </w:r>
      <w:r w:rsidR="00FB4B64">
        <w:rPr>
          <w:rFonts w:asciiTheme="minorEastAsia" w:eastAsiaTheme="minorEastAsia" w:hAnsiTheme="minorEastAsia" w:hint="eastAsia"/>
          <w:color w:val="000000" w:themeColor="text1"/>
          <w:sz w:val="24"/>
          <w:szCs w:val="24"/>
        </w:rPr>
        <w:t>视频</w:t>
      </w:r>
      <w:r>
        <w:rPr>
          <w:rFonts w:asciiTheme="minorEastAsia" w:eastAsiaTheme="minorEastAsia" w:hAnsiTheme="minorEastAsia"/>
          <w:color w:val="000000" w:themeColor="text1"/>
          <w:sz w:val="24"/>
          <w:szCs w:val="24"/>
        </w:rPr>
        <w:t>接收结束后将视频流转成完整的视频保存在咪咕云上</w:t>
      </w:r>
      <w:r w:rsidR="00FB4B64">
        <w:rPr>
          <w:rFonts w:asciiTheme="minorEastAsia" w:eastAsiaTheme="minorEastAsia" w:hAnsiTheme="minorEastAsia" w:hint="eastAsia"/>
          <w:color w:val="000000" w:themeColor="text1"/>
          <w:sz w:val="24"/>
          <w:szCs w:val="24"/>
        </w:rPr>
        <w:t>，</w:t>
      </w:r>
      <w:r w:rsidR="00FB4B64">
        <w:rPr>
          <w:rFonts w:asciiTheme="minorEastAsia" w:eastAsiaTheme="minorEastAsia" w:hAnsiTheme="minorEastAsia"/>
          <w:color w:val="000000" w:themeColor="text1"/>
          <w:sz w:val="24"/>
          <w:szCs w:val="24"/>
        </w:rPr>
        <w:t>向</w:t>
      </w:r>
      <w:r w:rsidR="00284EC2">
        <w:rPr>
          <w:rFonts w:asciiTheme="minorEastAsia" w:eastAsiaTheme="minorEastAsia" w:hAnsiTheme="minorEastAsia" w:hint="eastAsia"/>
          <w:color w:val="000000" w:themeColor="text1"/>
          <w:sz w:val="24"/>
          <w:szCs w:val="24"/>
        </w:rPr>
        <w:t>互娱</w:t>
      </w:r>
      <w:r w:rsidR="00284EC2">
        <w:rPr>
          <w:rFonts w:asciiTheme="minorEastAsia" w:eastAsiaTheme="minorEastAsia" w:hAnsiTheme="minorEastAsia"/>
          <w:color w:val="000000" w:themeColor="text1"/>
          <w:sz w:val="24"/>
          <w:szCs w:val="24"/>
        </w:rPr>
        <w:t>大数据平台</w:t>
      </w:r>
      <w:r w:rsidR="00FB4B64">
        <w:rPr>
          <w:rFonts w:asciiTheme="minorEastAsia" w:eastAsiaTheme="minorEastAsia" w:hAnsiTheme="minorEastAsia"/>
          <w:color w:val="000000" w:themeColor="text1"/>
          <w:sz w:val="24"/>
          <w:szCs w:val="24"/>
        </w:rPr>
        <w:t>推送</w:t>
      </w:r>
      <w:r w:rsidR="00FB4B64">
        <w:rPr>
          <w:rFonts w:asciiTheme="minorEastAsia" w:eastAsiaTheme="minorEastAsia" w:hAnsiTheme="minorEastAsia" w:hint="eastAsia"/>
          <w:color w:val="000000" w:themeColor="text1"/>
          <w:sz w:val="24"/>
          <w:szCs w:val="24"/>
        </w:rPr>
        <w:t>咪咕</w:t>
      </w:r>
      <w:r w:rsidR="00FB4B64">
        <w:rPr>
          <w:rFonts w:asciiTheme="minorEastAsia" w:eastAsiaTheme="minorEastAsia" w:hAnsiTheme="minorEastAsia"/>
          <w:color w:val="000000" w:themeColor="text1"/>
          <w:sz w:val="24"/>
          <w:szCs w:val="24"/>
        </w:rPr>
        <w:t>云上</w:t>
      </w:r>
      <w:r w:rsidR="001B2CAE">
        <w:rPr>
          <w:rFonts w:asciiTheme="minorEastAsia" w:eastAsiaTheme="minorEastAsia" w:hAnsiTheme="minorEastAsia" w:hint="eastAsia"/>
          <w:color w:val="000000" w:themeColor="text1"/>
          <w:sz w:val="24"/>
          <w:szCs w:val="24"/>
        </w:rPr>
        <w:t>的</w:t>
      </w:r>
      <w:r w:rsidR="00FB4B64">
        <w:rPr>
          <w:rFonts w:asciiTheme="minorEastAsia" w:eastAsiaTheme="minorEastAsia" w:hAnsiTheme="minorEastAsia" w:hint="eastAsia"/>
          <w:color w:val="000000" w:themeColor="text1"/>
          <w:sz w:val="24"/>
          <w:szCs w:val="24"/>
        </w:rPr>
        <w:t>视频地址</w:t>
      </w:r>
      <w:r w:rsidR="00FB4B64">
        <w:rPr>
          <w:rFonts w:asciiTheme="minorEastAsia" w:eastAsiaTheme="minorEastAsia" w:hAnsiTheme="minorEastAsia"/>
          <w:color w:val="000000" w:themeColor="text1"/>
          <w:sz w:val="24"/>
          <w:szCs w:val="24"/>
        </w:rPr>
        <w:t>。</w:t>
      </w:r>
    </w:p>
    <w:p w:rsidR="00B94D87" w:rsidRPr="00CF3EEB" w:rsidRDefault="00B94D87" w:rsidP="00E124B7">
      <w:pPr>
        <w:numPr>
          <w:ilvl w:val="0"/>
          <w:numId w:val="26"/>
        </w:numPr>
        <w:spacing w:line="360" w:lineRule="auto"/>
        <w:rPr>
          <w:rFonts w:asciiTheme="minorEastAsia" w:eastAsiaTheme="minorEastAsia" w:hAnsiTheme="minorEastAsia"/>
          <w:b/>
          <w:color w:val="000000" w:themeColor="text1"/>
          <w:sz w:val="24"/>
          <w:szCs w:val="24"/>
        </w:rPr>
      </w:pPr>
      <w:r w:rsidRPr="00CF3EEB">
        <w:rPr>
          <w:rFonts w:asciiTheme="minorEastAsia" w:eastAsiaTheme="minorEastAsia" w:hAnsiTheme="minorEastAsia" w:hint="eastAsia"/>
          <w:b/>
          <w:color w:val="000000" w:themeColor="text1"/>
          <w:sz w:val="24"/>
          <w:szCs w:val="24"/>
        </w:rPr>
        <w:t>善跑</w:t>
      </w:r>
      <w:r w:rsidRPr="00CF3EEB">
        <w:rPr>
          <w:rFonts w:asciiTheme="minorEastAsia" w:eastAsiaTheme="minorEastAsia" w:hAnsiTheme="minorEastAsia"/>
          <w:b/>
          <w:color w:val="000000" w:themeColor="text1"/>
          <w:sz w:val="24"/>
          <w:szCs w:val="24"/>
        </w:rPr>
        <w:t>服务端</w:t>
      </w:r>
    </w:p>
    <w:p w:rsidR="001B2CAE" w:rsidRPr="00284EC2" w:rsidRDefault="001B2CAE" w:rsidP="00E124B7">
      <w:pPr>
        <w:pStyle w:val="ab"/>
        <w:numPr>
          <w:ilvl w:val="0"/>
          <w:numId w:val="29"/>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color w:val="000000" w:themeColor="text1"/>
          <w:sz w:val="24"/>
          <w:szCs w:val="24"/>
        </w:rPr>
        <w:t>与善跑</w:t>
      </w:r>
      <w:r>
        <w:rPr>
          <w:rFonts w:asciiTheme="minorEastAsia" w:eastAsiaTheme="minorEastAsia" w:hAnsiTheme="minorEastAsia" w:hint="eastAsia"/>
          <w:color w:val="000000" w:themeColor="text1"/>
          <w:sz w:val="24"/>
          <w:szCs w:val="24"/>
        </w:rPr>
        <w:t>客户端</w:t>
      </w:r>
      <w:r>
        <w:rPr>
          <w:rFonts w:asciiTheme="minorEastAsia" w:eastAsiaTheme="minorEastAsia" w:hAnsiTheme="minorEastAsia"/>
          <w:color w:val="000000" w:themeColor="text1"/>
          <w:sz w:val="24"/>
          <w:szCs w:val="24"/>
        </w:rPr>
        <w:t>端交互</w:t>
      </w:r>
      <w:r>
        <w:rPr>
          <w:rFonts w:asciiTheme="minorEastAsia" w:eastAsiaTheme="minorEastAsia" w:hAnsiTheme="minorEastAsia" w:hint="eastAsia"/>
          <w:color w:val="000000" w:themeColor="text1"/>
          <w:sz w:val="24"/>
          <w:szCs w:val="24"/>
        </w:rPr>
        <w:t>数据，向</w:t>
      </w:r>
      <w:r>
        <w:rPr>
          <w:rFonts w:asciiTheme="minorEastAsia" w:eastAsiaTheme="minorEastAsia" w:hAnsiTheme="minorEastAsia"/>
          <w:color w:val="000000" w:themeColor="text1"/>
          <w:sz w:val="24"/>
          <w:szCs w:val="24"/>
        </w:rPr>
        <w:t>用户提供</w:t>
      </w:r>
      <w:r w:rsidR="00104445">
        <w:rPr>
          <w:rFonts w:asciiTheme="minorEastAsia" w:eastAsiaTheme="minorEastAsia" w:hAnsiTheme="minorEastAsia" w:hint="eastAsia"/>
          <w:color w:val="000000" w:themeColor="text1"/>
          <w:sz w:val="24"/>
          <w:szCs w:val="24"/>
        </w:rPr>
        <w:t>训练</w:t>
      </w:r>
      <w:r w:rsidR="00104445">
        <w:rPr>
          <w:rFonts w:asciiTheme="minorEastAsia" w:eastAsiaTheme="minorEastAsia" w:hAnsiTheme="minorEastAsia"/>
          <w:color w:val="000000" w:themeColor="text1"/>
          <w:sz w:val="24"/>
          <w:szCs w:val="24"/>
        </w:rPr>
        <w:t>指导、路线</w:t>
      </w:r>
      <w:r w:rsidR="00104445">
        <w:rPr>
          <w:rFonts w:asciiTheme="minorEastAsia" w:eastAsiaTheme="minorEastAsia" w:hAnsiTheme="minorEastAsia" w:hint="eastAsia"/>
          <w:color w:val="000000" w:themeColor="text1"/>
          <w:sz w:val="24"/>
          <w:szCs w:val="24"/>
        </w:rPr>
        <w:t>推荐</w:t>
      </w:r>
      <w:r w:rsidR="00104445">
        <w:rPr>
          <w:rFonts w:asciiTheme="minorEastAsia" w:eastAsiaTheme="minorEastAsia" w:hAnsiTheme="minorEastAsia"/>
          <w:color w:val="000000" w:themeColor="text1"/>
          <w:sz w:val="24"/>
          <w:szCs w:val="24"/>
        </w:rPr>
        <w:t>的</w:t>
      </w:r>
      <w:r>
        <w:rPr>
          <w:rFonts w:asciiTheme="minorEastAsia" w:eastAsiaTheme="minorEastAsia" w:hAnsiTheme="minorEastAsia" w:hint="eastAsia"/>
          <w:color w:val="000000" w:themeColor="text1"/>
          <w:sz w:val="24"/>
          <w:szCs w:val="24"/>
        </w:rPr>
        <w:t>相关</w:t>
      </w:r>
      <w:r>
        <w:rPr>
          <w:rFonts w:asciiTheme="minorEastAsia" w:eastAsiaTheme="minorEastAsia" w:hAnsiTheme="minorEastAsia"/>
          <w:color w:val="000000" w:themeColor="text1"/>
          <w:sz w:val="24"/>
          <w:szCs w:val="24"/>
        </w:rPr>
        <w:t>功能。</w:t>
      </w:r>
    </w:p>
    <w:p w:rsidR="001B2CAE" w:rsidRDefault="001B2CAE" w:rsidP="00E124B7">
      <w:pPr>
        <w:pStyle w:val="ab"/>
        <w:numPr>
          <w:ilvl w:val="0"/>
          <w:numId w:val="29"/>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向</w:t>
      </w:r>
      <w:r>
        <w:rPr>
          <w:rFonts w:asciiTheme="minorEastAsia" w:eastAsiaTheme="minorEastAsia" w:hAnsiTheme="minorEastAsia"/>
          <w:color w:val="000000" w:themeColor="text1"/>
          <w:sz w:val="24"/>
          <w:szCs w:val="24"/>
        </w:rPr>
        <w:t>运营人员提供指标管理界面，</w:t>
      </w:r>
      <w:r>
        <w:rPr>
          <w:rFonts w:asciiTheme="minorEastAsia" w:eastAsiaTheme="minorEastAsia" w:hAnsiTheme="minorEastAsia" w:hint="eastAsia"/>
          <w:color w:val="000000" w:themeColor="text1"/>
          <w:sz w:val="24"/>
          <w:szCs w:val="24"/>
        </w:rPr>
        <w:t>定义</w:t>
      </w:r>
      <w:r>
        <w:rPr>
          <w:rFonts w:asciiTheme="minorEastAsia" w:eastAsiaTheme="minorEastAsia" w:hAnsiTheme="minorEastAsia"/>
          <w:color w:val="000000" w:themeColor="text1"/>
          <w:sz w:val="24"/>
          <w:szCs w:val="24"/>
        </w:rPr>
        <w:t>各个动作的关键姿态、运动指标，并</w:t>
      </w:r>
      <w:r>
        <w:rPr>
          <w:rFonts w:asciiTheme="minorEastAsia" w:eastAsiaTheme="minorEastAsia" w:hAnsiTheme="minorEastAsia" w:hint="eastAsia"/>
          <w:color w:val="000000" w:themeColor="text1"/>
          <w:sz w:val="24"/>
          <w:szCs w:val="24"/>
        </w:rPr>
        <w:t>将动作</w:t>
      </w:r>
      <w:r>
        <w:rPr>
          <w:rFonts w:asciiTheme="minorEastAsia" w:eastAsiaTheme="minorEastAsia" w:hAnsiTheme="minorEastAsia"/>
          <w:color w:val="000000" w:themeColor="text1"/>
          <w:sz w:val="24"/>
          <w:szCs w:val="24"/>
        </w:rPr>
        <w:t>、姿态、指标</w:t>
      </w:r>
      <w:r>
        <w:rPr>
          <w:rFonts w:asciiTheme="minorEastAsia" w:eastAsiaTheme="minorEastAsia" w:hAnsiTheme="minorEastAsia" w:hint="eastAsia"/>
          <w:color w:val="000000" w:themeColor="text1"/>
          <w:sz w:val="24"/>
          <w:szCs w:val="24"/>
        </w:rPr>
        <w:t>同步</w:t>
      </w:r>
      <w:r>
        <w:rPr>
          <w:rFonts w:asciiTheme="minorEastAsia" w:eastAsiaTheme="minorEastAsia" w:hAnsiTheme="minorEastAsia"/>
          <w:color w:val="000000" w:themeColor="text1"/>
          <w:sz w:val="24"/>
          <w:szCs w:val="24"/>
        </w:rPr>
        <w:t>给互娱大数据平台。</w:t>
      </w:r>
    </w:p>
    <w:p w:rsidR="001B2CAE" w:rsidRPr="001B2CAE" w:rsidRDefault="001B2CAE" w:rsidP="00E124B7">
      <w:pPr>
        <w:pStyle w:val="ab"/>
        <w:numPr>
          <w:ilvl w:val="0"/>
          <w:numId w:val="29"/>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w:t>
      </w:r>
      <w:r>
        <w:rPr>
          <w:rFonts w:asciiTheme="minorEastAsia" w:eastAsiaTheme="minorEastAsia" w:hAnsiTheme="minorEastAsia"/>
          <w:color w:val="000000" w:themeColor="text1"/>
          <w:sz w:val="24"/>
          <w:szCs w:val="24"/>
        </w:rPr>
        <w:t>收到善跑</w:t>
      </w:r>
      <w:r>
        <w:rPr>
          <w:rFonts w:asciiTheme="minorEastAsia" w:eastAsiaTheme="minorEastAsia" w:hAnsiTheme="minorEastAsia" w:hint="eastAsia"/>
          <w:color w:val="000000" w:themeColor="text1"/>
          <w:sz w:val="24"/>
          <w:szCs w:val="24"/>
        </w:rPr>
        <w:t>客户端</w:t>
      </w:r>
      <w:r>
        <w:rPr>
          <w:rFonts w:asciiTheme="minorEastAsia" w:eastAsiaTheme="minorEastAsia" w:hAnsiTheme="minorEastAsia"/>
          <w:color w:val="000000" w:themeColor="text1"/>
          <w:sz w:val="24"/>
          <w:szCs w:val="24"/>
        </w:rPr>
        <w:t>的运动</w:t>
      </w:r>
      <w:r w:rsidR="00611930">
        <w:rPr>
          <w:rFonts w:asciiTheme="minorEastAsia" w:eastAsiaTheme="minorEastAsia" w:hAnsiTheme="minorEastAsia" w:hint="eastAsia"/>
          <w:color w:val="000000" w:themeColor="text1"/>
          <w:sz w:val="24"/>
          <w:szCs w:val="24"/>
        </w:rPr>
        <w:t>评价</w:t>
      </w:r>
      <w:r>
        <w:rPr>
          <w:rFonts w:asciiTheme="minorEastAsia" w:eastAsiaTheme="minorEastAsia" w:hAnsiTheme="minorEastAsia"/>
          <w:color w:val="000000" w:themeColor="text1"/>
          <w:sz w:val="24"/>
          <w:szCs w:val="24"/>
        </w:rPr>
        <w:t>请求后，</w:t>
      </w:r>
      <w:r>
        <w:rPr>
          <w:rFonts w:asciiTheme="minorEastAsia" w:eastAsiaTheme="minorEastAsia" w:hAnsiTheme="minorEastAsia" w:hint="eastAsia"/>
          <w:color w:val="000000" w:themeColor="text1"/>
          <w:sz w:val="24"/>
          <w:szCs w:val="24"/>
        </w:rPr>
        <w:t>调用</w:t>
      </w:r>
      <w:r>
        <w:rPr>
          <w:rFonts w:asciiTheme="minorEastAsia" w:eastAsiaTheme="minorEastAsia" w:hAnsiTheme="minorEastAsia"/>
          <w:color w:val="000000" w:themeColor="text1"/>
          <w:sz w:val="24"/>
          <w:szCs w:val="24"/>
        </w:rPr>
        <w:t>互娱大数据平台的</w:t>
      </w:r>
      <w:r>
        <w:rPr>
          <w:rFonts w:asciiTheme="minorEastAsia" w:eastAsiaTheme="minorEastAsia" w:hAnsiTheme="minorEastAsia" w:hint="eastAsia"/>
          <w:color w:val="000000" w:themeColor="text1"/>
          <w:sz w:val="24"/>
          <w:szCs w:val="24"/>
        </w:rPr>
        <w:t>运动</w:t>
      </w:r>
      <w:r>
        <w:rPr>
          <w:rFonts w:asciiTheme="minorEastAsia" w:eastAsiaTheme="minorEastAsia" w:hAnsiTheme="minorEastAsia"/>
          <w:color w:val="000000" w:themeColor="text1"/>
          <w:sz w:val="24"/>
          <w:szCs w:val="24"/>
        </w:rPr>
        <w:t>视频模型使用接口</w:t>
      </w:r>
      <w:r>
        <w:rPr>
          <w:rFonts w:asciiTheme="minorEastAsia" w:eastAsiaTheme="minorEastAsia" w:hAnsiTheme="minorEastAsia" w:hint="eastAsia"/>
          <w:color w:val="000000" w:themeColor="text1"/>
          <w:sz w:val="24"/>
          <w:szCs w:val="24"/>
        </w:rPr>
        <w:t>，在</w:t>
      </w:r>
      <w:r>
        <w:rPr>
          <w:rFonts w:asciiTheme="minorEastAsia" w:eastAsiaTheme="minorEastAsia" w:hAnsiTheme="minorEastAsia"/>
          <w:color w:val="000000" w:themeColor="text1"/>
          <w:sz w:val="24"/>
          <w:szCs w:val="24"/>
        </w:rPr>
        <w:t>训练过程中</w:t>
      </w:r>
      <w:r>
        <w:rPr>
          <w:rFonts w:asciiTheme="minorEastAsia" w:eastAsiaTheme="minorEastAsia" w:hAnsiTheme="minorEastAsia" w:hint="eastAsia"/>
          <w:color w:val="000000" w:themeColor="text1"/>
          <w:sz w:val="24"/>
          <w:szCs w:val="24"/>
        </w:rPr>
        <w:t>获取</w:t>
      </w:r>
      <w:r>
        <w:rPr>
          <w:rFonts w:asciiTheme="minorEastAsia" w:eastAsiaTheme="minorEastAsia" w:hAnsiTheme="minorEastAsia"/>
          <w:color w:val="000000" w:themeColor="text1"/>
          <w:sz w:val="24"/>
          <w:szCs w:val="24"/>
        </w:rPr>
        <w:t>用户</w:t>
      </w:r>
      <w:r>
        <w:rPr>
          <w:rFonts w:asciiTheme="minorEastAsia" w:eastAsiaTheme="minorEastAsia" w:hAnsiTheme="minorEastAsia" w:hint="eastAsia"/>
          <w:color w:val="000000" w:themeColor="text1"/>
          <w:sz w:val="24"/>
          <w:szCs w:val="24"/>
        </w:rPr>
        <w:t>训练</w:t>
      </w:r>
      <w:r>
        <w:rPr>
          <w:rFonts w:asciiTheme="minorEastAsia" w:eastAsiaTheme="minorEastAsia" w:hAnsiTheme="minorEastAsia"/>
          <w:color w:val="000000" w:themeColor="text1"/>
          <w:sz w:val="24"/>
          <w:szCs w:val="24"/>
        </w:rPr>
        <w:t>动作评价</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在训练结束后获取</w:t>
      </w:r>
      <w:r w:rsidR="00AB355C">
        <w:rPr>
          <w:rFonts w:asciiTheme="minorEastAsia" w:eastAsiaTheme="minorEastAsia" w:hAnsiTheme="minorEastAsia" w:hint="eastAsia"/>
          <w:color w:val="000000" w:themeColor="text1"/>
          <w:sz w:val="24"/>
          <w:szCs w:val="24"/>
        </w:rPr>
        <w:t>处理</w:t>
      </w:r>
      <w:r>
        <w:rPr>
          <w:rFonts w:asciiTheme="minorEastAsia" w:eastAsiaTheme="minorEastAsia" w:hAnsiTheme="minorEastAsia"/>
          <w:color w:val="000000" w:themeColor="text1"/>
          <w:sz w:val="24"/>
          <w:szCs w:val="24"/>
        </w:rPr>
        <w:t>视频</w:t>
      </w:r>
      <w:r>
        <w:rPr>
          <w:rFonts w:asciiTheme="minorEastAsia" w:eastAsiaTheme="minorEastAsia" w:hAnsiTheme="minorEastAsia" w:hint="eastAsia"/>
          <w:color w:val="000000" w:themeColor="text1"/>
          <w:sz w:val="24"/>
          <w:szCs w:val="24"/>
        </w:rPr>
        <w:t>地址</w:t>
      </w:r>
      <w:r w:rsidR="000E54B1">
        <w:rPr>
          <w:rFonts w:asciiTheme="minorEastAsia" w:eastAsiaTheme="minorEastAsia" w:hAnsiTheme="minorEastAsia" w:hint="eastAsia"/>
          <w:color w:val="000000" w:themeColor="text1"/>
          <w:sz w:val="24"/>
          <w:szCs w:val="24"/>
        </w:rPr>
        <w:t>、</w:t>
      </w:r>
      <w:r w:rsidR="000E54B1">
        <w:rPr>
          <w:rFonts w:asciiTheme="minorEastAsia" w:eastAsiaTheme="minorEastAsia" w:hAnsiTheme="minorEastAsia"/>
          <w:color w:val="000000" w:themeColor="text1"/>
          <w:sz w:val="24"/>
          <w:szCs w:val="24"/>
        </w:rPr>
        <w:t>分享截图地址。</w:t>
      </w:r>
    </w:p>
    <w:p w:rsidR="00B94D87" w:rsidRPr="00C524CF" w:rsidRDefault="00B94D87" w:rsidP="00E124B7">
      <w:pPr>
        <w:numPr>
          <w:ilvl w:val="0"/>
          <w:numId w:val="26"/>
        </w:numPr>
        <w:spacing w:line="360" w:lineRule="auto"/>
        <w:rPr>
          <w:rFonts w:asciiTheme="minorEastAsia" w:eastAsiaTheme="minorEastAsia" w:hAnsiTheme="minorEastAsia"/>
          <w:b/>
          <w:color w:val="000000" w:themeColor="text1"/>
          <w:sz w:val="24"/>
          <w:szCs w:val="24"/>
        </w:rPr>
      </w:pPr>
      <w:r w:rsidRPr="00C524CF">
        <w:rPr>
          <w:rFonts w:asciiTheme="minorEastAsia" w:eastAsiaTheme="minorEastAsia" w:hAnsiTheme="minorEastAsia" w:hint="eastAsia"/>
          <w:b/>
          <w:color w:val="000000" w:themeColor="text1"/>
          <w:sz w:val="24"/>
          <w:szCs w:val="24"/>
        </w:rPr>
        <w:t>互娱</w:t>
      </w:r>
      <w:r w:rsidRPr="00C524CF">
        <w:rPr>
          <w:rFonts w:asciiTheme="minorEastAsia" w:eastAsiaTheme="minorEastAsia" w:hAnsiTheme="minorEastAsia"/>
          <w:b/>
          <w:color w:val="000000" w:themeColor="text1"/>
          <w:sz w:val="24"/>
          <w:szCs w:val="24"/>
        </w:rPr>
        <w:t>大数据</w:t>
      </w:r>
    </w:p>
    <w:p w:rsidR="00284EC2" w:rsidRDefault="00955FCD" w:rsidP="00E124B7">
      <w:pPr>
        <w:pStyle w:val="ab"/>
        <w:numPr>
          <w:ilvl w:val="0"/>
          <w:numId w:val="30"/>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异步多线程方式从</w:t>
      </w:r>
      <w:r w:rsidR="00284EC2">
        <w:rPr>
          <w:rFonts w:asciiTheme="minorEastAsia" w:eastAsiaTheme="minorEastAsia" w:hAnsiTheme="minorEastAsia"/>
          <w:color w:val="000000" w:themeColor="text1"/>
          <w:sz w:val="24"/>
          <w:szCs w:val="24"/>
        </w:rPr>
        <w:t>视讯</w:t>
      </w:r>
      <w:r>
        <w:rPr>
          <w:rFonts w:asciiTheme="minorEastAsia" w:eastAsiaTheme="minorEastAsia" w:hAnsiTheme="minorEastAsia" w:hint="eastAsia"/>
          <w:color w:val="000000" w:themeColor="text1"/>
          <w:sz w:val="24"/>
          <w:szCs w:val="24"/>
        </w:rPr>
        <w:t>咪咕</w:t>
      </w:r>
      <w:r>
        <w:rPr>
          <w:rFonts w:asciiTheme="minorEastAsia" w:eastAsiaTheme="minorEastAsia" w:hAnsiTheme="minorEastAsia"/>
          <w:color w:val="000000" w:themeColor="text1"/>
          <w:sz w:val="24"/>
          <w:szCs w:val="24"/>
        </w:rPr>
        <w:t>云上下载视频截图</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录制视频</w:t>
      </w:r>
      <w:r w:rsidR="00284EC2">
        <w:rPr>
          <w:rFonts w:asciiTheme="minorEastAsia" w:eastAsiaTheme="minorEastAsia" w:hAnsiTheme="minorEastAsia" w:hint="eastAsia"/>
          <w:color w:val="000000" w:themeColor="text1"/>
          <w:sz w:val="24"/>
          <w:szCs w:val="24"/>
        </w:rPr>
        <w:t>。</w:t>
      </w:r>
    </w:p>
    <w:p w:rsidR="00104445" w:rsidRDefault="00104445" w:rsidP="00E124B7">
      <w:pPr>
        <w:pStyle w:val="ab"/>
        <w:numPr>
          <w:ilvl w:val="0"/>
          <w:numId w:val="30"/>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在</w:t>
      </w:r>
      <w:r w:rsidR="00367300">
        <w:rPr>
          <w:rFonts w:asciiTheme="minorEastAsia" w:eastAsiaTheme="minorEastAsia" w:hAnsiTheme="minorEastAsia"/>
          <w:color w:val="000000" w:themeColor="text1"/>
          <w:sz w:val="24"/>
          <w:szCs w:val="24"/>
        </w:rPr>
        <w:t>接收到善跑服务端的</w:t>
      </w:r>
      <w:r w:rsidR="00367300">
        <w:rPr>
          <w:rFonts w:asciiTheme="minorEastAsia" w:eastAsiaTheme="minorEastAsia" w:hAnsiTheme="minorEastAsia" w:hint="eastAsia"/>
          <w:color w:val="000000" w:themeColor="text1"/>
          <w:sz w:val="24"/>
          <w:szCs w:val="24"/>
        </w:rPr>
        <w:t>模型</w:t>
      </w:r>
      <w:r w:rsidR="00367300">
        <w:rPr>
          <w:rFonts w:asciiTheme="minorEastAsia" w:eastAsiaTheme="minorEastAsia" w:hAnsiTheme="minorEastAsia"/>
          <w:color w:val="000000" w:themeColor="text1"/>
          <w:sz w:val="24"/>
          <w:szCs w:val="24"/>
        </w:rPr>
        <w:t>使用</w:t>
      </w:r>
      <w:r>
        <w:rPr>
          <w:rFonts w:asciiTheme="minorEastAsia" w:eastAsiaTheme="minorEastAsia" w:hAnsiTheme="minorEastAsia"/>
          <w:color w:val="000000" w:themeColor="text1"/>
          <w:sz w:val="24"/>
          <w:szCs w:val="24"/>
        </w:rPr>
        <w:t>请求后，调用</w:t>
      </w:r>
      <w:r>
        <w:rPr>
          <w:rFonts w:asciiTheme="minorEastAsia" w:eastAsiaTheme="minorEastAsia" w:hAnsiTheme="minorEastAsia" w:hint="eastAsia"/>
          <w:color w:val="000000" w:themeColor="text1"/>
          <w:sz w:val="24"/>
          <w:szCs w:val="24"/>
        </w:rPr>
        <w:t>AI前置</w:t>
      </w:r>
      <w:r>
        <w:rPr>
          <w:rFonts w:asciiTheme="minorEastAsia" w:eastAsiaTheme="minorEastAsia" w:hAnsiTheme="minorEastAsia"/>
          <w:color w:val="000000" w:themeColor="text1"/>
          <w:sz w:val="24"/>
          <w:szCs w:val="24"/>
        </w:rPr>
        <w:t>平台的模型服务</w:t>
      </w:r>
      <w:r>
        <w:rPr>
          <w:rFonts w:asciiTheme="minorEastAsia" w:eastAsiaTheme="minorEastAsia" w:hAnsiTheme="minorEastAsia" w:hint="eastAsia"/>
          <w:color w:val="000000" w:themeColor="text1"/>
          <w:sz w:val="24"/>
          <w:szCs w:val="24"/>
        </w:rPr>
        <w:t>接口</w:t>
      </w:r>
      <w:r>
        <w:rPr>
          <w:rFonts w:asciiTheme="minorEastAsia" w:eastAsiaTheme="minorEastAsia" w:hAnsiTheme="minorEastAsia"/>
          <w:color w:val="000000" w:themeColor="text1"/>
          <w:sz w:val="24"/>
          <w:szCs w:val="24"/>
        </w:rPr>
        <w:t>，</w:t>
      </w:r>
      <w:r>
        <w:rPr>
          <w:rFonts w:asciiTheme="minorEastAsia" w:eastAsiaTheme="minorEastAsia" w:hAnsiTheme="minorEastAsia" w:hint="eastAsia"/>
          <w:color w:val="000000" w:themeColor="text1"/>
          <w:sz w:val="24"/>
          <w:szCs w:val="24"/>
        </w:rPr>
        <w:t>在</w:t>
      </w:r>
      <w:r>
        <w:rPr>
          <w:rFonts w:asciiTheme="minorEastAsia" w:eastAsiaTheme="minorEastAsia" w:hAnsiTheme="minorEastAsia"/>
          <w:color w:val="000000" w:themeColor="text1"/>
          <w:sz w:val="24"/>
          <w:szCs w:val="24"/>
        </w:rPr>
        <w:t>训练过程中</w:t>
      </w:r>
      <w:r>
        <w:rPr>
          <w:rFonts w:asciiTheme="minorEastAsia" w:eastAsiaTheme="minorEastAsia" w:hAnsiTheme="minorEastAsia" w:hint="eastAsia"/>
          <w:color w:val="000000" w:themeColor="text1"/>
          <w:sz w:val="24"/>
          <w:szCs w:val="24"/>
        </w:rPr>
        <w:t>获取</w:t>
      </w:r>
      <w:r>
        <w:rPr>
          <w:rFonts w:asciiTheme="minorEastAsia" w:eastAsiaTheme="minorEastAsia" w:hAnsiTheme="minorEastAsia"/>
          <w:color w:val="000000" w:themeColor="text1"/>
          <w:sz w:val="24"/>
          <w:szCs w:val="24"/>
        </w:rPr>
        <w:t>用户</w:t>
      </w:r>
      <w:r>
        <w:rPr>
          <w:rFonts w:asciiTheme="minorEastAsia" w:eastAsiaTheme="minorEastAsia" w:hAnsiTheme="minorEastAsia" w:hint="eastAsia"/>
          <w:color w:val="000000" w:themeColor="text1"/>
          <w:sz w:val="24"/>
          <w:szCs w:val="24"/>
        </w:rPr>
        <w:t>训练</w:t>
      </w:r>
      <w:r>
        <w:rPr>
          <w:rFonts w:asciiTheme="minorEastAsia" w:eastAsiaTheme="minorEastAsia" w:hAnsiTheme="minorEastAsia"/>
          <w:color w:val="000000" w:themeColor="text1"/>
          <w:sz w:val="24"/>
          <w:szCs w:val="24"/>
        </w:rPr>
        <w:t>动作评价</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在训练结束后获取</w:t>
      </w:r>
      <w:r>
        <w:rPr>
          <w:rFonts w:asciiTheme="minorEastAsia" w:eastAsiaTheme="minorEastAsia" w:hAnsiTheme="minorEastAsia" w:hint="eastAsia"/>
          <w:color w:val="000000" w:themeColor="text1"/>
          <w:sz w:val="24"/>
          <w:szCs w:val="24"/>
        </w:rPr>
        <w:t>处理</w:t>
      </w:r>
      <w:r>
        <w:rPr>
          <w:rFonts w:asciiTheme="minorEastAsia" w:eastAsiaTheme="minorEastAsia" w:hAnsiTheme="minorEastAsia"/>
          <w:color w:val="000000" w:themeColor="text1"/>
          <w:sz w:val="24"/>
          <w:szCs w:val="24"/>
        </w:rPr>
        <w:t>视频</w:t>
      </w:r>
      <w:r>
        <w:rPr>
          <w:rFonts w:asciiTheme="minorEastAsia" w:eastAsiaTheme="minorEastAsia" w:hAnsiTheme="minorEastAsia" w:hint="eastAsia"/>
          <w:color w:val="000000" w:themeColor="text1"/>
          <w:sz w:val="24"/>
          <w:szCs w:val="24"/>
        </w:rPr>
        <w:t>地址、</w:t>
      </w:r>
      <w:r w:rsidR="00367300">
        <w:rPr>
          <w:rFonts w:asciiTheme="minorEastAsia" w:eastAsiaTheme="minorEastAsia" w:hAnsiTheme="minorEastAsia"/>
          <w:color w:val="000000" w:themeColor="text1"/>
          <w:sz w:val="24"/>
          <w:szCs w:val="24"/>
        </w:rPr>
        <w:t>分享</w:t>
      </w:r>
      <w:r w:rsidR="00367300">
        <w:rPr>
          <w:rFonts w:asciiTheme="minorEastAsia" w:eastAsiaTheme="minorEastAsia" w:hAnsiTheme="minorEastAsia" w:hint="eastAsia"/>
          <w:color w:val="000000" w:themeColor="text1"/>
          <w:sz w:val="24"/>
          <w:szCs w:val="24"/>
        </w:rPr>
        <w:t>图片</w:t>
      </w:r>
      <w:r>
        <w:rPr>
          <w:rFonts w:asciiTheme="minorEastAsia" w:eastAsiaTheme="minorEastAsia" w:hAnsiTheme="minorEastAsia"/>
          <w:color w:val="000000" w:themeColor="text1"/>
          <w:sz w:val="24"/>
          <w:szCs w:val="24"/>
        </w:rPr>
        <w:t>地址</w:t>
      </w:r>
      <w:r>
        <w:rPr>
          <w:rFonts w:asciiTheme="minorEastAsia" w:eastAsiaTheme="minorEastAsia" w:hAnsiTheme="minorEastAsia" w:hint="eastAsia"/>
          <w:color w:val="000000" w:themeColor="text1"/>
          <w:sz w:val="24"/>
          <w:szCs w:val="24"/>
        </w:rPr>
        <w:t>。</w:t>
      </w:r>
      <w:bookmarkStart w:id="25" w:name="_GoBack"/>
      <w:bookmarkEnd w:id="25"/>
    </w:p>
    <w:p w:rsidR="00B94D87" w:rsidRDefault="0067560C" w:rsidP="00E124B7">
      <w:pPr>
        <w:pStyle w:val="ab"/>
        <w:numPr>
          <w:ilvl w:val="0"/>
          <w:numId w:val="30"/>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2017年</w:t>
      </w:r>
      <w:r w:rsidR="00104445">
        <w:rPr>
          <w:rFonts w:asciiTheme="minorEastAsia" w:eastAsiaTheme="minorEastAsia" w:hAnsiTheme="minorEastAsia" w:hint="eastAsia"/>
          <w:color w:val="000000" w:themeColor="text1"/>
          <w:sz w:val="24"/>
          <w:szCs w:val="24"/>
        </w:rPr>
        <w:t>向</w:t>
      </w:r>
      <w:r w:rsidR="00104445">
        <w:rPr>
          <w:rFonts w:asciiTheme="minorEastAsia" w:eastAsiaTheme="minorEastAsia" w:hAnsiTheme="minorEastAsia"/>
          <w:color w:val="000000" w:themeColor="text1"/>
          <w:sz w:val="24"/>
          <w:szCs w:val="24"/>
        </w:rPr>
        <w:t>算法人员</w:t>
      </w:r>
      <w:r w:rsidR="00C524CF">
        <w:rPr>
          <w:rFonts w:asciiTheme="minorEastAsia" w:eastAsiaTheme="minorEastAsia" w:hAnsiTheme="minorEastAsia" w:hint="eastAsia"/>
          <w:color w:val="000000" w:themeColor="text1"/>
          <w:sz w:val="24"/>
          <w:szCs w:val="24"/>
        </w:rPr>
        <w:t>提供</w:t>
      </w:r>
      <w:r w:rsidR="00C524CF">
        <w:rPr>
          <w:rFonts w:asciiTheme="minorEastAsia" w:eastAsiaTheme="minorEastAsia" w:hAnsiTheme="minorEastAsia"/>
          <w:color w:val="000000" w:themeColor="text1"/>
          <w:sz w:val="24"/>
          <w:szCs w:val="24"/>
        </w:rPr>
        <w:t>模型管理功能，包括</w:t>
      </w:r>
      <w:r w:rsidR="00C524CF">
        <w:rPr>
          <w:rFonts w:asciiTheme="minorEastAsia" w:eastAsiaTheme="minorEastAsia" w:hAnsiTheme="minorEastAsia" w:hint="eastAsia"/>
          <w:color w:val="000000" w:themeColor="text1"/>
          <w:sz w:val="24"/>
          <w:szCs w:val="24"/>
        </w:rPr>
        <w:t>接收并</w:t>
      </w:r>
      <w:r w:rsidR="00C524CF">
        <w:rPr>
          <w:rFonts w:asciiTheme="minorEastAsia" w:eastAsiaTheme="minorEastAsia" w:hAnsiTheme="minorEastAsia"/>
          <w:color w:val="000000" w:themeColor="text1"/>
          <w:sz w:val="24"/>
          <w:szCs w:val="24"/>
        </w:rPr>
        <w:t>查询善跑服务</w:t>
      </w:r>
      <w:r w:rsidR="00C524CF">
        <w:rPr>
          <w:rFonts w:asciiTheme="minorEastAsia" w:eastAsiaTheme="minorEastAsia" w:hAnsiTheme="minorEastAsia" w:hint="eastAsia"/>
          <w:color w:val="000000" w:themeColor="text1"/>
          <w:sz w:val="24"/>
          <w:szCs w:val="24"/>
        </w:rPr>
        <w:t>端同步</w:t>
      </w:r>
      <w:r w:rsidR="00405605">
        <w:rPr>
          <w:rFonts w:asciiTheme="minorEastAsia" w:eastAsiaTheme="minorEastAsia" w:hAnsiTheme="minorEastAsia" w:hint="eastAsia"/>
          <w:color w:val="000000" w:themeColor="text1"/>
          <w:sz w:val="24"/>
          <w:szCs w:val="24"/>
        </w:rPr>
        <w:t>来的</w:t>
      </w:r>
      <w:r w:rsidR="00F63E57">
        <w:rPr>
          <w:rFonts w:asciiTheme="minorEastAsia" w:eastAsiaTheme="minorEastAsia" w:hAnsiTheme="minorEastAsia" w:hint="eastAsia"/>
          <w:color w:val="000000" w:themeColor="text1"/>
          <w:sz w:val="24"/>
          <w:szCs w:val="24"/>
        </w:rPr>
        <w:t>指标</w:t>
      </w:r>
      <w:r w:rsidR="00405605">
        <w:rPr>
          <w:rFonts w:asciiTheme="minorEastAsia" w:eastAsiaTheme="minorEastAsia" w:hAnsiTheme="minorEastAsia"/>
          <w:color w:val="000000" w:themeColor="text1"/>
          <w:sz w:val="24"/>
          <w:szCs w:val="24"/>
        </w:rPr>
        <w:t>数据</w:t>
      </w:r>
      <w:r w:rsidR="00051EE4">
        <w:rPr>
          <w:rFonts w:asciiTheme="minorEastAsia" w:eastAsiaTheme="minorEastAsia" w:hAnsiTheme="minorEastAsia" w:hint="eastAsia"/>
          <w:color w:val="000000" w:themeColor="text1"/>
          <w:sz w:val="24"/>
          <w:szCs w:val="24"/>
        </w:rPr>
        <w:t>、</w:t>
      </w:r>
      <w:r w:rsidR="00051EE4">
        <w:rPr>
          <w:rFonts w:asciiTheme="minorEastAsia" w:eastAsiaTheme="minorEastAsia" w:hAnsiTheme="minorEastAsia"/>
          <w:color w:val="000000" w:themeColor="text1"/>
          <w:sz w:val="24"/>
          <w:szCs w:val="24"/>
        </w:rPr>
        <w:t>查询模型日志</w:t>
      </w:r>
      <w:r w:rsidR="00051EE4">
        <w:rPr>
          <w:rFonts w:asciiTheme="minorEastAsia" w:eastAsiaTheme="minorEastAsia" w:hAnsiTheme="minorEastAsia" w:hint="eastAsia"/>
          <w:color w:val="000000" w:themeColor="text1"/>
          <w:sz w:val="24"/>
          <w:szCs w:val="24"/>
        </w:rPr>
        <w:t>、</w:t>
      </w:r>
      <w:r w:rsidR="00051EE4">
        <w:rPr>
          <w:rFonts w:asciiTheme="minorEastAsia" w:eastAsiaTheme="minorEastAsia" w:hAnsiTheme="minorEastAsia"/>
          <w:color w:val="000000" w:themeColor="text1"/>
          <w:sz w:val="24"/>
          <w:szCs w:val="24"/>
        </w:rPr>
        <w:t>查询</w:t>
      </w:r>
      <w:r w:rsidR="005529B9">
        <w:rPr>
          <w:rFonts w:asciiTheme="minorEastAsia" w:eastAsiaTheme="minorEastAsia" w:hAnsiTheme="minorEastAsia" w:hint="eastAsia"/>
          <w:color w:val="000000" w:themeColor="text1"/>
          <w:sz w:val="24"/>
          <w:szCs w:val="24"/>
        </w:rPr>
        <w:t>和</w:t>
      </w:r>
      <w:r w:rsidR="00104445">
        <w:rPr>
          <w:rFonts w:asciiTheme="minorEastAsia" w:eastAsiaTheme="minorEastAsia" w:hAnsiTheme="minorEastAsia" w:hint="eastAsia"/>
          <w:color w:val="000000" w:themeColor="text1"/>
          <w:sz w:val="24"/>
          <w:szCs w:val="24"/>
        </w:rPr>
        <w:t>载入</w:t>
      </w:r>
      <w:r w:rsidR="00051EE4">
        <w:rPr>
          <w:rFonts w:asciiTheme="minorEastAsia" w:eastAsiaTheme="minorEastAsia" w:hAnsiTheme="minorEastAsia"/>
          <w:color w:val="000000" w:themeColor="text1"/>
          <w:sz w:val="24"/>
          <w:szCs w:val="24"/>
        </w:rPr>
        <w:t>模型版本等功能</w:t>
      </w:r>
      <w:r w:rsidR="00104445">
        <w:rPr>
          <w:rFonts w:asciiTheme="minorEastAsia" w:eastAsiaTheme="minorEastAsia" w:hAnsiTheme="minorEastAsia" w:hint="eastAsia"/>
          <w:color w:val="000000" w:themeColor="text1"/>
          <w:sz w:val="24"/>
          <w:szCs w:val="24"/>
        </w:rPr>
        <w:t>。</w:t>
      </w:r>
    </w:p>
    <w:p w:rsidR="00104445" w:rsidRDefault="0067560C" w:rsidP="00E124B7">
      <w:pPr>
        <w:pStyle w:val="ab"/>
        <w:numPr>
          <w:ilvl w:val="0"/>
          <w:numId w:val="30"/>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2017年</w:t>
      </w:r>
      <w:r w:rsidR="00104445">
        <w:rPr>
          <w:rFonts w:asciiTheme="minorEastAsia" w:eastAsiaTheme="minorEastAsia" w:hAnsiTheme="minorEastAsia" w:hint="eastAsia"/>
          <w:color w:val="000000" w:themeColor="text1"/>
          <w:sz w:val="24"/>
          <w:szCs w:val="24"/>
        </w:rPr>
        <w:t>向</w:t>
      </w:r>
      <w:r w:rsidR="00104445">
        <w:rPr>
          <w:rFonts w:asciiTheme="minorEastAsia" w:eastAsiaTheme="minorEastAsia" w:hAnsiTheme="minorEastAsia"/>
          <w:color w:val="000000" w:themeColor="text1"/>
          <w:sz w:val="24"/>
          <w:szCs w:val="24"/>
        </w:rPr>
        <w:t>标注人员提供数据标注功能，可完成源视频的样本标注</w:t>
      </w:r>
      <w:r w:rsidR="00104445">
        <w:rPr>
          <w:rFonts w:asciiTheme="minorEastAsia" w:eastAsiaTheme="minorEastAsia" w:hAnsiTheme="minorEastAsia" w:hint="eastAsia"/>
          <w:color w:val="000000" w:themeColor="text1"/>
          <w:sz w:val="24"/>
          <w:szCs w:val="24"/>
        </w:rPr>
        <w:t>。</w:t>
      </w:r>
    </w:p>
    <w:p w:rsidR="00104445" w:rsidRDefault="00104445" w:rsidP="00E124B7">
      <w:pPr>
        <w:pStyle w:val="ab"/>
        <w:numPr>
          <w:ilvl w:val="0"/>
          <w:numId w:val="30"/>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按照AI数据</w:t>
      </w:r>
      <w:r>
        <w:rPr>
          <w:rFonts w:asciiTheme="minorEastAsia" w:eastAsiaTheme="minorEastAsia" w:hAnsiTheme="minorEastAsia"/>
          <w:color w:val="000000" w:themeColor="text1"/>
          <w:sz w:val="24"/>
          <w:szCs w:val="24"/>
        </w:rPr>
        <w:t>规范要求将源视频、标注结果导出成规定格式</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生成数据文件、</w:t>
      </w:r>
      <w:r>
        <w:rPr>
          <w:rFonts w:asciiTheme="minorEastAsia" w:eastAsiaTheme="minorEastAsia" w:hAnsiTheme="minorEastAsia" w:hint="eastAsia"/>
          <w:color w:val="000000" w:themeColor="text1"/>
          <w:sz w:val="24"/>
          <w:szCs w:val="24"/>
        </w:rPr>
        <w:t>字段</w:t>
      </w:r>
      <w:r>
        <w:rPr>
          <w:rFonts w:asciiTheme="minorEastAsia" w:eastAsiaTheme="minorEastAsia" w:hAnsiTheme="minorEastAsia"/>
          <w:color w:val="000000" w:themeColor="text1"/>
          <w:sz w:val="24"/>
          <w:szCs w:val="24"/>
        </w:rPr>
        <w:t>文件、</w:t>
      </w:r>
      <w:r>
        <w:rPr>
          <w:rFonts w:asciiTheme="minorEastAsia" w:eastAsiaTheme="minorEastAsia" w:hAnsiTheme="minorEastAsia" w:hint="eastAsia"/>
          <w:color w:val="000000" w:themeColor="text1"/>
          <w:sz w:val="24"/>
          <w:szCs w:val="24"/>
        </w:rPr>
        <w:t>校验</w:t>
      </w:r>
      <w:r>
        <w:rPr>
          <w:rFonts w:asciiTheme="minorEastAsia" w:eastAsiaTheme="minorEastAsia" w:hAnsiTheme="minorEastAsia"/>
          <w:color w:val="000000" w:themeColor="text1"/>
          <w:sz w:val="24"/>
          <w:szCs w:val="24"/>
        </w:rPr>
        <w:t>文件，并传输到</w:t>
      </w:r>
      <w:r w:rsidR="00154255">
        <w:rPr>
          <w:rFonts w:asciiTheme="minorEastAsia" w:eastAsiaTheme="minorEastAsia" w:hAnsiTheme="minorEastAsia" w:hint="eastAsia"/>
          <w:color w:val="000000" w:themeColor="text1"/>
          <w:sz w:val="24"/>
          <w:szCs w:val="24"/>
        </w:rPr>
        <w:t>FTP</w:t>
      </w:r>
      <w:r w:rsidR="00154255">
        <w:rPr>
          <w:rFonts w:asciiTheme="minorEastAsia" w:eastAsiaTheme="minorEastAsia" w:hAnsiTheme="minorEastAsia"/>
          <w:color w:val="000000" w:themeColor="text1"/>
          <w:sz w:val="24"/>
          <w:szCs w:val="24"/>
        </w:rPr>
        <w:t>前置机</w:t>
      </w:r>
      <w:r w:rsidR="00154255">
        <w:rPr>
          <w:rFonts w:asciiTheme="minorEastAsia" w:eastAsiaTheme="minorEastAsia" w:hAnsiTheme="minorEastAsia" w:hint="eastAsia"/>
          <w:color w:val="000000" w:themeColor="text1"/>
          <w:sz w:val="24"/>
          <w:szCs w:val="24"/>
        </w:rPr>
        <w:t>上</w:t>
      </w:r>
      <w:r>
        <w:rPr>
          <w:rFonts w:asciiTheme="minorEastAsia" w:eastAsiaTheme="minorEastAsia" w:hAnsiTheme="minorEastAsia"/>
          <w:color w:val="000000" w:themeColor="text1"/>
          <w:sz w:val="24"/>
          <w:szCs w:val="24"/>
        </w:rPr>
        <w:t>。</w:t>
      </w:r>
    </w:p>
    <w:p w:rsidR="00104445" w:rsidRDefault="00104445" w:rsidP="00E124B7">
      <w:pPr>
        <w:pStyle w:val="ab"/>
        <w:numPr>
          <w:ilvl w:val="0"/>
          <w:numId w:val="30"/>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接收</w:t>
      </w:r>
      <w:r>
        <w:rPr>
          <w:rFonts w:asciiTheme="minorEastAsia" w:eastAsiaTheme="minorEastAsia" w:hAnsiTheme="minorEastAsia"/>
          <w:color w:val="000000" w:themeColor="text1"/>
          <w:sz w:val="24"/>
          <w:szCs w:val="24"/>
        </w:rPr>
        <w:t>善跑服务端传来的</w:t>
      </w:r>
      <w:r>
        <w:rPr>
          <w:rFonts w:asciiTheme="minorEastAsia" w:eastAsiaTheme="minorEastAsia" w:hAnsiTheme="minorEastAsia" w:hint="eastAsia"/>
          <w:color w:val="000000" w:themeColor="text1"/>
          <w:sz w:val="24"/>
          <w:szCs w:val="24"/>
        </w:rPr>
        <w:t>跑步</w:t>
      </w:r>
      <w:r>
        <w:rPr>
          <w:rFonts w:asciiTheme="minorEastAsia" w:eastAsiaTheme="minorEastAsia" w:hAnsiTheme="minorEastAsia"/>
          <w:color w:val="000000" w:themeColor="text1"/>
          <w:sz w:val="24"/>
          <w:szCs w:val="24"/>
        </w:rPr>
        <w:t>轨迹数据，每日定时进行跑步路线推荐相关的区域划分、路线</w:t>
      </w:r>
      <w:r>
        <w:rPr>
          <w:rFonts w:asciiTheme="minorEastAsia" w:eastAsiaTheme="minorEastAsia" w:hAnsiTheme="minorEastAsia" w:hint="eastAsia"/>
          <w:color w:val="000000" w:themeColor="text1"/>
          <w:sz w:val="24"/>
          <w:szCs w:val="24"/>
        </w:rPr>
        <w:t>合并</w:t>
      </w:r>
      <w:r>
        <w:rPr>
          <w:rFonts w:asciiTheme="minorEastAsia" w:eastAsiaTheme="minorEastAsia" w:hAnsiTheme="minorEastAsia"/>
          <w:color w:val="000000" w:themeColor="text1"/>
          <w:sz w:val="24"/>
          <w:szCs w:val="24"/>
        </w:rPr>
        <w:t>计算。</w:t>
      </w:r>
    </w:p>
    <w:p w:rsidR="0067560C" w:rsidRPr="00104445" w:rsidRDefault="0067560C" w:rsidP="00E124B7">
      <w:pPr>
        <w:pStyle w:val="ab"/>
        <w:numPr>
          <w:ilvl w:val="0"/>
          <w:numId w:val="30"/>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调用AI云平台</w:t>
      </w:r>
      <w:r>
        <w:rPr>
          <w:rFonts w:asciiTheme="minorEastAsia" w:eastAsiaTheme="minorEastAsia" w:hAnsiTheme="minorEastAsia"/>
          <w:color w:val="000000" w:themeColor="text1"/>
          <w:sz w:val="24"/>
          <w:szCs w:val="24"/>
        </w:rPr>
        <w:t>的人脸识别服务，</w:t>
      </w:r>
      <w:r>
        <w:rPr>
          <w:rFonts w:asciiTheme="minorEastAsia" w:eastAsiaTheme="minorEastAsia" w:hAnsiTheme="minorEastAsia" w:hint="eastAsia"/>
          <w:color w:val="000000" w:themeColor="text1"/>
          <w:sz w:val="24"/>
          <w:szCs w:val="24"/>
        </w:rPr>
        <w:t>支撑</w:t>
      </w:r>
      <w:r>
        <w:rPr>
          <w:rFonts w:asciiTheme="minorEastAsia" w:eastAsiaTheme="minorEastAsia" w:hAnsiTheme="minorEastAsia"/>
          <w:color w:val="000000" w:themeColor="text1"/>
          <w:sz w:val="24"/>
          <w:szCs w:val="24"/>
        </w:rPr>
        <w:t>善跑</w:t>
      </w:r>
      <w:r>
        <w:rPr>
          <w:rFonts w:asciiTheme="minorEastAsia" w:eastAsiaTheme="minorEastAsia" w:hAnsiTheme="minorEastAsia" w:hint="eastAsia"/>
          <w:color w:val="000000" w:themeColor="text1"/>
          <w:sz w:val="24"/>
          <w:szCs w:val="24"/>
        </w:rPr>
        <w:t>的</w:t>
      </w:r>
      <w:r>
        <w:rPr>
          <w:rFonts w:asciiTheme="minorEastAsia" w:eastAsiaTheme="minorEastAsia" w:hAnsiTheme="minorEastAsia"/>
          <w:color w:val="000000" w:themeColor="text1"/>
          <w:sz w:val="24"/>
          <w:szCs w:val="24"/>
        </w:rPr>
        <w:t>赛事报名、照片分拣等功能</w:t>
      </w:r>
    </w:p>
    <w:p w:rsidR="00B94D87" w:rsidRPr="00104445" w:rsidRDefault="00B94D87" w:rsidP="00E124B7">
      <w:pPr>
        <w:numPr>
          <w:ilvl w:val="0"/>
          <w:numId w:val="26"/>
        </w:numPr>
        <w:spacing w:line="360" w:lineRule="auto"/>
        <w:rPr>
          <w:rFonts w:asciiTheme="minorEastAsia" w:eastAsiaTheme="minorEastAsia" w:hAnsiTheme="minorEastAsia"/>
          <w:b/>
          <w:color w:val="000000" w:themeColor="text1"/>
          <w:sz w:val="24"/>
          <w:szCs w:val="24"/>
        </w:rPr>
      </w:pPr>
      <w:r w:rsidRPr="00104445">
        <w:rPr>
          <w:rFonts w:asciiTheme="minorEastAsia" w:eastAsiaTheme="minorEastAsia" w:hAnsiTheme="minorEastAsia" w:hint="eastAsia"/>
          <w:b/>
          <w:color w:val="000000" w:themeColor="text1"/>
          <w:sz w:val="24"/>
          <w:szCs w:val="24"/>
        </w:rPr>
        <w:t>AI前置</w:t>
      </w:r>
      <w:r w:rsidRPr="00104445">
        <w:rPr>
          <w:rFonts w:asciiTheme="minorEastAsia" w:eastAsiaTheme="minorEastAsia" w:hAnsiTheme="minorEastAsia"/>
          <w:b/>
          <w:color w:val="000000" w:themeColor="text1"/>
          <w:sz w:val="24"/>
          <w:szCs w:val="24"/>
        </w:rPr>
        <w:t>平台</w:t>
      </w:r>
    </w:p>
    <w:p w:rsidR="00B94D87" w:rsidRDefault="00FB704F" w:rsidP="00E124B7">
      <w:pPr>
        <w:pStyle w:val="ab"/>
        <w:numPr>
          <w:ilvl w:val="0"/>
          <w:numId w:val="31"/>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使用</w:t>
      </w:r>
      <w:r>
        <w:rPr>
          <w:rFonts w:asciiTheme="minorEastAsia" w:eastAsiaTheme="minorEastAsia" w:hAnsiTheme="minorEastAsia"/>
          <w:color w:val="000000" w:themeColor="text1"/>
          <w:sz w:val="24"/>
          <w:szCs w:val="24"/>
        </w:rPr>
        <w:t>模型部署工具</w:t>
      </w:r>
      <w:r w:rsidR="0067560C">
        <w:rPr>
          <w:rFonts w:asciiTheme="minorEastAsia" w:eastAsiaTheme="minorEastAsia" w:hAnsiTheme="minorEastAsia" w:hint="eastAsia"/>
          <w:color w:val="000000" w:themeColor="text1"/>
          <w:sz w:val="24"/>
          <w:szCs w:val="24"/>
        </w:rPr>
        <w:t>在Tensflow框架中</w:t>
      </w:r>
      <w:r w:rsidR="0067560C">
        <w:rPr>
          <w:rFonts w:asciiTheme="minorEastAsia" w:eastAsiaTheme="minorEastAsia" w:hAnsiTheme="minorEastAsia"/>
          <w:color w:val="000000" w:themeColor="text1"/>
          <w:sz w:val="24"/>
          <w:szCs w:val="24"/>
        </w:rPr>
        <w:t>部署最新版的</w:t>
      </w:r>
      <w:r w:rsidR="0067560C">
        <w:rPr>
          <w:rFonts w:asciiTheme="minorEastAsia" w:eastAsiaTheme="minorEastAsia" w:hAnsiTheme="minorEastAsia" w:hint="eastAsia"/>
          <w:color w:val="000000" w:themeColor="text1"/>
          <w:sz w:val="24"/>
          <w:szCs w:val="24"/>
        </w:rPr>
        <w:t>运动</w:t>
      </w:r>
      <w:r w:rsidR="0067560C">
        <w:rPr>
          <w:rFonts w:asciiTheme="minorEastAsia" w:eastAsiaTheme="minorEastAsia" w:hAnsiTheme="minorEastAsia"/>
          <w:color w:val="000000" w:themeColor="text1"/>
          <w:sz w:val="24"/>
          <w:szCs w:val="24"/>
        </w:rPr>
        <w:t>视频理解模型文件。</w:t>
      </w:r>
    </w:p>
    <w:p w:rsidR="0067560C" w:rsidRDefault="0067560C" w:rsidP="00E124B7">
      <w:pPr>
        <w:pStyle w:val="ab"/>
        <w:numPr>
          <w:ilvl w:val="0"/>
          <w:numId w:val="31"/>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对外</w:t>
      </w:r>
      <w:r>
        <w:rPr>
          <w:rFonts w:asciiTheme="minorEastAsia" w:eastAsiaTheme="minorEastAsia" w:hAnsiTheme="minorEastAsia"/>
          <w:color w:val="000000" w:themeColor="text1"/>
          <w:sz w:val="24"/>
          <w:szCs w:val="24"/>
        </w:rPr>
        <w:t>提供</w:t>
      </w:r>
      <w:r>
        <w:rPr>
          <w:rFonts w:asciiTheme="minorEastAsia" w:eastAsiaTheme="minorEastAsia" w:hAnsiTheme="minorEastAsia" w:hint="eastAsia"/>
          <w:color w:val="000000" w:themeColor="text1"/>
          <w:sz w:val="24"/>
          <w:szCs w:val="24"/>
        </w:rPr>
        <w:t>HTTP形式</w:t>
      </w:r>
      <w:r>
        <w:rPr>
          <w:rFonts w:asciiTheme="minorEastAsia" w:eastAsiaTheme="minorEastAsia" w:hAnsiTheme="minorEastAsia"/>
          <w:color w:val="000000" w:themeColor="text1"/>
          <w:sz w:val="24"/>
          <w:szCs w:val="24"/>
        </w:rPr>
        <w:t>的</w:t>
      </w:r>
      <w:r>
        <w:rPr>
          <w:rFonts w:asciiTheme="minorEastAsia" w:eastAsiaTheme="minorEastAsia" w:hAnsiTheme="minorEastAsia" w:hint="eastAsia"/>
          <w:color w:val="000000" w:themeColor="text1"/>
          <w:sz w:val="24"/>
          <w:szCs w:val="24"/>
        </w:rPr>
        <w:t>运动</w:t>
      </w:r>
      <w:r>
        <w:rPr>
          <w:rFonts w:asciiTheme="minorEastAsia" w:eastAsiaTheme="minorEastAsia" w:hAnsiTheme="minorEastAsia"/>
          <w:color w:val="000000" w:themeColor="text1"/>
          <w:sz w:val="24"/>
          <w:szCs w:val="24"/>
        </w:rPr>
        <w:t>视频理解模型</w:t>
      </w:r>
      <w:r>
        <w:rPr>
          <w:rFonts w:asciiTheme="minorEastAsia" w:eastAsiaTheme="minorEastAsia" w:hAnsiTheme="minorEastAsia" w:hint="eastAsia"/>
          <w:color w:val="000000" w:themeColor="text1"/>
          <w:sz w:val="24"/>
          <w:szCs w:val="24"/>
        </w:rPr>
        <w:t>服务</w:t>
      </w:r>
      <w:r>
        <w:rPr>
          <w:rFonts w:asciiTheme="minorEastAsia" w:eastAsiaTheme="minorEastAsia" w:hAnsiTheme="minorEastAsia"/>
          <w:color w:val="000000" w:themeColor="text1"/>
          <w:sz w:val="24"/>
          <w:szCs w:val="24"/>
        </w:rPr>
        <w:t>。</w:t>
      </w:r>
    </w:p>
    <w:p w:rsidR="00B94D87" w:rsidRPr="009945D4" w:rsidRDefault="00B94D87" w:rsidP="00E124B7">
      <w:pPr>
        <w:numPr>
          <w:ilvl w:val="0"/>
          <w:numId w:val="26"/>
        </w:numPr>
        <w:spacing w:line="360" w:lineRule="auto"/>
        <w:rPr>
          <w:rFonts w:asciiTheme="minorEastAsia" w:eastAsiaTheme="minorEastAsia" w:hAnsiTheme="minorEastAsia"/>
          <w:b/>
          <w:color w:val="000000" w:themeColor="text1"/>
          <w:sz w:val="24"/>
          <w:szCs w:val="24"/>
        </w:rPr>
      </w:pPr>
      <w:r w:rsidRPr="009945D4">
        <w:rPr>
          <w:rFonts w:asciiTheme="minorEastAsia" w:eastAsiaTheme="minorEastAsia" w:hAnsiTheme="minorEastAsia" w:hint="eastAsia"/>
          <w:b/>
          <w:color w:val="000000" w:themeColor="text1"/>
          <w:sz w:val="24"/>
          <w:szCs w:val="24"/>
        </w:rPr>
        <w:t>AI云平台</w:t>
      </w:r>
    </w:p>
    <w:p w:rsidR="00046DFC" w:rsidRDefault="0067560C" w:rsidP="00E124B7">
      <w:pPr>
        <w:numPr>
          <w:ilvl w:val="0"/>
          <w:numId w:val="3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存储模型</w:t>
      </w:r>
      <w:r>
        <w:rPr>
          <w:rFonts w:asciiTheme="minorEastAsia" w:eastAsiaTheme="minorEastAsia" w:hAnsiTheme="minorEastAsia"/>
          <w:color w:val="000000" w:themeColor="text1"/>
          <w:sz w:val="24"/>
          <w:szCs w:val="24"/>
        </w:rPr>
        <w:t>样本</w:t>
      </w:r>
      <w:r>
        <w:rPr>
          <w:rFonts w:asciiTheme="minorEastAsia" w:eastAsiaTheme="minorEastAsia" w:hAnsiTheme="minorEastAsia" w:hint="eastAsia"/>
          <w:color w:val="000000" w:themeColor="text1"/>
          <w:sz w:val="24"/>
          <w:szCs w:val="24"/>
        </w:rPr>
        <w:t>等</w:t>
      </w:r>
      <w:r>
        <w:rPr>
          <w:rFonts w:asciiTheme="minorEastAsia" w:eastAsiaTheme="minorEastAsia" w:hAnsiTheme="minorEastAsia"/>
          <w:color w:val="000000" w:themeColor="text1"/>
          <w:sz w:val="24"/>
          <w:szCs w:val="24"/>
        </w:rPr>
        <w:t>数据</w:t>
      </w:r>
      <w:r>
        <w:rPr>
          <w:rFonts w:asciiTheme="minorEastAsia" w:eastAsiaTheme="minorEastAsia" w:hAnsiTheme="minorEastAsia" w:hint="eastAsia"/>
          <w:color w:val="000000" w:themeColor="text1"/>
          <w:sz w:val="24"/>
          <w:szCs w:val="24"/>
        </w:rPr>
        <w:t>。</w:t>
      </w:r>
    </w:p>
    <w:p w:rsidR="0067560C" w:rsidRDefault="0067560C" w:rsidP="00E124B7">
      <w:pPr>
        <w:numPr>
          <w:ilvl w:val="0"/>
          <w:numId w:val="3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向</w:t>
      </w:r>
      <w:r>
        <w:rPr>
          <w:rFonts w:asciiTheme="minorEastAsia" w:eastAsiaTheme="minorEastAsia" w:hAnsiTheme="minorEastAsia"/>
          <w:color w:val="000000" w:themeColor="text1"/>
          <w:sz w:val="24"/>
          <w:szCs w:val="24"/>
        </w:rPr>
        <w:t>算法人员提供</w:t>
      </w:r>
      <w:r>
        <w:rPr>
          <w:rFonts w:asciiTheme="minorEastAsia" w:eastAsiaTheme="minorEastAsia" w:hAnsiTheme="minorEastAsia" w:hint="eastAsia"/>
          <w:color w:val="000000" w:themeColor="text1"/>
          <w:sz w:val="24"/>
          <w:szCs w:val="24"/>
        </w:rPr>
        <w:t>Tensflow框架进行运动</w:t>
      </w:r>
      <w:r>
        <w:rPr>
          <w:rFonts w:asciiTheme="minorEastAsia" w:eastAsiaTheme="minorEastAsia" w:hAnsiTheme="minorEastAsia"/>
          <w:color w:val="000000" w:themeColor="text1"/>
          <w:sz w:val="24"/>
          <w:szCs w:val="24"/>
        </w:rPr>
        <w:t>视频理解模型</w:t>
      </w:r>
      <w:r>
        <w:rPr>
          <w:rFonts w:asciiTheme="minorEastAsia" w:eastAsiaTheme="minorEastAsia" w:hAnsiTheme="minorEastAsia" w:hint="eastAsia"/>
          <w:color w:val="000000" w:themeColor="text1"/>
          <w:sz w:val="24"/>
          <w:szCs w:val="24"/>
        </w:rPr>
        <w:t>训练，</w:t>
      </w:r>
      <w:r>
        <w:rPr>
          <w:rFonts w:asciiTheme="minorEastAsia" w:eastAsiaTheme="minorEastAsia" w:hAnsiTheme="minorEastAsia"/>
          <w:color w:val="000000" w:themeColor="text1"/>
          <w:sz w:val="24"/>
          <w:szCs w:val="24"/>
        </w:rPr>
        <w:t>完成训练的模</w:t>
      </w:r>
      <w:r>
        <w:rPr>
          <w:rFonts w:asciiTheme="minorEastAsia" w:eastAsiaTheme="minorEastAsia" w:hAnsiTheme="minorEastAsia"/>
          <w:color w:val="000000" w:themeColor="text1"/>
          <w:sz w:val="24"/>
          <w:szCs w:val="24"/>
        </w:rPr>
        <w:lastRenderedPageBreak/>
        <w:t>型可导出</w:t>
      </w:r>
      <w:r>
        <w:rPr>
          <w:rFonts w:asciiTheme="minorEastAsia" w:eastAsiaTheme="minorEastAsia" w:hAnsiTheme="minorEastAsia" w:hint="eastAsia"/>
          <w:color w:val="000000" w:themeColor="text1"/>
          <w:sz w:val="24"/>
          <w:szCs w:val="24"/>
        </w:rPr>
        <w:t>成</w:t>
      </w:r>
      <w:r>
        <w:rPr>
          <w:rFonts w:asciiTheme="minorEastAsia" w:eastAsiaTheme="minorEastAsia" w:hAnsiTheme="minorEastAsia"/>
          <w:color w:val="000000" w:themeColor="text1"/>
          <w:sz w:val="24"/>
          <w:szCs w:val="24"/>
        </w:rPr>
        <w:t>模型文件下载到</w:t>
      </w:r>
      <w:r>
        <w:rPr>
          <w:rFonts w:asciiTheme="minorEastAsia" w:eastAsiaTheme="minorEastAsia" w:hAnsiTheme="minorEastAsia" w:hint="eastAsia"/>
          <w:color w:val="000000" w:themeColor="text1"/>
          <w:sz w:val="24"/>
          <w:szCs w:val="24"/>
        </w:rPr>
        <w:t>AI前置</w:t>
      </w:r>
      <w:r>
        <w:rPr>
          <w:rFonts w:asciiTheme="minorEastAsia" w:eastAsiaTheme="minorEastAsia" w:hAnsiTheme="minorEastAsia"/>
          <w:color w:val="000000" w:themeColor="text1"/>
          <w:sz w:val="24"/>
          <w:szCs w:val="24"/>
        </w:rPr>
        <w:t>平台部署</w:t>
      </w:r>
      <w:r>
        <w:rPr>
          <w:rFonts w:asciiTheme="minorEastAsia" w:eastAsiaTheme="minorEastAsia" w:hAnsiTheme="minorEastAsia" w:hint="eastAsia"/>
          <w:color w:val="000000" w:themeColor="text1"/>
          <w:sz w:val="24"/>
          <w:szCs w:val="24"/>
        </w:rPr>
        <w:t>。</w:t>
      </w:r>
    </w:p>
    <w:p w:rsidR="0067560C" w:rsidRDefault="0067560C" w:rsidP="00E124B7">
      <w:pPr>
        <w:numPr>
          <w:ilvl w:val="0"/>
          <w:numId w:val="3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提供</w:t>
      </w:r>
      <w:r>
        <w:rPr>
          <w:rFonts w:asciiTheme="minorEastAsia" w:eastAsiaTheme="minorEastAsia" w:hAnsiTheme="minorEastAsia"/>
          <w:color w:val="000000" w:themeColor="text1"/>
          <w:sz w:val="24"/>
          <w:szCs w:val="24"/>
        </w:rPr>
        <w:t>人脸识别的AI</w:t>
      </w:r>
      <w:r>
        <w:rPr>
          <w:rFonts w:asciiTheme="minorEastAsia" w:eastAsiaTheme="minorEastAsia" w:hAnsiTheme="minorEastAsia" w:hint="eastAsia"/>
          <w:color w:val="000000" w:themeColor="text1"/>
          <w:sz w:val="24"/>
          <w:szCs w:val="24"/>
        </w:rPr>
        <w:t>服务</w:t>
      </w:r>
      <w:r>
        <w:rPr>
          <w:rFonts w:asciiTheme="minorEastAsia" w:eastAsiaTheme="minorEastAsia" w:hAnsiTheme="minorEastAsia"/>
          <w:color w:val="000000" w:themeColor="text1"/>
          <w:sz w:val="24"/>
          <w:szCs w:val="24"/>
        </w:rPr>
        <w:t>。</w:t>
      </w:r>
    </w:p>
    <w:p w:rsidR="0067560C" w:rsidRDefault="0067560C" w:rsidP="00E124B7">
      <w:pPr>
        <w:pStyle w:val="ab"/>
        <w:numPr>
          <w:ilvl w:val="0"/>
          <w:numId w:val="32"/>
        </w:numPr>
        <w:spacing w:line="360" w:lineRule="auto"/>
        <w:ind w:firstLineChars="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2018年向</w:t>
      </w:r>
      <w:r>
        <w:rPr>
          <w:rFonts w:asciiTheme="minorEastAsia" w:eastAsiaTheme="minorEastAsia" w:hAnsiTheme="minorEastAsia"/>
          <w:color w:val="000000" w:themeColor="text1"/>
          <w:sz w:val="24"/>
          <w:szCs w:val="24"/>
        </w:rPr>
        <w:t>算法人员</w:t>
      </w:r>
      <w:r>
        <w:rPr>
          <w:rFonts w:asciiTheme="minorEastAsia" w:eastAsiaTheme="minorEastAsia" w:hAnsiTheme="minorEastAsia" w:hint="eastAsia"/>
          <w:color w:val="000000" w:themeColor="text1"/>
          <w:sz w:val="24"/>
          <w:szCs w:val="24"/>
        </w:rPr>
        <w:t>提供</w:t>
      </w:r>
      <w:r>
        <w:rPr>
          <w:rFonts w:asciiTheme="minorEastAsia" w:eastAsiaTheme="minorEastAsia" w:hAnsiTheme="minorEastAsia"/>
          <w:color w:val="000000" w:themeColor="text1"/>
          <w:sz w:val="24"/>
          <w:szCs w:val="24"/>
        </w:rPr>
        <w:t>模型管理功能，包括</w:t>
      </w:r>
      <w:r>
        <w:rPr>
          <w:rFonts w:asciiTheme="minorEastAsia" w:eastAsiaTheme="minorEastAsia" w:hAnsiTheme="minorEastAsia" w:hint="eastAsia"/>
          <w:color w:val="000000" w:themeColor="text1"/>
          <w:sz w:val="24"/>
          <w:szCs w:val="24"/>
        </w:rPr>
        <w:t>接收并</w:t>
      </w:r>
      <w:r>
        <w:rPr>
          <w:rFonts w:asciiTheme="minorEastAsia" w:eastAsiaTheme="minorEastAsia" w:hAnsiTheme="minorEastAsia"/>
          <w:color w:val="000000" w:themeColor="text1"/>
          <w:sz w:val="24"/>
          <w:szCs w:val="24"/>
        </w:rPr>
        <w:t>查询善跑服务</w:t>
      </w:r>
      <w:r>
        <w:rPr>
          <w:rFonts w:asciiTheme="minorEastAsia" w:eastAsiaTheme="minorEastAsia" w:hAnsiTheme="minorEastAsia" w:hint="eastAsia"/>
          <w:color w:val="000000" w:themeColor="text1"/>
          <w:sz w:val="24"/>
          <w:szCs w:val="24"/>
        </w:rPr>
        <w:t>端同步来的各类</w:t>
      </w:r>
      <w:r>
        <w:rPr>
          <w:rFonts w:asciiTheme="minorEastAsia" w:eastAsiaTheme="minorEastAsia" w:hAnsiTheme="minorEastAsia"/>
          <w:color w:val="000000" w:themeColor="text1"/>
          <w:sz w:val="24"/>
          <w:szCs w:val="24"/>
        </w:rPr>
        <w:t>数据</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查询模型日志</w:t>
      </w:r>
      <w:r>
        <w:rPr>
          <w:rFonts w:asciiTheme="minorEastAsia" w:eastAsiaTheme="minorEastAsia" w:hAnsiTheme="minorEastAsia" w:hint="eastAsia"/>
          <w:color w:val="000000" w:themeColor="text1"/>
          <w:sz w:val="24"/>
          <w:szCs w:val="24"/>
        </w:rPr>
        <w:t>、</w:t>
      </w:r>
      <w:r>
        <w:rPr>
          <w:rFonts w:asciiTheme="minorEastAsia" w:eastAsiaTheme="minorEastAsia" w:hAnsiTheme="minorEastAsia"/>
          <w:color w:val="000000" w:themeColor="text1"/>
          <w:sz w:val="24"/>
          <w:szCs w:val="24"/>
        </w:rPr>
        <w:t>查询</w:t>
      </w:r>
      <w:r>
        <w:rPr>
          <w:rFonts w:asciiTheme="minorEastAsia" w:eastAsiaTheme="minorEastAsia" w:hAnsiTheme="minorEastAsia" w:hint="eastAsia"/>
          <w:color w:val="000000" w:themeColor="text1"/>
          <w:sz w:val="24"/>
          <w:szCs w:val="24"/>
        </w:rPr>
        <w:t>载入</w:t>
      </w:r>
      <w:r>
        <w:rPr>
          <w:rFonts w:asciiTheme="minorEastAsia" w:eastAsiaTheme="minorEastAsia" w:hAnsiTheme="minorEastAsia"/>
          <w:color w:val="000000" w:themeColor="text1"/>
          <w:sz w:val="24"/>
          <w:szCs w:val="24"/>
        </w:rPr>
        <w:t>模型版本等功能</w:t>
      </w:r>
      <w:r>
        <w:rPr>
          <w:rFonts w:asciiTheme="minorEastAsia" w:eastAsiaTheme="minorEastAsia" w:hAnsiTheme="minorEastAsia" w:hint="eastAsia"/>
          <w:color w:val="000000" w:themeColor="text1"/>
          <w:sz w:val="24"/>
          <w:szCs w:val="24"/>
        </w:rPr>
        <w:t>。</w:t>
      </w:r>
    </w:p>
    <w:p w:rsidR="0067560C" w:rsidRPr="0067560C" w:rsidRDefault="0067560C" w:rsidP="00E124B7">
      <w:pPr>
        <w:numPr>
          <w:ilvl w:val="0"/>
          <w:numId w:val="3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2018年向</w:t>
      </w:r>
      <w:r>
        <w:rPr>
          <w:rFonts w:asciiTheme="minorEastAsia" w:eastAsiaTheme="minorEastAsia" w:hAnsiTheme="minorEastAsia"/>
          <w:color w:val="000000" w:themeColor="text1"/>
          <w:sz w:val="24"/>
          <w:szCs w:val="24"/>
        </w:rPr>
        <w:t>标注人员提供数据标注功能，可完成源视频的样本标注</w:t>
      </w:r>
      <w:r>
        <w:rPr>
          <w:rFonts w:asciiTheme="minorEastAsia" w:eastAsiaTheme="minorEastAsia" w:hAnsiTheme="minorEastAsia" w:hint="eastAsia"/>
          <w:color w:val="000000" w:themeColor="text1"/>
          <w:sz w:val="24"/>
          <w:szCs w:val="24"/>
        </w:rPr>
        <w:t>。</w:t>
      </w:r>
    </w:p>
    <w:p w:rsidR="0067560C" w:rsidRDefault="0067560C" w:rsidP="00EE3290">
      <w:pPr>
        <w:spacing w:line="360" w:lineRule="auto"/>
        <w:rPr>
          <w:rFonts w:asciiTheme="minorEastAsia" w:eastAsiaTheme="minorEastAsia" w:hAnsiTheme="minorEastAsia"/>
          <w:color w:val="000000" w:themeColor="text1"/>
          <w:sz w:val="24"/>
          <w:szCs w:val="24"/>
        </w:rPr>
      </w:pPr>
    </w:p>
    <w:p w:rsidR="00206DAB" w:rsidRDefault="00E81731" w:rsidP="00001308">
      <w:pPr>
        <w:pStyle w:val="2"/>
        <w:spacing w:beforeLines="50" w:afterLines="50" w:line="360" w:lineRule="auto"/>
        <w:ind w:left="578" w:hanging="578"/>
        <w:rPr>
          <w:rFonts w:asciiTheme="minorEastAsia" w:eastAsiaTheme="minorEastAsia" w:hAnsiTheme="minorEastAsia"/>
          <w:color w:val="000000" w:themeColor="text1"/>
        </w:rPr>
      </w:pPr>
      <w:bookmarkStart w:id="26" w:name="_Toc496097621"/>
      <w:r>
        <w:rPr>
          <w:rFonts w:asciiTheme="minorEastAsia" w:eastAsiaTheme="minorEastAsia" w:hAnsiTheme="minorEastAsia" w:hint="eastAsia"/>
          <w:color w:val="000000" w:themeColor="text1"/>
        </w:rPr>
        <w:t>系统</w:t>
      </w:r>
      <w:r w:rsidR="00206DAB">
        <w:rPr>
          <w:rFonts w:asciiTheme="minorEastAsia" w:eastAsiaTheme="minorEastAsia" w:hAnsiTheme="minorEastAsia"/>
          <w:color w:val="000000" w:themeColor="text1"/>
        </w:rPr>
        <w:t>流程</w:t>
      </w:r>
      <w:bookmarkEnd w:id="26"/>
    </w:p>
    <w:p w:rsidR="00206DAB" w:rsidRPr="00E81731" w:rsidRDefault="007F2066" w:rsidP="00E124B7">
      <w:pPr>
        <w:numPr>
          <w:ilvl w:val="0"/>
          <w:numId w:val="33"/>
        </w:numPr>
        <w:spacing w:line="360" w:lineRule="auto"/>
        <w:rPr>
          <w:rFonts w:asciiTheme="minorEastAsia" w:eastAsiaTheme="minorEastAsia" w:hAnsiTheme="minorEastAsia"/>
          <w:b/>
          <w:color w:val="000000" w:themeColor="text1"/>
          <w:sz w:val="24"/>
          <w:szCs w:val="24"/>
        </w:rPr>
      </w:pPr>
      <w:r>
        <w:rPr>
          <w:rFonts w:asciiTheme="minorEastAsia" w:eastAsiaTheme="minorEastAsia" w:hAnsiTheme="minorEastAsia"/>
          <w:b/>
          <w:color w:val="000000" w:themeColor="text1"/>
          <w:sz w:val="24"/>
          <w:szCs w:val="24"/>
        </w:rPr>
        <w:t>视频</w:t>
      </w:r>
      <w:r w:rsidR="00E81731" w:rsidRPr="00E81731">
        <w:rPr>
          <w:rFonts w:asciiTheme="minorEastAsia" w:eastAsiaTheme="minorEastAsia" w:hAnsiTheme="minorEastAsia"/>
          <w:b/>
          <w:color w:val="000000" w:themeColor="text1"/>
          <w:sz w:val="24"/>
          <w:szCs w:val="24"/>
        </w:rPr>
        <w:t>处理流程</w:t>
      </w:r>
    </w:p>
    <w:p w:rsidR="00E81731" w:rsidRDefault="009A1BED" w:rsidP="00056916">
      <w:pPr>
        <w:spacing w:line="360" w:lineRule="auto"/>
        <w:jc w:val="center"/>
      </w:pPr>
      <w:r>
        <w:object w:dxaOrig="8370" w:dyaOrig="11115">
          <v:shape id="_x0000_i1031" type="#_x0000_t75" style="width:364.6pt;height:483.25pt" o:ole="">
            <v:imagedata r:id="rId12" o:title=""/>
          </v:shape>
          <o:OLEObject Type="Embed" ProgID="Visio.Drawing.15" ShapeID="_x0000_i1031" DrawAspect="Content" ObjectID="_1570012528" r:id="rId13"/>
        </w:object>
      </w:r>
    </w:p>
    <w:p w:rsidR="009A1BED" w:rsidRDefault="009A1BED" w:rsidP="00056916">
      <w:pPr>
        <w:spacing w:line="360" w:lineRule="auto"/>
        <w:jc w:val="center"/>
      </w:pPr>
    </w:p>
    <w:p w:rsidR="00056916" w:rsidRDefault="00056916" w:rsidP="00056916">
      <w:pPr>
        <w:spacing w:line="360" w:lineRule="auto"/>
        <w:rPr>
          <w:rFonts w:asciiTheme="minorEastAsia" w:eastAsiaTheme="minorEastAsia" w:hAnsiTheme="minorEastAsia"/>
          <w:color w:val="000000" w:themeColor="text1"/>
          <w:sz w:val="24"/>
          <w:szCs w:val="24"/>
        </w:rPr>
      </w:pPr>
    </w:p>
    <w:p w:rsidR="00E81731" w:rsidRPr="002812C1" w:rsidRDefault="00E81731" w:rsidP="00E124B7">
      <w:pPr>
        <w:numPr>
          <w:ilvl w:val="0"/>
          <w:numId w:val="33"/>
        </w:numPr>
        <w:spacing w:line="360" w:lineRule="auto"/>
        <w:rPr>
          <w:rFonts w:asciiTheme="minorEastAsia" w:eastAsiaTheme="minorEastAsia" w:hAnsiTheme="minorEastAsia"/>
          <w:b/>
          <w:color w:val="000000" w:themeColor="text1"/>
          <w:sz w:val="24"/>
          <w:szCs w:val="24"/>
        </w:rPr>
      </w:pPr>
      <w:r w:rsidRPr="002812C1">
        <w:rPr>
          <w:rFonts w:asciiTheme="minorEastAsia" w:eastAsiaTheme="minorEastAsia" w:hAnsiTheme="minorEastAsia" w:hint="eastAsia"/>
          <w:b/>
          <w:color w:val="000000" w:themeColor="text1"/>
          <w:sz w:val="24"/>
          <w:szCs w:val="24"/>
        </w:rPr>
        <w:t>AI模型训练</w:t>
      </w:r>
      <w:r w:rsidRPr="002812C1">
        <w:rPr>
          <w:rFonts w:asciiTheme="minorEastAsia" w:eastAsiaTheme="minorEastAsia" w:hAnsiTheme="minorEastAsia"/>
          <w:b/>
          <w:color w:val="000000" w:themeColor="text1"/>
          <w:sz w:val="24"/>
          <w:szCs w:val="24"/>
        </w:rPr>
        <w:t>流程</w:t>
      </w:r>
    </w:p>
    <w:p w:rsidR="00E81731" w:rsidRDefault="009971E2" w:rsidP="00C42707">
      <w:pPr>
        <w:spacing w:line="360" w:lineRule="auto"/>
        <w:jc w:val="center"/>
      </w:pPr>
      <w:r>
        <w:object w:dxaOrig="10845" w:dyaOrig="6195">
          <v:shape id="_x0000_i1032" type="#_x0000_t75" style="width:414.7pt;height:236.75pt" o:ole="">
            <v:imagedata r:id="rId14" o:title=""/>
          </v:shape>
          <o:OLEObject Type="Embed" ProgID="Visio.Drawing.15" ShapeID="_x0000_i1032" DrawAspect="Content" ObjectID="_1570012529" r:id="rId15"/>
        </w:object>
      </w:r>
    </w:p>
    <w:p w:rsidR="00C42707" w:rsidRDefault="00C42707" w:rsidP="00C42707">
      <w:pPr>
        <w:spacing w:line="360" w:lineRule="auto"/>
        <w:jc w:val="center"/>
        <w:rPr>
          <w:rFonts w:asciiTheme="minorEastAsia" w:eastAsiaTheme="minorEastAsia" w:hAnsiTheme="minorEastAsia"/>
          <w:color w:val="000000" w:themeColor="text1"/>
          <w:sz w:val="24"/>
          <w:szCs w:val="24"/>
        </w:rPr>
      </w:pPr>
    </w:p>
    <w:p w:rsidR="00E81731" w:rsidRPr="002812C1" w:rsidRDefault="00E81731" w:rsidP="00E124B7">
      <w:pPr>
        <w:numPr>
          <w:ilvl w:val="0"/>
          <w:numId w:val="33"/>
        </w:numPr>
        <w:spacing w:line="360" w:lineRule="auto"/>
        <w:rPr>
          <w:rFonts w:asciiTheme="minorEastAsia" w:eastAsiaTheme="minorEastAsia" w:hAnsiTheme="minorEastAsia"/>
          <w:b/>
          <w:color w:val="000000" w:themeColor="text1"/>
          <w:sz w:val="24"/>
          <w:szCs w:val="24"/>
        </w:rPr>
      </w:pPr>
      <w:r w:rsidRPr="002812C1">
        <w:rPr>
          <w:rFonts w:asciiTheme="minorEastAsia" w:eastAsiaTheme="minorEastAsia" w:hAnsiTheme="minorEastAsia" w:hint="eastAsia"/>
          <w:b/>
          <w:color w:val="000000" w:themeColor="text1"/>
          <w:sz w:val="24"/>
          <w:szCs w:val="24"/>
        </w:rPr>
        <w:t>AI模型</w:t>
      </w:r>
      <w:r w:rsidRPr="002812C1">
        <w:rPr>
          <w:rFonts w:asciiTheme="minorEastAsia" w:eastAsiaTheme="minorEastAsia" w:hAnsiTheme="minorEastAsia"/>
          <w:b/>
          <w:color w:val="000000" w:themeColor="text1"/>
          <w:sz w:val="24"/>
          <w:szCs w:val="24"/>
        </w:rPr>
        <w:t>使用流程</w:t>
      </w:r>
    </w:p>
    <w:p w:rsidR="00E81731" w:rsidRDefault="007E184E" w:rsidP="005505E4">
      <w:pPr>
        <w:spacing w:line="360" w:lineRule="auto"/>
        <w:jc w:val="center"/>
      </w:pPr>
      <w:r>
        <w:object w:dxaOrig="10845" w:dyaOrig="9361">
          <v:shape id="_x0000_i1033" type="#_x0000_t75" style="width:414.7pt;height:357.7pt" o:ole="">
            <v:imagedata r:id="rId16" o:title=""/>
          </v:shape>
          <o:OLEObject Type="Embed" ProgID="Visio.Drawing.15" ShapeID="_x0000_i1033" DrawAspect="Content" ObjectID="_1570012530" r:id="rId17"/>
        </w:object>
      </w:r>
    </w:p>
    <w:p w:rsidR="00C31589" w:rsidRPr="0067560C" w:rsidRDefault="00C31589" w:rsidP="005505E4">
      <w:pPr>
        <w:spacing w:line="360" w:lineRule="auto"/>
        <w:jc w:val="center"/>
        <w:rPr>
          <w:rFonts w:asciiTheme="minorEastAsia" w:eastAsiaTheme="minorEastAsia" w:hAnsiTheme="minorEastAsia"/>
          <w:color w:val="000000" w:themeColor="text1"/>
          <w:sz w:val="24"/>
          <w:szCs w:val="24"/>
        </w:rPr>
      </w:pPr>
    </w:p>
    <w:p w:rsidR="004B29B4" w:rsidRDefault="00BF2BAA" w:rsidP="00001308">
      <w:pPr>
        <w:pStyle w:val="2"/>
        <w:spacing w:beforeLines="50" w:afterLines="50" w:line="360" w:lineRule="auto"/>
        <w:ind w:left="578" w:hanging="578"/>
        <w:rPr>
          <w:rFonts w:asciiTheme="minorEastAsia" w:eastAsiaTheme="minorEastAsia" w:hAnsiTheme="minorEastAsia"/>
          <w:color w:val="000000" w:themeColor="text1"/>
        </w:rPr>
      </w:pPr>
      <w:bookmarkStart w:id="27" w:name="_Toc496097622"/>
      <w:r>
        <w:rPr>
          <w:rFonts w:asciiTheme="minorEastAsia" w:eastAsiaTheme="minorEastAsia" w:hAnsiTheme="minorEastAsia" w:hint="eastAsia"/>
          <w:color w:val="000000" w:themeColor="text1"/>
        </w:rPr>
        <w:lastRenderedPageBreak/>
        <w:t>数据</w:t>
      </w:r>
      <w:r w:rsidR="00C31589">
        <w:rPr>
          <w:rFonts w:asciiTheme="minorEastAsia" w:eastAsiaTheme="minorEastAsia" w:hAnsiTheme="minorEastAsia" w:hint="eastAsia"/>
          <w:color w:val="000000" w:themeColor="text1"/>
        </w:rPr>
        <w:t>拓扑</w:t>
      </w:r>
      <w:bookmarkEnd w:id="27"/>
    </w:p>
    <w:p w:rsidR="00DC135D" w:rsidRPr="00DC135D" w:rsidRDefault="005D556B" w:rsidP="00263A77">
      <w:pPr>
        <w:jc w:val="center"/>
      </w:pPr>
      <w:r>
        <w:object w:dxaOrig="9855" w:dyaOrig="9660">
          <v:shape id="_x0000_i1034" type="#_x0000_t75" style="width:414.7pt;height:406.65pt" o:ole="">
            <v:imagedata r:id="rId18" o:title=""/>
          </v:shape>
          <o:OLEObject Type="Embed" ProgID="Visio.Drawing.15" ShapeID="_x0000_i1034" DrawAspect="Content" ObjectID="_1570012531" r:id="rId19"/>
        </w:object>
      </w:r>
    </w:p>
    <w:p w:rsidR="004B29B4" w:rsidRPr="00443456" w:rsidRDefault="00D8623F" w:rsidP="008B38BA">
      <w:pPr>
        <w:spacing w:line="360" w:lineRule="auto"/>
        <w:jc w:val="center"/>
        <w:rPr>
          <w:rFonts w:asciiTheme="minorEastAsia" w:eastAsiaTheme="minorEastAsia" w:hAnsiTheme="minorEastAsia"/>
          <w:color w:val="000000" w:themeColor="text1"/>
          <w:sz w:val="24"/>
          <w:szCs w:val="24"/>
        </w:rPr>
      </w:pPr>
      <w:r w:rsidRPr="00443456">
        <w:rPr>
          <w:rFonts w:asciiTheme="minorEastAsia" w:eastAsiaTheme="minorEastAsia" w:hAnsiTheme="minorEastAsia"/>
          <w:color w:val="000000" w:themeColor="text1"/>
          <w:sz w:val="24"/>
          <w:szCs w:val="24"/>
        </w:rPr>
        <w:br w:type="page"/>
      </w:r>
    </w:p>
    <w:p w:rsidR="004B29B4" w:rsidRDefault="00D8623F" w:rsidP="00001308">
      <w:pPr>
        <w:pStyle w:val="1"/>
        <w:spacing w:beforeLines="50" w:afterLines="50" w:line="240" w:lineRule="auto"/>
        <w:ind w:left="431" w:hanging="431"/>
        <w:rPr>
          <w:rFonts w:asciiTheme="minorEastAsia" w:eastAsiaTheme="minorEastAsia" w:hAnsiTheme="minorEastAsia"/>
          <w:color w:val="000000" w:themeColor="text1"/>
          <w:sz w:val="40"/>
        </w:rPr>
      </w:pPr>
      <w:bookmarkStart w:id="28" w:name="_Toc496097623"/>
      <w:r w:rsidRPr="00443456">
        <w:rPr>
          <w:rFonts w:asciiTheme="minorEastAsia" w:eastAsiaTheme="minorEastAsia" w:hAnsiTheme="minorEastAsia" w:hint="eastAsia"/>
          <w:color w:val="000000" w:themeColor="text1"/>
          <w:sz w:val="40"/>
        </w:rPr>
        <w:lastRenderedPageBreak/>
        <w:t>功能</w:t>
      </w:r>
      <w:r w:rsidR="00DC135D">
        <w:rPr>
          <w:rFonts w:asciiTheme="minorEastAsia" w:eastAsiaTheme="minorEastAsia" w:hAnsiTheme="minorEastAsia" w:hint="eastAsia"/>
          <w:color w:val="000000" w:themeColor="text1"/>
          <w:sz w:val="40"/>
        </w:rPr>
        <w:t>设计</w:t>
      </w:r>
      <w:bookmarkEnd w:id="28"/>
    </w:p>
    <w:p w:rsidR="004B29B4" w:rsidRDefault="00635318" w:rsidP="00001308">
      <w:pPr>
        <w:pStyle w:val="2"/>
        <w:spacing w:beforeLines="50" w:afterLines="50" w:line="240" w:lineRule="auto"/>
        <w:ind w:left="578" w:hanging="578"/>
        <w:rPr>
          <w:rFonts w:asciiTheme="minorEastAsia" w:eastAsiaTheme="minorEastAsia" w:hAnsiTheme="minorEastAsia"/>
          <w:color w:val="000000" w:themeColor="text1"/>
        </w:rPr>
      </w:pPr>
      <w:bookmarkStart w:id="29" w:name="_Toc496097624"/>
      <w:r>
        <w:rPr>
          <w:rFonts w:asciiTheme="minorEastAsia" w:eastAsiaTheme="minorEastAsia" w:hAnsiTheme="minorEastAsia" w:hint="eastAsia"/>
          <w:color w:val="000000" w:themeColor="text1"/>
        </w:rPr>
        <w:t>视频模型训练</w:t>
      </w:r>
      <w:bookmarkEnd w:id="29"/>
    </w:p>
    <w:p w:rsidR="004008C5" w:rsidRDefault="004008C5" w:rsidP="004008C5">
      <w:pPr>
        <w:pStyle w:val="3"/>
        <w:rPr>
          <w:rFonts w:asciiTheme="minorEastAsia" w:eastAsiaTheme="minorEastAsia" w:hAnsiTheme="minorEastAsia"/>
          <w:color w:val="000000" w:themeColor="text1"/>
        </w:rPr>
      </w:pPr>
      <w:bookmarkStart w:id="30" w:name="_Toc496097625"/>
      <w:r>
        <w:rPr>
          <w:rFonts w:asciiTheme="minorEastAsia" w:eastAsiaTheme="minorEastAsia" w:hAnsiTheme="minorEastAsia" w:hint="eastAsia"/>
          <w:color w:val="000000" w:themeColor="text1"/>
        </w:rPr>
        <w:t>视频</w:t>
      </w:r>
      <w:r>
        <w:rPr>
          <w:rFonts w:asciiTheme="minorEastAsia" w:eastAsiaTheme="minorEastAsia" w:hAnsiTheme="minorEastAsia"/>
          <w:color w:val="000000" w:themeColor="text1"/>
        </w:rPr>
        <w:t>模型</w:t>
      </w:r>
      <w:r>
        <w:rPr>
          <w:rFonts w:asciiTheme="minorEastAsia" w:eastAsiaTheme="minorEastAsia" w:hAnsiTheme="minorEastAsia" w:hint="eastAsia"/>
          <w:color w:val="000000" w:themeColor="text1"/>
        </w:rPr>
        <w:t>管理</w:t>
      </w:r>
      <w:bookmarkEnd w:id="30"/>
    </w:p>
    <w:p w:rsidR="00B31F19" w:rsidRDefault="00B31F19" w:rsidP="0021543C">
      <w:pPr>
        <w:pStyle w:val="4"/>
      </w:pPr>
      <w:r>
        <w:t>数据表</w:t>
      </w:r>
    </w:p>
    <w:p w:rsidR="00B31F19" w:rsidRDefault="00B31F19" w:rsidP="00B31F19">
      <w:pPr>
        <w:spacing w:line="360" w:lineRule="auto"/>
        <w:rPr>
          <w:rFonts w:asciiTheme="minorEastAsia" w:eastAsiaTheme="minorEastAsia" w:hAnsiTheme="minorEastAsia"/>
          <w:sz w:val="24"/>
        </w:rPr>
      </w:pPr>
      <w:r>
        <w:rPr>
          <w:rFonts w:asciiTheme="minorEastAsia" w:eastAsiaTheme="minorEastAsia" w:hAnsiTheme="minorEastAsia" w:hint="eastAsia"/>
          <w:sz w:val="24"/>
        </w:rPr>
        <w:t>动作</w:t>
      </w:r>
      <w:r>
        <w:rPr>
          <w:rFonts w:asciiTheme="minorEastAsia" w:eastAsiaTheme="minorEastAsia" w:hAnsiTheme="minorEastAsia"/>
          <w:sz w:val="24"/>
        </w:rPr>
        <w:t>模型表</w:t>
      </w:r>
      <w:r>
        <w:rPr>
          <w:rFonts w:asciiTheme="minorEastAsia" w:eastAsiaTheme="minorEastAsia" w:hAnsiTheme="minorEastAsia" w:hint="eastAsia"/>
          <w:sz w:val="24"/>
        </w:rPr>
        <w:t>（</w:t>
      </w:r>
      <w:r>
        <w:rPr>
          <w:rFonts w:asciiTheme="minorEastAsia" w:eastAsiaTheme="minorEastAsia" w:hAnsiTheme="minorEastAsia"/>
          <w:sz w:val="24"/>
        </w:rPr>
        <w:t>action_model</w:t>
      </w:r>
      <w:r>
        <w:rPr>
          <w:rFonts w:asciiTheme="minorEastAsia" w:eastAsiaTheme="minorEastAsia" w:hAnsiTheme="minorEastAsia" w:hint="eastAsia"/>
          <w:sz w:val="24"/>
        </w:rPr>
        <w:t>）、动作</w:t>
      </w:r>
      <w:r>
        <w:rPr>
          <w:rFonts w:asciiTheme="minorEastAsia" w:eastAsiaTheme="minorEastAsia" w:hAnsiTheme="minorEastAsia"/>
          <w:sz w:val="24"/>
        </w:rPr>
        <w:t>关键姿态</w:t>
      </w:r>
      <w:r>
        <w:rPr>
          <w:rFonts w:asciiTheme="minorEastAsia" w:eastAsiaTheme="minorEastAsia" w:hAnsiTheme="minorEastAsia" w:hint="eastAsia"/>
          <w:sz w:val="24"/>
        </w:rPr>
        <w:t>表</w:t>
      </w:r>
      <w:r>
        <w:rPr>
          <w:rFonts w:asciiTheme="minorEastAsia" w:eastAsiaTheme="minorEastAsia" w:hAnsiTheme="minorEastAsia"/>
          <w:sz w:val="24"/>
        </w:rPr>
        <w:t>（action_pose）</w:t>
      </w:r>
      <w:r>
        <w:rPr>
          <w:rFonts w:asciiTheme="minorEastAsia" w:eastAsiaTheme="minorEastAsia" w:hAnsiTheme="minorEastAsia" w:hint="eastAsia"/>
          <w:sz w:val="24"/>
        </w:rPr>
        <w:t>、动作</w:t>
      </w:r>
      <w:r>
        <w:rPr>
          <w:rFonts w:asciiTheme="minorEastAsia" w:eastAsiaTheme="minorEastAsia" w:hAnsiTheme="minorEastAsia"/>
          <w:sz w:val="24"/>
        </w:rPr>
        <w:t>指标表</w:t>
      </w:r>
      <w:r>
        <w:rPr>
          <w:rFonts w:asciiTheme="minorEastAsia" w:eastAsiaTheme="minorEastAsia" w:hAnsiTheme="minorEastAsia" w:hint="eastAsia"/>
          <w:sz w:val="24"/>
        </w:rPr>
        <w:t>（action_index）、姿态与</w:t>
      </w:r>
      <w:r>
        <w:rPr>
          <w:rFonts w:asciiTheme="minorEastAsia" w:eastAsiaTheme="minorEastAsia" w:hAnsiTheme="minorEastAsia"/>
          <w:sz w:val="24"/>
        </w:rPr>
        <w:t>指标对应</w:t>
      </w:r>
      <w:r>
        <w:rPr>
          <w:rFonts w:asciiTheme="minorEastAsia" w:eastAsiaTheme="minorEastAsia" w:hAnsiTheme="minorEastAsia" w:hint="eastAsia"/>
          <w:sz w:val="24"/>
        </w:rPr>
        <w:t>表</w:t>
      </w:r>
      <w:r>
        <w:rPr>
          <w:rFonts w:asciiTheme="minorEastAsia" w:eastAsiaTheme="minorEastAsia" w:hAnsiTheme="minorEastAsia"/>
          <w:sz w:val="24"/>
        </w:rPr>
        <w:t>（</w:t>
      </w:r>
      <w:r>
        <w:rPr>
          <w:rFonts w:asciiTheme="minorEastAsia" w:eastAsiaTheme="minorEastAsia" w:hAnsiTheme="minorEastAsia" w:hint="eastAsia"/>
          <w:sz w:val="24"/>
        </w:rPr>
        <w:t>action_</w:t>
      </w:r>
      <w:r>
        <w:rPr>
          <w:rFonts w:asciiTheme="minorEastAsia" w:eastAsiaTheme="minorEastAsia" w:hAnsiTheme="minorEastAsia"/>
          <w:sz w:val="24"/>
        </w:rPr>
        <w:t>pose_index）</w:t>
      </w:r>
      <w:r>
        <w:rPr>
          <w:rFonts w:asciiTheme="minorEastAsia" w:eastAsiaTheme="minorEastAsia" w:hAnsiTheme="minorEastAsia" w:hint="eastAsia"/>
          <w:sz w:val="24"/>
        </w:rPr>
        <w:t>、</w:t>
      </w:r>
      <w:r>
        <w:rPr>
          <w:rFonts w:asciiTheme="minorEastAsia" w:eastAsiaTheme="minorEastAsia" w:hAnsiTheme="minorEastAsia"/>
          <w:sz w:val="24"/>
        </w:rPr>
        <w:t>模型版本表（</w:t>
      </w:r>
      <w:r>
        <w:rPr>
          <w:rFonts w:asciiTheme="minorEastAsia" w:eastAsiaTheme="minorEastAsia" w:hAnsiTheme="minorEastAsia" w:hint="eastAsia"/>
          <w:sz w:val="24"/>
        </w:rPr>
        <w:t>action_model_version</w:t>
      </w:r>
      <w:r>
        <w:rPr>
          <w:rFonts w:asciiTheme="minorEastAsia" w:eastAsiaTheme="minorEastAsia" w:hAnsiTheme="minorEastAsia"/>
          <w:sz w:val="24"/>
        </w:rPr>
        <w:t>）</w:t>
      </w:r>
      <w:r>
        <w:rPr>
          <w:rFonts w:asciiTheme="minorEastAsia" w:eastAsiaTheme="minorEastAsia" w:hAnsiTheme="minorEastAsia" w:hint="eastAsia"/>
          <w:sz w:val="24"/>
        </w:rPr>
        <w:t>、</w:t>
      </w:r>
      <w:r>
        <w:rPr>
          <w:rFonts w:asciiTheme="minorEastAsia" w:eastAsiaTheme="minorEastAsia" w:hAnsiTheme="minorEastAsia"/>
          <w:sz w:val="24"/>
        </w:rPr>
        <w:t>模型日志表（</w:t>
      </w:r>
      <w:r>
        <w:rPr>
          <w:rFonts w:asciiTheme="minorEastAsia" w:eastAsiaTheme="minorEastAsia" w:hAnsiTheme="minorEastAsia" w:hint="eastAsia"/>
          <w:sz w:val="24"/>
        </w:rPr>
        <w:t>action_model</w:t>
      </w:r>
      <w:r>
        <w:rPr>
          <w:rFonts w:asciiTheme="minorEastAsia" w:eastAsiaTheme="minorEastAsia" w:hAnsiTheme="minorEastAsia"/>
          <w:sz w:val="24"/>
        </w:rPr>
        <w:t>_log）</w:t>
      </w:r>
    </w:p>
    <w:p w:rsidR="00B31F19" w:rsidRPr="00E9768A" w:rsidRDefault="00B31F19" w:rsidP="00B31F19"/>
    <w:tbl>
      <w:tblPr>
        <w:tblStyle w:val="aa"/>
        <w:tblW w:w="0" w:type="auto"/>
        <w:tblLook w:val="04A0"/>
      </w:tblPr>
      <w:tblGrid>
        <w:gridCol w:w="2280"/>
        <w:gridCol w:w="1656"/>
        <w:gridCol w:w="1191"/>
        <w:gridCol w:w="3169"/>
      </w:tblGrid>
      <w:tr w:rsidR="00B31F19" w:rsidRPr="00B754B7" w:rsidTr="00EB6D67">
        <w:trPr>
          <w:trHeight w:val="270"/>
        </w:trPr>
        <w:tc>
          <w:tcPr>
            <w:tcW w:w="8296" w:type="dxa"/>
            <w:gridSpan w:val="4"/>
            <w:noWrap/>
          </w:tcPr>
          <w:p w:rsidR="00B31F19" w:rsidRPr="00B754B7" w:rsidRDefault="00B31F19" w:rsidP="00001308">
            <w:pPr>
              <w:pStyle w:val="af2"/>
              <w:spacing w:before="78" w:after="78"/>
              <w:rPr>
                <w:rFonts w:ascii="Times New Roman" w:hAnsi="Times New Roman"/>
              </w:rPr>
            </w:pPr>
            <w:r>
              <w:rPr>
                <w:rFonts w:ascii="Times New Roman" w:hAnsi="Times New Roman"/>
              </w:rPr>
              <w:t>ac</w:t>
            </w:r>
            <w:r w:rsidRPr="00DD5EA3">
              <w:rPr>
                <w:rFonts w:ascii="Times New Roman" w:hAnsi="Times New Roman" w:hint="eastAsia"/>
              </w:rPr>
              <w:t>tion</w:t>
            </w:r>
            <w:r>
              <w:rPr>
                <w:rFonts w:ascii="Times New Roman" w:hAnsi="Times New Roman"/>
              </w:rPr>
              <w:t>_model</w:t>
            </w:r>
            <w:r w:rsidRPr="00DD5EA3">
              <w:rPr>
                <w:rFonts w:ascii="Times New Roman" w:hAnsi="Times New Roman" w:hint="eastAsia"/>
              </w:rPr>
              <w:t>动作</w:t>
            </w:r>
            <w:r>
              <w:rPr>
                <w:rFonts w:ascii="Times New Roman" w:hAnsi="Times New Roman" w:hint="eastAsia"/>
              </w:rPr>
              <w:t>模型</w:t>
            </w:r>
            <w:r w:rsidRPr="00DD5EA3">
              <w:rPr>
                <w:rFonts w:ascii="Times New Roman" w:hAnsi="Times New Roman" w:hint="eastAsia"/>
              </w:rPr>
              <w:t>表</w:t>
            </w:r>
          </w:p>
        </w:tc>
      </w:tr>
      <w:tr w:rsidR="00B31F19" w:rsidRPr="00B754B7" w:rsidTr="00EB6D67">
        <w:trPr>
          <w:trHeight w:val="270"/>
        </w:trPr>
        <w:tc>
          <w:tcPr>
            <w:tcW w:w="2280"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B31F19" w:rsidRPr="00B754B7" w:rsidRDefault="00B31F1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说明</w:t>
            </w:r>
          </w:p>
        </w:tc>
      </w:tr>
      <w:tr w:rsidR="00B31F19" w:rsidRPr="00B754B7" w:rsidTr="00EB6D67">
        <w:trPr>
          <w:trHeight w:val="270"/>
        </w:trPr>
        <w:tc>
          <w:tcPr>
            <w:tcW w:w="2280" w:type="dxa"/>
            <w:noWrap/>
            <w:hideMark/>
          </w:tcPr>
          <w:p w:rsidR="00B31F19" w:rsidRPr="00BA5B98" w:rsidRDefault="00B31F19" w:rsidP="00EB6D67">
            <w:pPr>
              <w:pStyle w:val="af1"/>
              <w:rPr>
                <w:rFonts w:ascii="Times New Roman" w:hAnsi="Times New Roman"/>
                <w:b/>
                <w:u w:val="single"/>
              </w:rPr>
            </w:pPr>
            <w:r w:rsidRPr="00BA5B98">
              <w:rPr>
                <w:rFonts w:ascii="Times New Roman" w:hAnsi="Times New Roman"/>
                <w:b/>
                <w:u w:val="single"/>
              </w:rPr>
              <w:t>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动作</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p>
        </w:tc>
      </w:tr>
      <w:tr w:rsidR="00B31F19" w:rsidRPr="00B754B7" w:rsidTr="00EB6D67">
        <w:trPr>
          <w:trHeight w:val="270"/>
        </w:trPr>
        <w:tc>
          <w:tcPr>
            <w:tcW w:w="2280" w:type="dxa"/>
            <w:noWrap/>
          </w:tcPr>
          <w:p w:rsidR="00B31F19" w:rsidRPr="0035696E" w:rsidRDefault="00B31F19" w:rsidP="00EB6D67">
            <w:pPr>
              <w:pStyle w:val="af1"/>
              <w:rPr>
                <w:rFonts w:ascii="宋体" w:hAnsi="宋体" w:cs="宋体"/>
                <w:szCs w:val="21"/>
              </w:rPr>
            </w:pPr>
            <w:r>
              <w:rPr>
                <w:rFonts w:ascii="宋体" w:hAnsi="宋体" w:cs="宋体"/>
                <w:szCs w:val="21"/>
              </w:rPr>
              <w:t>a</w:t>
            </w:r>
            <w:r w:rsidRPr="0035696E">
              <w:rPr>
                <w:rFonts w:ascii="宋体" w:hAnsi="宋体" w:cs="宋体"/>
                <w:szCs w:val="21"/>
              </w:rPr>
              <w:t>ction_code</w:t>
            </w:r>
          </w:p>
        </w:tc>
        <w:tc>
          <w:tcPr>
            <w:tcW w:w="1656" w:type="dxa"/>
            <w:noWrap/>
          </w:tcPr>
          <w:p w:rsidR="00B31F19" w:rsidRPr="00B754B7" w:rsidRDefault="00B31F19" w:rsidP="00EB6D67">
            <w:pPr>
              <w:pStyle w:val="af1"/>
              <w:rPr>
                <w:rFonts w:ascii="Times New Roman" w:hAnsi="Times New Roman"/>
              </w:rPr>
            </w:pPr>
            <w:r>
              <w:rPr>
                <w:rFonts w:ascii="宋体" w:hAnsi="宋体" w:cs="宋体" w:hint="eastAsia"/>
                <w:szCs w:val="21"/>
              </w:rPr>
              <w:t>varchar2(100</w:t>
            </w:r>
            <w:r w:rsidRPr="00A6284E">
              <w:rPr>
                <w:rFonts w:ascii="宋体" w:hAnsi="宋体" w:cs="宋体" w:hint="eastAsia"/>
                <w:szCs w:val="21"/>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动作编码</w:t>
            </w:r>
          </w:p>
        </w:tc>
      </w:tr>
      <w:tr w:rsidR="00B31F19" w:rsidRPr="00B754B7" w:rsidTr="00EB6D67">
        <w:trPr>
          <w:trHeight w:val="270"/>
        </w:trPr>
        <w:tc>
          <w:tcPr>
            <w:tcW w:w="2280" w:type="dxa"/>
            <w:noWrap/>
            <w:vAlign w:val="center"/>
            <w:hideMark/>
          </w:tcPr>
          <w:p w:rsidR="00B31F19" w:rsidRPr="00B754B7" w:rsidRDefault="00B31F19" w:rsidP="00EB6D67">
            <w:pPr>
              <w:pStyle w:val="af1"/>
              <w:rPr>
                <w:rFonts w:ascii="Times New Roman" w:hAnsi="Times New Roman"/>
              </w:rPr>
            </w:pPr>
            <w:r>
              <w:rPr>
                <w:rFonts w:ascii="宋体" w:hAnsi="宋体" w:cs="宋体"/>
                <w:szCs w:val="21"/>
              </w:rPr>
              <w:t>a</w:t>
            </w:r>
            <w:r>
              <w:rPr>
                <w:rFonts w:ascii="宋体" w:hAnsi="宋体" w:cs="宋体" w:hint="eastAsia"/>
                <w:szCs w:val="21"/>
              </w:rPr>
              <w:t>ction_</w:t>
            </w:r>
            <w:r>
              <w:rPr>
                <w:rFonts w:ascii="宋体" w:hAnsi="宋体" w:cs="宋体"/>
                <w:szCs w:val="21"/>
              </w:rPr>
              <w:t>name</w:t>
            </w:r>
          </w:p>
        </w:tc>
        <w:tc>
          <w:tcPr>
            <w:tcW w:w="1656" w:type="dxa"/>
            <w:noWrap/>
            <w:vAlign w:val="center"/>
            <w:hideMark/>
          </w:tcPr>
          <w:p w:rsidR="00B31F19" w:rsidRPr="00B754B7" w:rsidRDefault="00B31F19" w:rsidP="00EB6D67">
            <w:pPr>
              <w:pStyle w:val="af1"/>
              <w:rPr>
                <w:rFonts w:ascii="Times New Roman" w:hAnsi="Times New Roman"/>
              </w:rPr>
            </w:pPr>
            <w:r>
              <w:rPr>
                <w:rFonts w:ascii="宋体" w:hAnsi="宋体" w:cs="宋体" w:hint="eastAsia"/>
                <w:szCs w:val="21"/>
              </w:rPr>
              <w:t>varchar2(100</w:t>
            </w:r>
            <w:r w:rsidRPr="00A6284E">
              <w:rPr>
                <w:rFonts w:ascii="宋体" w:hAnsi="宋体" w:cs="宋体" w:hint="eastAsia"/>
                <w:szCs w:val="21"/>
              </w:rPr>
              <w:t>)</w:t>
            </w:r>
          </w:p>
        </w:tc>
        <w:tc>
          <w:tcPr>
            <w:tcW w:w="1191" w:type="dxa"/>
            <w:vAlign w:val="center"/>
          </w:tcPr>
          <w:p w:rsidR="00B31F19" w:rsidRPr="00B754B7" w:rsidRDefault="00B31F19" w:rsidP="00EB6D67">
            <w:pPr>
              <w:pStyle w:val="af1"/>
              <w:jc w:val="center"/>
              <w:rPr>
                <w:rFonts w:ascii="Times New Roman" w:hAnsi="Times New Roman"/>
              </w:rPr>
            </w:pPr>
            <w:r>
              <w:rPr>
                <w:rFonts w:ascii="宋体" w:hAnsi="宋体" w:cs="宋体" w:hint="eastAsia"/>
                <w:szCs w:val="21"/>
              </w:rPr>
              <w:t>N</w:t>
            </w:r>
          </w:p>
        </w:tc>
        <w:tc>
          <w:tcPr>
            <w:tcW w:w="3169" w:type="dxa"/>
            <w:noWrap/>
            <w:vAlign w:val="center"/>
            <w:hideMark/>
          </w:tcPr>
          <w:p w:rsidR="00B31F19" w:rsidRPr="00B754B7" w:rsidRDefault="00B31F19" w:rsidP="00EB6D67">
            <w:pPr>
              <w:pStyle w:val="af1"/>
              <w:rPr>
                <w:rFonts w:ascii="Times New Roman" w:hAnsi="Times New Roman"/>
              </w:rPr>
            </w:pPr>
            <w:r>
              <w:rPr>
                <w:rFonts w:ascii="宋体" w:hAnsi="宋体" w:cs="宋体" w:hint="eastAsia"/>
                <w:szCs w:val="21"/>
              </w:rPr>
              <w:t>动作</w:t>
            </w:r>
            <w:r>
              <w:rPr>
                <w:rFonts w:ascii="宋体" w:hAnsi="宋体" w:cs="宋体"/>
                <w:szCs w:val="21"/>
              </w:rPr>
              <w:t>名称</w:t>
            </w:r>
            <w:r>
              <w:rPr>
                <w:rFonts w:ascii="宋体" w:hAnsi="宋体" w:cs="宋体" w:hint="eastAsia"/>
                <w:szCs w:val="21"/>
              </w:rPr>
              <w:t>。例如：</w:t>
            </w:r>
            <w:r w:rsidRPr="000E41A3">
              <w:rPr>
                <w:rFonts w:ascii="宋体" w:hAnsi="宋体" w:cs="宋体" w:hint="eastAsia"/>
                <w:szCs w:val="21"/>
              </w:rPr>
              <w:t>T字伸展</w:t>
            </w:r>
            <w:r>
              <w:rPr>
                <w:rFonts w:ascii="宋体" w:hAnsi="宋体" w:cs="宋体" w:hint="eastAsia"/>
                <w:szCs w:val="21"/>
              </w:rPr>
              <w:t>。</w:t>
            </w:r>
          </w:p>
        </w:tc>
      </w:tr>
      <w:tr w:rsidR="00B31F19" w:rsidRPr="00B754B7" w:rsidTr="00EB6D67">
        <w:trPr>
          <w:trHeight w:val="270"/>
        </w:trPr>
        <w:tc>
          <w:tcPr>
            <w:tcW w:w="2280" w:type="dxa"/>
            <w:noWrap/>
            <w:vAlign w:val="center"/>
            <w:hideMark/>
          </w:tcPr>
          <w:p w:rsidR="00B31F19" w:rsidRPr="00B754B7" w:rsidRDefault="00B31F19" w:rsidP="00EB6D67">
            <w:pPr>
              <w:pStyle w:val="af1"/>
              <w:rPr>
                <w:rFonts w:ascii="Times New Roman" w:hAnsi="Times New Roman"/>
              </w:rPr>
            </w:pPr>
            <w:r>
              <w:rPr>
                <w:rFonts w:ascii="宋体" w:hAnsi="宋体" w:cs="宋体" w:hint="eastAsia"/>
                <w:szCs w:val="21"/>
              </w:rPr>
              <w:t>summary</w:t>
            </w:r>
          </w:p>
        </w:tc>
        <w:tc>
          <w:tcPr>
            <w:tcW w:w="1656" w:type="dxa"/>
            <w:noWrap/>
            <w:vAlign w:val="center"/>
            <w:hideMark/>
          </w:tcPr>
          <w:p w:rsidR="00B31F19" w:rsidRPr="00B754B7" w:rsidRDefault="00B31F19" w:rsidP="00EB6D67">
            <w:pPr>
              <w:pStyle w:val="af1"/>
              <w:rPr>
                <w:rFonts w:ascii="Times New Roman" w:hAnsi="Times New Roman"/>
              </w:rPr>
            </w:pPr>
            <w:r>
              <w:rPr>
                <w:rFonts w:ascii="宋体" w:hAnsi="宋体" w:cs="宋体" w:hint="eastAsia"/>
                <w:szCs w:val="21"/>
              </w:rPr>
              <w:t>varchar2(</w:t>
            </w:r>
            <w:r>
              <w:rPr>
                <w:rFonts w:ascii="宋体" w:hAnsi="宋体" w:cs="宋体"/>
                <w:szCs w:val="21"/>
              </w:rPr>
              <w:t>2048</w:t>
            </w:r>
            <w:r w:rsidRPr="00A6284E">
              <w:rPr>
                <w:rFonts w:ascii="宋体" w:hAnsi="宋体" w:cs="宋体" w:hint="eastAsia"/>
                <w:szCs w:val="21"/>
              </w:rPr>
              <w:t>)</w:t>
            </w:r>
          </w:p>
        </w:tc>
        <w:tc>
          <w:tcPr>
            <w:tcW w:w="1191" w:type="dxa"/>
            <w:vAlign w:val="center"/>
          </w:tcPr>
          <w:p w:rsidR="00B31F19" w:rsidRPr="00B754B7" w:rsidRDefault="00B31F19" w:rsidP="00EB6D67">
            <w:pPr>
              <w:pStyle w:val="af1"/>
              <w:jc w:val="center"/>
              <w:rPr>
                <w:rFonts w:ascii="Times New Roman" w:hAnsi="Times New Roman"/>
              </w:rPr>
            </w:pPr>
            <w:r w:rsidRPr="00A6284E">
              <w:rPr>
                <w:rFonts w:ascii="宋体" w:hAnsi="宋体" w:cs="宋体" w:hint="eastAsia"/>
                <w:szCs w:val="21"/>
              </w:rPr>
              <w:t>Y</w:t>
            </w:r>
          </w:p>
        </w:tc>
        <w:tc>
          <w:tcPr>
            <w:tcW w:w="3169" w:type="dxa"/>
            <w:noWrap/>
            <w:vAlign w:val="center"/>
            <w:hideMark/>
          </w:tcPr>
          <w:p w:rsidR="00B31F19" w:rsidRPr="00B754B7" w:rsidRDefault="00B31F19" w:rsidP="00EB6D67">
            <w:pPr>
              <w:pStyle w:val="af1"/>
              <w:rPr>
                <w:rFonts w:ascii="Times New Roman" w:hAnsi="Times New Roman"/>
              </w:rPr>
            </w:pPr>
            <w:r>
              <w:rPr>
                <w:rFonts w:ascii="宋体" w:hAnsi="宋体" w:cs="宋体" w:hint="eastAsia"/>
                <w:szCs w:val="21"/>
              </w:rPr>
              <w:t>内容</w:t>
            </w:r>
            <w:r>
              <w:rPr>
                <w:rFonts w:ascii="宋体" w:hAnsi="宋体" w:cs="宋体"/>
                <w:szCs w:val="21"/>
              </w:rPr>
              <w:t>详情，</w:t>
            </w:r>
            <w:r w:rsidRPr="00416873">
              <w:rPr>
                <w:rFonts w:ascii="宋体" w:hAnsi="宋体" w:cs="宋体" w:hint="eastAsia"/>
                <w:szCs w:val="21"/>
              </w:rPr>
              <w:t>含训练动作说明、注意事项、训练部位、训练器械等</w:t>
            </w:r>
            <w:r>
              <w:rPr>
                <w:rFonts w:ascii="宋体" w:hAnsi="宋体" w:cs="宋体" w:hint="eastAsia"/>
                <w:szCs w:val="21"/>
              </w:rPr>
              <w:t>。例如：</w:t>
            </w:r>
            <w:r w:rsidRPr="000E41A3">
              <w:rPr>
                <w:rFonts w:ascii="宋体" w:hAnsi="宋体" w:cs="宋体" w:hint="eastAsia"/>
                <w:szCs w:val="21"/>
              </w:rPr>
              <w:t>屈髋屈膝，俯身使身体与地面成60°左右夹角，手臂伸直自然下垂</w:t>
            </w:r>
          </w:p>
        </w:tc>
      </w:tr>
      <w:tr w:rsidR="00B31F19" w:rsidRPr="00B754B7" w:rsidTr="00EB6D67">
        <w:trPr>
          <w:trHeight w:val="270"/>
        </w:trPr>
        <w:tc>
          <w:tcPr>
            <w:tcW w:w="2280" w:type="dxa"/>
            <w:noWrap/>
          </w:tcPr>
          <w:p w:rsidR="00B31F19" w:rsidRDefault="00B31F19" w:rsidP="00EB6D67">
            <w:pPr>
              <w:pStyle w:val="af1"/>
              <w:rPr>
                <w:rFonts w:ascii="宋体" w:hAnsi="宋体" w:cs="宋体"/>
                <w:szCs w:val="21"/>
              </w:rPr>
            </w:pPr>
            <w:r w:rsidRPr="00B754B7">
              <w:rPr>
                <w:rFonts w:ascii="Times New Roman" w:hAnsi="Times New Roman"/>
              </w:rPr>
              <w:t>create_time</w:t>
            </w:r>
          </w:p>
        </w:tc>
        <w:tc>
          <w:tcPr>
            <w:tcW w:w="1656" w:type="dxa"/>
            <w:noWrap/>
          </w:tcPr>
          <w:p w:rsidR="00B31F19" w:rsidRDefault="00B31F19" w:rsidP="00EB6D67">
            <w:pPr>
              <w:pStyle w:val="af1"/>
              <w:rPr>
                <w:rFonts w:ascii="宋体" w:hAnsi="宋体" w:cs="宋体"/>
                <w:szCs w:val="21"/>
              </w:rPr>
            </w:pPr>
            <w:r w:rsidRPr="00B754B7">
              <w:rPr>
                <w:rFonts w:ascii="Times New Roman" w:hAnsi="Times New Roman"/>
              </w:rPr>
              <w:t>date</w:t>
            </w:r>
          </w:p>
        </w:tc>
        <w:tc>
          <w:tcPr>
            <w:tcW w:w="1191" w:type="dxa"/>
          </w:tcPr>
          <w:p w:rsidR="00B31F19" w:rsidRPr="00A6284E" w:rsidRDefault="00B31F19" w:rsidP="00EB6D67">
            <w:pPr>
              <w:pStyle w:val="af1"/>
              <w:jc w:val="center"/>
              <w:rPr>
                <w:rFonts w:ascii="宋体" w:hAnsi="宋体" w:cs="宋体"/>
                <w:szCs w:val="21"/>
              </w:rPr>
            </w:pPr>
            <w:r w:rsidRPr="00B754B7">
              <w:rPr>
                <w:rFonts w:ascii="Times New Roman" w:hAnsi="Times New Roman"/>
              </w:rPr>
              <w:t>N</w:t>
            </w:r>
          </w:p>
        </w:tc>
        <w:tc>
          <w:tcPr>
            <w:tcW w:w="3169" w:type="dxa"/>
            <w:noWrap/>
          </w:tcPr>
          <w:p w:rsidR="00B31F19" w:rsidRDefault="00B31F19" w:rsidP="00EB6D67">
            <w:pPr>
              <w:pStyle w:val="af1"/>
              <w:rPr>
                <w:rFonts w:ascii="宋体" w:hAnsi="宋体" w:cs="宋体"/>
                <w:szCs w:val="21"/>
              </w:rPr>
            </w:pPr>
            <w:r w:rsidRPr="00B754B7">
              <w:rPr>
                <w:rFonts w:ascii="Times New Roman" w:hAnsi="Times New Roman"/>
              </w:rPr>
              <w:t>创建时间</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sidRPr="00B754B7">
              <w:rPr>
                <w:rFonts w:ascii="Times New Roman" w:hAnsi="Times New Roman"/>
              </w:rPr>
              <w:t>update_time</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tcPr>
          <w:p w:rsidR="00B31F19" w:rsidRPr="00B754B7" w:rsidRDefault="00B31F19" w:rsidP="00EB6D67">
            <w:pPr>
              <w:pStyle w:val="af1"/>
              <w:rPr>
                <w:rFonts w:ascii="Times New Roman" w:hAnsi="Times New Roman"/>
              </w:rPr>
            </w:pPr>
            <w:r w:rsidRPr="00B754B7">
              <w:rPr>
                <w:rFonts w:ascii="Times New Roman" w:hAnsi="Times New Roman"/>
              </w:rPr>
              <w:t>最新一次修改时间</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hint="eastAsia"/>
              </w:rPr>
              <w:t>status</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tcPr>
          <w:p w:rsidR="00B31F19" w:rsidRPr="00B754B7" w:rsidRDefault="00B31F19" w:rsidP="00EB6D67">
            <w:pPr>
              <w:pStyle w:val="af1"/>
              <w:rPr>
                <w:rFonts w:ascii="Times New Roman" w:hAnsi="Times New Roman"/>
              </w:rPr>
            </w:pPr>
            <w:r>
              <w:rPr>
                <w:rFonts w:ascii="Times New Roman" w:hAnsi="Times New Roman" w:hint="eastAsia"/>
              </w:rPr>
              <w:t>状态</w:t>
            </w:r>
          </w:p>
        </w:tc>
      </w:tr>
    </w:tbl>
    <w:p w:rsidR="00B31F19" w:rsidRDefault="00B31F19" w:rsidP="00B31F19"/>
    <w:tbl>
      <w:tblPr>
        <w:tblStyle w:val="aa"/>
        <w:tblW w:w="0" w:type="auto"/>
        <w:tblLook w:val="04A0"/>
      </w:tblPr>
      <w:tblGrid>
        <w:gridCol w:w="2280"/>
        <w:gridCol w:w="1656"/>
        <w:gridCol w:w="1191"/>
        <w:gridCol w:w="3169"/>
      </w:tblGrid>
      <w:tr w:rsidR="00B31F19" w:rsidRPr="00B754B7" w:rsidTr="00EB6D67">
        <w:trPr>
          <w:trHeight w:val="270"/>
        </w:trPr>
        <w:tc>
          <w:tcPr>
            <w:tcW w:w="8296" w:type="dxa"/>
            <w:gridSpan w:val="4"/>
            <w:noWrap/>
          </w:tcPr>
          <w:p w:rsidR="00B31F19" w:rsidRPr="00B754B7" w:rsidRDefault="00B31F19"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rPr>
              <w:t xml:space="preserve">_index </w:t>
            </w:r>
            <w:r w:rsidRPr="00DD5EA3">
              <w:rPr>
                <w:rFonts w:ascii="Times New Roman" w:hAnsi="Times New Roman" w:hint="eastAsia"/>
              </w:rPr>
              <w:t>动作</w:t>
            </w:r>
            <w:r>
              <w:rPr>
                <w:rFonts w:ascii="Times New Roman" w:hAnsi="Times New Roman" w:hint="eastAsia"/>
              </w:rPr>
              <w:t>指标</w:t>
            </w:r>
            <w:r w:rsidRPr="00DD5EA3">
              <w:rPr>
                <w:rFonts w:ascii="Times New Roman" w:hAnsi="Times New Roman" w:hint="eastAsia"/>
              </w:rPr>
              <w:t>表</w:t>
            </w:r>
          </w:p>
        </w:tc>
      </w:tr>
      <w:tr w:rsidR="00B31F19" w:rsidRPr="00B754B7" w:rsidTr="00EB6D67">
        <w:trPr>
          <w:trHeight w:val="270"/>
        </w:trPr>
        <w:tc>
          <w:tcPr>
            <w:tcW w:w="2280"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B31F19" w:rsidRPr="00B754B7" w:rsidRDefault="00B31F1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说明</w:t>
            </w:r>
          </w:p>
        </w:tc>
      </w:tr>
      <w:tr w:rsidR="00B31F19" w:rsidRPr="00B754B7" w:rsidTr="00EB6D67">
        <w:trPr>
          <w:trHeight w:val="270"/>
        </w:trPr>
        <w:tc>
          <w:tcPr>
            <w:tcW w:w="2280" w:type="dxa"/>
            <w:noWrap/>
            <w:hideMark/>
          </w:tcPr>
          <w:p w:rsidR="00B31F19" w:rsidRPr="003A6102" w:rsidRDefault="00B31F19" w:rsidP="00EB6D67">
            <w:pPr>
              <w:pStyle w:val="af1"/>
              <w:rPr>
                <w:rFonts w:ascii="Times New Roman" w:hAnsi="Times New Roman"/>
                <w:b/>
                <w:u w:val="single"/>
              </w:rPr>
            </w:pPr>
            <w:r w:rsidRPr="003A6102">
              <w:rPr>
                <w:rFonts w:ascii="Times New Roman" w:hAnsi="Times New Roman"/>
                <w:b/>
                <w:u w:val="single"/>
              </w:rPr>
              <w:t>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动作</w:t>
            </w:r>
            <w:r w:rsidRPr="003F680E">
              <w:rPr>
                <w:rFonts w:ascii="Times New Roman" w:hAnsi="Times New Roman" w:hint="eastAsia"/>
              </w:rPr>
              <w:t>指标</w:t>
            </w:r>
            <w:r w:rsidRPr="00B754B7">
              <w:rPr>
                <w:rFonts w:ascii="Times New Roman" w:hAnsi="Times New Roman"/>
              </w:rPr>
              <w:t>id</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w:t>
            </w:r>
            <w:r>
              <w:rPr>
                <w:rFonts w:ascii="Times New Roman" w:hAnsi="Times New Roman" w:hint="eastAsia"/>
              </w:rPr>
              <w:t>index</w:t>
            </w:r>
            <w:r w:rsidRPr="00B754B7">
              <w:rPr>
                <w:rFonts w:ascii="Times New Roman" w:hAnsi="Times New Roman"/>
              </w:rPr>
              <w:t>_name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sidRPr="00D42311">
              <w:rPr>
                <w:rFonts w:ascii="Times New Roman" w:hAnsi="Times New Roman" w:hint="eastAsia"/>
              </w:rPr>
              <w:t>100</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动作</w:t>
            </w:r>
            <w:r w:rsidRPr="003F680E">
              <w:rPr>
                <w:rFonts w:ascii="Times New Roman" w:hAnsi="Times New Roman" w:hint="eastAsia"/>
              </w:rPr>
              <w:t>指标</w:t>
            </w:r>
            <w:r w:rsidRPr="00B754B7">
              <w:rPr>
                <w:rFonts w:ascii="Times New Roman" w:hAnsi="Times New Roman"/>
              </w:rPr>
              <w:t>名称</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_index_type</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Varchar2(</w:t>
            </w:r>
            <w:r w:rsidRPr="00D42311">
              <w:rPr>
                <w:rFonts w:ascii="Times New Roman" w:hAnsi="Times New Roman" w:hint="eastAsia"/>
              </w:rPr>
              <w:t>100</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动作</w:t>
            </w:r>
            <w:r w:rsidRPr="003F680E">
              <w:rPr>
                <w:rFonts w:ascii="Times New Roman" w:hAnsi="Times New Roman" w:hint="eastAsia"/>
              </w:rPr>
              <w:t>指标</w:t>
            </w:r>
            <w:r>
              <w:rPr>
                <w:rFonts w:ascii="Times New Roman" w:hAnsi="Times New Roman" w:hint="eastAsia"/>
              </w:rPr>
              <w:t>类型：</w:t>
            </w:r>
            <w:r>
              <w:rPr>
                <w:rFonts w:ascii="Times New Roman" w:hAnsi="Times New Roman" w:hint="eastAsia"/>
              </w:rPr>
              <w:t>1-</w:t>
            </w:r>
            <w:r>
              <w:rPr>
                <w:rFonts w:ascii="Times New Roman" w:hAnsi="Times New Roman" w:hint="eastAsia"/>
              </w:rPr>
              <w:t>角度；</w:t>
            </w:r>
            <w:r>
              <w:rPr>
                <w:rFonts w:ascii="Times New Roman" w:hAnsi="Times New Roman" w:hint="eastAsia"/>
              </w:rPr>
              <w:t>2-</w:t>
            </w:r>
            <w:r>
              <w:rPr>
                <w:rFonts w:ascii="Times New Roman" w:hAnsi="Times New Roman" w:hint="eastAsia"/>
              </w:rPr>
              <w:t>距离；</w:t>
            </w:r>
            <w:r>
              <w:rPr>
                <w:rFonts w:ascii="Times New Roman" w:hAnsi="Times New Roman" w:hint="eastAsia"/>
              </w:rPr>
              <w:t>3-</w:t>
            </w:r>
            <w:r>
              <w:rPr>
                <w:rFonts w:ascii="Times New Roman" w:hAnsi="Times New Roman" w:hint="eastAsia"/>
              </w:rPr>
              <w:t>位移</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w:t>
            </w:r>
            <w:r>
              <w:rPr>
                <w:rFonts w:ascii="Times New Roman" w:hAnsi="Times New Roman" w:hint="eastAsia"/>
              </w:rPr>
              <w:t>index_nodes</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Varchar2(</w:t>
            </w:r>
            <w:r w:rsidRPr="00D42311">
              <w:rPr>
                <w:rFonts w:ascii="Times New Roman" w:hAnsi="Times New Roman" w:hint="eastAsia"/>
              </w:rPr>
              <w:t>100</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宋体" w:hAnsi="宋体" w:cs="宋体" w:hint="eastAsia"/>
              </w:rPr>
              <w:t>指标涉及关节点编号</w:t>
            </w:r>
            <w:r w:rsidRPr="00F90507">
              <w:rPr>
                <w:rFonts w:ascii="宋体" w:hAnsi="宋体" w:cs="宋体" w:hint="eastAsia"/>
              </w:rPr>
              <w:t>列表</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w:t>
            </w:r>
            <w:r>
              <w:rPr>
                <w:rFonts w:ascii="Times New Roman" w:hAnsi="Times New Roman" w:hint="eastAsia"/>
              </w:rPr>
              <w:t>index_</w:t>
            </w:r>
            <w:r w:rsidRPr="00B754B7">
              <w:rPr>
                <w:rFonts w:ascii="Times New Roman" w:hAnsi="Times New Roman"/>
              </w:rPr>
              <w:t>summary</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宋体" w:hAnsi="宋体" w:cs="宋体"/>
              </w:rPr>
            </w:pPr>
            <w:r>
              <w:rPr>
                <w:rFonts w:ascii="宋体" w:hAnsi="宋体" w:cs="宋体" w:hint="eastAsia"/>
              </w:rPr>
              <w:t>指标定义说明</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w:t>
            </w:r>
            <w:r>
              <w:rPr>
                <w:rFonts w:ascii="Times New Roman" w:hAnsi="Times New Roman" w:hint="eastAsia"/>
              </w:rPr>
              <w:t>index_function</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B31F19" w:rsidRPr="00B754B7" w:rsidRDefault="00B31F19" w:rsidP="00EB6D67">
            <w:pPr>
              <w:pStyle w:val="af1"/>
              <w:jc w:val="center"/>
              <w:rPr>
                <w:rFonts w:ascii="Times New Roman" w:hAnsi="Times New Roman"/>
              </w:rPr>
            </w:pPr>
            <w:r>
              <w:rPr>
                <w:rFonts w:ascii="Times New Roman" w:hAnsi="Times New Roman" w:hint="eastAsia"/>
              </w:rPr>
              <w:t>N</w:t>
            </w:r>
          </w:p>
        </w:tc>
        <w:tc>
          <w:tcPr>
            <w:tcW w:w="3169" w:type="dxa"/>
            <w:noWrap/>
          </w:tcPr>
          <w:p w:rsidR="00B31F19" w:rsidRDefault="00B31F19" w:rsidP="00EB6D67">
            <w:pPr>
              <w:pStyle w:val="af1"/>
              <w:rPr>
                <w:rFonts w:ascii="宋体" w:hAnsi="宋体" w:cs="宋体"/>
              </w:rPr>
            </w:pPr>
            <w:r>
              <w:rPr>
                <w:rFonts w:ascii="宋体" w:hAnsi="宋体" w:cs="宋体" w:hint="eastAsia"/>
              </w:rPr>
              <w:t>指标计算方法</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create_time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创建时间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update_time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最新一次修改时间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hint="eastAsia"/>
              </w:rPr>
              <w:t>status</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状态</w:t>
            </w:r>
          </w:p>
        </w:tc>
      </w:tr>
    </w:tbl>
    <w:p w:rsidR="00B31F19" w:rsidRDefault="00B31F19" w:rsidP="00B31F19"/>
    <w:tbl>
      <w:tblPr>
        <w:tblStyle w:val="aa"/>
        <w:tblW w:w="0" w:type="auto"/>
        <w:tblLook w:val="04A0"/>
      </w:tblPr>
      <w:tblGrid>
        <w:gridCol w:w="2280"/>
        <w:gridCol w:w="1656"/>
        <w:gridCol w:w="1191"/>
        <w:gridCol w:w="3169"/>
      </w:tblGrid>
      <w:tr w:rsidR="00B31F19" w:rsidRPr="00B754B7" w:rsidTr="00EB6D67">
        <w:trPr>
          <w:trHeight w:val="270"/>
        </w:trPr>
        <w:tc>
          <w:tcPr>
            <w:tcW w:w="8296" w:type="dxa"/>
            <w:gridSpan w:val="4"/>
            <w:noWrap/>
          </w:tcPr>
          <w:p w:rsidR="00B31F19" w:rsidRPr="00B754B7" w:rsidRDefault="00B31F19"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hint="eastAsia"/>
              </w:rPr>
              <w:t>_</w:t>
            </w:r>
            <w:r>
              <w:rPr>
                <w:rFonts w:ascii="Times New Roman" w:hAnsi="Times New Roman"/>
              </w:rPr>
              <w:t xml:space="preserve">pose </w:t>
            </w:r>
            <w:r w:rsidRPr="00DD5EA3">
              <w:rPr>
                <w:rFonts w:ascii="Times New Roman" w:hAnsi="Times New Roman" w:hint="eastAsia"/>
              </w:rPr>
              <w:t>动作</w:t>
            </w:r>
            <w:r w:rsidRPr="008A33C8">
              <w:rPr>
                <w:rFonts w:ascii="Times New Roman" w:hAnsi="Times New Roman" w:hint="eastAsia"/>
              </w:rPr>
              <w:t>关键姿态</w:t>
            </w:r>
            <w:r w:rsidRPr="00DD5EA3">
              <w:rPr>
                <w:rFonts w:ascii="Times New Roman" w:hAnsi="Times New Roman" w:hint="eastAsia"/>
              </w:rPr>
              <w:t>表</w:t>
            </w:r>
          </w:p>
        </w:tc>
      </w:tr>
      <w:tr w:rsidR="00B31F19" w:rsidRPr="00B754B7" w:rsidTr="00EB6D67">
        <w:trPr>
          <w:trHeight w:val="270"/>
        </w:trPr>
        <w:tc>
          <w:tcPr>
            <w:tcW w:w="2280"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B31F19" w:rsidRPr="00B754B7" w:rsidRDefault="00B31F1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说明</w:t>
            </w:r>
          </w:p>
        </w:tc>
      </w:tr>
      <w:tr w:rsidR="00B31F19" w:rsidRPr="00B754B7" w:rsidTr="00EB6D67">
        <w:trPr>
          <w:trHeight w:val="270"/>
        </w:trPr>
        <w:tc>
          <w:tcPr>
            <w:tcW w:w="2280" w:type="dxa"/>
            <w:noWrap/>
            <w:hideMark/>
          </w:tcPr>
          <w:p w:rsidR="00B31F19" w:rsidRPr="003A6102" w:rsidRDefault="00B31F19" w:rsidP="00EB6D67">
            <w:pPr>
              <w:pStyle w:val="af1"/>
              <w:rPr>
                <w:rFonts w:ascii="Times New Roman" w:hAnsi="Times New Roman"/>
                <w:b/>
                <w:u w:val="single"/>
              </w:rPr>
            </w:pPr>
            <w:r w:rsidRPr="003A6102">
              <w:rPr>
                <w:rFonts w:ascii="Times New Roman" w:hAnsi="Times New Roman"/>
                <w:b/>
                <w:u w:val="single"/>
              </w:rPr>
              <w:lastRenderedPageBreak/>
              <w:t>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动作关键姿态</w:t>
            </w:r>
            <w:r w:rsidRPr="00B754B7">
              <w:rPr>
                <w:rFonts w:ascii="Times New Roman" w:hAnsi="Times New Roman"/>
              </w:rPr>
              <w:t>id</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hint="eastAsia"/>
              </w:rPr>
              <w:t>action</w:t>
            </w:r>
            <w:r>
              <w:rPr>
                <w:rFonts w:ascii="Times New Roman" w:hAnsi="Times New Roman"/>
              </w:rPr>
              <w:t>_id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动作</w:t>
            </w:r>
            <w:r>
              <w:rPr>
                <w:rFonts w:ascii="Times New Roman" w:hAnsi="Times New Roman" w:hint="eastAsia"/>
              </w:rPr>
              <w:t>id</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_pose</w:t>
            </w:r>
            <w:r w:rsidRPr="00B754B7">
              <w:rPr>
                <w:rFonts w:ascii="Times New Roman" w:hAnsi="Times New Roman"/>
              </w:rPr>
              <w:t>_</w:t>
            </w:r>
            <w:r>
              <w:rPr>
                <w:rFonts w:ascii="Times New Roman" w:hAnsi="Times New Roman" w:hint="eastAsia"/>
              </w:rPr>
              <w:t>code</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宋体" w:hAnsi="宋体" w:cs="宋体" w:hint="eastAsia"/>
                <w:szCs w:val="21"/>
              </w:rPr>
              <w:t>100</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动作关键姿态编码</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_pose</w:t>
            </w:r>
            <w:r w:rsidRPr="00B754B7">
              <w:rPr>
                <w:rFonts w:ascii="Times New Roman" w:hAnsi="Times New Roman"/>
              </w:rPr>
              <w:t>_name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宋体" w:hAnsi="宋体" w:cs="宋体" w:hint="eastAsia"/>
                <w:szCs w:val="21"/>
              </w:rPr>
              <w:t>100</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动作关键姿态</w:t>
            </w:r>
            <w:r w:rsidRPr="00B754B7">
              <w:rPr>
                <w:rFonts w:ascii="Times New Roman" w:hAnsi="Times New Roman"/>
              </w:rPr>
              <w:t>名称</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 pose</w:t>
            </w:r>
            <w:r>
              <w:rPr>
                <w:rFonts w:ascii="Times New Roman" w:hAnsi="Times New Roman" w:hint="eastAsia"/>
              </w:rPr>
              <w:t>_</w:t>
            </w:r>
            <w:r w:rsidRPr="00B754B7">
              <w:rPr>
                <w:rFonts w:ascii="Times New Roman" w:hAnsi="Times New Roman"/>
              </w:rPr>
              <w:t>summary</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B31F19" w:rsidRPr="00B754B7" w:rsidRDefault="00B31F19" w:rsidP="00EB6D67">
            <w:pPr>
              <w:pStyle w:val="af1"/>
              <w:jc w:val="center"/>
              <w:rPr>
                <w:rFonts w:ascii="Times New Roman" w:hAnsi="Times New Roman"/>
              </w:rPr>
            </w:pPr>
            <w:r>
              <w:rPr>
                <w:rFonts w:ascii="Times New Roman" w:hAnsi="Times New Roman" w:hint="eastAsia"/>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动作关键姿态说明</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create_time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创建时间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update_time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最新一次修改时间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hint="eastAsia"/>
              </w:rPr>
              <w:t>status</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状态</w:t>
            </w:r>
          </w:p>
        </w:tc>
      </w:tr>
    </w:tbl>
    <w:p w:rsidR="00B31F19" w:rsidRDefault="00B31F19" w:rsidP="00B31F19"/>
    <w:tbl>
      <w:tblPr>
        <w:tblStyle w:val="aa"/>
        <w:tblW w:w="0" w:type="auto"/>
        <w:tblLook w:val="04A0"/>
      </w:tblPr>
      <w:tblGrid>
        <w:gridCol w:w="2280"/>
        <w:gridCol w:w="1656"/>
        <w:gridCol w:w="1191"/>
        <w:gridCol w:w="3169"/>
      </w:tblGrid>
      <w:tr w:rsidR="00B31F19" w:rsidRPr="00B754B7" w:rsidTr="00EB6D67">
        <w:trPr>
          <w:trHeight w:val="270"/>
        </w:trPr>
        <w:tc>
          <w:tcPr>
            <w:tcW w:w="8296" w:type="dxa"/>
            <w:gridSpan w:val="4"/>
            <w:noWrap/>
          </w:tcPr>
          <w:p w:rsidR="00B31F19" w:rsidRPr="00B754B7" w:rsidRDefault="00B31F19"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hint="eastAsia"/>
              </w:rPr>
              <w:t>_</w:t>
            </w:r>
            <w:r>
              <w:rPr>
                <w:rFonts w:ascii="Times New Roman" w:hAnsi="Times New Roman"/>
              </w:rPr>
              <w:t>pose</w:t>
            </w:r>
            <w:r>
              <w:rPr>
                <w:rFonts w:ascii="Times New Roman" w:hAnsi="Times New Roman" w:hint="eastAsia"/>
              </w:rPr>
              <w:t>_index</w:t>
            </w:r>
            <w:r w:rsidRPr="00DD5EA3">
              <w:rPr>
                <w:rFonts w:ascii="Times New Roman" w:hAnsi="Times New Roman" w:hint="eastAsia"/>
              </w:rPr>
              <w:t>动作</w:t>
            </w:r>
            <w:r w:rsidRPr="008A33C8">
              <w:rPr>
                <w:rFonts w:ascii="Times New Roman" w:hAnsi="Times New Roman" w:hint="eastAsia"/>
              </w:rPr>
              <w:t>姿态</w:t>
            </w:r>
            <w:r>
              <w:rPr>
                <w:rFonts w:ascii="Times New Roman" w:hAnsi="Times New Roman" w:hint="eastAsia"/>
              </w:rPr>
              <w:t>与</w:t>
            </w:r>
            <w:r w:rsidRPr="008B25E3">
              <w:rPr>
                <w:rFonts w:ascii="Times New Roman" w:hAnsi="Times New Roman" w:hint="eastAsia"/>
              </w:rPr>
              <w:t>指标</w:t>
            </w:r>
            <w:r>
              <w:rPr>
                <w:rFonts w:ascii="Times New Roman" w:hAnsi="Times New Roman" w:hint="eastAsia"/>
              </w:rPr>
              <w:t>对应</w:t>
            </w:r>
            <w:r w:rsidRPr="00DD5EA3">
              <w:rPr>
                <w:rFonts w:ascii="Times New Roman" w:hAnsi="Times New Roman" w:hint="eastAsia"/>
              </w:rPr>
              <w:t>表</w:t>
            </w:r>
          </w:p>
        </w:tc>
      </w:tr>
      <w:tr w:rsidR="00B31F19" w:rsidRPr="00B754B7" w:rsidTr="00EB6D67">
        <w:trPr>
          <w:trHeight w:val="270"/>
        </w:trPr>
        <w:tc>
          <w:tcPr>
            <w:tcW w:w="2280"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B31F19" w:rsidRPr="00B754B7" w:rsidRDefault="00B31F1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说明</w:t>
            </w:r>
          </w:p>
        </w:tc>
      </w:tr>
      <w:tr w:rsidR="00B31F19" w:rsidRPr="00B754B7" w:rsidTr="00EB6D67">
        <w:trPr>
          <w:trHeight w:val="270"/>
        </w:trPr>
        <w:tc>
          <w:tcPr>
            <w:tcW w:w="2280" w:type="dxa"/>
            <w:noWrap/>
            <w:hideMark/>
          </w:tcPr>
          <w:p w:rsidR="00B31F19" w:rsidRPr="003A6102" w:rsidRDefault="00B31F19" w:rsidP="00EB6D67">
            <w:pPr>
              <w:pStyle w:val="af1"/>
              <w:rPr>
                <w:rFonts w:ascii="Times New Roman" w:hAnsi="Times New Roman"/>
                <w:b/>
                <w:u w:val="single"/>
              </w:rPr>
            </w:pPr>
            <w:r w:rsidRPr="003A6102">
              <w:rPr>
                <w:rFonts w:ascii="Times New Roman" w:hAnsi="Times New Roman"/>
                <w:b/>
                <w:u w:val="single"/>
              </w:rPr>
              <w:t>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动作关键姿态指标</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_pose_id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动作关键姿态</w:t>
            </w:r>
            <w:r>
              <w:rPr>
                <w:rFonts w:ascii="Times New Roman" w:hAnsi="Times New Roman" w:hint="eastAsia"/>
              </w:rPr>
              <w:t>id</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hint="eastAsia"/>
              </w:rPr>
              <w:t>action</w:t>
            </w:r>
            <w:r>
              <w:rPr>
                <w:rFonts w:ascii="Times New Roman" w:hAnsi="Times New Roman"/>
              </w:rPr>
              <w:t>_id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动作</w:t>
            </w:r>
            <w:r>
              <w:rPr>
                <w:rFonts w:ascii="Times New Roman" w:hAnsi="Times New Roman" w:hint="eastAsia"/>
              </w:rPr>
              <w:t>id</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w:t>
            </w:r>
            <w:r>
              <w:rPr>
                <w:rFonts w:ascii="Times New Roman" w:hAnsi="Times New Roman" w:hint="eastAsia"/>
              </w:rPr>
              <w:t>index</w:t>
            </w:r>
            <w:r>
              <w:rPr>
                <w:rFonts w:ascii="Times New Roman" w:hAnsi="Times New Roman"/>
              </w:rPr>
              <w:t>_id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动作</w:t>
            </w:r>
            <w:r w:rsidRPr="003F680E">
              <w:rPr>
                <w:rFonts w:ascii="Times New Roman" w:hAnsi="Times New Roman" w:hint="eastAsia"/>
              </w:rPr>
              <w:t>指标</w:t>
            </w:r>
            <w:r w:rsidRPr="00B754B7">
              <w:rPr>
                <w:rFonts w:ascii="Times New Roman" w:hAnsi="Times New Roman"/>
              </w:rPr>
              <w:t>id</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sidRPr="00B754B7">
              <w:rPr>
                <w:rFonts w:ascii="Times New Roman" w:hAnsi="Times New Roman"/>
              </w:rPr>
              <w:t>summary</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B31F19" w:rsidRPr="00B754B7" w:rsidRDefault="00B31F19" w:rsidP="00EB6D67">
            <w:pPr>
              <w:pStyle w:val="af1"/>
              <w:jc w:val="center"/>
              <w:rPr>
                <w:rFonts w:ascii="Times New Roman" w:hAnsi="Times New Roman"/>
              </w:rPr>
            </w:pPr>
            <w:r>
              <w:rPr>
                <w:rFonts w:ascii="Times New Roman" w:hAnsi="Times New Roman" w:hint="eastAsia"/>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说明</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create_time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创建时间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update_time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最新一次修改时间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hint="eastAsia"/>
              </w:rPr>
              <w:t>status</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状态</w:t>
            </w:r>
          </w:p>
        </w:tc>
      </w:tr>
    </w:tbl>
    <w:p w:rsidR="00B31F19" w:rsidRDefault="00B31F19" w:rsidP="00B31F19"/>
    <w:tbl>
      <w:tblPr>
        <w:tblStyle w:val="aa"/>
        <w:tblW w:w="0" w:type="auto"/>
        <w:tblLook w:val="04A0"/>
      </w:tblPr>
      <w:tblGrid>
        <w:gridCol w:w="2280"/>
        <w:gridCol w:w="1656"/>
        <w:gridCol w:w="1191"/>
        <w:gridCol w:w="3169"/>
      </w:tblGrid>
      <w:tr w:rsidR="00B31F19" w:rsidRPr="00B754B7" w:rsidTr="00EB6D67">
        <w:trPr>
          <w:trHeight w:val="270"/>
        </w:trPr>
        <w:tc>
          <w:tcPr>
            <w:tcW w:w="8296" w:type="dxa"/>
            <w:gridSpan w:val="4"/>
            <w:noWrap/>
          </w:tcPr>
          <w:p w:rsidR="00B31F19" w:rsidRPr="00B754B7" w:rsidRDefault="00B31F19"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hint="eastAsia"/>
              </w:rPr>
              <w:t>_m</w:t>
            </w:r>
            <w:r>
              <w:rPr>
                <w:rFonts w:ascii="Times New Roman" w:hAnsi="Times New Roman"/>
              </w:rPr>
              <w:t xml:space="preserve">odel_version </w:t>
            </w:r>
            <w:r w:rsidRPr="00DD5EA3">
              <w:rPr>
                <w:rFonts w:ascii="Times New Roman" w:hAnsi="Times New Roman" w:hint="eastAsia"/>
              </w:rPr>
              <w:t>动作</w:t>
            </w:r>
            <w:r>
              <w:rPr>
                <w:rFonts w:ascii="Times New Roman" w:hAnsi="Times New Roman" w:hint="eastAsia"/>
              </w:rPr>
              <w:t>模型版本</w:t>
            </w:r>
            <w:r w:rsidRPr="00DD5EA3">
              <w:rPr>
                <w:rFonts w:ascii="Times New Roman" w:hAnsi="Times New Roman" w:hint="eastAsia"/>
              </w:rPr>
              <w:t>表</w:t>
            </w:r>
          </w:p>
        </w:tc>
      </w:tr>
      <w:tr w:rsidR="00B31F19" w:rsidRPr="00B754B7" w:rsidTr="00EB6D67">
        <w:trPr>
          <w:trHeight w:val="270"/>
        </w:trPr>
        <w:tc>
          <w:tcPr>
            <w:tcW w:w="2280"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B31F19" w:rsidRPr="00B754B7" w:rsidRDefault="00B31F1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说明</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自增</w:t>
            </w:r>
            <w:r w:rsidRPr="00B754B7">
              <w:rPr>
                <w:rFonts w:ascii="Times New Roman" w:hAnsi="Times New Roman"/>
              </w:rPr>
              <w:t>id</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hint="eastAsia"/>
              </w:rPr>
              <w:t>action</w:t>
            </w:r>
            <w:r>
              <w:rPr>
                <w:rFonts w:ascii="Times New Roman" w:hAnsi="Times New Roman"/>
              </w:rPr>
              <w:t>_id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Pr="00B754B7" w:rsidRDefault="00B31F19" w:rsidP="00EB6D67">
            <w:pPr>
              <w:pStyle w:val="af1"/>
              <w:rPr>
                <w:rFonts w:ascii="Times New Roman" w:hAnsi="Times New Roman"/>
              </w:rPr>
            </w:pPr>
            <w:r>
              <w:rPr>
                <w:rFonts w:ascii="Times New Roman" w:hAnsi="Times New Roman" w:hint="eastAsia"/>
              </w:rPr>
              <w:t>动作</w:t>
            </w:r>
            <w:r w:rsidRPr="00B754B7">
              <w:rPr>
                <w:rFonts w:ascii="Times New Roman" w:hAnsi="Times New Roman"/>
              </w:rPr>
              <w:t>id</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v</w:t>
            </w:r>
            <w:r>
              <w:rPr>
                <w:rFonts w:ascii="Times New Roman" w:hAnsi="Times New Roman" w:hint="eastAsia"/>
              </w:rPr>
              <w:t>ersion</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Pr="00B754B7" w:rsidRDefault="00B31F19" w:rsidP="00EB6D67">
            <w:pPr>
              <w:pStyle w:val="af1"/>
              <w:rPr>
                <w:rFonts w:ascii="Times New Roman" w:hAnsi="Times New Roman"/>
              </w:rPr>
            </w:pPr>
            <w:r>
              <w:rPr>
                <w:rFonts w:ascii="Times New Roman" w:hAnsi="Times New Roman" w:hint="eastAsia"/>
              </w:rPr>
              <w:t>版本号</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m</w:t>
            </w:r>
            <w:r>
              <w:rPr>
                <w:rFonts w:ascii="Times New Roman" w:hAnsi="Times New Roman" w:hint="eastAsia"/>
              </w:rPr>
              <w:t>odel_</w:t>
            </w:r>
            <w:r>
              <w:rPr>
                <w:rFonts w:ascii="Times New Roman" w:hAnsi="Times New Roman"/>
              </w:rPr>
              <w:t>file_path</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B31F19" w:rsidRPr="00B754B7" w:rsidRDefault="00B31F19" w:rsidP="00EB6D67">
            <w:pPr>
              <w:pStyle w:val="af1"/>
              <w:jc w:val="center"/>
              <w:rPr>
                <w:rFonts w:ascii="Times New Roman" w:hAnsi="Times New Roman"/>
              </w:rPr>
            </w:pPr>
            <w:r>
              <w:rPr>
                <w:rFonts w:ascii="Times New Roman" w:hAnsi="Times New Roman" w:hint="eastAsia"/>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模型文件夹路径</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i</w:t>
            </w:r>
            <w:r>
              <w:rPr>
                <w:rFonts w:ascii="Times New Roman" w:hAnsi="Times New Roman" w:hint="eastAsia"/>
              </w:rPr>
              <w:t>s_</w:t>
            </w:r>
            <w:r>
              <w:rPr>
                <w:rFonts w:ascii="Times New Roman" w:hAnsi="Times New Roman"/>
              </w:rPr>
              <w:t>used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Default="00B31F19" w:rsidP="00EB6D67">
            <w:pPr>
              <w:pStyle w:val="af1"/>
              <w:jc w:val="center"/>
              <w:rPr>
                <w:rFonts w:ascii="Times New Roman" w:hAnsi="Times New Roman"/>
              </w:rPr>
            </w:pPr>
            <w:r w:rsidRPr="00B754B7">
              <w:rPr>
                <w:rFonts w:ascii="Times New Roman" w:hAnsi="Times New Roman"/>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已使用</w:t>
            </w:r>
            <w:r>
              <w:rPr>
                <w:rFonts w:ascii="Times New Roman" w:hAnsi="Times New Roman" w:hint="eastAsia"/>
              </w:rPr>
              <w:t>/</w:t>
            </w:r>
            <w:r>
              <w:rPr>
                <w:rFonts w:ascii="Times New Roman" w:hAnsi="Times New Roman" w:hint="eastAsia"/>
              </w:rPr>
              <w:t>未使用</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hint="eastAsia"/>
              </w:rPr>
              <w:t>log</w:t>
            </w:r>
          </w:p>
        </w:tc>
        <w:tc>
          <w:tcPr>
            <w:tcW w:w="1656" w:type="dxa"/>
            <w:noWrap/>
          </w:tcPr>
          <w:p w:rsidR="00B31F19" w:rsidRPr="00B754B7" w:rsidRDefault="00B31F19" w:rsidP="00EB6D67">
            <w:pPr>
              <w:pStyle w:val="af1"/>
              <w:rPr>
                <w:rFonts w:ascii="Times New Roman" w:hAnsi="Times New Roman"/>
              </w:rPr>
            </w:pPr>
            <w:r>
              <w:rPr>
                <w:rFonts w:ascii="Times New Roman" w:hAnsi="Times New Roman" w:hint="eastAsia"/>
              </w:rPr>
              <w:t>Blob</w:t>
            </w:r>
          </w:p>
        </w:tc>
        <w:tc>
          <w:tcPr>
            <w:tcW w:w="1191" w:type="dxa"/>
          </w:tcPr>
          <w:p w:rsidR="00B31F19" w:rsidRDefault="00B31F19" w:rsidP="00EB6D67">
            <w:pPr>
              <w:pStyle w:val="af1"/>
              <w:jc w:val="center"/>
              <w:rPr>
                <w:rFonts w:ascii="Times New Roman" w:hAnsi="Times New Roman"/>
              </w:rPr>
            </w:pPr>
            <w:r>
              <w:rPr>
                <w:rFonts w:ascii="Times New Roman" w:hAnsi="Times New Roman" w:hint="eastAsia"/>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日志内容</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create_time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创建时间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update_time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最新一次修改时间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hint="eastAsia"/>
              </w:rPr>
              <w:t>status</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状态</w:t>
            </w:r>
          </w:p>
        </w:tc>
      </w:tr>
    </w:tbl>
    <w:p w:rsidR="00B31F19" w:rsidRDefault="00B31F19" w:rsidP="00B31F19"/>
    <w:tbl>
      <w:tblPr>
        <w:tblStyle w:val="aa"/>
        <w:tblW w:w="0" w:type="auto"/>
        <w:tblLook w:val="04A0"/>
      </w:tblPr>
      <w:tblGrid>
        <w:gridCol w:w="2280"/>
        <w:gridCol w:w="1656"/>
        <w:gridCol w:w="1191"/>
        <w:gridCol w:w="3169"/>
      </w:tblGrid>
      <w:tr w:rsidR="00B31F19" w:rsidRPr="00B754B7" w:rsidTr="00EB6D67">
        <w:trPr>
          <w:trHeight w:val="270"/>
        </w:trPr>
        <w:tc>
          <w:tcPr>
            <w:tcW w:w="8296" w:type="dxa"/>
            <w:gridSpan w:val="4"/>
            <w:noWrap/>
          </w:tcPr>
          <w:p w:rsidR="00B31F19" w:rsidRPr="00B754B7" w:rsidRDefault="00B31F19"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hint="eastAsia"/>
              </w:rPr>
              <w:t>_</w:t>
            </w:r>
            <w:r>
              <w:rPr>
                <w:rFonts w:ascii="Times New Roman" w:hAnsi="Times New Roman"/>
              </w:rPr>
              <w:t>model</w:t>
            </w:r>
            <w:r>
              <w:rPr>
                <w:rFonts w:ascii="Times New Roman" w:hAnsi="Times New Roman" w:hint="eastAsia"/>
              </w:rPr>
              <w:t>_publish</w:t>
            </w:r>
            <w:r>
              <w:rPr>
                <w:rFonts w:ascii="Times New Roman" w:hAnsi="Times New Roman"/>
              </w:rPr>
              <w:t xml:space="preserve">_log </w:t>
            </w:r>
            <w:r w:rsidRPr="00DD5EA3">
              <w:rPr>
                <w:rFonts w:ascii="Times New Roman" w:hAnsi="Times New Roman" w:hint="eastAsia"/>
              </w:rPr>
              <w:t>动作</w:t>
            </w:r>
            <w:r>
              <w:rPr>
                <w:rFonts w:ascii="Times New Roman" w:hAnsi="Times New Roman" w:hint="eastAsia"/>
              </w:rPr>
              <w:t>模型</w:t>
            </w:r>
            <w:r w:rsidR="00FA4236">
              <w:rPr>
                <w:rFonts w:ascii="Times New Roman" w:hAnsi="Times New Roman" w:hint="eastAsia"/>
              </w:rPr>
              <w:t>发布</w:t>
            </w:r>
            <w:r>
              <w:rPr>
                <w:rFonts w:ascii="Times New Roman" w:hAnsi="Times New Roman" w:hint="eastAsia"/>
              </w:rPr>
              <w:t>日志</w:t>
            </w:r>
            <w:r w:rsidRPr="00DD5EA3">
              <w:rPr>
                <w:rFonts w:ascii="Times New Roman" w:hAnsi="Times New Roman" w:hint="eastAsia"/>
              </w:rPr>
              <w:t>表</w:t>
            </w:r>
          </w:p>
        </w:tc>
      </w:tr>
      <w:tr w:rsidR="00B31F19" w:rsidRPr="00B754B7" w:rsidTr="00EB6D67">
        <w:trPr>
          <w:trHeight w:val="270"/>
        </w:trPr>
        <w:tc>
          <w:tcPr>
            <w:tcW w:w="2280"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B31F19" w:rsidRPr="00B754B7" w:rsidRDefault="00B31F1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说明</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id</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rPr>
              <w:t>U</w:t>
            </w:r>
            <w:r>
              <w:rPr>
                <w:rFonts w:ascii="Times New Roman" w:hAnsi="Times New Roman" w:hint="eastAsia"/>
              </w:rPr>
              <w:t>ser_id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Pr="00B754B7" w:rsidRDefault="00B31F19" w:rsidP="00EB6D67">
            <w:pPr>
              <w:pStyle w:val="af1"/>
              <w:rPr>
                <w:rFonts w:ascii="Times New Roman" w:hAnsi="Times New Roman"/>
              </w:rPr>
            </w:pPr>
            <w:r>
              <w:rPr>
                <w:rFonts w:ascii="Times New Roman" w:hAnsi="Times New Roman" w:hint="eastAsia"/>
              </w:rPr>
              <w:t>操作员</w:t>
            </w:r>
            <w:r w:rsidRPr="00B754B7">
              <w:rPr>
                <w:rFonts w:ascii="Times New Roman" w:hAnsi="Times New Roman"/>
              </w:rPr>
              <w:t>id</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rPr>
              <w:t>Model_version</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Pr="00B754B7" w:rsidRDefault="00B31F19" w:rsidP="00EB6D67">
            <w:pPr>
              <w:pStyle w:val="af1"/>
              <w:rPr>
                <w:rFonts w:ascii="Times New Roman" w:hAnsi="Times New Roman"/>
              </w:rPr>
            </w:pPr>
            <w:r>
              <w:rPr>
                <w:rFonts w:ascii="Times New Roman" w:hAnsi="Times New Roman" w:hint="eastAsia"/>
              </w:rPr>
              <w:t>模型文件地址</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create_time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创建时间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update_time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最新一次修改时间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hint="eastAsia"/>
              </w:rPr>
              <w:t>status</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状态</w:t>
            </w:r>
          </w:p>
        </w:tc>
      </w:tr>
    </w:tbl>
    <w:p w:rsidR="00B31F19" w:rsidRDefault="00B31F19" w:rsidP="00B31F19"/>
    <w:tbl>
      <w:tblPr>
        <w:tblStyle w:val="aa"/>
        <w:tblW w:w="0" w:type="auto"/>
        <w:tblLook w:val="04A0"/>
      </w:tblPr>
      <w:tblGrid>
        <w:gridCol w:w="2280"/>
        <w:gridCol w:w="1656"/>
        <w:gridCol w:w="1191"/>
        <w:gridCol w:w="3169"/>
      </w:tblGrid>
      <w:tr w:rsidR="00B31F19" w:rsidRPr="00B754B7" w:rsidTr="00EB6D67">
        <w:trPr>
          <w:trHeight w:val="270"/>
        </w:trPr>
        <w:tc>
          <w:tcPr>
            <w:tcW w:w="8296" w:type="dxa"/>
            <w:gridSpan w:val="4"/>
            <w:noWrap/>
          </w:tcPr>
          <w:p w:rsidR="00B31F19" w:rsidRPr="00B754B7" w:rsidRDefault="00B31F19"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hint="eastAsia"/>
              </w:rPr>
              <w:t>_</w:t>
            </w:r>
            <w:r>
              <w:rPr>
                <w:rFonts w:ascii="Times New Roman" w:hAnsi="Times New Roman"/>
              </w:rPr>
              <w:t>model</w:t>
            </w:r>
            <w:r>
              <w:rPr>
                <w:rFonts w:ascii="Times New Roman" w:hAnsi="Times New Roman" w:hint="eastAsia"/>
              </w:rPr>
              <w:t>_train</w:t>
            </w:r>
            <w:r>
              <w:rPr>
                <w:rFonts w:ascii="Times New Roman" w:hAnsi="Times New Roman"/>
              </w:rPr>
              <w:t xml:space="preserve">_log </w:t>
            </w:r>
            <w:r w:rsidRPr="00DD5EA3">
              <w:rPr>
                <w:rFonts w:ascii="Times New Roman" w:hAnsi="Times New Roman" w:hint="eastAsia"/>
              </w:rPr>
              <w:t>动作</w:t>
            </w:r>
            <w:r>
              <w:rPr>
                <w:rFonts w:ascii="Times New Roman" w:hAnsi="Times New Roman" w:hint="eastAsia"/>
              </w:rPr>
              <w:t>模型</w:t>
            </w:r>
            <w:r w:rsidR="00FA4236">
              <w:rPr>
                <w:rFonts w:ascii="Times New Roman" w:hAnsi="Times New Roman" w:hint="eastAsia"/>
              </w:rPr>
              <w:t>训练</w:t>
            </w:r>
            <w:r>
              <w:rPr>
                <w:rFonts w:ascii="Times New Roman" w:hAnsi="Times New Roman" w:hint="eastAsia"/>
              </w:rPr>
              <w:t>日志</w:t>
            </w:r>
            <w:r w:rsidRPr="00DD5EA3">
              <w:rPr>
                <w:rFonts w:ascii="Times New Roman" w:hAnsi="Times New Roman" w:hint="eastAsia"/>
              </w:rPr>
              <w:t>表</w:t>
            </w:r>
          </w:p>
        </w:tc>
      </w:tr>
      <w:tr w:rsidR="00B31F19" w:rsidRPr="00B754B7" w:rsidTr="00EB6D67">
        <w:trPr>
          <w:trHeight w:val="270"/>
        </w:trPr>
        <w:tc>
          <w:tcPr>
            <w:tcW w:w="2280"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B31F19" w:rsidRPr="00B754B7" w:rsidRDefault="00B31F1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说明</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id</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rPr>
              <w:lastRenderedPageBreak/>
              <w:t>u</w:t>
            </w:r>
            <w:r>
              <w:rPr>
                <w:rFonts w:ascii="Times New Roman" w:hAnsi="Times New Roman" w:hint="eastAsia"/>
              </w:rPr>
              <w:t>ser_id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Pr="00B754B7" w:rsidRDefault="00B31F19" w:rsidP="00EB6D67">
            <w:pPr>
              <w:pStyle w:val="af1"/>
              <w:rPr>
                <w:rFonts w:ascii="Times New Roman" w:hAnsi="Times New Roman"/>
              </w:rPr>
            </w:pPr>
            <w:r>
              <w:rPr>
                <w:rFonts w:ascii="Times New Roman" w:hAnsi="Times New Roman" w:hint="eastAsia"/>
              </w:rPr>
              <w:t>操作员</w:t>
            </w:r>
            <w:r w:rsidRPr="00B754B7">
              <w:rPr>
                <w:rFonts w:ascii="Times New Roman" w:hAnsi="Times New Roman"/>
              </w:rPr>
              <w:t>id</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a</w:t>
            </w:r>
            <w:r>
              <w:rPr>
                <w:rFonts w:ascii="Times New Roman" w:hAnsi="Times New Roman" w:hint="eastAsia"/>
              </w:rPr>
              <w:t>ction_</w:t>
            </w:r>
            <w:r>
              <w:rPr>
                <w:rFonts w:ascii="Times New Roman" w:hAnsi="Times New Roman"/>
              </w:rPr>
              <w:t>id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动作</w:t>
            </w:r>
            <w:r w:rsidRPr="00B754B7">
              <w:rPr>
                <w:rFonts w:ascii="Times New Roman" w:hAnsi="Times New Roman"/>
              </w:rPr>
              <w:t>id</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m</w:t>
            </w:r>
            <w:r>
              <w:rPr>
                <w:rFonts w:ascii="Times New Roman" w:hAnsi="Times New Roman" w:hint="eastAsia"/>
              </w:rPr>
              <w:t>odel</w:t>
            </w:r>
            <w:r>
              <w:rPr>
                <w:rFonts w:ascii="Times New Roman" w:hAnsi="Times New Roman"/>
              </w:rPr>
              <w:t>_id</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模型</w:t>
            </w:r>
            <w:r w:rsidRPr="00B754B7">
              <w:rPr>
                <w:rFonts w:ascii="Times New Roman" w:hAnsi="Times New Roman"/>
              </w:rPr>
              <w:t>id</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m</w:t>
            </w:r>
            <w:r>
              <w:rPr>
                <w:rFonts w:ascii="Times New Roman" w:hAnsi="Times New Roman" w:hint="eastAsia"/>
              </w:rPr>
              <w:t>odel</w:t>
            </w:r>
            <w:r>
              <w:rPr>
                <w:rFonts w:ascii="Times New Roman" w:hAnsi="Times New Roman"/>
              </w:rPr>
              <w:t>_version</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模型版本</w:t>
            </w:r>
          </w:p>
        </w:tc>
      </w:tr>
      <w:tr w:rsidR="00B31F19" w:rsidRPr="00B754B7" w:rsidTr="00EB6D67">
        <w:trPr>
          <w:trHeight w:val="270"/>
        </w:trPr>
        <w:tc>
          <w:tcPr>
            <w:tcW w:w="2280" w:type="dxa"/>
            <w:noWrap/>
            <w:vAlign w:val="center"/>
          </w:tcPr>
          <w:p w:rsidR="00B31F19" w:rsidRDefault="00B31F19" w:rsidP="00EB6D67">
            <w:pPr>
              <w:pStyle w:val="af1"/>
              <w:rPr>
                <w:rFonts w:ascii="Times New Roman" w:hAnsi="Times New Roman"/>
              </w:rPr>
            </w:pPr>
            <w:r>
              <w:rPr>
                <w:rFonts w:ascii="宋体" w:hAnsi="宋体" w:cs="宋体" w:hint="eastAsia"/>
                <w:szCs w:val="21"/>
              </w:rPr>
              <w:t>model_name</w:t>
            </w:r>
          </w:p>
        </w:tc>
        <w:tc>
          <w:tcPr>
            <w:tcW w:w="1656" w:type="dxa"/>
            <w:noWrap/>
            <w:vAlign w:val="center"/>
          </w:tcPr>
          <w:p w:rsidR="00B31F19" w:rsidRPr="00B754B7" w:rsidRDefault="00B31F19" w:rsidP="00EB6D67">
            <w:pPr>
              <w:pStyle w:val="af1"/>
              <w:rPr>
                <w:rFonts w:ascii="Times New Roman" w:hAnsi="Times New Roman"/>
              </w:rPr>
            </w:pPr>
            <w:r>
              <w:rPr>
                <w:rFonts w:ascii="宋体" w:hAnsi="宋体" w:cs="宋体" w:hint="eastAsia"/>
                <w:szCs w:val="21"/>
              </w:rPr>
              <w:t>varchar2(70)</w:t>
            </w:r>
          </w:p>
        </w:tc>
        <w:tc>
          <w:tcPr>
            <w:tcW w:w="1191" w:type="dxa"/>
            <w:vAlign w:val="center"/>
          </w:tcPr>
          <w:p w:rsidR="00B31F19" w:rsidRPr="00B754B7" w:rsidRDefault="00B31F19" w:rsidP="00EB6D67">
            <w:pPr>
              <w:pStyle w:val="af1"/>
              <w:jc w:val="center"/>
              <w:rPr>
                <w:rFonts w:ascii="Times New Roman" w:hAnsi="Times New Roman"/>
              </w:rPr>
            </w:pPr>
            <w:r>
              <w:rPr>
                <w:rFonts w:ascii="宋体" w:hAnsi="宋体" w:cs="宋体" w:hint="eastAsia"/>
                <w:szCs w:val="21"/>
              </w:rPr>
              <w:t>N</w:t>
            </w:r>
          </w:p>
        </w:tc>
        <w:tc>
          <w:tcPr>
            <w:tcW w:w="3169" w:type="dxa"/>
            <w:noWrap/>
            <w:vAlign w:val="center"/>
          </w:tcPr>
          <w:p w:rsidR="00B31F19" w:rsidRDefault="00B31F19" w:rsidP="00EB6D67">
            <w:pPr>
              <w:pStyle w:val="af1"/>
              <w:rPr>
                <w:rFonts w:ascii="Times New Roman" w:hAnsi="Times New Roman"/>
              </w:rPr>
            </w:pPr>
            <w:r>
              <w:rPr>
                <w:rFonts w:ascii="宋体" w:hAnsi="宋体" w:cs="宋体" w:hint="eastAsia"/>
                <w:szCs w:val="21"/>
              </w:rPr>
              <w:t>模型名称</w:t>
            </w:r>
          </w:p>
        </w:tc>
      </w:tr>
      <w:tr w:rsidR="00B31F19" w:rsidRPr="00B754B7" w:rsidTr="00EB6D67">
        <w:trPr>
          <w:trHeight w:val="270"/>
        </w:trPr>
        <w:tc>
          <w:tcPr>
            <w:tcW w:w="2280" w:type="dxa"/>
            <w:noWrap/>
            <w:vAlign w:val="center"/>
          </w:tcPr>
          <w:p w:rsidR="00B31F19" w:rsidRDefault="00B31F19" w:rsidP="00EB6D67">
            <w:pPr>
              <w:pStyle w:val="af1"/>
              <w:rPr>
                <w:rFonts w:ascii="Times New Roman" w:hAnsi="Times New Roman"/>
              </w:rPr>
            </w:pPr>
            <w:r>
              <w:rPr>
                <w:rFonts w:ascii="宋体" w:hAnsi="宋体" w:cs="宋体" w:hint="eastAsia"/>
                <w:szCs w:val="21"/>
              </w:rPr>
              <w:t>model_note</w:t>
            </w:r>
          </w:p>
        </w:tc>
        <w:tc>
          <w:tcPr>
            <w:tcW w:w="1656" w:type="dxa"/>
            <w:noWrap/>
            <w:vAlign w:val="center"/>
          </w:tcPr>
          <w:p w:rsidR="00B31F19" w:rsidRPr="00B754B7" w:rsidRDefault="00B31F19" w:rsidP="00EB6D67">
            <w:pPr>
              <w:pStyle w:val="af1"/>
              <w:rPr>
                <w:rFonts w:ascii="Times New Roman" w:hAnsi="Times New Roman"/>
              </w:rPr>
            </w:pPr>
            <w:r>
              <w:rPr>
                <w:rFonts w:ascii="宋体" w:hAnsi="宋体" w:cs="宋体" w:hint="eastAsia"/>
                <w:szCs w:val="21"/>
              </w:rPr>
              <w:t>varchar2(1024)</w:t>
            </w:r>
          </w:p>
        </w:tc>
        <w:tc>
          <w:tcPr>
            <w:tcW w:w="1191" w:type="dxa"/>
            <w:vAlign w:val="center"/>
          </w:tcPr>
          <w:p w:rsidR="00B31F19" w:rsidRPr="00B754B7" w:rsidRDefault="00B31F19" w:rsidP="00EB6D67">
            <w:pPr>
              <w:pStyle w:val="af1"/>
              <w:jc w:val="center"/>
              <w:rPr>
                <w:rFonts w:ascii="Times New Roman" w:hAnsi="Times New Roman"/>
              </w:rPr>
            </w:pPr>
            <w:r>
              <w:rPr>
                <w:rFonts w:ascii="宋体" w:hAnsi="宋体" w:cs="宋体" w:hint="eastAsia"/>
                <w:szCs w:val="21"/>
              </w:rPr>
              <w:t>Y</w:t>
            </w:r>
          </w:p>
        </w:tc>
        <w:tc>
          <w:tcPr>
            <w:tcW w:w="3169" w:type="dxa"/>
            <w:noWrap/>
            <w:vAlign w:val="center"/>
          </w:tcPr>
          <w:p w:rsidR="00B31F19" w:rsidRDefault="00B31F19" w:rsidP="00EB6D67">
            <w:pPr>
              <w:pStyle w:val="af1"/>
              <w:rPr>
                <w:rFonts w:ascii="Times New Roman" w:hAnsi="Times New Roman"/>
              </w:rPr>
            </w:pPr>
            <w:r>
              <w:rPr>
                <w:rFonts w:ascii="宋体" w:hAnsi="宋体" w:cs="宋体" w:hint="eastAsia"/>
                <w:szCs w:val="21"/>
              </w:rPr>
              <w:t>模型说明</w:t>
            </w:r>
          </w:p>
        </w:tc>
      </w:tr>
      <w:tr w:rsidR="00B31F19" w:rsidRPr="00B754B7" w:rsidTr="00EB6D67">
        <w:trPr>
          <w:trHeight w:val="270"/>
        </w:trPr>
        <w:tc>
          <w:tcPr>
            <w:tcW w:w="2280" w:type="dxa"/>
            <w:noWrap/>
            <w:vAlign w:val="center"/>
          </w:tcPr>
          <w:p w:rsidR="00B31F19" w:rsidRDefault="00B31F19" w:rsidP="00EB6D67">
            <w:pPr>
              <w:pStyle w:val="af1"/>
              <w:rPr>
                <w:rFonts w:ascii="Times New Roman" w:hAnsi="Times New Roman"/>
              </w:rPr>
            </w:pPr>
            <w:r>
              <w:rPr>
                <w:rFonts w:ascii="宋体" w:hAnsi="宋体" w:cs="宋体" w:hint="eastAsia"/>
                <w:szCs w:val="21"/>
              </w:rPr>
              <w:t>file_name</w:t>
            </w:r>
          </w:p>
        </w:tc>
        <w:tc>
          <w:tcPr>
            <w:tcW w:w="1656" w:type="dxa"/>
            <w:noWrap/>
            <w:vAlign w:val="center"/>
          </w:tcPr>
          <w:p w:rsidR="00B31F19" w:rsidRPr="00B754B7" w:rsidRDefault="00B31F19" w:rsidP="00EB6D67">
            <w:pPr>
              <w:pStyle w:val="af1"/>
              <w:rPr>
                <w:rFonts w:ascii="Times New Roman" w:hAnsi="Times New Roman"/>
              </w:rPr>
            </w:pPr>
            <w:r>
              <w:rPr>
                <w:rFonts w:ascii="宋体" w:hAnsi="宋体" w:cs="宋体" w:hint="eastAsia"/>
                <w:szCs w:val="21"/>
              </w:rPr>
              <w:t>varchar2(70)</w:t>
            </w:r>
          </w:p>
        </w:tc>
        <w:tc>
          <w:tcPr>
            <w:tcW w:w="1191" w:type="dxa"/>
            <w:vAlign w:val="center"/>
          </w:tcPr>
          <w:p w:rsidR="00B31F19" w:rsidRPr="00B754B7" w:rsidRDefault="00B31F19" w:rsidP="00EB6D67">
            <w:pPr>
              <w:pStyle w:val="af1"/>
              <w:jc w:val="center"/>
              <w:rPr>
                <w:rFonts w:ascii="Times New Roman" w:hAnsi="Times New Roman"/>
              </w:rPr>
            </w:pPr>
            <w:r>
              <w:rPr>
                <w:rFonts w:ascii="宋体" w:hAnsi="宋体" w:cs="宋体" w:hint="eastAsia"/>
                <w:szCs w:val="21"/>
              </w:rPr>
              <w:t>N</w:t>
            </w:r>
          </w:p>
        </w:tc>
        <w:tc>
          <w:tcPr>
            <w:tcW w:w="3169" w:type="dxa"/>
            <w:noWrap/>
            <w:vAlign w:val="center"/>
          </w:tcPr>
          <w:p w:rsidR="00B31F19" w:rsidRDefault="00B31F19" w:rsidP="00EB6D67">
            <w:pPr>
              <w:pStyle w:val="af1"/>
              <w:rPr>
                <w:rFonts w:ascii="Times New Roman" w:hAnsi="Times New Roman"/>
              </w:rPr>
            </w:pPr>
            <w:r>
              <w:rPr>
                <w:rFonts w:ascii="宋体" w:hAnsi="宋体" w:cs="宋体" w:hint="eastAsia"/>
                <w:szCs w:val="21"/>
              </w:rPr>
              <w:t>模型文件名称</w:t>
            </w:r>
          </w:p>
        </w:tc>
      </w:tr>
      <w:tr w:rsidR="00B31F19" w:rsidRPr="00B754B7" w:rsidTr="00EB6D67">
        <w:trPr>
          <w:trHeight w:val="270"/>
        </w:trPr>
        <w:tc>
          <w:tcPr>
            <w:tcW w:w="2280" w:type="dxa"/>
            <w:noWrap/>
            <w:vAlign w:val="center"/>
          </w:tcPr>
          <w:p w:rsidR="00B31F19" w:rsidRDefault="00B31F19" w:rsidP="00EB6D67">
            <w:pPr>
              <w:pStyle w:val="af1"/>
              <w:rPr>
                <w:rFonts w:ascii="Times New Roman" w:hAnsi="Times New Roman"/>
              </w:rPr>
            </w:pPr>
            <w:r>
              <w:rPr>
                <w:rFonts w:ascii="宋体" w:hAnsi="宋体" w:cs="宋体" w:hint="eastAsia"/>
                <w:szCs w:val="21"/>
              </w:rPr>
              <w:t>file_size</w:t>
            </w:r>
          </w:p>
        </w:tc>
        <w:tc>
          <w:tcPr>
            <w:tcW w:w="1656" w:type="dxa"/>
            <w:noWrap/>
            <w:vAlign w:val="center"/>
          </w:tcPr>
          <w:p w:rsidR="00B31F19" w:rsidRPr="00B754B7" w:rsidRDefault="00B31F19" w:rsidP="00EB6D67">
            <w:pPr>
              <w:pStyle w:val="af1"/>
              <w:rPr>
                <w:rFonts w:ascii="Times New Roman" w:hAnsi="Times New Roman"/>
              </w:rPr>
            </w:pPr>
            <w:r>
              <w:rPr>
                <w:rFonts w:ascii="宋体" w:hAnsi="宋体" w:cs="宋体" w:hint="eastAsia"/>
                <w:szCs w:val="21"/>
              </w:rPr>
              <w:t>number(11)</w:t>
            </w:r>
          </w:p>
        </w:tc>
        <w:tc>
          <w:tcPr>
            <w:tcW w:w="1191" w:type="dxa"/>
            <w:vAlign w:val="center"/>
          </w:tcPr>
          <w:p w:rsidR="00B31F19" w:rsidRPr="00B754B7" w:rsidRDefault="00B31F19" w:rsidP="00EB6D67">
            <w:pPr>
              <w:pStyle w:val="af1"/>
              <w:jc w:val="center"/>
              <w:rPr>
                <w:rFonts w:ascii="Times New Roman" w:hAnsi="Times New Roman"/>
              </w:rPr>
            </w:pPr>
            <w:r>
              <w:rPr>
                <w:rFonts w:ascii="宋体" w:hAnsi="宋体" w:cs="宋体" w:hint="eastAsia"/>
                <w:szCs w:val="21"/>
              </w:rPr>
              <w:t>Y</w:t>
            </w:r>
          </w:p>
        </w:tc>
        <w:tc>
          <w:tcPr>
            <w:tcW w:w="3169" w:type="dxa"/>
            <w:noWrap/>
            <w:vAlign w:val="center"/>
          </w:tcPr>
          <w:p w:rsidR="00B31F19" w:rsidRDefault="00B31F19" w:rsidP="00EB6D67">
            <w:pPr>
              <w:pStyle w:val="af1"/>
              <w:rPr>
                <w:rFonts w:ascii="Times New Roman" w:hAnsi="Times New Roman"/>
              </w:rPr>
            </w:pPr>
            <w:r>
              <w:rPr>
                <w:rFonts w:ascii="宋体" w:hAnsi="宋体" w:cs="宋体" w:hint="eastAsia"/>
                <w:szCs w:val="21"/>
              </w:rPr>
              <w:t>模型文件大小</w:t>
            </w:r>
          </w:p>
        </w:tc>
      </w:tr>
      <w:tr w:rsidR="00B31F19" w:rsidRPr="00B754B7" w:rsidTr="00EB6D67">
        <w:trPr>
          <w:trHeight w:val="270"/>
        </w:trPr>
        <w:tc>
          <w:tcPr>
            <w:tcW w:w="2280" w:type="dxa"/>
            <w:noWrap/>
            <w:vAlign w:val="center"/>
          </w:tcPr>
          <w:p w:rsidR="00B31F19" w:rsidRDefault="00B31F19" w:rsidP="00EB6D67">
            <w:pPr>
              <w:pStyle w:val="af1"/>
              <w:rPr>
                <w:rFonts w:ascii="Times New Roman" w:hAnsi="Times New Roman"/>
              </w:rPr>
            </w:pPr>
            <w:r>
              <w:rPr>
                <w:rFonts w:ascii="宋体" w:hAnsi="宋体" w:cs="宋体" w:hint="eastAsia"/>
                <w:szCs w:val="21"/>
              </w:rPr>
              <w:t>file_path</w:t>
            </w:r>
          </w:p>
        </w:tc>
        <w:tc>
          <w:tcPr>
            <w:tcW w:w="1656" w:type="dxa"/>
            <w:noWrap/>
            <w:vAlign w:val="center"/>
          </w:tcPr>
          <w:p w:rsidR="00B31F19" w:rsidRPr="00B754B7" w:rsidRDefault="00B31F19" w:rsidP="00EB6D67">
            <w:pPr>
              <w:pStyle w:val="af1"/>
              <w:rPr>
                <w:rFonts w:ascii="Times New Roman" w:hAnsi="Times New Roman"/>
              </w:rPr>
            </w:pPr>
            <w:r>
              <w:rPr>
                <w:rFonts w:ascii="宋体" w:hAnsi="宋体" w:cs="宋体" w:hint="eastAsia"/>
                <w:szCs w:val="21"/>
              </w:rPr>
              <w:t>varchar2(200)</w:t>
            </w:r>
          </w:p>
        </w:tc>
        <w:tc>
          <w:tcPr>
            <w:tcW w:w="1191" w:type="dxa"/>
            <w:vAlign w:val="center"/>
          </w:tcPr>
          <w:p w:rsidR="00B31F19" w:rsidRPr="00B754B7" w:rsidRDefault="00B31F19" w:rsidP="00EB6D67">
            <w:pPr>
              <w:pStyle w:val="af1"/>
              <w:jc w:val="center"/>
              <w:rPr>
                <w:rFonts w:ascii="Times New Roman" w:hAnsi="Times New Roman"/>
              </w:rPr>
            </w:pPr>
            <w:r>
              <w:rPr>
                <w:rFonts w:ascii="宋体" w:hAnsi="宋体" w:cs="宋体" w:hint="eastAsia"/>
                <w:szCs w:val="21"/>
              </w:rPr>
              <w:t>Y</w:t>
            </w:r>
          </w:p>
        </w:tc>
        <w:tc>
          <w:tcPr>
            <w:tcW w:w="3169" w:type="dxa"/>
            <w:noWrap/>
            <w:vAlign w:val="center"/>
          </w:tcPr>
          <w:p w:rsidR="00B31F19" w:rsidRDefault="00B31F19" w:rsidP="00EB6D67">
            <w:pPr>
              <w:pStyle w:val="af1"/>
              <w:rPr>
                <w:rFonts w:ascii="Times New Roman" w:hAnsi="Times New Roman"/>
              </w:rPr>
            </w:pPr>
            <w:r>
              <w:rPr>
                <w:rFonts w:ascii="宋体" w:hAnsi="宋体" w:cs="宋体" w:hint="eastAsia"/>
                <w:szCs w:val="21"/>
              </w:rPr>
              <w:t>模型文件路径</w:t>
            </w:r>
          </w:p>
        </w:tc>
      </w:tr>
      <w:tr w:rsidR="00B31F19" w:rsidRPr="00B754B7" w:rsidTr="00EB6D67">
        <w:trPr>
          <w:trHeight w:val="270"/>
        </w:trPr>
        <w:tc>
          <w:tcPr>
            <w:tcW w:w="2280" w:type="dxa"/>
            <w:noWrap/>
            <w:vAlign w:val="center"/>
          </w:tcPr>
          <w:p w:rsidR="00B31F19" w:rsidRDefault="00B31F19" w:rsidP="00EB6D67">
            <w:pPr>
              <w:pStyle w:val="af1"/>
              <w:rPr>
                <w:rFonts w:ascii="Times New Roman" w:hAnsi="Times New Roman"/>
              </w:rPr>
            </w:pPr>
            <w:r>
              <w:rPr>
                <w:rFonts w:ascii="宋体" w:hAnsi="宋体" w:cs="宋体" w:hint="eastAsia"/>
                <w:szCs w:val="21"/>
              </w:rPr>
              <w:t>file_time</w:t>
            </w:r>
          </w:p>
        </w:tc>
        <w:tc>
          <w:tcPr>
            <w:tcW w:w="1656" w:type="dxa"/>
            <w:noWrap/>
            <w:vAlign w:val="center"/>
          </w:tcPr>
          <w:p w:rsidR="00B31F19" w:rsidRPr="00B754B7" w:rsidRDefault="00B31F19" w:rsidP="00EB6D67">
            <w:pPr>
              <w:pStyle w:val="af1"/>
              <w:rPr>
                <w:rFonts w:ascii="Times New Roman" w:hAnsi="Times New Roman"/>
              </w:rPr>
            </w:pPr>
            <w:r>
              <w:rPr>
                <w:rFonts w:ascii="宋体" w:hAnsi="宋体" w:cs="宋体" w:hint="eastAsia"/>
                <w:szCs w:val="21"/>
              </w:rPr>
              <w:t>time</w:t>
            </w:r>
          </w:p>
        </w:tc>
        <w:tc>
          <w:tcPr>
            <w:tcW w:w="1191" w:type="dxa"/>
            <w:vAlign w:val="center"/>
          </w:tcPr>
          <w:p w:rsidR="00B31F19" w:rsidRPr="00B754B7" w:rsidRDefault="00B31F19" w:rsidP="00EB6D67">
            <w:pPr>
              <w:pStyle w:val="af1"/>
              <w:jc w:val="center"/>
              <w:rPr>
                <w:rFonts w:ascii="Times New Roman" w:hAnsi="Times New Roman"/>
              </w:rPr>
            </w:pPr>
            <w:r>
              <w:rPr>
                <w:rFonts w:ascii="宋体" w:hAnsi="宋体" w:cs="宋体" w:hint="eastAsia"/>
                <w:szCs w:val="21"/>
              </w:rPr>
              <w:t>N</w:t>
            </w:r>
          </w:p>
        </w:tc>
        <w:tc>
          <w:tcPr>
            <w:tcW w:w="3169" w:type="dxa"/>
            <w:noWrap/>
            <w:vAlign w:val="center"/>
          </w:tcPr>
          <w:p w:rsidR="00B31F19" w:rsidRDefault="00B31F19" w:rsidP="00EB6D67">
            <w:pPr>
              <w:pStyle w:val="af1"/>
              <w:rPr>
                <w:rFonts w:ascii="Times New Roman" w:hAnsi="Times New Roman"/>
              </w:rPr>
            </w:pPr>
            <w:r>
              <w:rPr>
                <w:rFonts w:ascii="宋体" w:hAnsi="宋体" w:cs="宋体" w:hint="eastAsia"/>
                <w:szCs w:val="21"/>
              </w:rPr>
              <w:t>模型文件生成时间</w:t>
            </w:r>
          </w:p>
        </w:tc>
      </w:tr>
      <w:tr w:rsidR="00B31F19" w:rsidRPr="00B754B7" w:rsidTr="00EB6D67">
        <w:trPr>
          <w:trHeight w:val="270"/>
        </w:trPr>
        <w:tc>
          <w:tcPr>
            <w:tcW w:w="2280" w:type="dxa"/>
            <w:noWrap/>
            <w:vAlign w:val="center"/>
          </w:tcPr>
          <w:p w:rsidR="00B31F19" w:rsidRDefault="00B31F19" w:rsidP="00EB6D67">
            <w:pPr>
              <w:pStyle w:val="af1"/>
              <w:rPr>
                <w:rFonts w:ascii="Times New Roman" w:hAnsi="Times New Roman"/>
              </w:rPr>
            </w:pPr>
            <w:r w:rsidRPr="005C6765">
              <w:rPr>
                <w:rFonts w:ascii="宋体" w:hAnsi="宋体" w:cs="宋体"/>
                <w:szCs w:val="21"/>
              </w:rPr>
              <w:t>log</w:t>
            </w:r>
          </w:p>
        </w:tc>
        <w:tc>
          <w:tcPr>
            <w:tcW w:w="1656" w:type="dxa"/>
            <w:noWrap/>
            <w:vAlign w:val="center"/>
          </w:tcPr>
          <w:p w:rsidR="00B31F19" w:rsidRPr="00B754B7" w:rsidRDefault="00B31F19" w:rsidP="00EB6D67">
            <w:pPr>
              <w:pStyle w:val="af1"/>
              <w:rPr>
                <w:rFonts w:ascii="Times New Roman" w:hAnsi="Times New Roman"/>
              </w:rPr>
            </w:pPr>
            <w:r>
              <w:rPr>
                <w:rFonts w:ascii="宋体" w:hAnsi="宋体" w:cs="宋体"/>
                <w:szCs w:val="21"/>
              </w:rPr>
              <w:t>B</w:t>
            </w:r>
            <w:r>
              <w:rPr>
                <w:rFonts w:ascii="宋体" w:hAnsi="宋体" w:cs="宋体" w:hint="eastAsia"/>
                <w:szCs w:val="21"/>
              </w:rPr>
              <w:t>lob</w:t>
            </w:r>
          </w:p>
        </w:tc>
        <w:tc>
          <w:tcPr>
            <w:tcW w:w="1191" w:type="dxa"/>
            <w:vAlign w:val="center"/>
          </w:tcPr>
          <w:p w:rsidR="00B31F19" w:rsidRPr="00B754B7" w:rsidRDefault="00B31F19" w:rsidP="00EB6D67">
            <w:pPr>
              <w:pStyle w:val="af1"/>
              <w:jc w:val="center"/>
              <w:rPr>
                <w:rFonts w:ascii="Times New Roman" w:hAnsi="Times New Roman"/>
              </w:rPr>
            </w:pPr>
            <w:r>
              <w:rPr>
                <w:rFonts w:ascii="宋体" w:hAnsi="宋体" w:cs="宋体" w:hint="eastAsia"/>
                <w:szCs w:val="21"/>
              </w:rPr>
              <w:t>N</w:t>
            </w:r>
          </w:p>
        </w:tc>
        <w:tc>
          <w:tcPr>
            <w:tcW w:w="3169" w:type="dxa"/>
            <w:noWrap/>
            <w:vAlign w:val="center"/>
          </w:tcPr>
          <w:p w:rsidR="00B31F19" w:rsidRDefault="00B31F19" w:rsidP="00EB6D67">
            <w:pPr>
              <w:pStyle w:val="af1"/>
              <w:rPr>
                <w:rFonts w:ascii="Times New Roman" w:hAnsi="Times New Roman"/>
              </w:rPr>
            </w:pPr>
            <w:r>
              <w:rPr>
                <w:rFonts w:ascii="宋体" w:hAnsi="宋体" w:cs="宋体" w:hint="eastAsia"/>
                <w:szCs w:val="21"/>
              </w:rPr>
              <w:t>训练过程日志</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create_time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创建时间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update_time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date</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最新一次修改时间</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hint="eastAsia"/>
              </w:rPr>
              <w:t>status</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状态</w:t>
            </w:r>
          </w:p>
        </w:tc>
      </w:tr>
    </w:tbl>
    <w:p w:rsidR="00B31F19" w:rsidRDefault="00B31F19" w:rsidP="00B31F19"/>
    <w:tbl>
      <w:tblPr>
        <w:tblStyle w:val="aa"/>
        <w:tblW w:w="0" w:type="auto"/>
        <w:tblLook w:val="04A0"/>
      </w:tblPr>
      <w:tblGrid>
        <w:gridCol w:w="2280"/>
        <w:gridCol w:w="1656"/>
        <w:gridCol w:w="1191"/>
        <w:gridCol w:w="3169"/>
      </w:tblGrid>
      <w:tr w:rsidR="00B31F19" w:rsidRPr="00B754B7" w:rsidTr="00EB6D67">
        <w:trPr>
          <w:trHeight w:val="270"/>
        </w:trPr>
        <w:tc>
          <w:tcPr>
            <w:tcW w:w="8296" w:type="dxa"/>
            <w:gridSpan w:val="4"/>
            <w:noWrap/>
          </w:tcPr>
          <w:p w:rsidR="00B31F19" w:rsidRPr="00B754B7" w:rsidRDefault="00B31F19"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hint="eastAsia"/>
              </w:rPr>
              <w:t>_</w:t>
            </w:r>
            <w:r>
              <w:rPr>
                <w:rFonts w:ascii="Times New Roman" w:hAnsi="Times New Roman"/>
              </w:rPr>
              <w:t>model</w:t>
            </w:r>
            <w:r>
              <w:rPr>
                <w:rFonts w:ascii="Times New Roman" w:hAnsi="Times New Roman" w:hint="eastAsia"/>
              </w:rPr>
              <w:t>_execu</w:t>
            </w:r>
            <w:r>
              <w:rPr>
                <w:rFonts w:ascii="Times New Roman" w:hAnsi="Times New Roman"/>
              </w:rPr>
              <w:t xml:space="preserve">te_log </w:t>
            </w:r>
            <w:r w:rsidRPr="00DD5EA3">
              <w:rPr>
                <w:rFonts w:ascii="Times New Roman" w:hAnsi="Times New Roman" w:hint="eastAsia"/>
              </w:rPr>
              <w:t>动作</w:t>
            </w:r>
            <w:r>
              <w:rPr>
                <w:rFonts w:ascii="Times New Roman" w:hAnsi="Times New Roman" w:hint="eastAsia"/>
              </w:rPr>
              <w:t>模型使用日志</w:t>
            </w:r>
            <w:r w:rsidRPr="00DD5EA3">
              <w:rPr>
                <w:rFonts w:ascii="Times New Roman" w:hAnsi="Times New Roman" w:hint="eastAsia"/>
              </w:rPr>
              <w:t>表</w:t>
            </w:r>
          </w:p>
        </w:tc>
      </w:tr>
      <w:tr w:rsidR="00B31F19" w:rsidRPr="00B754B7" w:rsidTr="00EB6D67">
        <w:trPr>
          <w:trHeight w:val="270"/>
        </w:trPr>
        <w:tc>
          <w:tcPr>
            <w:tcW w:w="2280"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B31F19" w:rsidRPr="00B754B7" w:rsidRDefault="00B31F1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B31F19" w:rsidRPr="00B754B7" w:rsidRDefault="00B31F19" w:rsidP="00001308">
            <w:pPr>
              <w:pStyle w:val="af2"/>
              <w:spacing w:before="78" w:after="78"/>
              <w:rPr>
                <w:rFonts w:ascii="Times New Roman" w:hAnsi="Times New Roman"/>
              </w:rPr>
            </w:pPr>
            <w:r w:rsidRPr="00B754B7">
              <w:rPr>
                <w:rFonts w:ascii="Times New Roman" w:hAnsi="Times New Roman"/>
              </w:rPr>
              <w:t>说明</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sidRPr="00B754B7">
              <w:rPr>
                <w:rFonts w:ascii="Times New Roman" w:hAnsi="Times New Roman"/>
              </w:rPr>
              <w:t>id</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B31F19" w:rsidRPr="00B754B7" w:rsidRDefault="00B31F19" w:rsidP="00EB6D67">
            <w:pPr>
              <w:pStyle w:val="af1"/>
              <w:rPr>
                <w:rFonts w:ascii="Times New Roman" w:hAnsi="Times New Roman"/>
              </w:rPr>
            </w:pPr>
            <w:r w:rsidRPr="00B754B7">
              <w:rPr>
                <w:rFonts w:ascii="Times New Roman" w:hAnsi="Times New Roman"/>
              </w:rPr>
              <w:t>id</w:t>
            </w:r>
          </w:p>
        </w:tc>
      </w:tr>
      <w:tr w:rsidR="00B31F19" w:rsidRPr="00B754B7" w:rsidTr="00EB6D67">
        <w:trPr>
          <w:trHeight w:val="270"/>
        </w:trPr>
        <w:tc>
          <w:tcPr>
            <w:tcW w:w="2280" w:type="dxa"/>
            <w:noWrap/>
          </w:tcPr>
          <w:p w:rsidR="00B31F19" w:rsidRPr="00B754B7" w:rsidRDefault="00B31F19" w:rsidP="00EB6D67">
            <w:pPr>
              <w:pStyle w:val="af1"/>
              <w:rPr>
                <w:rFonts w:ascii="Times New Roman" w:hAnsi="Times New Roman"/>
              </w:rPr>
            </w:pPr>
            <w:r>
              <w:rPr>
                <w:rFonts w:ascii="Times New Roman" w:hAnsi="Times New Roman"/>
              </w:rPr>
              <w:t>t</w:t>
            </w:r>
            <w:r>
              <w:rPr>
                <w:rFonts w:ascii="Times New Roman" w:hAnsi="Times New Roman" w:hint="eastAsia"/>
              </w:rPr>
              <w:t>ype</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Pr="00B754B7" w:rsidRDefault="00B31F19" w:rsidP="00EB6D67">
            <w:pPr>
              <w:pStyle w:val="af1"/>
              <w:rPr>
                <w:rFonts w:ascii="Times New Roman" w:hAnsi="Times New Roman"/>
              </w:rPr>
            </w:pPr>
            <w:r>
              <w:rPr>
                <w:rFonts w:ascii="Times New Roman" w:hAnsi="Times New Roman" w:hint="eastAsia"/>
              </w:rPr>
              <w:t>日志类型：</w:t>
            </w:r>
            <w:r>
              <w:rPr>
                <w:rFonts w:ascii="Times New Roman" w:hAnsi="Times New Roman" w:hint="eastAsia"/>
              </w:rPr>
              <w:t>1 -</w:t>
            </w:r>
            <w:r>
              <w:rPr>
                <w:rFonts w:ascii="Times New Roman" w:hAnsi="Times New Roman" w:hint="eastAsia"/>
              </w:rPr>
              <w:t>在线使用；</w:t>
            </w:r>
            <w:r>
              <w:rPr>
                <w:rFonts w:ascii="Times New Roman" w:hAnsi="Times New Roman" w:hint="eastAsia"/>
              </w:rPr>
              <w:t>2-</w:t>
            </w:r>
            <w:r>
              <w:rPr>
                <w:rFonts w:ascii="Times New Roman" w:hAnsi="Times New Roman" w:hint="eastAsia"/>
              </w:rPr>
              <w:t>离线使用</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hint="eastAsia"/>
              </w:rPr>
              <w:t>ts</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Number(11)</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Y</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时间戳</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R</w:t>
            </w:r>
            <w:r>
              <w:rPr>
                <w:rFonts w:ascii="Times New Roman" w:hAnsi="Times New Roman" w:hint="eastAsia"/>
              </w:rPr>
              <w:t>eq</w:t>
            </w:r>
            <w:r>
              <w:rPr>
                <w:rFonts w:ascii="Times New Roman" w:hAnsi="Times New Roman"/>
              </w:rPr>
              <w:t>_ip</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请求地址</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R</w:t>
            </w:r>
            <w:r>
              <w:rPr>
                <w:rFonts w:ascii="Times New Roman" w:hAnsi="Times New Roman" w:hint="eastAsia"/>
              </w:rPr>
              <w:t>eq_</w:t>
            </w:r>
            <w:r>
              <w:rPr>
                <w:rFonts w:ascii="Times New Roman" w:hAnsi="Times New Roman"/>
              </w:rPr>
              <w:t>url</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请求</w:t>
            </w:r>
            <w:r>
              <w:rPr>
                <w:rFonts w:ascii="Times New Roman" w:hAnsi="Times New Roman" w:hint="eastAsia"/>
              </w:rPr>
              <w:t>url</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rPr>
              <w:t>Server_</w:t>
            </w:r>
            <w:r>
              <w:rPr>
                <w:rFonts w:ascii="Times New Roman" w:hAnsi="Times New Roman" w:hint="eastAsia"/>
              </w:rPr>
              <w:t>ip</w:t>
            </w:r>
          </w:p>
        </w:tc>
        <w:tc>
          <w:tcPr>
            <w:tcW w:w="1656" w:type="dxa"/>
            <w:noWrap/>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服务地址</w:t>
            </w:r>
          </w:p>
        </w:tc>
      </w:tr>
      <w:tr w:rsidR="00B31F19" w:rsidRPr="00B754B7" w:rsidTr="00EB6D67">
        <w:trPr>
          <w:trHeight w:val="270"/>
        </w:trPr>
        <w:tc>
          <w:tcPr>
            <w:tcW w:w="2280" w:type="dxa"/>
            <w:noWrap/>
          </w:tcPr>
          <w:p w:rsidR="00B31F19" w:rsidRDefault="00B31F19" w:rsidP="00EB6D67">
            <w:pPr>
              <w:pStyle w:val="af1"/>
              <w:rPr>
                <w:rFonts w:ascii="Times New Roman" w:hAnsi="Times New Roman"/>
              </w:rPr>
            </w:pPr>
            <w:r>
              <w:rPr>
                <w:rFonts w:ascii="Times New Roman" w:hAnsi="Times New Roman" w:hint="eastAsia"/>
              </w:rPr>
              <w:t>log</w:t>
            </w:r>
          </w:p>
        </w:tc>
        <w:tc>
          <w:tcPr>
            <w:tcW w:w="1656" w:type="dxa"/>
            <w:noWrap/>
          </w:tcPr>
          <w:p w:rsidR="00B31F19" w:rsidRPr="00B754B7" w:rsidRDefault="00B31F19" w:rsidP="00EB6D67">
            <w:pPr>
              <w:pStyle w:val="af1"/>
              <w:rPr>
                <w:rFonts w:ascii="Times New Roman" w:hAnsi="Times New Roman"/>
              </w:rPr>
            </w:pPr>
            <w:r>
              <w:rPr>
                <w:rFonts w:ascii="Times New Roman" w:hAnsi="Times New Roman" w:hint="eastAsia"/>
              </w:rPr>
              <w:t>Blob</w:t>
            </w:r>
          </w:p>
        </w:tc>
        <w:tc>
          <w:tcPr>
            <w:tcW w:w="1191" w:type="dxa"/>
          </w:tcPr>
          <w:p w:rsidR="00B31F19" w:rsidRPr="00B754B7" w:rsidRDefault="00B31F19" w:rsidP="00EB6D67">
            <w:pPr>
              <w:pStyle w:val="af1"/>
              <w:jc w:val="center"/>
              <w:rPr>
                <w:rFonts w:ascii="Times New Roman" w:hAnsi="Times New Roman"/>
              </w:rPr>
            </w:pPr>
            <w:r>
              <w:rPr>
                <w:rFonts w:ascii="Times New Roman" w:hAnsi="Times New Roman" w:hint="eastAsia"/>
              </w:rPr>
              <w:t>N</w:t>
            </w:r>
          </w:p>
        </w:tc>
        <w:tc>
          <w:tcPr>
            <w:tcW w:w="3169" w:type="dxa"/>
            <w:noWrap/>
          </w:tcPr>
          <w:p w:rsidR="00B31F19" w:rsidRDefault="00B31F19" w:rsidP="00EB6D67">
            <w:pPr>
              <w:pStyle w:val="af1"/>
              <w:rPr>
                <w:rFonts w:ascii="Times New Roman" w:hAnsi="Times New Roman"/>
              </w:rPr>
            </w:pPr>
            <w:r>
              <w:rPr>
                <w:rFonts w:ascii="Times New Roman" w:hAnsi="Times New Roman" w:hint="eastAsia"/>
              </w:rPr>
              <w:t>日志内容</w:t>
            </w:r>
          </w:p>
        </w:tc>
      </w:tr>
      <w:tr w:rsidR="00B31F19" w:rsidRPr="00B754B7" w:rsidTr="00EB6D67">
        <w:trPr>
          <w:trHeight w:val="270"/>
        </w:trPr>
        <w:tc>
          <w:tcPr>
            <w:tcW w:w="2280" w:type="dxa"/>
            <w:noWrap/>
            <w:hideMark/>
          </w:tcPr>
          <w:p w:rsidR="00B31F19" w:rsidRPr="00B754B7" w:rsidRDefault="00B31F19" w:rsidP="00EB6D67">
            <w:pPr>
              <w:pStyle w:val="af1"/>
              <w:rPr>
                <w:rFonts w:ascii="Times New Roman" w:hAnsi="Times New Roman"/>
              </w:rPr>
            </w:pPr>
            <w:r>
              <w:rPr>
                <w:rFonts w:ascii="Times New Roman" w:hAnsi="Times New Roman"/>
              </w:rPr>
              <w:t>C</w:t>
            </w:r>
            <w:r>
              <w:rPr>
                <w:rFonts w:ascii="Times New Roman" w:hAnsi="Times New Roman" w:hint="eastAsia"/>
              </w:rPr>
              <w:t>ode</w:t>
            </w:r>
          </w:p>
        </w:tc>
        <w:tc>
          <w:tcPr>
            <w:tcW w:w="1656" w:type="dxa"/>
            <w:noWrap/>
            <w:hideMark/>
          </w:tcPr>
          <w:p w:rsidR="00B31F19" w:rsidRPr="00B754B7" w:rsidRDefault="00B31F19" w:rsidP="00EB6D67">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B31F19" w:rsidRPr="00B754B7" w:rsidRDefault="00B31F19" w:rsidP="00EB6D67">
            <w:pPr>
              <w:pStyle w:val="af1"/>
              <w:jc w:val="center"/>
              <w:rPr>
                <w:rFonts w:ascii="Times New Roman" w:hAnsi="Times New Roman"/>
              </w:rPr>
            </w:pPr>
            <w:r w:rsidRPr="00B754B7">
              <w:rPr>
                <w:rFonts w:ascii="Times New Roman" w:hAnsi="Times New Roman"/>
              </w:rPr>
              <w:t>N</w:t>
            </w:r>
          </w:p>
        </w:tc>
        <w:tc>
          <w:tcPr>
            <w:tcW w:w="3169" w:type="dxa"/>
            <w:noWrap/>
            <w:hideMark/>
          </w:tcPr>
          <w:p w:rsidR="00B31F19" w:rsidRPr="00B754B7" w:rsidRDefault="00B31F19" w:rsidP="00EB6D67">
            <w:pPr>
              <w:pStyle w:val="af1"/>
              <w:rPr>
                <w:rFonts w:ascii="Times New Roman" w:hAnsi="Times New Roman"/>
              </w:rPr>
            </w:pPr>
            <w:r>
              <w:rPr>
                <w:rFonts w:ascii="Times New Roman" w:hAnsi="Times New Roman" w:hint="eastAsia"/>
              </w:rPr>
              <w:t>结果编码</w:t>
            </w:r>
          </w:p>
        </w:tc>
      </w:tr>
    </w:tbl>
    <w:p w:rsidR="00B31F19" w:rsidRDefault="00B31F19" w:rsidP="00B31F19"/>
    <w:p w:rsidR="00B31F19" w:rsidRDefault="00B31F19" w:rsidP="0021543C">
      <w:pPr>
        <w:pStyle w:val="4"/>
      </w:pPr>
      <w:r>
        <w:rPr>
          <w:rFonts w:hint="eastAsia"/>
        </w:rPr>
        <w:t>主要功能</w:t>
      </w:r>
    </w:p>
    <w:p w:rsidR="007C328A" w:rsidRPr="00AA6C0D" w:rsidRDefault="007C328A" w:rsidP="00E124B7">
      <w:pPr>
        <w:pStyle w:val="21"/>
        <w:numPr>
          <w:ilvl w:val="0"/>
          <w:numId w:val="37"/>
        </w:numPr>
        <w:spacing w:after="0" w:line="360" w:lineRule="auto"/>
        <w:ind w:leftChars="0" w:firstLineChars="0"/>
        <w:rPr>
          <w:rFonts w:ascii="宋体" w:hAnsi="宋体" w:cs="宋体"/>
          <w:b/>
          <w:sz w:val="24"/>
        </w:rPr>
      </w:pPr>
      <w:r w:rsidRPr="00AA6C0D">
        <w:rPr>
          <w:rFonts w:ascii="宋体" w:hAnsi="宋体" w:cs="宋体" w:hint="eastAsia"/>
          <w:b/>
          <w:sz w:val="24"/>
        </w:rPr>
        <w:t>动作模型管理</w:t>
      </w:r>
    </w:p>
    <w:p w:rsidR="007C328A" w:rsidRDefault="007C328A" w:rsidP="007C328A">
      <w:r>
        <w:rPr>
          <w:noProof/>
        </w:rPr>
        <w:drawing>
          <wp:inline distT="0" distB="0" distL="0" distR="0">
            <wp:extent cx="5274310" cy="2632075"/>
            <wp:effectExtent l="19050" t="19050" r="2159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2075"/>
                    </a:xfrm>
                    <a:prstGeom prst="rect">
                      <a:avLst/>
                    </a:prstGeom>
                    <a:ln>
                      <a:solidFill>
                        <a:schemeClr val="tx1"/>
                      </a:solidFill>
                    </a:ln>
                  </pic:spPr>
                </pic:pic>
              </a:graphicData>
            </a:graphic>
          </wp:inline>
        </w:drawing>
      </w:r>
    </w:p>
    <w:p w:rsidR="007C328A" w:rsidRDefault="007C328A" w:rsidP="007C328A">
      <w:pPr>
        <w:pStyle w:val="21"/>
        <w:spacing w:after="0" w:line="360" w:lineRule="auto"/>
        <w:ind w:leftChars="0" w:left="0" w:firstLine="480"/>
        <w:rPr>
          <w:rFonts w:ascii="宋体" w:hAnsi="宋体" w:cs="宋体"/>
          <w:sz w:val="24"/>
        </w:rPr>
      </w:pPr>
      <w:r w:rsidRPr="00FC7C5E">
        <w:rPr>
          <w:rFonts w:ascii="宋体" w:hAnsi="宋体" w:cs="宋体" w:hint="eastAsia"/>
          <w:sz w:val="24"/>
        </w:rPr>
        <w:lastRenderedPageBreak/>
        <w:t>界面功能说明：</w:t>
      </w:r>
    </w:p>
    <w:p w:rsidR="007C328A" w:rsidRDefault="007C328A" w:rsidP="00E124B7">
      <w:pPr>
        <w:pStyle w:val="21"/>
        <w:numPr>
          <w:ilvl w:val="0"/>
          <w:numId w:val="38"/>
        </w:numPr>
        <w:spacing w:after="0" w:line="360" w:lineRule="auto"/>
        <w:ind w:leftChars="0" w:firstLineChars="0"/>
        <w:rPr>
          <w:rFonts w:ascii="宋体" w:hAnsi="宋体" w:cs="宋体"/>
          <w:sz w:val="24"/>
        </w:rPr>
      </w:pPr>
      <w:r>
        <w:rPr>
          <w:rFonts w:ascii="宋体" w:hAnsi="宋体" w:cs="宋体" w:hint="eastAsia"/>
          <w:sz w:val="24"/>
        </w:rPr>
        <w:t>此界面可以查看已经定义好的动作列表和动作描述情况。</w:t>
      </w:r>
    </w:p>
    <w:p w:rsidR="007C328A" w:rsidRDefault="007C328A" w:rsidP="00E124B7">
      <w:pPr>
        <w:pStyle w:val="21"/>
        <w:numPr>
          <w:ilvl w:val="0"/>
          <w:numId w:val="38"/>
        </w:numPr>
        <w:spacing w:after="0" w:line="360" w:lineRule="auto"/>
        <w:ind w:leftChars="0" w:firstLineChars="0"/>
        <w:rPr>
          <w:rFonts w:ascii="宋体" w:hAnsi="宋体" w:cs="宋体"/>
          <w:sz w:val="24"/>
        </w:rPr>
      </w:pPr>
      <w:r>
        <w:rPr>
          <w:rFonts w:ascii="宋体" w:hAnsi="宋体" w:cs="宋体" w:hint="eastAsia"/>
          <w:sz w:val="24"/>
        </w:rPr>
        <w:t>点击“动作详情”按钮可以查看动作的关键姿态定义和姿态对应的指标。</w:t>
      </w:r>
    </w:p>
    <w:p w:rsidR="007C328A" w:rsidRDefault="007C328A" w:rsidP="00E124B7">
      <w:pPr>
        <w:pStyle w:val="21"/>
        <w:numPr>
          <w:ilvl w:val="0"/>
          <w:numId w:val="38"/>
        </w:numPr>
        <w:spacing w:after="0" w:line="360" w:lineRule="auto"/>
        <w:ind w:leftChars="0" w:firstLineChars="0"/>
        <w:rPr>
          <w:rFonts w:ascii="宋体" w:hAnsi="宋体" w:cs="宋体"/>
          <w:sz w:val="24"/>
        </w:rPr>
      </w:pPr>
      <w:r>
        <w:rPr>
          <w:rFonts w:ascii="宋体" w:hAnsi="宋体" w:cs="宋体" w:hint="eastAsia"/>
          <w:sz w:val="24"/>
        </w:rPr>
        <w:t>点击“模型详情”按钮可以查看模型版本情况和模型训练日志。</w:t>
      </w:r>
    </w:p>
    <w:p w:rsidR="007C328A" w:rsidRDefault="007C328A" w:rsidP="00E124B7">
      <w:pPr>
        <w:pStyle w:val="21"/>
        <w:numPr>
          <w:ilvl w:val="0"/>
          <w:numId w:val="38"/>
        </w:numPr>
        <w:spacing w:after="0" w:line="360" w:lineRule="auto"/>
        <w:ind w:leftChars="0" w:firstLineChars="0"/>
        <w:rPr>
          <w:rFonts w:ascii="宋体" w:hAnsi="宋体" w:cs="宋体"/>
          <w:sz w:val="24"/>
        </w:rPr>
      </w:pPr>
      <w:r>
        <w:rPr>
          <w:rFonts w:ascii="宋体" w:hAnsi="宋体" w:cs="宋体" w:hint="eastAsia"/>
          <w:sz w:val="24"/>
        </w:rPr>
        <w:t>点击“日志详情”按钮可以查看模型的样本上传日志、训练日志、发布日志、使用日志等。</w:t>
      </w:r>
    </w:p>
    <w:p w:rsidR="007C328A" w:rsidRDefault="007C328A" w:rsidP="00E124B7">
      <w:pPr>
        <w:pStyle w:val="21"/>
        <w:numPr>
          <w:ilvl w:val="0"/>
          <w:numId w:val="38"/>
        </w:numPr>
        <w:spacing w:after="0" w:line="360" w:lineRule="auto"/>
        <w:ind w:leftChars="0" w:firstLineChars="0"/>
        <w:rPr>
          <w:rFonts w:ascii="宋体" w:hAnsi="宋体" w:cs="宋体"/>
          <w:sz w:val="24"/>
        </w:rPr>
      </w:pPr>
      <w:r>
        <w:rPr>
          <w:rFonts w:ascii="宋体" w:hAnsi="宋体" w:cs="宋体" w:hint="eastAsia"/>
          <w:sz w:val="24"/>
        </w:rPr>
        <w:t>点击“筛选”按钮，可以按文本框中的关键词筛选列表中的结果。</w:t>
      </w:r>
    </w:p>
    <w:p w:rsidR="007C328A" w:rsidRPr="00C71A6C" w:rsidRDefault="007C328A" w:rsidP="007C328A">
      <w:pPr>
        <w:pStyle w:val="21"/>
        <w:spacing w:after="0" w:line="360" w:lineRule="auto"/>
        <w:ind w:leftChars="0" w:left="480" w:firstLineChars="0" w:firstLine="0"/>
        <w:rPr>
          <w:rFonts w:ascii="宋体" w:hAnsi="宋体" w:cs="宋体"/>
          <w:sz w:val="24"/>
        </w:rPr>
      </w:pPr>
    </w:p>
    <w:p w:rsidR="007C328A" w:rsidRPr="00AA6C0D" w:rsidRDefault="007C328A" w:rsidP="00E124B7">
      <w:pPr>
        <w:pStyle w:val="21"/>
        <w:numPr>
          <w:ilvl w:val="0"/>
          <w:numId w:val="37"/>
        </w:numPr>
        <w:spacing w:after="0" w:line="360" w:lineRule="auto"/>
        <w:ind w:leftChars="0" w:firstLineChars="0"/>
        <w:rPr>
          <w:rFonts w:ascii="宋体" w:hAnsi="宋体" w:cs="宋体"/>
          <w:b/>
          <w:sz w:val="24"/>
        </w:rPr>
      </w:pPr>
      <w:r w:rsidRPr="00AA6C0D">
        <w:rPr>
          <w:rFonts w:ascii="宋体" w:hAnsi="宋体" w:cs="宋体" w:hint="eastAsia"/>
          <w:b/>
          <w:sz w:val="24"/>
        </w:rPr>
        <w:t>动作详情</w:t>
      </w:r>
    </w:p>
    <w:p w:rsidR="007C328A" w:rsidRDefault="007C328A" w:rsidP="007C328A">
      <w:r>
        <w:rPr>
          <w:noProof/>
        </w:rPr>
        <w:drawing>
          <wp:inline distT="0" distB="0" distL="0" distR="0">
            <wp:extent cx="5274310" cy="2632075"/>
            <wp:effectExtent l="19050" t="19050" r="21590" b="158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32075"/>
                    </a:xfrm>
                    <a:prstGeom prst="rect">
                      <a:avLst/>
                    </a:prstGeom>
                    <a:ln>
                      <a:solidFill>
                        <a:schemeClr val="tx1"/>
                      </a:solidFill>
                    </a:ln>
                  </pic:spPr>
                </pic:pic>
              </a:graphicData>
            </a:graphic>
          </wp:inline>
        </w:drawing>
      </w:r>
    </w:p>
    <w:p w:rsidR="007C328A" w:rsidRDefault="007C328A" w:rsidP="007C328A">
      <w:pPr>
        <w:pStyle w:val="21"/>
        <w:spacing w:after="0" w:line="360" w:lineRule="auto"/>
        <w:ind w:leftChars="0" w:left="0" w:firstLine="480"/>
        <w:rPr>
          <w:rFonts w:ascii="宋体" w:hAnsi="宋体" w:cs="宋体"/>
          <w:sz w:val="24"/>
        </w:rPr>
      </w:pPr>
      <w:r w:rsidRPr="00FC7C5E">
        <w:rPr>
          <w:rFonts w:ascii="宋体" w:hAnsi="宋体" w:cs="宋体" w:hint="eastAsia"/>
          <w:sz w:val="24"/>
        </w:rPr>
        <w:t>界面功能说明：</w:t>
      </w:r>
    </w:p>
    <w:p w:rsidR="007C328A" w:rsidRPr="009F2936" w:rsidRDefault="007C328A" w:rsidP="00E124B7">
      <w:pPr>
        <w:pStyle w:val="21"/>
        <w:numPr>
          <w:ilvl w:val="0"/>
          <w:numId w:val="39"/>
        </w:numPr>
        <w:spacing w:after="0" w:line="360" w:lineRule="auto"/>
        <w:ind w:leftChars="0" w:firstLineChars="0"/>
      </w:pPr>
      <w:r>
        <w:rPr>
          <w:rFonts w:ascii="宋体" w:hAnsi="宋体" w:cs="宋体" w:hint="eastAsia"/>
          <w:sz w:val="24"/>
        </w:rPr>
        <w:t>此界面可以查看动作的关键姿态定义和姿态对应的指标。</w:t>
      </w:r>
    </w:p>
    <w:p w:rsidR="007C328A" w:rsidRPr="007C328A" w:rsidRDefault="007C328A" w:rsidP="00E124B7">
      <w:pPr>
        <w:pStyle w:val="21"/>
        <w:numPr>
          <w:ilvl w:val="0"/>
          <w:numId w:val="39"/>
        </w:numPr>
        <w:spacing w:after="0" w:line="360" w:lineRule="auto"/>
        <w:ind w:leftChars="0" w:firstLineChars="0"/>
      </w:pPr>
      <w:r>
        <w:rPr>
          <w:rFonts w:ascii="宋体" w:hAnsi="宋体" w:cs="宋体"/>
          <w:sz w:val="24"/>
        </w:rPr>
        <w:t>单</w:t>
      </w:r>
      <w:r>
        <w:rPr>
          <w:rFonts w:ascii="宋体" w:hAnsi="宋体" w:cs="宋体" w:hint="eastAsia"/>
          <w:sz w:val="24"/>
        </w:rPr>
        <w:t>击</w:t>
      </w:r>
      <w:r>
        <w:rPr>
          <w:rFonts w:ascii="宋体" w:hAnsi="宋体" w:cs="宋体"/>
          <w:sz w:val="24"/>
        </w:rPr>
        <w:t>关键</w:t>
      </w:r>
      <w:r>
        <w:rPr>
          <w:rFonts w:ascii="宋体" w:hAnsi="宋体" w:cs="宋体" w:hint="eastAsia"/>
          <w:sz w:val="24"/>
        </w:rPr>
        <w:t>姿态</w:t>
      </w:r>
      <w:r>
        <w:rPr>
          <w:rFonts w:ascii="宋体" w:hAnsi="宋体" w:cs="宋体"/>
          <w:sz w:val="24"/>
        </w:rPr>
        <w:t>列表</w:t>
      </w:r>
      <w:r>
        <w:rPr>
          <w:rFonts w:ascii="宋体" w:hAnsi="宋体" w:cs="宋体" w:hint="eastAsia"/>
          <w:sz w:val="24"/>
        </w:rPr>
        <w:t>中某行</w:t>
      </w:r>
      <w:r>
        <w:rPr>
          <w:rFonts w:ascii="宋体" w:hAnsi="宋体" w:cs="宋体"/>
          <w:sz w:val="24"/>
        </w:rPr>
        <w:t>，</w:t>
      </w:r>
      <w:r>
        <w:rPr>
          <w:rFonts w:ascii="宋体" w:hAnsi="宋体" w:cs="宋体" w:hint="eastAsia"/>
          <w:sz w:val="24"/>
        </w:rPr>
        <w:t>姿态对应</w:t>
      </w:r>
      <w:r>
        <w:rPr>
          <w:rFonts w:ascii="宋体" w:hAnsi="宋体" w:cs="宋体"/>
          <w:sz w:val="24"/>
        </w:rPr>
        <w:t>的指标列表会</w:t>
      </w:r>
      <w:r>
        <w:rPr>
          <w:rFonts w:ascii="宋体" w:hAnsi="宋体" w:cs="宋体" w:hint="eastAsia"/>
          <w:sz w:val="24"/>
        </w:rPr>
        <w:t>显示在</w:t>
      </w:r>
      <w:r>
        <w:rPr>
          <w:rFonts w:ascii="宋体" w:hAnsi="宋体" w:cs="宋体"/>
          <w:sz w:val="24"/>
        </w:rPr>
        <w:t>右侧</w:t>
      </w:r>
      <w:r>
        <w:rPr>
          <w:rFonts w:ascii="宋体" w:hAnsi="宋体" w:cs="宋体" w:hint="eastAsia"/>
          <w:sz w:val="24"/>
        </w:rPr>
        <w:t>表格中</w:t>
      </w:r>
      <w:r>
        <w:rPr>
          <w:rFonts w:ascii="宋体" w:hAnsi="宋体" w:cs="宋体"/>
          <w:sz w:val="24"/>
        </w:rPr>
        <w:t>。</w:t>
      </w:r>
    </w:p>
    <w:p w:rsidR="007C328A" w:rsidRPr="00743867" w:rsidRDefault="007C328A" w:rsidP="007C328A">
      <w:pPr>
        <w:pStyle w:val="21"/>
        <w:spacing w:after="0" w:line="360" w:lineRule="auto"/>
        <w:ind w:leftChars="0" w:left="480" w:firstLineChars="0" w:firstLine="0"/>
      </w:pPr>
    </w:p>
    <w:p w:rsidR="007C328A" w:rsidRPr="00AA6C0D" w:rsidRDefault="007C328A" w:rsidP="00E124B7">
      <w:pPr>
        <w:pStyle w:val="21"/>
        <w:numPr>
          <w:ilvl w:val="0"/>
          <w:numId w:val="37"/>
        </w:numPr>
        <w:spacing w:after="0" w:line="360" w:lineRule="auto"/>
        <w:ind w:leftChars="0" w:firstLineChars="0"/>
        <w:rPr>
          <w:rFonts w:ascii="宋体" w:hAnsi="宋体" w:cs="宋体"/>
          <w:b/>
          <w:sz w:val="24"/>
        </w:rPr>
      </w:pPr>
      <w:r w:rsidRPr="00AA6C0D">
        <w:rPr>
          <w:rFonts w:ascii="宋体" w:hAnsi="宋体" w:cs="宋体" w:hint="eastAsia"/>
          <w:b/>
          <w:sz w:val="24"/>
        </w:rPr>
        <w:t>模型详情</w:t>
      </w:r>
    </w:p>
    <w:p w:rsidR="007C328A" w:rsidRDefault="007C328A" w:rsidP="007C328A">
      <w:pPr>
        <w:jc w:val="center"/>
      </w:pPr>
      <w:r>
        <w:rPr>
          <w:noProof/>
        </w:rPr>
        <w:lastRenderedPageBreak/>
        <w:drawing>
          <wp:inline distT="0" distB="0" distL="0" distR="0">
            <wp:extent cx="5274310" cy="2632075"/>
            <wp:effectExtent l="19050" t="19050" r="21590"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2075"/>
                    </a:xfrm>
                    <a:prstGeom prst="rect">
                      <a:avLst/>
                    </a:prstGeom>
                    <a:ln>
                      <a:solidFill>
                        <a:schemeClr val="tx1"/>
                      </a:solidFill>
                    </a:ln>
                  </pic:spPr>
                </pic:pic>
              </a:graphicData>
            </a:graphic>
          </wp:inline>
        </w:drawing>
      </w:r>
    </w:p>
    <w:p w:rsidR="007C328A" w:rsidRDefault="007C328A" w:rsidP="007C328A">
      <w:pPr>
        <w:pStyle w:val="21"/>
        <w:spacing w:after="0" w:line="360" w:lineRule="auto"/>
        <w:ind w:leftChars="0" w:left="0" w:firstLine="480"/>
        <w:rPr>
          <w:rFonts w:ascii="宋体" w:hAnsi="宋体" w:cs="宋体"/>
          <w:sz w:val="24"/>
        </w:rPr>
      </w:pPr>
      <w:r w:rsidRPr="00FC7C5E">
        <w:rPr>
          <w:rFonts w:ascii="宋体" w:hAnsi="宋体" w:cs="宋体" w:hint="eastAsia"/>
          <w:sz w:val="24"/>
        </w:rPr>
        <w:t>界面功能说明：</w:t>
      </w:r>
    </w:p>
    <w:p w:rsidR="007C328A" w:rsidRPr="00B77904" w:rsidRDefault="007C328A" w:rsidP="00E124B7">
      <w:pPr>
        <w:pStyle w:val="21"/>
        <w:numPr>
          <w:ilvl w:val="0"/>
          <w:numId w:val="40"/>
        </w:numPr>
        <w:spacing w:after="0" w:line="360" w:lineRule="auto"/>
        <w:ind w:leftChars="0" w:firstLineChars="0"/>
      </w:pPr>
      <w:r>
        <w:rPr>
          <w:rFonts w:ascii="宋体" w:hAnsi="宋体" w:cs="宋体" w:hint="eastAsia"/>
          <w:sz w:val="24"/>
        </w:rPr>
        <w:t>此界面可以查看模型版本情况和模型训练日志。</w:t>
      </w:r>
    </w:p>
    <w:p w:rsidR="007C328A" w:rsidRPr="00E121E4" w:rsidRDefault="007C328A" w:rsidP="00E124B7">
      <w:pPr>
        <w:pStyle w:val="21"/>
        <w:numPr>
          <w:ilvl w:val="0"/>
          <w:numId w:val="40"/>
        </w:numPr>
        <w:spacing w:after="0" w:line="360" w:lineRule="auto"/>
        <w:ind w:leftChars="0" w:firstLineChars="0"/>
      </w:pPr>
      <w:r>
        <w:rPr>
          <w:rFonts w:ascii="宋体" w:hAnsi="宋体" w:cs="宋体" w:hint="eastAsia"/>
          <w:sz w:val="24"/>
        </w:rPr>
        <w:t>点击“使用”按钮，会将对应版本的模型文件信息写入到tensorflow框架初始化配置文件中，当tensorflow重新初始化时，就会按照配置文件中模型版本载入相应的模型文件。点击使用的版本状态标记为“已使用</w:t>
      </w:r>
      <w:r>
        <w:rPr>
          <w:rFonts w:ascii="宋体" w:hAnsi="宋体" w:cs="宋体"/>
          <w:sz w:val="24"/>
        </w:rPr>
        <w:t>”</w:t>
      </w:r>
      <w:r>
        <w:rPr>
          <w:rFonts w:ascii="宋体" w:hAnsi="宋体" w:cs="宋体" w:hint="eastAsia"/>
          <w:sz w:val="24"/>
        </w:rPr>
        <w:t>，其他版本状态标记为“未使用</w:t>
      </w:r>
      <w:r>
        <w:rPr>
          <w:rFonts w:ascii="宋体" w:hAnsi="宋体" w:cs="宋体"/>
          <w:sz w:val="24"/>
        </w:rPr>
        <w:t>”</w:t>
      </w:r>
      <w:r>
        <w:rPr>
          <w:rFonts w:ascii="宋体" w:hAnsi="宋体" w:cs="宋体" w:hint="eastAsia"/>
          <w:sz w:val="24"/>
        </w:rPr>
        <w:t>。</w:t>
      </w:r>
    </w:p>
    <w:p w:rsidR="007C328A" w:rsidRDefault="007C328A" w:rsidP="007C328A">
      <w:pPr>
        <w:pStyle w:val="21"/>
        <w:spacing w:after="0" w:line="360" w:lineRule="auto"/>
        <w:ind w:leftChars="0" w:left="900" w:firstLineChars="0" w:firstLine="0"/>
        <w:rPr>
          <w:rFonts w:ascii="宋体" w:hAnsi="宋体" w:cs="宋体"/>
          <w:sz w:val="24"/>
        </w:rPr>
      </w:pPr>
      <w:r>
        <w:rPr>
          <w:rFonts w:ascii="宋体" w:hAnsi="宋体" w:cs="宋体" w:hint="eastAsia"/>
          <w:sz w:val="24"/>
        </w:rPr>
        <w:t>配置文件model</w:t>
      </w:r>
      <w:r>
        <w:rPr>
          <w:rFonts w:ascii="宋体" w:hAnsi="宋体" w:cs="宋体"/>
          <w:sz w:val="24"/>
        </w:rPr>
        <w:t>.conf</w:t>
      </w:r>
      <w:r>
        <w:rPr>
          <w:rFonts w:ascii="宋体" w:hAnsi="宋体" w:cs="宋体" w:hint="eastAsia"/>
          <w:sz w:val="24"/>
        </w:rPr>
        <w:t>格式如下：</w:t>
      </w:r>
    </w:p>
    <w:p w:rsidR="007C328A" w:rsidRPr="001722DC" w:rsidRDefault="007C328A" w:rsidP="007C328A">
      <w:pPr>
        <w:pStyle w:val="21"/>
        <w:spacing w:after="0" w:line="360" w:lineRule="auto"/>
        <w:ind w:leftChars="0" w:left="900" w:firstLineChars="0" w:firstLine="0"/>
        <w:rPr>
          <w:rFonts w:ascii="宋体" w:hAnsi="宋体" w:cs="宋体"/>
          <w:sz w:val="24"/>
        </w:rPr>
      </w:pPr>
      <w:r>
        <w:rPr>
          <w:rFonts w:ascii="宋体" w:hAnsi="宋体" w:cs="宋体" w:hint="eastAsia"/>
          <w:sz w:val="24"/>
        </w:rPr>
        <w:t>[</w:t>
      </w:r>
    </w:p>
    <w:p w:rsidR="007C328A" w:rsidRPr="004343D9" w:rsidRDefault="007C328A" w:rsidP="007C328A">
      <w:pPr>
        <w:spacing w:line="360" w:lineRule="auto"/>
        <w:ind w:leftChars="300" w:left="630" w:firstLineChars="200" w:firstLine="480"/>
        <w:jc w:val="left"/>
        <w:rPr>
          <w:color w:val="000000" w:themeColor="text1"/>
          <w:sz w:val="24"/>
          <w:szCs w:val="24"/>
        </w:rPr>
      </w:pPr>
      <w:r w:rsidRPr="00601C9C">
        <w:rPr>
          <w:color w:val="000000" w:themeColor="text1"/>
          <w:sz w:val="24"/>
          <w:szCs w:val="24"/>
        </w:rPr>
        <w:t>{</w:t>
      </w:r>
    </w:p>
    <w:p w:rsidR="007C328A" w:rsidRPr="004343D9" w:rsidRDefault="007C328A" w:rsidP="007C328A">
      <w:pPr>
        <w:spacing w:line="360" w:lineRule="auto"/>
        <w:ind w:leftChars="300" w:left="630" w:firstLineChars="300" w:firstLine="630"/>
        <w:jc w:val="left"/>
        <w:rPr>
          <w:color w:val="000000" w:themeColor="text1"/>
          <w:sz w:val="24"/>
          <w:szCs w:val="24"/>
        </w:rPr>
      </w:pPr>
      <w:r w:rsidRPr="00EC5C64">
        <w:rPr>
          <w:rFonts w:ascii="宋体" w:hAnsi="宋体" w:cs="宋体"/>
          <w:color w:val="000000"/>
          <w:kern w:val="0"/>
          <w:szCs w:val="21"/>
        </w:rPr>
        <w:t>"</w:t>
      </w:r>
      <w:r>
        <w:rPr>
          <w:rFonts w:ascii="宋体" w:hAnsi="宋体" w:cs="宋体" w:hint="eastAsia"/>
          <w:color w:val="000000"/>
          <w:kern w:val="0"/>
          <w:szCs w:val="21"/>
        </w:rPr>
        <w:t>model_id</w:t>
      </w:r>
      <w:r w:rsidRPr="00EC5C64">
        <w:rPr>
          <w:rFonts w:ascii="宋体" w:hAnsi="宋体" w:cs="宋体"/>
          <w:color w:val="000000"/>
          <w:kern w:val="0"/>
          <w:szCs w:val="21"/>
        </w:rPr>
        <w:t>": "</w:t>
      </w:r>
      <w:r>
        <w:rPr>
          <w:rFonts w:ascii="宋体" w:hAnsi="宋体" w:cs="宋体" w:hint="eastAsia"/>
          <w:color w:val="000000"/>
          <w:kern w:val="0"/>
          <w:szCs w:val="21"/>
        </w:rPr>
        <w:t>1</w:t>
      </w:r>
      <w:r w:rsidRPr="00CD6F5B">
        <w:rPr>
          <w:rFonts w:ascii="宋体" w:hAnsi="宋体" w:cs="宋体"/>
          <w:color w:val="000000"/>
          <w:kern w:val="0"/>
          <w:szCs w:val="21"/>
        </w:rPr>
        <w:t>",</w:t>
      </w:r>
    </w:p>
    <w:p w:rsidR="007C328A" w:rsidRPr="004343D9" w:rsidRDefault="007C328A" w:rsidP="007C328A">
      <w:pPr>
        <w:spacing w:line="360" w:lineRule="auto"/>
        <w:ind w:leftChars="300" w:left="630" w:firstLineChars="300" w:firstLine="630"/>
        <w:jc w:val="left"/>
        <w:rPr>
          <w:color w:val="000000" w:themeColor="text1"/>
          <w:sz w:val="24"/>
          <w:szCs w:val="24"/>
        </w:rPr>
      </w:pPr>
      <w:r w:rsidRPr="00EC5C64">
        <w:rPr>
          <w:rFonts w:ascii="宋体" w:hAnsi="宋体" w:cs="宋体"/>
          <w:color w:val="000000"/>
          <w:kern w:val="0"/>
          <w:szCs w:val="21"/>
        </w:rPr>
        <w:t>"</w:t>
      </w:r>
      <w:r>
        <w:rPr>
          <w:rFonts w:ascii="宋体" w:hAnsi="宋体" w:cs="宋体" w:hint="eastAsia"/>
          <w:color w:val="000000"/>
          <w:kern w:val="0"/>
          <w:szCs w:val="21"/>
        </w:rPr>
        <w:t>model_name</w:t>
      </w:r>
      <w:r w:rsidRPr="00EC5C64">
        <w:rPr>
          <w:rFonts w:ascii="宋体" w:hAnsi="宋体" w:cs="宋体"/>
          <w:color w:val="000000"/>
          <w:kern w:val="0"/>
          <w:szCs w:val="21"/>
        </w:rPr>
        <w:t>": "</w:t>
      </w:r>
      <w:r>
        <w:rPr>
          <w:rFonts w:ascii="宋体" w:hAnsi="宋体" w:cs="宋体" w:hint="eastAsia"/>
          <w:color w:val="000000"/>
          <w:kern w:val="0"/>
          <w:szCs w:val="21"/>
        </w:rPr>
        <w:t>深蹲</w:t>
      </w:r>
      <w:r w:rsidRPr="00CD6F5B">
        <w:rPr>
          <w:rFonts w:ascii="宋体" w:hAnsi="宋体" w:cs="宋体"/>
          <w:color w:val="000000"/>
          <w:kern w:val="0"/>
          <w:szCs w:val="21"/>
        </w:rPr>
        <w:t xml:space="preserve">", </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EC5C64">
        <w:rPr>
          <w:rFonts w:ascii="宋体" w:hAnsi="宋体" w:cs="宋体"/>
          <w:color w:val="000000"/>
          <w:kern w:val="0"/>
          <w:szCs w:val="21"/>
        </w:rPr>
        <w:t>"</w:t>
      </w:r>
      <w:r>
        <w:rPr>
          <w:rFonts w:ascii="宋体" w:hAnsi="宋体" w:cs="宋体" w:hint="eastAsia"/>
          <w:color w:val="000000"/>
          <w:kern w:val="0"/>
          <w:szCs w:val="21"/>
        </w:rPr>
        <w:t>model_</w:t>
      </w:r>
      <w:r>
        <w:rPr>
          <w:rFonts w:ascii="宋体" w:hAnsi="宋体" w:cs="宋体"/>
          <w:color w:val="000000"/>
          <w:kern w:val="0"/>
          <w:szCs w:val="21"/>
        </w:rPr>
        <w:t>version</w:t>
      </w:r>
      <w:r w:rsidRPr="00EC5C64">
        <w:rPr>
          <w:rFonts w:ascii="宋体" w:hAnsi="宋体" w:cs="宋体"/>
          <w:color w:val="000000"/>
          <w:kern w:val="0"/>
          <w:szCs w:val="21"/>
        </w:rPr>
        <w:t>": "</w:t>
      </w:r>
      <w:r>
        <w:rPr>
          <w:rFonts w:ascii="宋体" w:hAnsi="宋体" w:cs="宋体" w:hint="eastAsia"/>
          <w:color w:val="000000"/>
          <w:kern w:val="0"/>
          <w:szCs w:val="21"/>
        </w:rPr>
        <w:t>3</w:t>
      </w:r>
      <w:r w:rsidRPr="00CD6F5B">
        <w:rPr>
          <w:rFonts w:ascii="宋体" w:hAnsi="宋体" w:cs="宋体"/>
          <w:color w:val="000000"/>
          <w:kern w:val="0"/>
          <w:szCs w:val="21"/>
        </w:rPr>
        <w:t>",</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file_name</w:t>
      </w:r>
      <w:r w:rsidRPr="00CD6F5B">
        <w:rPr>
          <w:rFonts w:ascii="宋体" w:hAnsi="宋体" w:cs="宋体"/>
          <w:color w:val="000000"/>
          <w:kern w:val="0"/>
          <w:szCs w:val="21"/>
        </w:rPr>
        <w:t>": "</w:t>
      </w:r>
      <w:r w:rsidRPr="003878CC">
        <w:rPr>
          <w:rFonts w:ascii="宋体" w:hAnsi="宋体" w:cs="宋体"/>
          <w:color w:val="000000"/>
          <w:kern w:val="0"/>
          <w:szCs w:val="21"/>
        </w:rPr>
        <w:t>mgyy_mgAI_Origin_model_</w:t>
      </w:r>
      <w:r>
        <w:rPr>
          <w:rFonts w:ascii="宋体" w:hAnsi="宋体" w:cs="宋体" w:hint="eastAsia"/>
          <w:color w:val="000000"/>
          <w:kern w:val="0"/>
          <w:szCs w:val="21"/>
        </w:rPr>
        <w:t>3</w:t>
      </w:r>
      <w:r w:rsidRPr="003878CC">
        <w:rPr>
          <w:rFonts w:ascii="宋体" w:hAnsi="宋体" w:cs="宋体"/>
          <w:color w:val="000000"/>
          <w:kern w:val="0"/>
          <w:szCs w:val="21"/>
        </w:rPr>
        <w:t>_20170103_00000001_01</w:t>
      </w:r>
      <w:r w:rsidRPr="00CD6F5B">
        <w:rPr>
          <w:rFonts w:ascii="宋体" w:hAnsi="宋体" w:cs="宋体"/>
          <w:color w:val="000000"/>
          <w:kern w:val="0"/>
          <w:szCs w:val="21"/>
        </w:rPr>
        <w:t xml:space="preserve">", </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file_size</w:t>
      </w:r>
      <w:r w:rsidRPr="00CD6F5B">
        <w:rPr>
          <w:rFonts w:ascii="宋体" w:hAnsi="宋体" w:cs="宋体"/>
          <w:color w:val="000000"/>
          <w:kern w:val="0"/>
          <w:szCs w:val="21"/>
        </w:rPr>
        <w:t>": "</w:t>
      </w:r>
      <w:r>
        <w:rPr>
          <w:rFonts w:ascii="宋体" w:hAnsi="宋体" w:cs="宋体" w:hint="eastAsia"/>
          <w:color w:val="000000"/>
          <w:kern w:val="0"/>
          <w:szCs w:val="21"/>
        </w:rPr>
        <w:t>30</w:t>
      </w:r>
      <w:r w:rsidRPr="00CD6F5B">
        <w:rPr>
          <w:rFonts w:ascii="宋体" w:hAnsi="宋体" w:cs="宋体"/>
          <w:color w:val="000000"/>
          <w:kern w:val="0"/>
          <w:szCs w:val="21"/>
        </w:rPr>
        <w:t>0</w:t>
      </w:r>
      <w:r>
        <w:rPr>
          <w:rFonts w:ascii="宋体" w:hAnsi="宋体" w:cs="宋体"/>
          <w:color w:val="000000"/>
          <w:kern w:val="0"/>
          <w:szCs w:val="21"/>
        </w:rPr>
        <w:t>M</w:t>
      </w:r>
      <w:r w:rsidRPr="00CD6F5B">
        <w:rPr>
          <w:rFonts w:ascii="宋体" w:hAnsi="宋体" w:cs="宋体"/>
          <w:color w:val="000000"/>
          <w:kern w:val="0"/>
          <w:szCs w:val="21"/>
        </w:rPr>
        <w:t xml:space="preserve">", </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file_path</w:t>
      </w:r>
      <w:r>
        <w:rPr>
          <w:rFonts w:ascii="宋体" w:hAnsi="宋体" w:cs="宋体"/>
          <w:color w:val="000000"/>
          <w:kern w:val="0"/>
          <w:szCs w:val="21"/>
        </w:rPr>
        <w:t>":</w:t>
      </w:r>
      <w:r w:rsidRPr="00CD6F5B">
        <w:rPr>
          <w:rFonts w:ascii="宋体" w:hAnsi="宋体" w:cs="宋体"/>
          <w:color w:val="000000"/>
          <w:kern w:val="0"/>
          <w:szCs w:val="21"/>
        </w:rPr>
        <w:t>"</w:t>
      </w:r>
      <w:r>
        <w:rPr>
          <w:rFonts w:ascii="宋体" w:hAnsi="宋体" w:cs="宋体" w:hint="eastAsia"/>
          <w:color w:val="000000"/>
          <w:kern w:val="0"/>
          <w:szCs w:val="21"/>
        </w:rPr>
        <w:t>file</w:t>
      </w:r>
      <w:r>
        <w:rPr>
          <w:rFonts w:ascii="宋体" w:hAnsi="宋体" w:cs="宋体"/>
          <w:color w:val="000000"/>
          <w:kern w:val="0"/>
          <w:szCs w:val="21"/>
        </w:rPr>
        <w:t>:///data/</w:t>
      </w:r>
      <w:r w:rsidRPr="003878CC">
        <w:rPr>
          <w:rFonts w:ascii="宋体" w:hAnsi="宋体" w:cs="宋体"/>
          <w:color w:val="000000"/>
          <w:kern w:val="0"/>
          <w:szCs w:val="21"/>
        </w:rPr>
        <w:t>mgyy_mgAI_Origin_model_</w:t>
      </w:r>
      <w:r>
        <w:rPr>
          <w:rFonts w:ascii="宋体" w:hAnsi="宋体" w:cs="宋体" w:hint="eastAsia"/>
          <w:color w:val="000000"/>
          <w:kern w:val="0"/>
          <w:szCs w:val="21"/>
        </w:rPr>
        <w:t>3</w:t>
      </w:r>
      <w:r w:rsidRPr="003878CC">
        <w:rPr>
          <w:rFonts w:ascii="宋体" w:hAnsi="宋体" w:cs="宋体"/>
          <w:color w:val="000000"/>
          <w:kern w:val="0"/>
          <w:szCs w:val="21"/>
        </w:rPr>
        <w:t>_20170103_00000001_01</w:t>
      </w:r>
      <w:r w:rsidRPr="00CD6F5B">
        <w:rPr>
          <w:rFonts w:ascii="宋体" w:hAnsi="宋体" w:cs="宋体"/>
          <w:color w:val="000000"/>
          <w:kern w:val="0"/>
          <w:szCs w:val="21"/>
        </w:rPr>
        <w:t xml:space="preserve">", </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file_time</w:t>
      </w:r>
      <w:r w:rsidRPr="00CD6F5B">
        <w:rPr>
          <w:rFonts w:ascii="宋体" w:hAnsi="宋体" w:cs="宋体"/>
          <w:color w:val="000000"/>
          <w:kern w:val="0"/>
          <w:szCs w:val="21"/>
        </w:rPr>
        <w:t>": "</w:t>
      </w:r>
      <w:r>
        <w:rPr>
          <w:rFonts w:ascii="宋体" w:hAnsi="宋体" w:cs="宋体"/>
          <w:color w:val="000000"/>
          <w:kern w:val="0"/>
          <w:szCs w:val="21"/>
        </w:rPr>
        <w:t>2017-10-13 15:03:00</w:t>
      </w:r>
      <w:r w:rsidRPr="00CD6F5B">
        <w:rPr>
          <w:rFonts w:ascii="宋体" w:hAnsi="宋体" w:cs="宋体"/>
          <w:color w:val="000000"/>
          <w:kern w:val="0"/>
          <w:szCs w:val="21"/>
        </w:rPr>
        <w:t>"</w:t>
      </w:r>
    </w:p>
    <w:p w:rsidR="007C328A" w:rsidRDefault="007C328A" w:rsidP="007C328A">
      <w:pPr>
        <w:pStyle w:val="21"/>
        <w:spacing w:after="0" w:line="360" w:lineRule="auto"/>
        <w:ind w:leftChars="0" w:left="900" w:firstLineChars="0" w:firstLine="0"/>
        <w:rPr>
          <w:color w:val="000000" w:themeColor="text1"/>
          <w:sz w:val="24"/>
        </w:rPr>
      </w:pPr>
      <w:r w:rsidRPr="00601C9C">
        <w:rPr>
          <w:color w:val="000000" w:themeColor="text1"/>
          <w:sz w:val="24"/>
        </w:rPr>
        <w:t>}</w:t>
      </w:r>
      <w:r>
        <w:rPr>
          <w:color w:val="000000" w:themeColor="text1"/>
          <w:sz w:val="24"/>
        </w:rPr>
        <w:t>,</w:t>
      </w:r>
    </w:p>
    <w:p w:rsidR="007C328A" w:rsidRPr="00597042" w:rsidRDefault="007C328A" w:rsidP="007C328A">
      <w:pPr>
        <w:pStyle w:val="21"/>
        <w:spacing w:after="0" w:line="360" w:lineRule="auto"/>
        <w:ind w:leftChars="0" w:left="900" w:firstLineChars="0" w:firstLine="0"/>
        <w:rPr>
          <w:color w:val="000000" w:themeColor="text1"/>
          <w:sz w:val="24"/>
        </w:rPr>
      </w:pPr>
      <w:r w:rsidRPr="00601C9C">
        <w:rPr>
          <w:color w:val="000000" w:themeColor="text1"/>
          <w:sz w:val="24"/>
        </w:rPr>
        <w:t>{</w:t>
      </w:r>
    </w:p>
    <w:p w:rsidR="007C328A" w:rsidRPr="004343D9" w:rsidRDefault="007C328A" w:rsidP="007C328A">
      <w:pPr>
        <w:spacing w:line="360" w:lineRule="auto"/>
        <w:ind w:leftChars="300" w:left="630" w:firstLineChars="300" w:firstLine="630"/>
        <w:jc w:val="left"/>
        <w:rPr>
          <w:color w:val="000000" w:themeColor="text1"/>
          <w:sz w:val="24"/>
          <w:szCs w:val="24"/>
        </w:rPr>
      </w:pPr>
      <w:r w:rsidRPr="00EC5C64">
        <w:rPr>
          <w:rFonts w:ascii="宋体" w:hAnsi="宋体" w:cs="宋体"/>
          <w:color w:val="000000"/>
          <w:kern w:val="0"/>
          <w:szCs w:val="21"/>
        </w:rPr>
        <w:t>"</w:t>
      </w:r>
      <w:r>
        <w:rPr>
          <w:rFonts w:ascii="宋体" w:hAnsi="宋体" w:cs="宋体" w:hint="eastAsia"/>
          <w:color w:val="000000"/>
          <w:kern w:val="0"/>
          <w:szCs w:val="21"/>
        </w:rPr>
        <w:t>model_id</w:t>
      </w:r>
      <w:r w:rsidRPr="00EC5C64">
        <w:rPr>
          <w:rFonts w:ascii="宋体" w:hAnsi="宋体" w:cs="宋体"/>
          <w:color w:val="000000"/>
          <w:kern w:val="0"/>
          <w:szCs w:val="21"/>
        </w:rPr>
        <w:t>": "</w:t>
      </w:r>
      <w:r>
        <w:rPr>
          <w:rFonts w:ascii="宋体" w:hAnsi="宋体" w:cs="宋体" w:hint="eastAsia"/>
          <w:color w:val="000000"/>
          <w:kern w:val="0"/>
          <w:szCs w:val="21"/>
        </w:rPr>
        <w:t>2</w:t>
      </w:r>
      <w:r w:rsidRPr="00CD6F5B">
        <w:rPr>
          <w:rFonts w:ascii="宋体" w:hAnsi="宋体" w:cs="宋体"/>
          <w:color w:val="000000"/>
          <w:kern w:val="0"/>
          <w:szCs w:val="21"/>
        </w:rPr>
        <w:t>",</w:t>
      </w:r>
    </w:p>
    <w:p w:rsidR="007C328A" w:rsidRPr="004343D9" w:rsidRDefault="007C328A" w:rsidP="007C328A">
      <w:pPr>
        <w:spacing w:line="360" w:lineRule="auto"/>
        <w:ind w:leftChars="300" w:left="630" w:firstLineChars="300" w:firstLine="630"/>
        <w:jc w:val="left"/>
        <w:rPr>
          <w:color w:val="000000" w:themeColor="text1"/>
          <w:sz w:val="24"/>
          <w:szCs w:val="24"/>
        </w:rPr>
      </w:pPr>
      <w:r w:rsidRPr="00EC5C64">
        <w:rPr>
          <w:rFonts w:ascii="宋体" w:hAnsi="宋体" w:cs="宋体"/>
          <w:color w:val="000000"/>
          <w:kern w:val="0"/>
          <w:szCs w:val="21"/>
        </w:rPr>
        <w:lastRenderedPageBreak/>
        <w:t>"</w:t>
      </w:r>
      <w:r>
        <w:rPr>
          <w:rFonts w:ascii="宋体" w:hAnsi="宋体" w:cs="宋体" w:hint="eastAsia"/>
          <w:color w:val="000000"/>
          <w:kern w:val="0"/>
          <w:szCs w:val="21"/>
        </w:rPr>
        <w:t>model_name</w:t>
      </w:r>
      <w:r w:rsidRPr="00EC5C64">
        <w:rPr>
          <w:rFonts w:ascii="宋体" w:hAnsi="宋体" w:cs="宋体"/>
          <w:color w:val="000000"/>
          <w:kern w:val="0"/>
          <w:szCs w:val="21"/>
        </w:rPr>
        <w:t>": "</w:t>
      </w:r>
      <w:r>
        <w:rPr>
          <w:rFonts w:ascii="宋体" w:hAnsi="宋体" w:cs="宋体" w:hint="eastAsia"/>
          <w:color w:val="000000"/>
          <w:kern w:val="0"/>
          <w:szCs w:val="21"/>
        </w:rPr>
        <w:t>俯卧撑</w:t>
      </w:r>
      <w:r w:rsidRPr="00CD6F5B">
        <w:rPr>
          <w:rFonts w:ascii="宋体" w:hAnsi="宋体" w:cs="宋体"/>
          <w:color w:val="000000"/>
          <w:kern w:val="0"/>
          <w:szCs w:val="21"/>
        </w:rPr>
        <w:t xml:space="preserve">", </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EC5C64">
        <w:rPr>
          <w:rFonts w:ascii="宋体" w:hAnsi="宋体" w:cs="宋体"/>
          <w:color w:val="000000"/>
          <w:kern w:val="0"/>
          <w:szCs w:val="21"/>
        </w:rPr>
        <w:t>"</w:t>
      </w:r>
      <w:r>
        <w:rPr>
          <w:rFonts w:ascii="宋体" w:hAnsi="宋体" w:cs="宋体" w:hint="eastAsia"/>
          <w:color w:val="000000"/>
          <w:kern w:val="0"/>
          <w:szCs w:val="21"/>
        </w:rPr>
        <w:t>model_</w:t>
      </w:r>
      <w:r>
        <w:rPr>
          <w:rFonts w:ascii="宋体" w:hAnsi="宋体" w:cs="宋体"/>
          <w:color w:val="000000"/>
          <w:kern w:val="0"/>
          <w:szCs w:val="21"/>
        </w:rPr>
        <w:t>version</w:t>
      </w:r>
      <w:r w:rsidRPr="00EC5C64">
        <w:rPr>
          <w:rFonts w:ascii="宋体" w:hAnsi="宋体" w:cs="宋体"/>
          <w:color w:val="000000"/>
          <w:kern w:val="0"/>
          <w:szCs w:val="21"/>
        </w:rPr>
        <w:t>": "</w:t>
      </w:r>
      <w:r>
        <w:rPr>
          <w:rFonts w:ascii="宋体" w:hAnsi="宋体" w:cs="宋体" w:hint="eastAsia"/>
          <w:color w:val="000000"/>
          <w:kern w:val="0"/>
          <w:szCs w:val="21"/>
        </w:rPr>
        <w:t>4</w:t>
      </w:r>
      <w:r w:rsidRPr="00CD6F5B">
        <w:rPr>
          <w:rFonts w:ascii="宋体" w:hAnsi="宋体" w:cs="宋体"/>
          <w:color w:val="000000"/>
          <w:kern w:val="0"/>
          <w:szCs w:val="21"/>
        </w:rPr>
        <w:t>",</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file_name</w:t>
      </w:r>
      <w:r w:rsidRPr="00CD6F5B">
        <w:rPr>
          <w:rFonts w:ascii="宋体" w:hAnsi="宋体" w:cs="宋体"/>
          <w:color w:val="000000"/>
          <w:kern w:val="0"/>
          <w:szCs w:val="21"/>
        </w:rPr>
        <w:t>": "</w:t>
      </w:r>
      <w:r w:rsidRPr="003878CC">
        <w:rPr>
          <w:rFonts w:ascii="宋体" w:hAnsi="宋体" w:cs="宋体"/>
          <w:color w:val="000000"/>
          <w:kern w:val="0"/>
          <w:szCs w:val="21"/>
        </w:rPr>
        <w:t>mgyy_mgAI_Origin_model_</w:t>
      </w:r>
      <w:r>
        <w:rPr>
          <w:rFonts w:ascii="宋体" w:hAnsi="宋体" w:cs="宋体" w:hint="eastAsia"/>
          <w:color w:val="000000"/>
          <w:kern w:val="0"/>
          <w:szCs w:val="21"/>
        </w:rPr>
        <w:t>4</w:t>
      </w:r>
      <w:r w:rsidRPr="003878CC">
        <w:rPr>
          <w:rFonts w:ascii="宋体" w:hAnsi="宋体" w:cs="宋体"/>
          <w:color w:val="000000"/>
          <w:kern w:val="0"/>
          <w:szCs w:val="21"/>
        </w:rPr>
        <w:t>_20170103_00000001_01</w:t>
      </w:r>
      <w:r w:rsidRPr="00CD6F5B">
        <w:rPr>
          <w:rFonts w:ascii="宋体" w:hAnsi="宋体" w:cs="宋体"/>
          <w:color w:val="000000"/>
          <w:kern w:val="0"/>
          <w:szCs w:val="21"/>
        </w:rPr>
        <w:t xml:space="preserve">", </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file_size</w:t>
      </w:r>
      <w:r w:rsidRPr="00CD6F5B">
        <w:rPr>
          <w:rFonts w:ascii="宋体" w:hAnsi="宋体" w:cs="宋体"/>
          <w:color w:val="000000"/>
          <w:kern w:val="0"/>
          <w:szCs w:val="21"/>
        </w:rPr>
        <w:t>": "</w:t>
      </w:r>
      <w:r>
        <w:rPr>
          <w:rFonts w:ascii="宋体" w:hAnsi="宋体" w:cs="宋体" w:hint="eastAsia"/>
          <w:color w:val="000000"/>
          <w:kern w:val="0"/>
          <w:szCs w:val="21"/>
        </w:rPr>
        <w:t>50</w:t>
      </w:r>
      <w:r w:rsidRPr="00CD6F5B">
        <w:rPr>
          <w:rFonts w:ascii="宋体" w:hAnsi="宋体" w:cs="宋体"/>
          <w:color w:val="000000"/>
          <w:kern w:val="0"/>
          <w:szCs w:val="21"/>
        </w:rPr>
        <w:t>0</w:t>
      </w:r>
      <w:r>
        <w:rPr>
          <w:rFonts w:ascii="宋体" w:hAnsi="宋体" w:cs="宋体"/>
          <w:color w:val="000000"/>
          <w:kern w:val="0"/>
          <w:szCs w:val="21"/>
        </w:rPr>
        <w:t>M</w:t>
      </w:r>
      <w:r w:rsidRPr="00CD6F5B">
        <w:rPr>
          <w:rFonts w:ascii="宋体" w:hAnsi="宋体" w:cs="宋体"/>
          <w:color w:val="000000"/>
          <w:kern w:val="0"/>
          <w:szCs w:val="21"/>
        </w:rPr>
        <w:t xml:space="preserve">", </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file_path</w:t>
      </w:r>
      <w:r>
        <w:rPr>
          <w:rFonts w:ascii="宋体" w:hAnsi="宋体" w:cs="宋体"/>
          <w:color w:val="000000"/>
          <w:kern w:val="0"/>
          <w:szCs w:val="21"/>
        </w:rPr>
        <w:t>":</w:t>
      </w:r>
      <w:r w:rsidRPr="00CD6F5B">
        <w:rPr>
          <w:rFonts w:ascii="宋体" w:hAnsi="宋体" w:cs="宋体"/>
          <w:color w:val="000000"/>
          <w:kern w:val="0"/>
          <w:szCs w:val="21"/>
        </w:rPr>
        <w:t>"</w:t>
      </w:r>
      <w:r>
        <w:rPr>
          <w:rFonts w:ascii="宋体" w:hAnsi="宋体" w:cs="宋体" w:hint="eastAsia"/>
          <w:color w:val="000000"/>
          <w:kern w:val="0"/>
          <w:szCs w:val="21"/>
        </w:rPr>
        <w:t>file</w:t>
      </w:r>
      <w:r>
        <w:rPr>
          <w:rFonts w:ascii="宋体" w:hAnsi="宋体" w:cs="宋体"/>
          <w:color w:val="000000"/>
          <w:kern w:val="0"/>
          <w:szCs w:val="21"/>
        </w:rPr>
        <w:t>:///data/</w:t>
      </w:r>
      <w:r w:rsidRPr="003878CC">
        <w:rPr>
          <w:rFonts w:ascii="宋体" w:hAnsi="宋体" w:cs="宋体"/>
          <w:color w:val="000000"/>
          <w:kern w:val="0"/>
          <w:szCs w:val="21"/>
        </w:rPr>
        <w:t>mgyy_mgAI_Origin_model_</w:t>
      </w:r>
      <w:r>
        <w:rPr>
          <w:rFonts w:ascii="宋体" w:hAnsi="宋体" w:cs="宋体" w:hint="eastAsia"/>
          <w:color w:val="000000"/>
          <w:kern w:val="0"/>
          <w:szCs w:val="21"/>
        </w:rPr>
        <w:t>4</w:t>
      </w:r>
      <w:r w:rsidRPr="003878CC">
        <w:rPr>
          <w:rFonts w:ascii="宋体" w:hAnsi="宋体" w:cs="宋体"/>
          <w:color w:val="000000"/>
          <w:kern w:val="0"/>
          <w:szCs w:val="21"/>
        </w:rPr>
        <w:t>_20170103_00000001_01</w:t>
      </w:r>
      <w:r w:rsidRPr="00CD6F5B">
        <w:rPr>
          <w:rFonts w:ascii="宋体" w:hAnsi="宋体" w:cs="宋体"/>
          <w:color w:val="000000"/>
          <w:kern w:val="0"/>
          <w:szCs w:val="21"/>
        </w:rPr>
        <w:t xml:space="preserve">", </w:t>
      </w:r>
    </w:p>
    <w:p w:rsidR="007C328A" w:rsidRPr="00CD6F5B" w:rsidRDefault="007C328A" w:rsidP="007C328A">
      <w:pPr>
        <w:spacing w:line="360" w:lineRule="auto"/>
        <w:ind w:leftChars="300" w:left="630"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file_time</w:t>
      </w:r>
      <w:r w:rsidRPr="00CD6F5B">
        <w:rPr>
          <w:rFonts w:ascii="宋体" w:hAnsi="宋体" w:cs="宋体"/>
          <w:color w:val="000000"/>
          <w:kern w:val="0"/>
          <w:szCs w:val="21"/>
        </w:rPr>
        <w:t>": "</w:t>
      </w:r>
      <w:r>
        <w:rPr>
          <w:rFonts w:ascii="宋体" w:hAnsi="宋体" w:cs="宋体"/>
          <w:color w:val="000000"/>
          <w:kern w:val="0"/>
          <w:szCs w:val="21"/>
        </w:rPr>
        <w:t>2017-10-13 15:03:00</w:t>
      </w:r>
      <w:r w:rsidRPr="00CD6F5B">
        <w:rPr>
          <w:rFonts w:ascii="宋体" w:hAnsi="宋体" w:cs="宋体"/>
          <w:color w:val="000000"/>
          <w:kern w:val="0"/>
          <w:szCs w:val="21"/>
        </w:rPr>
        <w:t>"</w:t>
      </w:r>
    </w:p>
    <w:p w:rsidR="007C328A" w:rsidRPr="000241B5" w:rsidRDefault="007C328A" w:rsidP="007C328A">
      <w:pPr>
        <w:spacing w:line="360" w:lineRule="auto"/>
        <w:ind w:leftChars="300" w:left="630" w:firstLineChars="200" w:firstLine="480"/>
        <w:jc w:val="left"/>
        <w:rPr>
          <w:color w:val="000000" w:themeColor="text1"/>
          <w:sz w:val="24"/>
          <w:szCs w:val="24"/>
        </w:rPr>
      </w:pPr>
      <w:r w:rsidRPr="00601C9C">
        <w:rPr>
          <w:color w:val="000000" w:themeColor="text1"/>
          <w:sz w:val="24"/>
          <w:szCs w:val="24"/>
        </w:rPr>
        <w:t>}</w:t>
      </w:r>
    </w:p>
    <w:p w:rsidR="007C328A" w:rsidRPr="00D63192" w:rsidRDefault="007C328A" w:rsidP="007C328A">
      <w:pPr>
        <w:pStyle w:val="21"/>
        <w:spacing w:after="0" w:line="360" w:lineRule="auto"/>
        <w:ind w:leftChars="0" w:left="900" w:firstLineChars="0" w:firstLine="0"/>
      </w:pPr>
      <w:r>
        <w:rPr>
          <w:rFonts w:hint="eastAsia"/>
        </w:rPr>
        <w:t>]</w:t>
      </w:r>
    </w:p>
    <w:p w:rsidR="007C328A" w:rsidRPr="007C328A" w:rsidRDefault="007C328A" w:rsidP="00E124B7">
      <w:pPr>
        <w:pStyle w:val="21"/>
        <w:numPr>
          <w:ilvl w:val="0"/>
          <w:numId w:val="40"/>
        </w:numPr>
        <w:spacing w:after="0" w:line="360" w:lineRule="auto"/>
        <w:ind w:leftChars="0" w:firstLineChars="0"/>
      </w:pPr>
      <w:r>
        <w:rPr>
          <w:rFonts w:ascii="宋体" w:hAnsi="宋体" w:cs="宋体" w:hint="eastAsia"/>
          <w:sz w:val="24"/>
        </w:rPr>
        <w:t>点击“发布新版本”按钮，服务会到指定的文件夹下读取新的模型文件：如果有新的模型文件，则将模型版本加1，同时将模型信息添加到版本列表中，同时生成一条模型发布日志。如果没有新的模型文件，则不做处理。支持手动点击按钮触发，也支持后台每小时定时执行。</w:t>
      </w:r>
    </w:p>
    <w:p w:rsidR="007C328A" w:rsidRPr="00743867" w:rsidRDefault="007C328A" w:rsidP="007C328A">
      <w:pPr>
        <w:pStyle w:val="21"/>
        <w:spacing w:after="0" w:line="360" w:lineRule="auto"/>
        <w:ind w:leftChars="0" w:left="480" w:firstLineChars="0" w:firstLine="0"/>
      </w:pPr>
    </w:p>
    <w:p w:rsidR="007C328A" w:rsidRPr="00AA6C0D" w:rsidRDefault="007C328A" w:rsidP="00E124B7">
      <w:pPr>
        <w:pStyle w:val="21"/>
        <w:numPr>
          <w:ilvl w:val="0"/>
          <w:numId w:val="37"/>
        </w:numPr>
        <w:spacing w:after="0" w:line="360" w:lineRule="auto"/>
        <w:ind w:leftChars="0" w:firstLineChars="0"/>
        <w:rPr>
          <w:rFonts w:ascii="宋体" w:hAnsi="宋体" w:cs="宋体"/>
          <w:b/>
          <w:sz w:val="24"/>
        </w:rPr>
      </w:pPr>
      <w:r w:rsidRPr="00AA6C0D">
        <w:rPr>
          <w:rFonts w:ascii="宋体" w:hAnsi="宋体" w:cs="宋体" w:hint="eastAsia"/>
          <w:b/>
          <w:sz w:val="24"/>
        </w:rPr>
        <w:t>日志详情</w:t>
      </w:r>
    </w:p>
    <w:p w:rsidR="007C328A" w:rsidRDefault="007C328A" w:rsidP="007C328A">
      <w:pPr>
        <w:pStyle w:val="21"/>
        <w:spacing w:after="0" w:line="360" w:lineRule="auto"/>
        <w:ind w:leftChars="0" w:left="0" w:firstLine="480"/>
        <w:rPr>
          <w:rFonts w:ascii="宋体" w:hAnsi="宋体" w:cs="宋体"/>
          <w:sz w:val="24"/>
        </w:rPr>
      </w:pPr>
      <w:r w:rsidRPr="00FC7C5E">
        <w:rPr>
          <w:rFonts w:ascii="宋体" w:hAnsi="宋体" w:cs="宋体" w:hint="eastAsia"/>
          <w:sz w:val="24"/>
        </w:rPr>
        <w:t>界面功能说明：</w:t>
      </w:r>
      <w:r>
        <w:rPr>
          <w:rFonts w:ascii="宋体" w:hAnsi="宋体" w:cs="宋体" w:hint="eastAsia"/>
          <w:sz w:val="24"/>
        </w:rPr>
        <w:t>此界面可以查看以下日志内容。</w:t>
      </w:r>
    </w:p>
    <w:p w:rsidR="007C328A" w:rsidRPr="006004E3" w:rsidRDefault="007C328A" w:rsidP="00E124B7">
      <w:pPr>
        <w:pStyle w:val="21"/>
        <w:numPr>
          <w:ilvl w:val="0"/>
          <w:numId w:val="41"/>
        </w:numPr>
        <w:spacing w:after="0" w:line="360" w:lineRule="auto"/>
        <w:ind w:leftChars="0" w:firstLineChars="0"/>
      </w:pPr>
      <w:r>
        <w:rPr>
          <w:rFonts w:ascii="宋体" w:hAnsi="宋体" w:cs="宋体" w:hint="eastAsia"/>
          <w:sz w:val="24"/>
        </w:rPr>
        <w:t>模型样本上传日志。</w:t>
      </w:r>
    </w:p>
    <w:p w:rsidR="007C328A" w:rsidRDefault="007C328A" w:rsidP="007C328A">
      <w:pPr>
        <w:pStyle w:val="21"/>
        <w:spacing w:after="0" w:line="360" w:lineRule="auto"/>
        <w:ind w:leftChars="0" w:left="0" w:firstLineChars="0" w:firstLine="0"/>
        <w:jc w:val="center"/>
      </w:pPr>
      <w:r>
        <w:rPr>
          <w:noProof/>
        </w:rPr>
        <w:drawing>
          <wp:inline distT="0" distB="0" distL="0" distR="0">
            <wp:extent cx="5274310" cy="2632075"/>
            <wp:effectExtent l="19050" t="19050" r="21590" b="158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32075"/>
                    </a:xfrm>
                    <a:prstGeom prst="rect">
                      <a:avLst/>
                    </a:prstGeom>
                    <a:ln>
                      <a:solidFill>
                        <a:schemeClr val="tx1"/>
                      </a:solidFill>
                    </a:ln>
                  </pic:spPr>
                </pic:pic>
              </a:graphicData>
            </a:graphic>
          </wp:inline>
        </w:drawing>
      </w:r>
    </w:p>
    <w:p w:rsidR="006D13AD" w:rsidRPr="00883DD3" w:rsidRDefault="006D13AD" w:rsidP="007C328A">
      <w:pPr>
        <w:pStyle w:val="21"/>
        <w:spacing w:after="0" w:line="360" w:lineRule="auto"/>
        <w:ind w:leftChars="0" w:left="0" w:firstLineChars="0" w:firstLine="0"/>
        <w:jc w:val="center"/>
      </w:pPr>
    </w:p>
    <w:p w:rsidR="007C328A" w:rsidRPr="0066507E" w:rsidRDefault="007C328A" w:rsidP="00E124B7">
      <w:pPr>
        <w:pStyle w:val="21"/>
        <w:numPr>
          <w:ilvl w:val="0"/>
          <w:numId w:val="41"/>
        </w:numPr>
        <w:spacing w:after="0" w:line="360" w:lineRule="auto"/>
        <w:ind w:leftChars="0" w:firstLineChars="0"/>
      </w:pPr>
      <w:r>
        <w:rPr>
          <w:rFonts w:ascii="宋体" w:hAnsi="宋体" w:cs="宋体" w:hint="eastAsia"/>
          <w:sz w:val="24"/>
        </w:rPr>
        <w:t>模型训练日志</w:t>
      </w:r>
    </w:p>
    <w:p w:rsidR="007C328A" w:rsidRDefault="007C328A" w:rsidP="007C328A">
      <w:pPr>
        <w:pStyle w:val="21"/>
        <w:spacing w:after="0" w:line="360" w:lineRule="auto"/>
        <w:ind w:leftChars="0" w:left="0" w:firstLineChars="0" w:firstLine="0"/>
        <w:jc w:val="center"/>
      </w:pPr>
      <w:r>
        <w:rPr>
          <w:noProof/>
        </w:rPr>
        <w:lastRenderedPageBreak/>
        <w:drawing>
          <wp:inline distT="0" distB="0" distL="0" distR="0">
            <wp:extent cx="5274310" cy="2629535"/>
            <wp:effectExtent l="19050" t="19050" r="2159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9535"/>
                    </a:xfrm>
                    <a:prstGeom prst="rect">
                      <a:avLst/>
                    </a:prstGeom>
                    <a:ln>
                      <a:solidFill>
                        <a:schemeClr val="tx1"/>
                      </a:solidFill>
                    </a:ln>
                  </pic:spPr>
                </pic:pic>
              </a:graphicData>
            </a:graphic>
          </wp:inline>
        </w:drawing>
      </w:r>
    </w:p>
    <w:p w:rsidR="006D13AD" w:rsidRPr="00AD5313" w:rsidRDefault="006D13AD" w:rsidP="007C328A">
      <w:pPr>
        <w:pStyle w:val="21"/>
        <w:spacing w:after="0" w:line="360" w:lineRule="auto"/>
        <w:ind w:leftChars="0" w:left="0" w:firstLineChars="0" w:firstLine="0"/>
        <w:jc w:val="center"/>
      </w:pPr>
    </w:p>
    <w:p w:rsidR="007C328A" w:rsidRPr="0066507E" w:rsidRDefault="007C328A" w:rsidP="00E124B7">
      <w:pPr>
        <w:pStyle w:val="21"/>
        <w:numPr>
          <w:ilvl w:val="0"/>
          <w:numId w:val="41"/>
        </w:numPr>
        <w:spacing w:after="0" w:line="360" w:lineRule="auto"/>
        <w:ind w:leftChars="0" w:firstLineChars="0"/>
      </w:pPr>
      <w:r>
        <w:rPr>
          <w:rFonts w:ascii="宋体" w:hAnsi="宋体" w:cs="宋体" w:hint="eastAsia"/>
          <w:sz w:val="24"/>
        </w:rPr>
        <w:t>模型发布日志。</w:t>
      </w:r>
    </w:p>
    <w:p w:rsidR="007C328A" w:rsidRDefault="007C328A" w:rsidP="007C328A">
      <w:pPr>
        <w:pStyle w:val="21"/>
        <w:spacing w:after="0" w:line="360" w:lineRule="auto"/>
        <w:ind w:leftChars="0" w:left="0" w:firstLineChars="0" w:firstLine="0"/>
        <w:jc w:val="center"/>
      </w:pPr>
      <w:r>
        <w:rPr>
          <w:noProof/>
        </w:rPr>
        <w:drawing>
          <wp:inline distT="0" distB="0" distL="0" distR="0">
            <wp:extent cx="5274310" cy="2632075"/>
            <wp:effectExtent l="19050" t="19050" r="21590" b="158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32075"/>
                    </a:xfrm>
                    <a:prstGeom prst="rect">
                      <a:avLst/>
                    </a:prstGeom>
                    <a:ln>
                      <a:solidFill>
                        <a:schemeClr val="tx1"/>
                      </a:solidFill>
                    </a:ln>
                  </pic:spPr>
                </pic:pic>
              </a:graphicData>
            </a:graphic>
          </wp:inline>
        </w:drawing>
      </w:r>
    </w:p>
    <w:p w:rsidR="006D13AD" w:rsidRPr="00743867" w:rsidRDefault="006D13AD" w:rsidP="007C328A">
      <w:pPr>
        <w:pStyle w:val="21"/>
        <w:spacing w:after="0" w:line="360" w:lineRule="auto"/>
        <w:ind w:leftChars="0" w:left="0" w:firstLineChars="0" w:firstLine="0"/>
        <w:jc w:val="center"/>
      </w:pPr>
    </w:p>
    <w:p w:rsidR="007C328A" w:rsidRPr="0066507E" w:rsidRDefault="007C328A" w:rsidP="00E124B7">
      <w:pPr>
        <w:pStyle w:val="21"/>
        <w:numPr>
          <w:ilvl w:val="0"/>
          <w:numId w:val="41"/>
        </w:numPr>
        <w:spacing w:after="0" w:line="360" w:lineRule="auto"/>
        <w:ind w:leftChars="0" w:firstLineChars="0"/>
      </w:pPr>
      <w:r>
        <w:rPr>
          <w:rFonts w:ascii="宋体" w:hAnsi="宋体" w:cs="宋体" w:hint="eastAsia"/>
          <w:sz w:val="24"/>
        </w:rPr>
        <w:t>模型在线使用和离线使用日志。</w:t>
      </w:r>
    </w:p>
    <w:p w:rsidR="007C328A" w:rsidRDefault="007C328A" w:rsidP="007C328A">
      <w:pPr>
        <w:pStyle w:val="21"/>
        <w:spacing w:after="0" w:line="360" w:lineRule="auto"/>
        <w:ind w:leftChars="0" w:left="0" w:firstLineChars="0" w:firstLine="0"/>
        <w:jc w:val="center"/>
      </w:pPr>
      <w:r>
        <w:rPr>
          <w:noProof/>
        </w:rPr>
        <w:lastRenderedPageBreak/>
        <w:drawing>
          <wp:inline distT="0" distB="0" distL="0" distR="0">
            <wp:extent cx="5274310" cy="2634615"/>
            <wp:effectExtent l="19050" t="19050" r="21590" b="133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34615"/>
                    </a:xfrm>
                    <a:prstGeom prst="rect">
                      <a:avLst/>
                    </a:prstGeom>
                    <a:ln>
                      <a:solidFill>
                        <a:schemeClr val="tx1"/>
                      </a:solidFill>
                    </a:ln>
                  </pic:spPr>
                </pic:pic>
              </a:graphicData>
            </a:graphic>
          </wp:inline>
        </w:drawing>
      </w:r>
    </w:p>
    <w:p w:rsidR="00B31F19" w:rsidRPr="00B31F19" w:rsidRDefault="00B31F19" w:rsidP="00B31F19"/>
    <w:p w:rsidR="00C80478" w:rsidRPr="00443456" w:rsidRDefault="00001308" w:rsidP="00001308">
      <w:pPr>
        <w:pStyle w:val="3"/>
        <w:spacing w:beforeLines="50" w:afterLines="50" w:line="240" w:lineRule="auto"/>
        <w:rPr>
          <w:rFonts w:asciiTheme="minorEastAsia" w:eastAsiaTheme="minorEastAsia" w:hAnsiTheme="minorEastAsia"/>
          <w:color w:val="000000" w:themeColor="text1"/>
        </w:rPr>
      </w:pPr>
      <w:bookmarkStart w:id="31" w:name="_Toc496097626"/>
      <w:r>
        <w:rPr>
          <w:rFonts w:asciiTheme="minorEastAsia" w:eastAsiaTheme="minorEastAsia" w:hAnsiTheme="minorEastAsia" w:hint="eastAsia"/>
          <w:color w:val="000000" w:themeColor="text1"/>
        </w:rPr>
        <w:t>t</w:t>
      </w:r>
      <w:r w:rsidR="00C80478">
        <w:rPr>
          <w:rFonts w:asciiTheme="minorEastAsia" w:eastAsiaTheme="minorEastAsia" w:hAnsiTheme="minorEastAsia" w:hint="eastAsia"/>
          <w:color w:val="000000" w:themeColor="text1"/>
        </w:rPr>
        <w:t>动作</w:t>
      </w:r>
      <w:r w:rsidR="00C80478">
        <w:rPr>
          <w:rFonts w:asciiTheme="minorEastAsia" w:eastAsiaTheme="minorEastAsia" w:hAnsiTheme="minorEastAsia"/>
          <w:color w:val="000000" w:themeColor="text1"/>
        </w:rPr>
        <w:t>指标</w:t>
      </w:r>
      <w:r w:rsidR="00C80478">
        <w:rPr>
          <w:rFonts w:asciiTheme="minorEastAsia" w:eastAsiaTheme="minorEastAsia" w:hAnsiTheme="minorEastAsia" w:hint="eastAsia"/>
          <w:color w:val="000000" w:themeColor="text1"/>
        </w:rPr>
        <w:t>同步</w:t>
      </w:r>
      <w:bookmarkEnd w:id="31"/>
    </w:p>
    <w:p w:rsidR="00FD7083" w:rsidRDefault="00FD7083" w:rsidP="0021543C">
      <w:pPr>
        <w:pStyle w:val="4"/>
      </w:pPr>
      <w:r>
        <w:t>数据表</w:t>
      </w:r>
    </w:p>
    <w:p w:rsidR="00FD7083" w:rsidRDefault="00B6601A" w:rsidP="00FD7083">
      <w:pPr>
        <w:spacing w:line="360" w:lineRule="auto"/>
        <w:rPr>
          <w:rFonts w:asciiTheme="minorEastAsia" w:eastAsiaTheme="minorEastAsia" w:hAnsiTheme="minorEastAsia"/>
          <w:sz w:val="24"/>
        </w:rPr>
      </w:pPr>
      <w:r>
        <w:rPr>
          <w:rFonts w:asciiTheme="minorEastAsia" w:eastAsiaTheme="minorEastAsia" w:hAnsiTheme="minorEastAsia" w:hint="eastAsia"/>
          <w:sz w:val="24"/>
        </w:rPr>
        <w:t>动作</w:t>
      </w:r>
      <w:r>
        <w:rPr>
          <w:rFonts w:asciiTheme="minorEastAsia" w:eastAsiaTheme="minorEastAsia" w:hAnsiTheme="minorEastAsia"/>
          <w:sz w:val="24"/>
        </w:rPr>
        <w:t>模型</w:t>
      </w:r>
      <w:r w:rsidR="00FD7083">
        <w:rPr>
          <w:rFonts w:asciiTheme="minorEastAsia" w:eastAsiaTheme="minorEastAsia" w:hAnsiTheme="minorEastAsia"/>
          <w:sz w:val="24"/>
        </w:rPr>
        <w:t>表</w:t>
      </w:r>
      <w:r w:rsidR="00FD7083">
        <w:rPr>
          <w:rFonts w:asciiTheme="minorEastAsia" w:eastAsiaTheme="minorEastAsia" w:hAnsiTheme="minorEastAsia" w:hint="eastAsia"/>
          <w:sz w:val="24"/>
        </w:rPr>
        <w:t>（</w:t>
      </w:r>
      <w:r>
        <w:rPr>
          <w:rFonts w:asciiTheme="minorEastAsia" w:eastAsiaTheme="minorEastAsia" w:hAnsiTheme="minorEastAsia"/>
          <w:sz w:val="24"/>
        </w:rPr>
        <w:t>action_model</w:t>
      </w:r>
      <w:r w:rsidR="00FD7083">
        <w:rPr>
          <w:rFonts w:asciiTheme="minorEastAsia" w:eastAsiaTheme="minorEastAsia" w:hAnsiTheme="minorEastAsia" w:hint="eastAsia"/>
          <w:sz w:val="24"/>
        </w:rPr>
        <w:t>）、</w:t>
      </w:r>
      <w:r>
        <w:rPr>
          <w:rFonts w:asciiTheme="minorEastAsia" w:eastAsiaTheme="minorEastAsia" w:hAnsiTheme="minorEastAsia" w:hint="eastAsia"/>
          <w:sz w:val="24"/>
        </w:rPr>
        <w:t>动作</w:t>
      </w:r>
      <w:r>
        <w:rPr>
          <w:rFonts w:asciiTheme="minorEastAsia" w:eastAsiaTheme="minorEastAsia" w:hAnsiTheme="minorEastAsia"/>
          <w:sz w:val="24"/>
        </w:rPr>
        <w:t>关键姿态</w:t>
      </w:r>
      <w:r>
        <w:rPr>
          <w:rFonts w:asciiTheme="minorEastAsia" w:eastAsiaTheme="minorEastAsia" w:hAnsiTheme="minorEastAsia" w:hint="eastAsia"/>
          <w:sz w:val="24"/>
        </w:rPr>
        <w:t>表</w:t>
      </w:r>
      <w:r w:rsidR="00FD7083">
        <w:rPr>
          <w:rFonts w:asciiTheme="minorEastAsia" w:eastAsiaTheme="minorEastAsia" w:hAnsiTheme="minorEastAsia"/>
          <w:sz w:val="24"/>
        </w:rPr>
        <w:t>（</w:t>
      </w:r>
      <w:r>
        <w:rPr>
          <w:rFonts w:asciiTheme="minorEastAsia" w:eastAsiaTheme="minorEastAsia" w:hAnsiTheme="minorEastAsia"/>
          <w:sz w:val="24"/>
        </w:rPr>
        <w:t>action_pose</w:t>
      </w:r>
      <w:r w:rsidR="00FD7083">
        <w:rPr>
          <w:rFonts w:asciiTheme="minorEastAsia" w:eastAsiaTheme="minorEastAsia" w:hAnsiTheme="minorEastAsia"/>
          <w:sz w:val="24"/>
        </w:rPr>
        <w:t>）</w:t>
      </w:r>
      <w:r>
        <w:rPr>
          <w:rFonts w:asciiTheme="minorEastAsia" w:eastAsiaTheme="minorEastAsia" w:hAnsiTheme="minorEastAsia" w:hint="eastAsia"/>
          <w:sz w:val="24"/>
        </w:rPr>
        <w:t>、动作</w:t>
      </w:r>
      <w:r>
        <w:rPr>
          <w:rFonts w:asciiTheme="minorEastAsia" w:eastAsiaTheme="minorEastAsia" w:hAnsiTheme="minorEastAsia"/>
          <w:sz w:val="24"/>
        </w:rPr>
        <w:t>指标表</w:t>
      </w:r>
      <w:r>
        <w:rPr>
          <w:rFonts w:asciiTheme="minorEastAsia" w:eastAsiaTheme="minorEastAsia" w:hAnsiTheme="minorEastAsia" w:hint="eastAsia"/>
          <w:sz w:val="24"/>
        </w:rPr>
        <w:t>（action_index）、姿态与</w:t>
      </w:r>
      <w:r>
        <w:rPr>
          <w:rFonts w:asciiTheme="minorEastAsia" w:eastAsiaTheme="minorEastAsia" w:hAnsiTheme="minorEastAsia"/>
          <w:sz w:val="24"/>
        </w:rPr>
        <w:t>指标对应</w:t>
      </w:r>
      <w:r>
        <w:rPr>
          <w:rFonts w:asciiTheme="minorEastAsia" w:eastAsiaTheme="minorEastAsia" w:hAnsiTheme="minorEastAsia" w:hint="eastAsia"/>
          <w:sz w:val="24"/>
        </w:rPr>
        <w:t>表</w:t>
      </w:r>
      <w:r>
        <w:rPr>
          <w:rFonts w:asciiTheme="minorEastAsia" w:eastAsiaTheme="minorEastAsia" w:hAnsiTheme="minorEastAsia"/>
          <w:sz w:val="24"/>
        </w:rPr>
        <w:t>（</w:t>
      </w:r>
      <w:r>
        <w:rPr>
          <w:rFonts w:asciiTheme="minorEastAsia" w:eastAsiaTheme="minorEastAsia" w:hAnsiTheme="minorEastAsia" w:hint="eastAsia"/>
          <w:sz w:val="24"/>
        </w:rPr>
        <w:t>action_</w:t>
      </w:r>
      <w:r>
        <w:rPr>
          <w:rFonts w:asciiTheme="minorEastAsia" w:eastAsiaTheme="minorEastAsia" w:hAnsiTheme="minorEastAsia"/>
          <w:sz w:val="24"/>
        </w:rPr>
        <w:t>pose_index）</w:t>
      </w:r>
    </w:p>
    <w:p w:rsidR="00FD7083" w:rsidRDefault="00FD7083" w:rsidP="0021543C">
      <w:pPr>
        <w:pStyle w:val="4"/>
      </w:pPr>
      <w:r>
        <w:rPr>
          <w:rFonts w:hint="eastAsia"/>
        </w:rPr>
        <w:t>主要功能</w:t>
      </w:r>
    </w:p>
    <w:p w:rsidR="00FD7083" w:rsidRDefault="00164122" w:rsidP="00FD708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善跑</w:t>
      </w:r>
      <w:r w:rsidR="00FD7083" w:rsidRPr="00392D9D">
        <w:rPr>
          <w:rFonts w:asciiTheme="minorEastAsia" w:eastAsiaTheme="minorEastAsia" w:hAnsiTheme="minorEastAsia"/>
          <w:sz w:val="24"/>
        </w:rPr>
        <w:t>服务端将运营人员配置的</w:t>
      </w:r>
      <w:r>
        <w:rPr>
          <w:rFonts w:asciiTheme="minorEastAsia" w:eastAsiaTheme="minorEastAsia" w:hAnsiTheme="minorEastAsia" w:hint="eastAsia"/>
          <w:sz w:val="24"/>
        </w:rPr>
        <w:t>动作</w:t>
      </w:r>
      <w:r>
        <w:rPr>
          <w:rFonts w:asciiTheme="minorEastAsia" w:eastAsiaTheme="minorEastAsia" w:hAnsiTheme="minorEastAsia"/>
          <w:sz w:val="24"/>
        </w:rPr>
        <w:t>、关键姿态、运动指标</w:t>
      </w:r>
      <w:r w:rsidR="00FD7083" w:rsidRPr="00392D9D">
        <w:rPr>
          <w:rFonts w:asciiTheme="minorEastAsia" w:eastAsiaTheme="minorEastAsia" w:hAnsiTheme="minorEastAsia" w:hint="eastAsia"/>
          <w:sz w:val="24"/>
        </w:rPr>
        <w:t>通过</w:t>
      </w:r>
      <w:r w:rsidR="00FD7083" w:rsidRPr="00392D9D">
        <w:rPr>
          <w:rFonts w:asciiTheme="minorEastAsia" w:eastAsiaTheme="minorEastAsia" w:hAnsiTheme="minorEastAsia"/>
          <w:sz w:val="24"/>
        </w:rPr>
        <w:t>互娱内部的kafka消息队列</w:t>
      </w:r>
      <w:r w:rsidR="00FD7083" w:rsidRPr="00392D9D">
        <w:rPr>
          <w:rFonts w:asciiTheme="minorEastAsia" w:eastAsiaTheme="minorEastAsia" w:hAnsiTheme="minorEastAsia" w:hint="eastAsia"/>
          <w:sz w:val="24"/>
        </w:rPr>
        <w:t>同步</w:t>
      </w:r>
      <w:r w:rsidR="00FD7083" w:rsidRPr="00392D9D">
        <w:rPr>
          <w:rFonts w:asciiTheme="minorEastAsia" w:eastAsiaTheme="minorEastAsia" w:hAnsiTheme="minorEastAsia"/>
          <w:sz w:val="24"/>
        </w:rPr>
        <w:t>给互娱大数据平台</w:t>
      </w:r>
      <w:r w:rsidR="00FD7083">
        <w:rPr>
          <w:rFonts w:asciiTheme="minorEastAsia" w:eastAsiaTheme="minorEastAsia" w:hAnsiTheme="minorEastAsia" w:hint="eastAsia"/>
          <w:sz w:val="24"/>
        </w:rPr>
        <w:t>，互娱</w:t>
      </w:r>
      <w:r w:rsidR="00FD7083">
        <w:rPr>
          <w:rFonts w:asciiTheme="minorEastAsia" w:eastAsiaTheme="minorEastAsia" w:hAnsiTheme="minorEastAsia"/>
          <w:sz w:val="24"/>
        </w:rPr>
        <w:t>大数据平台接收后保存入</w:t>
      </w:r>
      <w:r>
        <w:rPr>
          <w:rFonts w:asciiTheme="minorEastAsia" w:eastAsiaTheme="minorEastAsia" w:hAnsiTheme="minorEastAsia" w:hint="eastAsia"/>
          <w:sz w:val="24"/>
        </w:rPr>
        <w:t>数据</w:t>
      </w:r>
      <w:r w:rsidR="00FD7083">
        <w:rPr>
          <w:rFonts w:asciiTheme="minorEastAsia" w:eastAsiaTheme="minorEastAsia" w:hAnsiTheme="minorEastAsia" w:hint="eastAsia"/>
          <w:sz w:val="24"/>
        </w:rPr>
        <w:t>表</w:t>
      </w:r>
      <w:r w:rsidR="00FD7083" w:rsidRPr="00392D9D">
        <w:rPr>
          <w:rFonts w:asciiTheme="minorEastAsia" w:eastAsiaTheme="minorEastAsia" w:hAnsiTheme="minorEastAsia" w:hint="eastAsia"/>
          <w:sz w:val="24"/>
        </w:rPr>
        <w:t>供样本</w:t>
      </w:r>
      <w:r w:rsidR="00FD7083" w:rsidRPr="00392D9D">
        <w:rPr>
          <w:rFonts w:asciiTheme="minorEastAsia" w:eastAsiaTheme="minorEastAsia" w:hAnsiTheme="minorEastAsia"/>
          <w:sz w:val="24"/>
        </w:rPr>
        <w:t>数据标注</w:t>
      </w:r>
      <w:r w:rsidR="00FD7083">
        <w:rPr>
          <w:rFonts w:asciiTheme="minorEastAsia" w:eastAsiaTheme="minorEastAsia" w:hAnsiTheme="minorEastAsia" w:hint="eastAsia"/>
          <w:sz w:val="24"/>
        </w:rPr>
        <w:t>时</w:t>
      </w:r>
      <w:r w:rsidR="00FD7083">
        <w:rPr>
          <w:rFonts w:asciiTheme="minorEastAsia" w:eastAsiaTheme="minorEastAsia" w:hAnsiTheme="minorEastAsia"/>
          <w:sz w:val="24"/>
        </w:rPr>
        <w:t>使用，</w:t>
      </w:r>
      <w:r w:rsidR="00FD7083">
        <w:rPr>
          <w:rFonts w:asciiTheme="minorEastAsia" w:eastAsiaTheme="minorEastAsia" w:hAnsiTheme="minorEastAsia" w:hint="eastAsia"/>
          <w:sz w:val="24"/>
        </w:rPr>
        <w:t>标签</w:t>
      </w:r>
      <w:r w:rsidR="00FD7083">
        <w:rPr>
          <w:rFonts w:asciiTheme="minorEastAsia" w:eastAsiaTheme="minorEastAsia" w:hAnsiTheme="minorEastAsia"/>
          <w:sz w:val="24"/>
        </w:rPr>
        <w:t>数据为</w:t>
      </w:r>
      <w:r w:rsidR="00FD7083">
        <w:rPr>
          <w:rFonts w:asciiTheme="minorEastAsia" w:eastAsiaTheme="minorEastAsia" w:hAnsiTheme="minorEastAsia" w:hint="eastAsia"/>
          <w:sz w:val="24"/>
        </w:rPr>
        <w:t>JSON格式，实时</w:t>
      </w:r>
      <w:r w:rsidR="00FD7083">
        <w:rPr>
          <w:rFonts w:asciiTheme="minorEastAsia" w:eastAsiaTheme="minorEastAsia" w:hAnsiTheme="minorEastAsia"/>
          <w:sz w:val="24"/>
        </w:rPr>
        <w:t>增量同步，主要字段如下</w:t>
      </w:r>
      <w:r w:rsidR="00FD7083">
        <w:rPr>
          <w:rFonts w:asciiTheme="minorEastAsia" w:eastAsiaTheme="minorEastAsia" w:hAnsiTheme="minorEastAsia" w:hint="eastAsia"/>
          <w:sz w:val="24"/>
        </w:rPr>
        <w:t>：</w:t>
      </w:r>
    </w:p>
    <w:tbl>
      <w:tblPr>
        <w:tblStyle w:val="aa"/>
        <w:tblW w:w="0" w:type="auto"/>
        <w:tblLook w:val="04A0"/>
      </w:tblPr>
      <w:tblGrid>
        <w:gridCol w:w="2376"/>
        <w:gridCol w:w="6146"/>
      </w:tblGrid>
      <w:tr w:rsidR="00FD7083" w:rsidRPr="0093775C" w:rsidTr="00EB6D67">
        <w:trPr>
          <w:trHeight w:val="20"/>
        </w:trPr>
        <w:tc>
          <w:tcPr>
            <w:tcW w:w="2376" w:type="dxa"/>
            <w:shd w:val="clear" w:color="auto" w:fill="74D280" w:themeFill="background1" w:themeFillShade="BF"/>
          </w:tcPr>
          <w:p w:rsidR="00FD7083" w:rsidRPr="0093775C" w:rsidRDefault="00FD7083" w:rsidP="00EB6D67">
            <w:pPr>
              <w:spacing w:line="360" w:lineRule="auto"/>
              <w:rPr>
                <w:rFonts w:asciiTheme="minorEastAsia" w:hAnsiTheme="minorEastAsia"/>
              </w:rPr>
            </w:pPr>
            <w:r w:rsidRPr="0093775C">
              <w:rPr>
                <w:rFonts w:asciiTheme="minorEastAsia" w:hAnsiTheme="minorEastAsia" w:hint="eastAsia"/>
              </w:rPr>
              <w:t>功能</w:t>
            </w:r>
          </w:p>
        </w:tc>
        <w:tc>
          <w:tcPr>
            <w:tcW w:w="6146" w:type="dxa"/>
            <w:shd w:val="clear" w:color="auto" w:fill="74D280" w:themeFill="background1" w:themeFillShade="BF"/>
          </w:tcPr>
          <w:p w:rsidR="00FD7083" w:rsidRPr="0093775C" w:rsidRDefault="00FD7083" w:rsidP="00EB6D67">
            <w:pPr>
              <w:spacing w:line="360" w:lineRule="auto"/>
              <w:rPr>
                <w:rFonts w:asciiTheme="minorEastAsia" w:hAnsiTheme="minorEastAsia"/>
              </w:rPr>
            </w:pPr>
            <w:r>
              <w:rPr>
                <w:rFonts w:asciiTheme="minorEastAsia" w:hAnsiTheme="minorEastAsia" w:hint="eastAsia"/>
              </w:rPr>
              <w:t>咪咕</w:t>
            </w:r>
            <w:r w:rsidR="008C25E9">
              <w:rPr>
                <w:rFonts w:asciiTheme="minorEastAsia" w:hAnsiTheme="minorEastAsia" w:hint="eastAsia"/>
              </w:rPr>
              <w:t>善跑</w:t>
            </w:r>
            <w:r>
              <w:rPr>
                <w:rFonts w:asciiTheme="minorEastAsia" w:hAnsiTheme="minorEastAsia"/>
              </w:rPr>
              <w:t>向</w:t>
            </w:r>
            <w:r w:rsidR="008C25E9">
              <w:rPr>
                <w:rFonts w:asciiTheme="minorEastAsia" w:hAnsiTheme="minorEastAsia"/>
              </w:rPr>
              <w:t>大数据平台同步</w:t>
            </w:r>
            <w:r w:rsidR="008C25E9">
              <w:rPr>
                <w:rFonts w:asciiTheme="minorEastAsia" w:hAnsiTheme="minorEastAsia" w:hint="eastAsia"/>
              </w:rPr>
              <w:t>动作</w:t>
            </w:r>
          </w:p>
        </w:tc>
      </w:tr>
      <w:tr w:rsidR="00FD7083" w:rsidRPr="0093775C" w:rsidTr="00EB6D67">
        <w:trPr>
          <w:trHeight w:val="20"/>
        </w:trPr>
        <w:tc>
          <w:tcPr>
            <w:tcW w:w="2376" w:type="dxa"/>
            <w:shd w:val="clear" w:color="auto" w:fill="DDD9C3" w:themeFill="background2" w:themeFillShade="E6"/>
          </w:tcPr>
          <w:p w:rsidR="00FD7083" w:rsidRPr="0093775C" w:rsidRDefault="00FD7083" w:rsidP="00EB6D67">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rsidR="00FD7083" w:rsidRPr="0093775C" w:rsidRDefault="008C25E9" w:rsidP="00EB6D67">
            <w:pPr>
              <w:spacing w:line="360" w:lineRule="auto"/>
              <w:rPr>
                <w:rFonts w:asciiTheme="minorEastAsia" w:hAnsiTheme="minorEastAsia"/>
              </w:rPr>
            </w:pPr>
            <w:r>
              <w:rPr>
                <w:rFonts w:asciiTheme="minorEastAsia" w:hAnsiTheme="minorEastAsia"/>
                <w:sz w:val="24"/>
                <w:szCs w:val="24"/>
              </w:rPr>
              <w:t>t_mgsp_to_bigdata_action</w:t>
            </w:r>
          </w:p>
        </w:tc>
      </w:tr>
      <w:tr w:rsidR="00FD7083" w:rsidRPr="0093775C" w:rsidTr="00EB6D67">
        <w:trPr>
          <w:trHeight w:val="20"/>
        </w:trPr>
        <w:tc>
          <w:tcPr>
            <w:tcW w:w="2376" w:type="dxa"/>
            <w:shd w:val="clear" w:color="auto" w:fill="DDD9C3" w:themeFill="background2" w:themeFillShade="E6"/>
          </w:tcPr>
          <w:p w:rsidR="00FD7083" w:rsidRPr="0093775C" w:rsidRDefault="00FD7083" w:rsidP="00EB6D67">
            <w:pPr>
              <w:spacing w:line="360" w:lineRule="auto"/>
              <w:rPr>
                <w:rFonts w:asciiTheme="minorEastAsia" w:hAnsiTheme="minorEastAsia"/>
              </w:rPr>
            </w:pPr>
            <w:r>
              <w:rPr>
                <w:rFonts w:asciiTheme="minorEastAsia" w:hAnsiTheme="minorEastAsia" w:hint="eastAsia"/>
              </w:rPr>
              <w:t>数据</w:t>
            </w:r>
            <w:r>
              <w:rPr>
                <w:rFonts w:asciiTheme="minorEastAsia" w:hAnsiTheme="minorEastAsia"/>
              </w:rPr>
              <w:t>表</w:t>
            </w:r>
          </w:p>
        </w:tc>
        <w:tc>
          <w:tcPr>
            <w:tcW w:w="6146" w:type="dxa"/>
            <w:shd w:val="clear" w:color="auto" w:fill="DDD9C3" w:themeFill="background2" w:themeFillShade="E6"/>
          </w:tcPr>
          <w:p w:rsidR="00FD7083" w:rsidRDefault="008C25E9" w:rsidP="00EB6D67">
            <w:pPr>
              <w:spacing w:line="360" w:lineRule="auto"/>
              <w:rPr>
                <w:rFonts w:asciiTheme="minorEastAsia" w:hAnsiTheme="minorEastAsia"/>
                <w:sz w:val="24"/>
                <w:szCs w:val="24"/>
              </w:rPr>
            </w:pPr>
            <w:r>
              <w:rPr>
                <w:rFonts w:asciiTheme="minorEastAsia" w:eastAsiaTheme="minorEastAsia" w:hAnsiTheme="minorEastAsia" w:hint="eastAsia"/>
                <w:sz w:val="24"/>
              </w:rPr>
              <w:t>动作</w:t>
            </w:r>
            <w:r>
              <w:rPr>
                <w:rFonts w:asciiTheme="minorEastAsia" w:eastAsiaTheme="minorEastAsia" w:hAnsiTheme="minorEastAsia"/>
                <w:sz w:val="24"/>
              </w:rPr>
              <w:t>模型表</w:t>
            </w:r>
            <w:r>
              <w:rPr>
                <w:rFonts w:asciiTheme="minorEastAsia" w:eastAsiaTheme="minorEastAsia" w:hAnsiTheme="minorEastAsia" w:hint="eastAsia"/>
                <w:sz w:val="24"/>
              </w:rPr>
              <w:t>（</w:t>
            </w:r>
            <w:r>
              <w:rPr>
                <w:rFonts w:asciiTheme="minorEastAsia" w:eastAsiaTheme="minorEastAsia" w:hAnsiTheme="minorEastAsia"/>
                <w:sz w:val="24"/>
              </w:rPr>
              <w:t>action_model</w:t>
            </w:r>
            <w:r>
              <w:rPr>
                <w:rFonts w:asciiTheme="minorEastAsia" w:eastAsiaTheme="minorEastAsia" w:hAnsiTheme="minorEastAsia" w:hint="eastAsia"/>
                <w:sz w:val="24"/>
              </w:rPr>
              <w:t>）</w:t>
            </w:r>
          </w:p>
        </w:tc>
      </w:tr>
      <w:tr w:rsidR="00FD7083" w:rsidRPr="0093775C" w:rsidTr="00EB6D67">
        <w:trPr>
          <w:trHeight w:val="20"/>
        </w:trPr>
        <w:tc>
          <w:tcPr>
            <w:tcW w:w="2376" w:type="dxa"/>
          </w:tcPr>
          <w:p w:rsidR="00FD7083" w:rsidRPr="0093775C" w:rsidRDefault="008C25E9" w:rsidP="00EB6D67">
            <w:pPr>
              <w:spacing w:line="360" w:lineRule="auto"/>
              <w:rPr>
                <w:rFonts w:asciiTheme="minorEastAsia" w:hAnsiTheme="minorEastAsia"/>
              </w:rPr>
            </w:pPr>
            <w:r>
              <w:t>action</w:t>
            </w:r>
            <w:r w:rsidR="00FD7083">
              <w:rPr>
                <w:rFonts w:hint="eastAsia"/>
              </w:rPr>
              <w:t>_</w:t>
            </w:r>
            <w:r w:rsidR="00FD7083">
              <w:t>id</w:t>
            </w:r>
          </w:p>
        </w:tc>
        <w:tc>
          <w:tcPr>
            <w:tcW w:w="6146" w:type="dxa"/>
          </w:tcPr>
          <w:p w:rsidR="00FD7083" w:rsidRPr="0093775C" w:rsidRDefault="008C25E9" w:rsidP="00EB6D67">
            <w:pPr>
              <w:spacing w:line="360" w:lineRule="auto"/>
              <w:rPr>
                <w:rFonts w:asciiTheme="minorEastAsia" w:hAnsiTheme="minorEastAsia"/>
              </w:rPr>
            </w:pPr>
            <w:r>
              <w:rPr>
                <w:rFonts w:asciiTheme="minorEastAsia" w:hAnsiTheme="minorEastAsia" w:hint="eastAsia"/>
                <w:sz w:val="24"/>
                <w:szCs w:val="24"/>
              </w:rPr>
              <w:t>动作</w:t>
            </w:r>
            <w:r>
              <w:rPr>
                <w:rFonts w:asciiTheme="minorEastAsia" w:hAnsiTheme="minorEastAsia"/>
                <w:sz w:val="24"/>
                <w:szCs w:val="24"/>
              </w:rPr>
              <w:t>编码</w:t>
            </w:r>
          </w:p>
        </w:tc>
      </w:tr>
      <w:tr w:rsidR="00FD7083" w:rsidRPr="0093775C" w:rsidTr="00EB6D67">
        <w:trPr>
          <w:trHeight w:val="20"/>
        </w:trPr>
        <w:tc>
          <w:tcPr>
            <w:tcW w:w="2376" w:type="dxa"/>
          </w:tcPr>
          <w:p w:rsidR="00FD7083" w:rsidRDefault="008C25E9" w:rsidP="00EB6D67">
            <w:pPr>
              <w:spacing w:line="360" w:lineRule="auto"/>
            </w:pPr>
            <w:r>
              <w:t>a</w:t>
            </w:r>
            <w:r>
              <w:rPr>
                <w:rFonts w:hint="eastAsia"/>
              </w:rPr>
              <w:t>ction_</w:t>
            </w:r>
            <w:r>
              <w:t>name</w:t>
            </w:r>
          </w:p>
        </w:tc>
        <w:tc>
          <w:tcPr>
            <w:tcW w:w="6146" w:type="dxa"/>
          </w:tcPr>
          <w:p w:rsidR="00FD7083" w:rsidRDefault="008C25E9" w:rsidP="00EB6D67">
            <w:pPr>
              <w:spacing w:line="360" w:lineRule="auto"/>
              <w:rPr>
                <w:rFonts w:asciiTheme="minorEastAsia" w:hAnsiTheme="minorEastAsia"/>
                <w:sz w:val="24"/>
                <w:szCs w:val="24"/>
              </w:rPr>
            </w:pPr>
            <w:r>
              <w:rPr>
                <w:rFonts w:asciiTheme="minorEastAsia" w:hAnsiTheme="minorEastAsia" w:hint="eastAsia"/>
                <w:sz w:val="24"/>
                <w:szCs w:val="24"/>
              </w:rPr>
              <w:t>动作</w:t>
            </w:r>
            <w:r>
              <w:rPr>
                <w:rFonts w:asciiTheme="minorEastAsia" w:hAnsiTheme="minorEastAsia"/>
                <w:sz w:val="24"/>
                <w:szCs w:val="24"/>
              </w:rPr>
              <w:t>名称</w:t>
            </w:r>
          </w:p>
        </w:tc>
      </w:tr>
      <w:tr w:rsidR="00FD7083" w:rsidRPr="0093775C" w:rsidTr="00EB6D67">
        <w:trPr>
          <w:trHeight w:val="20"/>
        </w:trPr>
        <w:tc>
          <w:tcPr>
            <w:tcW w:w="2376" w:type="dxa"/>
          </w:tcPr>
          <w:p w:rsidR="00FD7083" w:rsidRDefault="008C25E9" w:rsidP="00EB6D67">
            <w:pPr>
              <w:spacing w:line="360" w:lineRule="auto"/>
              <w:rPr>
                <w:rFonts w:asciiTheme="minorEastAsia" w:hAnsiTheme="minorEastAsia"/>
              </w:rPr>
            </w:pPr>
            <w:r>
              <w:t>a</w:t>
            </w:r>
            <w:r>
              <w:rPr>
                <w:rFonts w:hint="eastAsia"/>
              </w:rPr>
              <w:t>ction_</w:t>
            </w:r>
            <w:r>
              <w:t>desc</w:t>
            </w:r>
          </w:p>
        </w:tc>
        <w:tc>
          <w:tcPr>
            <w:tcW w:w="6146" w:type="dxa"/>
          </w:tcPr>
          <w:p w:rsidR="00FD7083" w:rsidRPr="000A1B46" w:rsidRDefault="008C25E9" w:rsidP="00EB6D67">
            <w:pPr>
              <w:spacing w:line="360" w:lineRule="auto"/>
              <w:rPr>
                <w:rFonts w:asciiTheme="minorEastAsia" w:hAnsiTheme="minorEastAsia"/>
              </w:rPr>
            </w:pPr>
            <w:r>
              <w:rPr>
                <w:rFonts w:asciiTheme="minorEastAsia" w:hAnsiTheme="minorEastAsia" w:hint="eastAsia"/>
                <w:sz w:val="24"/>
                <w:szCs w:val="24"/>
              </w:rPr>
              <w:t>动作</w:t>
            </w:r>
            <w:r>
              <w:rPr>
                <w:rFonts w:asciiTheme="minorEastAsia" w:hAnsiTheme="minorEastAsia"/>
                <w:sz w:val="24"/>
                <w:szCs w:val="24"/>
              </w:rPr>
              <w:t>描述</w:t>
            </w:r>
          </w:p>
        </w:tc>
      </w:tr>
      <w:tr w:rsidR="00FD7083" w:rsidRPr="0093775C" w:rsidTr="00EB6D67">
        <w:trPr>
          <w:trHeight w:val="20"/>
        </w:trPr>
        <w:tc>
          <w:tcPr>
            <w:tcW w:w="2376" w:type="dxa"/>
            <w:tcBorders>
              <w:bottom w:val="single" w:sz="4" w:space="0" w:color="auto"/>
            </w:tcBorders>
            <w:shd w:val="clear" w:color="auto" w:fill="auto"/>
          </w:tcPr>
          <w:p w:rsidR="00FD7083" w:rsidRDefault="00FD7083" w:rsidP="00EB6D67">
            <w:pPr>
              <w:spacing w:line="360" w:lineRule="auto"/>
            </w:pPr>
            <w:r>
              <w:t>oper_type</w:t>
            </w:r>
          </w:p>
        </w:tc>
        <w:tc>
          <w:tcPr>
            <w:tcW w:w="6146" w:type="dxa"/>
            <w:tcBorders>
              <w:bottom w:val="single" w:sz="4" w:space="0" w:color="auto"/>
            </w:tcBorders>
            <w:shd w:val="clear" w:color="auto" w:fill="auto"/>
          </w:tcPr>
          <w:p w:rsidR="00FD7083" w:rsidRDefault="00FD7083" w:rsidP="00EB6D67">
            <w:pPr>
              <w:spacing w:line="360" w:lineRule="auto"/>
              <w:rPr>
                <w:rFonts w:asciiTheme="minorEastAsia" w:hAnsiTheme="minorEastAsia"/>
                <w:sz w:val="24"/>
                <w:szCs w:val="24"/>
              </w:rPr>
            </w:pPr>
            <w:r>
              <w:rPr>
                <w:rFonts w:asciiTheme="minorEastAsia" w:hAnsiTheme="minorEastAsia" w:hint="eastAsia"/>
                <w:sz w:val="24"/>
                <w:szCs w:val="24"/>
              </w:rPr>
              <w:t>操作</w:t>
            </w:r>
            <w:r>
              <w:rPr>
                <w:rFonts w:asciiTheme="minorEastAsia" w:hAnsiTheme="minorEastAsia"/>
                <w:sz w:val="24"/>
                <w:szCs w:val="24"/>
              </w:rPr>
              <w:t>类型，</w:t>
            </w:r>
            <w:r>
              <w:rPr>
                <w:rFonts w:asciiTheme="minorEastAsia" w:hAnsiTheme="minorEastAsia" w:hint="eastAsia"/>
                <w:sz w:val="24"/>
                <w:szCs w:val="24"/>
              </w:rPr>
              <w:t>1</w:t>
            </w:r>
            <w:r>
              <w:rPr>
                <w:rFonts w:asciiTheme="minorEastAsia" w:hAnsiTheme="minorEastAsia"/>
                <w:sz w:val="24"/>
                <w:szCs w:val="24"/>
              </w:rPr>
              <w:t>-新增，</w:t>
            </w:r>
            <w:r>
              <w:rPr>
                <w:rFonts w:asciiTheme="minorEastAsia" w:hAnsiTheme="minorEastAsia" w:hint="eastAsia"/>
                <w:sz w:val="24"/>
                <w:szCs w:val="24"/>
              </w:rPr>
              <w:t>2</w:t>
            </w:r>
            <w:r>
              <w:rPr>
                <w:rFonts w:asciiTheme="minorEastAsia" w:hAnsiTheme="minorEastAsia"/>
                <w:sz w:val="24"/>
                <w:szCs w:val="24"/>
              </w:rPr>
              <w:t>-修改</w:t>
            </w:r>
          </w:p>
        </w:tc>
      </w:tr>
    </w:tbl>
    <w:p w:rsidR="00C80478" w:rsidRDefault="00C80478" w:rsidP="00C80478"/>
    <w:tbl>
      <w:tblPr>
        <w:tblStyle w:val="aa"/>
        <w:tblW w:w="0" w:type="auto"/>
        <w:tblLook w:val="04A0"/>
      </w:tblPr>
      <w:tblGrid>
        <w:gridCol w:w="2376"/>
        <w:gridCol w:w="6146"/>
      </w:tblGrid>
      <w:tr w:rsidR="002B6C9C" w:rsidRPr="0093775C" w:rsidTr="00EB6D67">
        <w:trPr>
          <w:trHeight w:val="20"/>
        </w:trPr>
        <w:tc>
          <w:tcPr>
            <w:tcW w:w="2376" w:type="dxa"/>
            <w:shd w:val="clear" w:color="auto" w:fill="74D280" w:themeFill="background1" w:themeFillShade="BF"/>
          </w:tcPr>
          <w:p w:rsidR="002B6C9C" w:rsidRPr="0093775C" w:rsidRDefault="002B6C9C" w:rsidP="00EB6D67">
            <w:pPr>
              <w:spacing w:line="360" w:lineRule="auto"/>
              <w:rPr>
                <w:rFonts w:asciiTheme="minorEastAsia" w:hAnsiTheme="minorEastAsia"/>
              </w:rPr>
            </w:pPr>
            <w:r w:rsidRPr="0093775C">
              <w:rPr>
                <w:rFonts w:asciiTheme="minorEastAsia" w:hAnsiTheme="minorEastAsia" w:hint="eastAsia"/>
              </w:rPr>
              <w:lastRenderedPageBreak/>
              <w:t>功能</w:t>
            </w:r>
          </w:p>
        </w:tc>
        <w:tc>
          <w:tcPr>
            <w:tcW w:w="6146" w:type="dxa"/>
            <w:shd w:val="clear" w:color="auto" w:fill="74D280" w:themeFill="background1" w:themeFillShade="BF"/>
          </w:tcPr>
          <w:p w:rsidR="002B6C9C" w:rsidRPr="0093775C" w:rsidRDefault="002B6C9C" w:rsidP="00EB6D67">
            <w:pPr>
              <w:spacing w:line="360" w:lineRule="auto"/>
              <w:rPr>
                <w:rFonts w:asciiTheme="minorEastAsia" w:hAnsiTheme="minorEastAsia"/>
              </w:rPr>
            </w:pPr>
            <w:r>
              <w:rPr>
                <w:rFonts w:asciiTheme="minorEastAsia" w:hAnsiTheme="minorEastAsia" w:hint="eastAsia"/>
              </w:rPr>
              <w:t>咪咕善跑</w:t>
            </w:r>
            <w:r>
              <w:rPr>
                <w:rFonts w:asciiTheme="minorEastAsia" w:hAnsiTheme="minorEastAsia"/>
              </w:rPr>
              <w:t>向大数据平台同步</w:t>
            </w:r>
            <w:r>
              <w:rPr>
                <w:rFonts w:asciiTheme="minorEastAsia" w:hAnsiTheme="minorEastAsia" w:hint="eastAsia"/>
              </w:rPr>
              <w:t>关键</w:t>
            </w:r>
            <w:r>
              <w:rPr>
                <w:rFonts w:asciiTheme="minorEastAsia" w:hAnsiTheme="minorEastAsia"/>
              </w:rPr>
              <w:t>姿态</w:t>
            </w:r>
          </w:p>
        </w:tc>
      </w:tr>
      <w:tr w:rsidR="002B6C9C" w:rsidRPr="0093775C" w:rsidTr="00EB6D67">
        <w:trPr>
          <w:trHeight w:val="20"/>
        </w:trPr>
        <w:tc>
          <w:tcPr>
            <w:tcW w:w="2376" w:type="dxa"/>
            <w:shd w:val="clear" w:color="auto" w:fill="DDD9C3" w:themeFill="background2" w:themeFillShade="E6"/>
          </w:tcPr>
          <w:p w:rsidR="002B6C9C" w:rsidRPr="0093775C" w:rsidRDefault="002B6C9C" w:rsidP="00EB6D67">
            <w:pPr>
              <w:spacing w:line="360" w:lineRule="auto"/>
              <w:rPr>
                <w:rFonts w:asciiTheme="minorEastAsia" w:hAnsiTheme="minorEastAsia"/>
              </w:rPr>
            </w:pPr>
            <w:r w:rsidRPr="0093775C">
              <w:rPr>
                <w:rFonts w:asciiTheme="minorEastAsia" w:hAnsiTheme="minorEastAsia"/>
              </w:rPr>
              <w:t>T</w:t>
            </w:r>
            <w:r w:rsidRPr="0093775C">
              <w:rPr>
                <w:rFonts w:asciiTheme="minorEastAsia" w:hAnsiTheme="minorEastAsia" w:hint="eastAsia"/>
              </w:rPr>
              <w:t>opic</w:t>
            </w:r>
          </w:p>
        </w:tc>
        <w:tc>
          <w:tcPr>
            <w:tcW w:w="6146" w:type="dxa"/>
            <w:shd w:val="clear" w:color="auto" w:fill="DDD9C3" w:themeFill="background2" w:themeFillShade="E6"/>
          </w:tcPr>
          <w:p w:rsidR="002B6C9C" w:rsidRPr="0093775C" w:rsidRDefault="002B6C9C" w:rsidP="00EB6D67">
            <w:pPr>
              <w:spacing w:line="360" w:lineRule="auto"/>
              <w:rPr>
                <w:rFonts w:asciiTheme="minorEastAsia" w:hAnsiTheme="minorEastAsia"/>
              </w:rPr>
            </w:pPr>
            <w:r>
              <w:rPr>
                <w:rFonts w:asciiTheme="minorEastAsia" w:hAnsiTheme="minorEastAsia"/>
                <w:sz w:val="24"/>
                <w:szCs w:val="24"/>
              </w:rPr>
              <w:t>t_mgsp_to_bigdata_action_pose</w:t>
            </w:r>
          </w:p>
        </w:tc>
      </w:tr>
      <w:tr w:rsidR="002B6C9C" w:rsidRPr="0093775C" w:rsidTr="00EB6D67">
        <w:trPr>
          <w:trHeight w:val="20"/>
        </w:trPr>
        <w:tc>
          <w:tcPr>
            <w:tcW w:w="2376" w:type="dxa"/>
            <w:shd w:val="clear" w:color="auto" w:fill="DDD9C3" w:themeFill="background2" w:themeFillShade="E6"/>
          </w:tcPr>
          <w:p w:rsidR="002B6C9C" w:rsidRPr="0093775C" w:rsidRDefault="002B6C9C" w:rsidP="00EB6D67">
            <w:pPr>
              <w:spacing w:line="360" w:lineRule="auto"/>
              <w:rPr>
                <w:rFonts w:asciiTheme="minorEastAsia" w:hAnsiTheme="minorEastAsia"/>
              </w:rPr>
            </w:pPr>
            <w:r>
              <w:rPr>
                <w:rFonts w:asciiTheme="minorEastAsia" w:hAnsiTheme="minorEastAsia" w:hint="eastAsia"/>
              </w:rPr>
              <w:t>数据</w:t>
            </w:r>
            <w:r>
              <w:rPr>
                <w:rFonts w:asciiTheme="minorEastAsia" w:hAnsiTheme="minorEastAsia"/>
              </w:rPr>
              <w:t>表</w:t>
            </w:r>
          </w:p>
        </w:tc>
        <w:tc>
          <w:tcPr>
            <w:tcW w:w="6146" w:type="dxa"/>
            <w:shd w:val="clear" w:color="auto" w:fill="DDD9C3" w:themeFill="background2" w:themeFillShade="E6"/>
          </w:tcPr>
          <w:p w:rsidR="002B6C9C" w:rsidRDefault="003C74C9" w:rsidP="00EB6D67">
            <w:pPr>
              <w:spacing w:line="360" w:lineRule="auto"/>
              <w:rPr>
                <w:rFonts w:asciiTheme="minorEastAsia" w:hAnsiTheme="minorEastAsia"/>
                <w:sz w:val="24"/>
                <w:szCs w:val="24"/>
              </w:rPr>
            </w:pPr>
            <w:r>
              <w:rPr>
                <w:rFonts w:asciiTheme="minorEastAsia" w:eastAsiaTheme="minorEastAsia" w:hAnsiTheme="minorEastAsia" w:hint="eastAsia"/>
                <w:sz w:val="24"/>
              </w:rPr>
              <w:t>动作</w:t>
            </w:r>
            <w:r>
              <w:rPr>
                <w:rFonts w:asciiTheme="minorEastAsia" w:eastAsiaTheme="minorEastAsia" w:hAnsiTheme="minorEastAsia"/>
                <w:sz w:val="24"/>
              </w:rPr>
              <w:t>关键姿态</w:t>
            </w:r>
            <w:r>
              <w:rPr>
                <w:rFonts w:asciiTheme="minorEastAsia" w:eastAsiaTheme="minorEastAsia" w:hAnsiTheme="minorEastAsia" w:hint="eastAsia"/>
                <w:sz w:val="24"/>
              </w:rPr>
              <w:t>表</w:t>
            </w:r>
            <w:r>
              <w:rPr>
                <w:rFonts w:asciiTheme="minorEastAsia" w:eastAsiaTheme="minorEastAsia" w:hAnsiTheme="minorEastAsia"/>
                <w:sz w:val="24"/>
              </w:rPr>
              <w:t>（action_pose）</w:t>
            </w:r>
          </w:p>
        </w:tc>
      </w:tr>
      <w:tr w:rsidR="002B6C9C" w:rsidRPr="0093775C" w:rsidTr="00EB6D67">
        <w:trPr>
          <w:trHeight w:val="20"/>
        </w:trPr>
        <w:tc>
          <w:tcPr>
            <w:tcW w:w="2376" w:type="dxa"/>
          </w:tcPr>
          <w:p w:rsidR="002B6C9C" w:rsidRPr="0093775C" w:rsidRDefault="002B6C9C" w:rsidP="00EB6D67">
            <w:pPr>
              <w:spacing w:line="360" w:lineRule="auto"/>
              <w:rPr>
                <w:rFonts w:asciiTheme="minorEastAsia" w:hAnsiTheme="minorEastAsia"/>
              </w:rPr>
            </w:pPr>
            <w:r>
              <w:t>action</w:t>
            </w:r>
            <w:r>
              <w:rPr>
                <w:rFonts w:hint="eastAsia"/>
              </w:rPr>
              <w:t>_</w:t>
            </w:r>
            <w:r>
              <w:t>id</w:t>
            </w:r>
          </w:p>
        </w:tc>
        <w:tc>
          <w:tcPr>
            <w:tcW w:w="6146" w:type="dxa"/>
          </w:tcPr>
          <w:p w:rsidR="002B6C9C" w:rsidRPr="0093775C" w:rsidRDefault="002B6C9C" w:rsidP="00EB6D67">
            <w:pPr>
              <w:spacing w:line="360" w:lineRule="auto"/>
              <w:rPr>
                <w:rFonts w:asciiTheme="minorEastAsia" w:hAnsiTheme="minorEastAsia"/>
              </w:rPr>
            </w:pPr>
            <w:r>
              <w:rPr>
                <w:rFonts w:asciiTheme="minorEastAsia" w:hAnsiTheme="minorEastAsia" w:hint="eastAsia"/>
                <w:sz w:val="24"/>
                <w:szCs w:val="24"/>
              </w:rPr>
              <w:t>动作</w:t>
            </w:r>
            <w:r>
              <w:rPr>
                <w:rFonts w:asciiTheme="minorEastAsia" w:hAnsiTheme="minorEastAsia"/>
                <w:sz w:val="24"/>
                <w:szCs w:val="24"/>
              </w:rPr>
              <w:t>编码</w:t>
            </w:r>
          </w:p>
        </w:tc>
      </w:tr>
      <w:tr w:rsidR="002B6C9C" w:rsidRPr="0093775C" w:rsidTr="00EB6D67">
        <w:trPr>
          <w:trHeight w:val="20"/>
        </w:trPr>
        <w:tc>
          <w:tcPr>
            <w:tcW w:w="2376" w:type="dxa"/>
          </w:tcPr>
          <w:p w:rsidR="002B6C9C" w:rsidRDefault="002B6C9C" w:rsidP="002B6C9C">
            <w:pPr>
              <w:spacing w:line="360" w:lineRule="auto"/>
            </w:pPr>
            <w:r>
              <w:t>pose</w:t>
            </w:r>
            <w:r>
              <w:rPr>
                <w:rFonts w:hint="eastAsia"/>
              </w:rPr>
              <w:t>_</w:t>
            </w:r>
            <w:r>
              <w:t>id</w:t>
            </w:r>
          </w:p>
        </w:tc>
        <w:tc>
          <w:tcPr>
            <w:tcW w:w="6146" w:type="dxa"/>
          </w:tcPr>
          <w:p w:rsidR="002B6C9C" w:rsidRDefault="002B6C9C" w:rsidP="002B6C9C">
            <w:pPr>
              <w:spacing w:line="360" w:lineRule="auto"/>
              <w:rPr>
                <w:rFonts w:asciiTheme="minorEastAsia" w:hAnsiTheme="minorEastAsia"/>
                <w:sz w:val="24"/>
                <w:szCs w:val="24"/>
              </w:rPr>
            </w:pPr>
            <w:r>
              <w:rPr>
                <w:rFonts w:asciiTheme="minorEastAsia" w:hAnsiTheme="minorEastAsia" w:hint="eastAsia"/>
                <w:sz w:val="24"/>
                <w:szCs w:val="24"/>
              </w:rPr>
              <w:t>姿态</w:t>
            </w:r>
            <w:r>
              <w:rPr>
                <w:rFonts w:asciiTheme="minorEastAsia" w:hAnsiTheme="minorEastAsia"/>
                <w:sz w:val="24"/>
                <w:szCs w:val="24"/>
              </w:rPr>
              <w:t>编码</w:t>
            </w:r>
          </w:p>
        </w:tc>
      </w:tr>
      <w:tr w:rsidR="002B6C9C" w:rsidRPr="0093775C" w:rsidTr="00EB6D67">
        <w:trPr>
          <w:trHeight w:val="20"/>
        </w:trPr>
        <w:tc>
          <w:tcPr>
            <w:tcW w:w="2376" w:type="dxa"/>
          </w:tcPr>
          <w:p w:rsidR="002B6C9C" w:rsidRDefault="003C74C9" w:rsidP="002B6C9C">
            <w:pPr>
              <w:spacing w:line="360" w:lineRule="auto"/>
            </w:pPr>
            <w:r>
              <w:t>pose</w:t>
            </w:r>
            <w:r w:rsidR="002B6C9C">
              <w:rPr>
                <w:rFonts w:hint="eastAsia"/>
              </w:rPr>
              <w:t>_</w:t>
            </w:r>
            <w:r w:rsidR="002B6C9C">
              <w:t>name</w:t>
            </w:r>
          </w:p>
        </w:tc>
        <w:tc>
          <w:tcPr>
            <w:tcW w:w="6146" w:type="dxa"/>
          </w:tcPr>
          <w:p w:rsidR="002B6C9C" w:rsidRDefault="002B6C9C" w:rsidP="002B6C9C">
            <w:pPr>
              <w:spacing w:line="360" w:lineRule="auto"/>
              <w:rPr>
                <w:rFonts w:asciiTheme="minorEastAsia" w:hAnsiTheme="minorEastAsia"/>
                <w:sz w:val="24"/>
                <w:szCs w:val="24"/>
              </w:rPr>
            </w:pPr>
            <w:r>
              <w:rPr>
                <w:rFonts w:asciiTheme="minorEastAsia" w:hAnsiTheme="minorEastAsia" w:hint="eastAsia"/>
                <w:sz w:val="24"/>
                <w:szCs w:val="24"/>
              </w:rPr>
              <w:t>姿态</w:t>
            </w:r>
            <w:r>
              <w:rPr>
                <w:rFonts w:asciiTheme="minorEastAsia" w:hAnsiTheme="minorEastAsia"/>
                <w:sz w:val="24"/>
                <w:szCs w:val="24"/>
              </w:rPr>
              <w:t>名称</w:t>
            </w:r>
          </w:p>
        </w:tc>
      </w:tr>
      <w:tr w:rsidR="002B6C9C" w:rsidRPr="0093775C" w:rsidTr="00EB6D67">
        <w:trPr>
          <w:trHeight w:val="20"/>
        </w:trPr>
        <w:tc>
          <w:tcPr>
            <w:tcW w:w="2376" w:type="dxa"/>
          </w:tcPr>
          <w:p w:rsidR="002B6C9C" w:rsidRDefault="002B6C9C" w:rsidP="002B6C9C">
            <w:pPr>
              <w:spacing w:line="360" w:lineRule="auto"/>
              <w:rPr>
                <w:rFonts w:asciiTheme="minorEastAsia" w:hAnsiTheme="minorEastAsia"/>
              </w:rPr>
            </w:pPr>
            <w:r>
              <w:t>pose</w:t>
            </w:r>
            <w:r>
              <w:rPr>
                <w:rFonts w:hint="eastAsia"/>
              </w:rPr>
              <w:t>_</w:t>
            </w:r>
            <w:r>
              <w:t>desc</w:t>
            </w:r>
          </w:p>
        </w:tc>
        <w:tc>
          <w:tcPr>
            <w:tcW w:w="6146" w:type="dxa"/>
          </w:tcPr>
          <w:p w:rsidR="002B6C9C" w:rsidRPr="000A1B46" w:rsidRDefault="002B6C9C" w:rsidP="002B6C9C">
            <w:pPr>
              <w:spacing w:line="360" w:lineRule="auto"/>
              <w:rPr>
                <w:rFonts w:asciiTheme="minorEastAsia" w:hAnsiTheme="minorEastAsia"/>
              </w:rPr>
            </w:pPr>
            <w:r>
              <w:rPr>
                <w:rFonts w:asciiTheme="minorEastAsia" w:hAnsiTheme="minorEastAsia" w:hint="eastAsia"/>
                <w:sz w:val="24"/>
                <w:szCs w:val="24"/>
              </w:rPr>
              <w:t>姿态</w:t>
            </w:r>
            <w:r>
              <w:rPr>
                <w:rFonts w:asciiTheme="minorEastAsia" w:hAnsiTheme="minorEastAsia"/>
                <w:sz w:val="24"/>
                <w:szCs w:val="24"/>
              </w:rPr>
              <w:t>描述</w:t>
            </w:r>
          </w:p>
        </w:tc>
      </w:tr>
      <w:tr w:rsidR="002B6C9C" w:rsidRPr="0093775C" w:rsidTr="00EB6D67">
        <w:trPr>
          <w:trHeight w:val="20"/>
        </w:trPr>
        <w:tc>
          <w:tcPr>
            <w:tcW w:w="2376" w:type="dxa"/>
            <w:tcBorders>
              <w:bottom w:val="single" w:sz="4" w:space="0" w:color="auto"/>
            </w:tcBorders>
            <w:shd w:val="clear" w:color="auto" w:fill="auto"/>
          </w:tcPr>
          <w:p w:rsidR="002B6C9C" w:rsidRDefault="002B6C9C" w:rsidP="002B6C9C">
            <w:pPr>
              <w:spacing w:line="360" w:lineRule="auto"/>
            </w:pPr>
            <w:r>
              <w:t>oper_type</w:t>
            </w:r>
          </w:p>
        </w:tc>
        <w:tc>
          <w:tcPr>
            <w:tcW w:w="6146" w:type="dxa"/>
            <w:tcBorders>
              <w:bottom w:val="single" w:sz="4" w:space="0" w:color="auto"/>
            </w:tcBorders>
            <w:shd w:val="clear" w:color="auto" w:fill="auto"/>
          </w:tcPr>
          <w:p w:rsidR="002B6C9C" w:rsidRDefault="002B6C9C" w:rsidP="002B6C9C">
            <w:pPr>
              <w:spacing w:line="360" w:lineRule="auto"/>
              <w:rPr>
                <w:rFonts w:asciiTheme="minorEastAsia" w:hAnsiTheme="minorEastAsia"/>
                <w:sz w:val="24"/>
                <w:szCs w:val="24"/>
              </w:rPr>
            </w:pPr>
            <w:r>
              <w:rPr>
                <w:rFonts w:asciiTheme="minorEastAsia" w:hAnsiTheme="minorEastAsia" w:hint="eastAsia"/>
                <w:sz w:val="24"/>
                <w:szCs w:val="24"/>
              </w:rPr>
              <w:t>操作</w:t>
            </w:r>
            <w:r>
              <w:rPr>
                <w:rFonts w:asciiTheme="minorEastAsia" w:hAnsiTheme="minorEastAsia"/>
                <w:sz w:val="24"/>
                <w:szCs w:val="24"/>
              </w:rPr>
              <w:t>类型，</w:t>
            </w:r>
            <w:r>
              <w:rPr>
                <w:rFonts w:asciiTheme="minorEastAsia" w:hAnsiTheme="minorEastAsia" w:hint="eastAsia"/>
                <w:sz w:val="24"/>
                <w:szCs w:val="24"/>
              </w:rPr>
              <w:t>1</w:t>
            </w:r>
            <w:r>
              <w:rPr>
                <w:rFonts w:asciiTheme="minorEastAsia" w:hAnsiTheme="minorEastAsia"/>
                <w:sz w:val="24"/>
                <w:szCs w:val="24"/>
              </w:rPr>
              <w:t>-新增，</w:t>
            </w:r>
            <w:r>
              <w:rPr>
                <w:rFonts w:asciiTheme="minorEastAsia" w:hAnsiTheme="minorEastAsia" w:hint="eastAsia"/>
                <w:sz w:val="24"/>
                <w:szCs w:val="24"/>
              </w:rPr>
              <w:t>2</w:t>
            </w:r>
            <w:r>
              <w:rPr>
                <w:rFonts w:asciiTheme="minorEastAsia" w:hAnsiTheme="minorEastAsia"/>
                <w:sz w:val="24"/>
                <w:szCs w:val="24"/>
              </w:rPr>
              <w:t>-修改</w:t>
            </w:r>
          </w:p>
        </w:tc>
      </w:tr>
    </w:tbl>
    <w:p w:rsidR="002B6C9C" w:rsidRDefault="002B6C9C" w:rsidP="00C80478"/>
    <w:tbl>
      <w:tblPr>
        <w:tblStyle w:val="aa"/>
        <w:tblW w:w="8522" w:type="dxa"/>
        <w:tblLook w:val="04A0"/>
      </w:tblPr>
      <w:tblGrid>
        <w:gridCol w:w="2376"/>
        <w:gridCol w:w="6146"/>
      </w:tblGrid>
      <w:tr w:rsidR="00305CC4" w:rsidRPr="00305CC4" w:rsidTr="00305CC4">
        <w:trPr>
          <w:trHeight w:val="20"/>
        </w:trPr>
        <w:tc>
          <w:tcPr>
            <w:tcW w:w="2376" w:type="dxa"/>
            <w:shd w:val="clear" w:color="auto" w:fill="74D280" w:themeFill="background1" w:themeFillShade="BF"/>
          </w:tcPr>
          <w:p w:rsidR="00305CC4" w:rsidRPr="00305CC4" w:rsidRDefault="00305CC4" w:rsidP="00EB6D67">
            <w:pPr>
              <w:spacing w:line="360" w:lineRule="auto"/>
              <w:rPr>
                <w:rFonts w:ascii="宋体" w:hAnsi="宋体"/>
                <w:sz w:val="24"/>
                <w:szCs w:val="24"/>
              </w:rPr>
            </w:pPr>
            <w:r w:rsidRPr="00305CC4">
              <w:rPr>
                <w:rFonts w:ascii="宋体" w:hAnsi="宋体" w:hint="eastAsia"/>
                <w:sz w:val="24"/>
                <w:szCs w:val="24"/>
              </w:rPr>
              <w:t>功能</w:t>
            </w:r>
          </w:p>
        </w:tc>
        <w:tc>
          <w:tcPr>
            <w:tcW w:w="6146" w:type="dxa"/>
            <w:shd w:val="clear" w:color="auto" w:fill="74D280" w:themeFill="background1" w:themeFillShade="BF"/>
          </w:tcPr>
          <w:p w:rsidR="00305CC4" w:rsidRPr="00305CC4" w:rsidRDefault="00305CC4" w:rsidP="00EB6D67">
            <w:pPr>
              <w:spacing w:line="360" w:lineRule="auto"/>
              <w:rPr>
                <w:rFonts w:ascii="宋体" w:hAnsi="宋体"/>
                <w:sz w:val="24"/>
                <w:szCs w:val="24"/>
              </w:rPr>
            </w:pPr>
            <w:r w:rsidRPr="00305CC4">
              <w:rPr>
                <w:rFonts w:ascii="宋体" w:hAnsi="宋体" w:hint="eastAsia"/>
                <w:sz w:val="24"/>
                <w:szCs w:val="24"/>
              </w:rPr>
              <w:t>咪咕善跑</w:t>
            </w:r>
            <w:r w:rsidRPr="00305CC4">
              <w:rPr>
                <w:rFonts w:ascii="宋体" w:hAnsi="宋体"/>
                <w:sz w:val="24"/>
                <w:szCs w:val="24"/>
              </w:rPr>
              <w:t>向大数据平台同步</w:t>
            </w:r>
            <w:r w:rsidRPr="00305CC4">
              <w:rPr>
                <w:rFonts w:ascii="宋体" w:hAnsi="宋体" w:hint="eastAsia"/>
                <w:sz w:val="24"/>
                <w:szCs w:val="24"/>
              </w:rPr>
              <w:t>动作</w:t>
            </w:r>
            <w:r w:rsidRPr="00305CC4">
              <w:rPr>
                <w:rFonts w:ascii="宋体" w:hAnsi="宋体"/>
                <w:sz w:val="24"/>
                <w:szCs w:val="24"/>
              </w:rPr>
              <w:t>指标</w:t>
            </w:r>
          </w:p>
        </w:tc>
      </w:tr>
      <w:tr w:rsidR="00305CC4" w:rsidRPr="00305CC4" w:rsidTr="00305CC4">
        <w:trPr>
          <w:trHeight w:val="20"/>
        </w:trPr>
        <w:tc>
          <w:tcPr>
            <w:tcW w:w="2376" w:type="dxa"/>
            <w:shd w:val="clear" w:color="auto" w:fill="DDD9C3" w:themeFill="background2" w:themeFillShade="E6"/>
          </w:tcPr>
          <w:p w:rsidR="00305CC4" w:rsidRPr="00305CC4" w:rsidRDefault="00305CC4" w:rsidP="00EB6D67">
            <w:pPr>
              <w:spacing w:line="360" w:lineRule="auto"/>
              <w:rPr>
                <w:rFonts w:ascii="宋体" w:hAnsi="宋体"/>
                <w:sz w:val="24"/>
                <w:szCs w:val="24"/>
              </w:rPr>
            </w:pPr>
            <w:r w:rsidRPr="00305CC4">
              <w:rPr>
                <w:rFonts w:ascii="宋体" w:hAnsi="宋体"/>
                <w:sz w:val="24"/>
                <w:szCs w:val="24"/>
              </w:rPr>
              <w:t>T</w:t>
            </w:r>
            <w:r w:rsidRPr="00305CC4">
              <w:rPr>
                <w:rFonts w:ascii="宋体" w:hAnsi="宋体" w:hint="eastAsia"/>
                <w:sz w:val="24"/>
                <w:szCs w:val="24"/>
              </w:rPr>
              <w:t>opic</w:t>
            </w:r>
          </w:p>
        </w:tc>
        <w:tc>
          <w:tcPr>
            <w:tcW w:w="6146" w:type="dxa"/>
            <w:shd w:val="clear" w:color="auto" w:fill="DDD9C3" w:themeFill="background2" w:themeFillShade="E6"/>
          </w:tcPr>
          <w:p w:rsidR="00305CC4" w:rsidRPr="00305CC4" w:rsidRDefault="00305CC4" w:rsidP="00EB6D67">
            <w:pPr>
              <w:spacing w:line="360" w:lineRule="auto"/>
              <w:rPr>
                <w:rFonts w:ascii="宋体" w:hAnsi="宋体"/>
                <w:sz w:val="24"/>
                <w:szCs w:val="24"/>
              </w:rPr>
            </w:pPr>
            <w:r w:rsidRPr="00305CC4">
              <w:rPr>
                <w:rFonts w:ascii="宋体" w:hAnsi="宋体"/>
                <w:sz w:val="24"/>
                <w:szCs w:val="24"/>
              </w:rPr>
              <w:t>t_mgsp_to_bigdata_action_index</w:t>
            </w:r>
          </w:p>
        </w:tc>
      </w:tr>
      <w:tr w:rsidR="00305CC4" w:rsidRPr="00305CC4" w:rsidTr="00305CC4">
        <w:trPr>
          <w:trHeight w:val="20"/>
        </w:trPr>
        <w:tc>
          <w:tcPr>
            <w:tcW w:w="2376" w:type="dxa"/>
            <w:shd w:val="clear" w:color="auto" w:fill="DDD9C3" w:themeFill="background2" w:themeFillShade="E6"/>
          </w:tcPr>
          <w:p w:rsidR="00305CC4" w:rsidRPr="00305CC4" w:rsidRDefault="00305CC4" w:rsidP="00EB6D67">
            <w:pPr>
              <w:spacing w:line="360" w:lineRule="auto"/>
              <w:rPr>
                <w:rFonts w:ascii="宋体" w:hAnsi="宋体"/>
                <w:sz w:val="24"/>
                <w:szCs w:val="24"/>
              </w:rPr>
            </w:pPr>
            <w:r w:rsidRPr="00305CC4">
              <w:rPr>
                <w:rFonts w:ascii="宋体" w:hAnsi="宋体" w:hint="eastAsia"/>
                <w:sz w:val="24"/>
                <w:szCs w:val="24"/>
              </w:rPr>
              <w:t>数据</w:t>
            </w:r>
            <w:r w:rsidRPr="00305CC4">
              <w:rPr>
                <w:rFonts w:ascii="宋体" w:hAnsi="宋体"/>
                <w:sz w:val="24"/>
                <w:szCs w:val="24"/>
              </w:rPr>
              <w:t>表</w:t>
            </w:r>
          </w:p>
        </w:tc>
        <w:tc>
          <w:tcPr>
            <w:tcW w:w="6146" w:type="dxa"/>
            <w:shd w:val="clear" w:color="auto" w:fill="DDD9C3" w:themeFill="background2" w:themeFillShade="E6"/>
          </w:tcPr>
          <w:p w:rsidR="00305CC4" w:rsidRPr="00305CC4" w:rsidRDefault="00305CC4" w:rsidP="00EB6D67">
            <w:pPr>
              <w:spacing w:line="360" w:lineRule="auto"/>
              <w:rPr>
                <w:rFonts w:ascii="宋体" w:hAnsi="宋体"/>
                <w:sz w:val="24"/>
                <w:szCs w:val="24"/>
              </w:rPr>
            </w:pPr>
            <w:r w:rsidRPr="00305CC4">
              <w:rPr>
                <w:rFonts w:ascii="宋体" w:hAnsi="宋体" w:hint="eastAsia"/>
                <w:sz w:val="24"/>
                <w:szCs w:val="24"/>
              </w:rPr>
              <w:t>动作</w:t>
            </w:r>
            <w:r w:rsidRPr="00305CC4">
              <w:rPr>
                <w:rFonts w:ascii="宋体" w:hAnsi="宋体"/>
                <w:sz w:val="24"/>
                <w:szCs w:val="24"/>
              </w:rPr>
              <w:t>指标表</w:t>
            </w:r>
            <w:r w:rsidRPr="00305CC4">
              <w:rPr>
                <w:rFonts w:ascii="宋体" w:hAnsi="宋体" w:hint="eastAsia"/>
                <w:sz w:val="24"/>
                <w:szCs w:val="24"/>
              </w:rPr>
              <w:t>（action_index）</w:t>
            </w:r>
          </w:p>
        </w:tc>
      </w:tr>
      <w:tr w:rsidR="00305CC4" w:rsidRPr="00305CC4" w:rsidTr="00305CC4">
        <w:trPr>
          <w:trHeight w:val="20"/>
        </w:trPr>
        <w:tc>
          <w:tcPr>
            <w:tcW w:w="2376" w:type="dxa"/>
          </w:tcPr>
          <w:p w:rsidR="00305CC4" w:rsidRPr="00305CC4" w:rsidRDefault="00305CC4" w:rsidP="00EB6D67">
            <w:pPr>
              <w:spacing w:line="360" w:lineRule="auto"/>
              <w:rPr>
                <w:rFonts w:ascii="宋体" w:hAnsi="宋体"/>
                <w:sz w:val="24"/>
                <w:szCs w:val="24"/>
              </w:rPr>
            </w:pPr>
            <w:r w:rsidRPr="00305CC4">
              <w:rPr>
                <w:rFonts w:ascii="宋体" w:hAnsi="宋体"/>
                <w:sz w:val="24"/>
                <w:szCs w:val="24"/>
              </w:rPr>
              <w:t>index</w:t>
            </w:r>
            <w:r w:rsidRPr="00305CC4">
              <w:rPr>
                <w:rFonts w:ascii="宋体" w:hAnsi="宋体" w:hint="eastAsia"/>
                <w:sz w:val="24"/>
                <w:szCs w:val="24"/>
              </w:rPr>
              <w:t>_</w:t>
            </w:r>
            <w:r w:rsidRPr="00305CC4">
              <w:rPr>
                <w:rFonts w:ascii="宋体" w:hAnsi="宋体"/>
                <w:sz w:val="24"/>
                <w:szCs w:val="24"/>
              </w:rPr>
              <w:t>id</w:t>
            </w:r>
          </w:p>
        </w:tc>
        <w:tc>
          <w:tcPr>
            <w:tcW w:w="6146" w:type="dxa"/>
          </w:tcPr>
          <w:p w:rsidR="00305CC4" w:rsidRPr="00305CC4" w:rsidRDefault="00305CC4" w:rsidP="00EB6D67">
            <w:pPr>
              <w:spacing w:line="360" w:lineRule="auto"/>
              <w:rPr>
                <w:rFonts w:ascii="宋体" w:hAnsi="宋体"/>
                <w:sz w:val="24"/>
                <w:szCs w:val="24"/>
              </w:rPr>
            </w:pPr>
            <w:r w:rsidRPr="00305CC4">
              <w:rPr>
                <w:rFonts w:ascii="宋体" w:hAnsi="宋体" w:hint="eastAsia"/>
                <w:sz w:val="24"/>
                <w:szCs w:val="24"/>
              </w:rPr>
              <w:t>指标</w:t>
            </w:r>
            <w:r w:rsidRPr="00305CC4">
              <w:rPr>
                <w:rFonts w:ascii="宋体" w:hAnsi="宋体"/>
                <w:sz w:val="24"/>
                <w:szCs w:val="24"/>
              </w:rPr>
              <w:t>编码</w:t>
            </w:r>
          </w:p>
        </w:tc>
      </w:tr>
      <w:tr w:rsidR="00305CC4" w:rsidRPr="00305CC4" w:rsidTr="00305CC4">
        <w:trPr>
          <w:trHeight w:val="20"/>
        </w:trPr>
        <w:tc>
          <w:tcPr>
            <w:tcW w:w="2376" w:type="dxa"/>
          </w:tcPr>
          <w:p w:rsidR="00305CC4" w:rsidRPr="00305CC4" w:rsidRDefault="00305CC4" w:rsidP="00EB6D67">
            <w:pPr>
              <w:spacing w:line="360" w:lineRule="auto"/>
              <w:rPr>
                <w:rFonts w:ascii="宋体" w:hAnsi="宋体"/>
                <w:sz w:val="24"/>
                <w:szCs w:val="24"/>
              </w:rPr>
            </w:pPr>
            <w:r w:rsidRPr="00305CC4">
              <w:rPr>
                <w:rFonts w:ascii="宋体" w:hAnsi="宋体"/>
                <w:sz w:val="24"/>
                <w:szCs w:val="24"/>
              </w:rPr>
              <w:t>index</w:t>
            </w:r>
            <w:r w:rsidRPr="00305CC4">
              <w:rPr>
                <w:rFonts w:ascii="宋体" w:hAnsi="宋体" w:hint="eastAsia"/>
                <w:sz w:val="24"/>
                <w:szCs w:val="24"/>
              </w:rPr>
              <w:t>_</w:t>
            </w:r>
            <w:r w:rsidRPr="00305CC4">
              <w:rPr>
                <w:rFonts w:ascii="宋体" w:hAnsi="宋体"/>
                <w:sz w:val="24"/>
                <w:szCs w:val="24"/>
              </w:rPr>
              <w:t>name</w:t>
            </w:r>
          </w:p>
        </w:tc>
        <w:tc>
          <w:tcPr>
            <w:tcW w:w="6146" w:type="dxa"/>
          </w:tcPr>
          <w:p w:rsidR="00305CC4" w:rsidRPr="00305CC4" w:rsidRDefault="00305CC4" w:rsidP="00EB6D67">
            <w:pPr>
              <w:spacing w:line="360" w:lineRule="auto"/>
              <w:rPr>
                <w:rFonts w:ascii="宋体" w:hAnsi="宋体"/>
                <w:sz w:val="24"/>
                <w:szCs w:val="24"/>
              </w:rPr>
            </w:pPr>
            <w:r w:rsidRPr="00305CC4">
              <w:rPr>
                <w:rFonts w:ascii="宋体" w:hAnsi="宋体" w:hint="eastAsia"/>
                <w:sz w:val="24"/>
                <w:szCs w:val="24"/>
              </w:rPr>
              <w:t>指标</w:t>
            </w:r>
            <w:r w:rsidRPr="00305CC4">
              <w:rPr>
                <w:rFonts w:ascii="宋体" w:hAnsi="宋体"/>
                <w:sz w:val="24"/>
                <w:szCs w:val="24"/>
              </w:rPr>
              <w:t>名称</w:t>
            </w:r>
          </w:p>
        </w:tc>
      </w:tr>
      <w:tr w:rsidR="00305CC4" w:rsidRPr="00305CC4" w:rsidTr="00305CC4">
        <w:trPr>
          <w:trHeight w:val="20"/>
        </w:trPr>
        <w:tc>
          <w:tcPr>
            <w:tcW w:w="2376" w:type="dxa"/>
          </w:tcPr>
          <w:p w:rsidR="00305CC4" w:rsidRPr="00305CC4" w:rsidRDefault="00305CC4" w:rsidP="00305CC4">
            <w:pPr>
              <w:spacing w:line="360" w:lineRule="auto"/>
              <w:rPr>
                <w:rFonts w:ascii="宋体" w:hAnsi="宋体"/>
                <w:sz w:val="24"/>
                <w:szCs w:val="24"/>
              </w:rPr>
            </w:pPr>
            <w:r w:rsidRPr="00305CC4">
              <w:rPr>
                <w:rFonts w:ascii="宋体" w:hAnsi="宋体"/>
                <w:sz w:val="24"/>
                <w:szCs w:val="24"/>
              </w:rPr>
              <w:t>index_type</w:t>
            </w:r>
          </w:p>
        </w:tc>
        <w:tc>
          <w:tcPr>
            <w:tcW w:w="6146" w:type="dxa"/>
          </w:tcPr>
          <w:p w:rsidR="00305CC4" w:rsidRPr="00305CC4" w:rsidRDefault="00305CC4" w:rsidP="00305CC4">
            <w:pPr>
              <w:spacing w:line="360" w:lineRule="auto"/>
              <w:rPr>
                <w:rFonts w:ascii="宋体" w:hAnsi="宋体"/>
                <w:sz w:val="24"/>
                <w:szCs w:val="24"/>
              </w:rPr>
            </w:pPr>
            <w:r w:rsidRPr="00305CC4">
              <w:rPr>
                <w:rFonts w:ascii="宋体" w:hAnsi="宋体" w:hint="eastAsia"/>
                <w:sz w:val="24"/>
                <w:szCs w:val="24"/>
              </w:rPr>
              <w:t>动作指标类型：1-角度；2-距离；3-位移</w:t>
            </w:r>
          </w:p>
        </w:tc>
      </w:tr>
      <w:tr w:rsidR="00305CC4" w:rsidRPr="00305CC4" w:rsidTr="00305CC4">
        <w:trPr>
          <w:trHeight w:val="20"/>
        </w:trPr>
        <w:tc>
          <w:tcPr>
            <w:tcW w:w="2376" w:type="dxa"/>
          </w:tcPr>
          <w:p w:rsidR="00305CC4" w:rsidRPr="00305CC4" w:rsidRDefault="00305CC4" w:rsidP="00305CC4">
            <w:pPr>
              <w:spacing w:line="360" w:lineRule="auto"/>
              <w:rPr>
                <w:rFonts w:ascii="宋体" w:hAnsi="宋体"/>
                <w:sz w:val="24"/>
                <w:szCs w:val="24"/>
              </w:rPr>
            </w:pPr>
            <w:r w:rsidRPr="00305CC4">
              <w:rPr>
                <w:rFonts w:ascii="宋体" w:hAnsi="宋体" w:hint="eastAsia"/>
                <w:sz w:val="24"/>
                <w:szCs w:val="24"/>
              </w:rPr>
              <w:t>index_nodes</w:t>
            </w:r>
          </w:p>
        </w:tc>
        <w:tc>
          <w:tcPr>
            <w:tcW w:w="6146" w:type="dxa"/>
          </w:tcPr>
          <w:p w:rsidR="00305CC4" w:rsidRPr="00305CC4" w:rsidRDefault="00305CC4" w:rsidP="00305CC4">
            <w:pPr>
              <w:spacing w:line="360" w:lineRule="auto"/>
              <w:rPr>
                <w:rFonts w:ascii="宋体" w:hAnsi="宋体"/>
                <w:sz w:val="24"/>
                <w:szCs w:val="24"/>
              </w:rPr>
            </w:pPr>
            <w:r w:rsidRPr="00305CC4">
              <w:rPr>
                <w:rFonts w:ascii="宋体" w:hAnsi="宋体" w:cs="宋体" w:hint="eastAsia"/>
                <w:sz w:val="24"/>
                <w:szCs w:val="24"/>
              </w:rPr>
              <w:t>指标涉及关节点编号列表</w:t>
            </w:r>
          </w:p>
        </w:tc>
      </w:tr>
      <w:tr w:rsidR="00305CC4" w:rsidRPr="00305CC4" w:rsidTr="00305CC4">
        <w:trPr>
          <w:trHeight w:val="20"/>
        </w:trPr>
        <w:tc>
          <w:tcPr>
            <w:tcW w:w="2376" w:type="dxa"/>
          </w:tcPr>
          <w:p w:rsidR="00305CC4" w:rsidRPr="00305CC4" w:rsidRDefault="00305CC4" w:rsidP="00305CC4">
            <w:pPr>
              <w:spacing w:line="360" w:lineRule="auto"/>
              <w:rPr>
                <w:rFonts w:ascii="宋体" w:hAnsi="宋体"/>
                <w:sz w:val="24"/>
                <w:szCs w:val="24"/>
              </w:rPr>
            </w:pPr>
            <w:r w:rsidRPr="00305CC4">
              <w:rPr>
                <w:rFonts w:ascii="宋体" w:hAnsi="宋体" w:hint="eastAsia"/>
                <w:sz w:val="24"/>
                <w:szCs w:val="24"/>
              </w:rPr>
              <w:t>index_</w:t>
            </w:r>
            <w:r w:rsidRPr="00305CC4">
              <w:rPr>
                <w:rFonts w:ascii="宋体" w:hAnsi="宋体"/>
                <w:sz w:val="24"/>
                <w:szCs w:val="24"/>
              </w:rPr>
              <w:t>desc</w:t>
            </w:r>
          </w:p>
        </w:tc>
        <w:tc>
          <w:tcPr>
            <w:tcW w:w="6146" w:type="dxa"/>
          </w:tcPr>
          <w:p w:rsidR="00305CC4" w:rsidRPr="00305CC4" w:rsidRDefault="00305CC4" w:rsidP="00305CC4">
            <w:pPr>
              <w:spacing w:line="360" w:lineRule="auto"/>
              <w:rPr>
                <w:rFonts w:ascii="宋体" w:hAnsi="宋体"/>
                <w:sz w:val="24"/>
                <w:szCs w:val="24"/>
              </w:rPr>
            </w:pPr>
            <w:r w:rsidRPr="00305CC4">
              <w:rPr>
                <w:rFonts w:ascii="宋体" w:hAnsi="宋体" w:cs="宋体" w:hint="eastAsia"/>
                <w:sz w:val="24"/>
                <w:szCs w:val="24"/>
              </w:rPr>
              <w:t>指标定义说明</w:t>
            </w:r>
          </w:p>
        </w:tc>
      </w:tr>
      <w:tr w:rsidR="00305CC4" w:rsidRPr="00305CC4" w:rsidTr="00305CC4">
        <w:trPr>
          <w:trHeight w:val="20"/>
        </w:trPr>
        <w:tc>
          <w:tcPr>
            <w:tcW w:w="2376" w:type="dxa"/>
          </w:tcPr>
          <w:p w:rsidR="00305CC4" w:rsidRPr="00305CC4" w:rsidRDefault="00305CC4" w:rsidP="00305CC4">
            <w:pPr>
              <w:spacing w:line="360" w:lineRule="auto"/>
              <w:rPr>
                <w:rFonts w:ascii="宋体" w:hAnsi="宋体"/>
                <w:sz w:val="24"/>
                <w:szCs w:val="24"/>
              </w:rPr>
            </w:pPr>
            <w:r w:rsidRPr="00305CC4">
              <w:rPr>
                <w:rFonts w:ascii="宋体" w:hAnsi="宋体" w:hint="eastAsia"/>
                <w:sz w:val="24"/>
                <w:szCs w:val="24"/>
              </w:rPr>
              <w:t>index_function</w:t>
            </w:r>
          </w:p>
        </w:tc>
        <w:tc>
          <w:tcPr>
            <w:tcW w:w="6146" w:type="dxa"/>
          </w:tcPr>
          <w:p w:rsidR="00305CC4" w:rsidRPr="00305CC4" w:rsidRDefault="00305CC4" w:rsidP="00305CC4">
            <w:pPr>
              <w:spacing w:line="360" w:lineRule="auto"/>
              <w:rPr>
                <w:rFonts w:ascii="宋体" w:hAnsi="宋体"/>
                <w:sz w:val="24"/>
                <w:szCs w:val="24"/>
              </w:rPr>
            </w:pPr>
            <w:r w:rsidRPr="00305CC4">
              <w:rPr>
                <w:rFonts w:ascii="宋体" w:hAnsi="宋体" w:cs="宋体" w:hint="eastAsia"/>
                <w:sz w:val="24"/>
                <w:szCs w:val="24"/>
              </w:rPr>
              <w:t>指标计算方法</w:t>
            </w:r>
          </w:p>
        </w:tc>
      </w:tr>
      <w:tr w:rsidR="00305CC4" w:rsidRPr="00305CC4" w:rsidTr="00305CC4">
        <w:trPr>
          <w:trHeight w:val="20"/>
        </w:trPr>
        <w:tc>
          <w:tcPr>
            <w:tcW w:w="2376" w:type="dxa"/>
            <w:tcBorders>
              <w:bottom w:val="single" w:sz="4" w:space="0" w:color="auto"/>
            </w:tcBorders>
            <w:shd w:val="clear" w:color="auto" w:fill="auto"/>
          </w:tcPr>
          <w:p w:rsidR="00305CC4" w:rsidRPr="00305CC4" w:rsidRDefault="00305CC4" w:rsidP="00305CC4">
            <w:pPr>
              <w:spacing w:line="360" w:lineRule="auto"/>
              <w:rPr>
                <w:rFonts w:ascii="宋体" w:hAnsi="宋体"/>
                <w:sz w:val="24"/>
                <w:szCs w:val="24"/>
              </w:rPr>
            </w:pPr>
            <w:r w:rsidRPr="00305CC4">
              <w:rPr>
                <w:rFonts w:ascii="宋体" w:hAnsi="宋体"/>
                <w:sz w:val="24"/>
                <w:szCs w:val="24"/>
              </w:rPr>
              <w:t>oper_type</w:t>
            </w:r>
          </w:p>
        </w:tc>
        <w:tc>
          <w:tcPr>
            <w:tcW w:w="6146" w:type="dxa"/>
            <w:tcBorders>
              <w:bottom w:val="single" w:sz="4" w:space="0" w:color="auto"/>
            </w:tcBorders>
            <w:shd w:val="clear" w:color="auto" w:fill="auto"/>
          </w:tcPr>
          <w:p w:rsidR="00305CC4" w:rsidRPr="00305CC4" w:rsidRDefault="00305CC4" w:rsidP="00305CC4">
            <w:pPr>
              <w:spacing w:line="360" w:lineRule="auto"/>
              <w:rPr>
                <w:rFonts w:ascii="宋体" w:hAnsi="宋体"/>
                <w:sz w:val="24"/>
                <w:szCs w:val="24"/>
              </w:rPr>
            </w:pPr>
            <w:r w:rsidRPr="00305CC4">
              <w:rPr>
                <w:rFonts w:ascii="宋体" w:hAnsi="宋体" w:hint="eastAsia"/>
                <w:sz w:val="24"/>
                <w:szCs w:val="24"/>
              </w:rPr>
              <w:t>操作</w:t>
            </w:r>
            <w:r w:rsidRPr="00305CC4">
              <w:rPr>
                <w:rFonts w:ascii="宋体" w:hAnsi="宋体"/>
                <w:sz w:val="24"/>
                <w:szCs w:val="24"/>
              </w:rPr>
              <w:t>类型，</w:t>
            </w:r>
            <w:r w:rsidRPr="00305CC4">
              <w:rPr>
                <w:rFonts w:ascii="宋体" w:hAnsi="宋体" w:hint="eastAsia"/>
                <w:sz w:val="24"/>
                <w:szCs w:val="24"/>
              </w:rPr>
              <w:t>1</w:t>
            </w:r>
            <w:r w:rsidRPr="00305CC4">
              <w:rPr>
                <w:rFonts w:ascii="宋体" w:hAnsi="宋体"/>
                <w:sz w:val="24"/>
                <w:szCs w:val="24"/>
              </w:rPr>
              <w:t>-新增，</w:t>
            </w:r>
            <w:r w:rsidRPr="00305CC4">
              <w:rPr>
                <w:rFonts w:ascii="宋体" w:hAnsi="宋体" w:hint="eastAsia"/>
                <w:sz w:val="24"/>
                <w:szCs w:val="24"/>
              </w:rPr>
              <w:t>2</w:t>
            </w:r>
            <w:r w:rsidRPr="00305CC4">
              <w:rPr>
                <w:rFonts w:ascii="宋体" w:hAnsi="宋体"/>
                <w:sz w:val="24"/>
                <w:szCs w:val="24"/>
              </w:rPr>
              <w:t>-修改</w:t>
            </w:r>
          </w:p>
        </w:tc>
      </w:tr>
    </w:tbl>
    <w:p w:rsidR="002B6C9C" w:rsidRPr="002B6C9C" w:rsidRDefault="002B6C9C" w:rsidP="00C80478"/>
    <w:tbl>
      <w:tblPr>
        <w:tblStyle w:val="aa"/>
        <w:tblW w:w="8522" w:type="dxa"/>
        <w:tblLook w:val="04A0"/>
      </w:tblPr>
      <w:tblGrid>
        <w:gridCol w:w="2376"/>
        <w:gridCol w:w="6146"/>
      </w:tblGrid>
      <w:tr w:rsidR="00D20003" w:rsidRPr="00305CC4" w:rsidTr="00EB6D67">
        <w:trPr>
          <w:trHeight w:val="20"/>
        </w:trPr>
        <w:tc>
          <w:tcPr>
            <w:tcW w:w="2376" w:type="dxa"/>
            <w:shd w:val="clear" w:color="auto" w:fill="74D280" w:themeFill="background1" w:themeFillShade="BF"/>
          </w:tcPr>
          <w:p w:rsidR="00D20003" w:rsidRPr="00305CC4" w:rsidRDefault="00D20003" w:rsidP="00EB6D67">
            <w:pPr>
              <w:spacing w:line="360" w:lineRule="auto"/>
              <w:rPr>
                <w:rFonts w:ascii="宋体" w:hAnsi="宋体"/>
                <w:sz w:val="24"/>
                <w:szCs w:val="24"/>
              </w:rPr>
            </w:pPr>
            <w:r w:rsidRPr="00305CC4">
              <w:rPr>
                <w:rFonts w:ascii="宋体" w:hAnsi="宋体" w:hint="eastAsia"/>
                <w:sz w:val="24"/>
                <w:szCs w:val="24"/>
              </w:rPr>
              <w:t>功能</w:t>
            </w:r>
          </w:p>
        </w:tc>
        <w:tc>
          <w:tcPr>
            <w:tcW w:w="6146" w:type="dxa"/>
            <w:shd w:val="clear" w:color="auto" w:fill="74D280" w:themeFill="background1" w:themeFillShade="BF"/>
          </w:tcPr>
          <w:p w:rsidR="00D20003" w:rsidRPr="00305CC4" w:rsidRDefault="00D20003" w:rsidP="00EB6D67">
            <w:pPr>
              <w:spacing w:line="360" w:lineRule="auto"/>
              <w:rPr>
                <w:rFonts w:ascii="宋体" w:hAnsi="宋体"/>
                <w:sz w:val="24"/>
                <w:szCs w:val="24"/>
              </w:rPr>
            </w:pPr>
            <w:r w:rsidRPr="00305CC4">
              <w:rPr>
                <w:rFonts w:ascii="宋体" w:hAnsi="宋体" w:hint="eastAsia"/>
                <w:sz w:val="24"/>
                <w:szCs w:val="24"/>
              </w:rPr>
              <w:t>咪咕善跑</w:t>
            </w:r>
            <w:r w:rsidRPr="00305CC4">
              <w:rPr>
                <w:rFonts w:ascii="宋体" w:hAnsi="宋体"/>
                <w:sz w:val="24"/>
                <w:szCs w:val="24"/>
              </w:rPr>
              <w:t>向大数据平台同步</w:t>
            </w:r>
            <w:r w:rsidRPr="00305CC4">
              <w:rPr>
                <w:rFonts w:ascii="宋体" w:hAnsi="宋体" w:hint="eastAsia"/>
                <w:sz w:val="24"/>
                <w:szCs w:val="24"/>
              </w:rPr>
              <w:t>动作</w:t>
            </w:r>
            <w:r>
              <w:rPr>
                <w:rFonts w:ascii="宋体" w:hAnsi="宋体" w:hint="eastAsia"/>
                <w:sz w:val="24"/>
                <w:szCs w:val="24"/>
              </w:rPr>
              <w:t>姿态</w:t>
            </w:r>
            <w:r>
              <w:rPr>
                <w:rFonts w:ascii="宋体" w:hAnsi="宋体"/>
                <w:sz w:val="24"/>
                <w:szCs w:val="24"/>
              </w:rPr>
              <w:t>和</w:t>
            </w:r>
            <w:r w:rsidRPr="00305CC4">
              <w:rPr>
                <w:rFonts w:ascii="宋体" w:hAnsi="宋体"/>
                <w:sz w:val="24"/>
                <w:szCs w:val="24"/>
              </w:rPr>
              <w:t>指标</w:t>
            </w:r>
            <w:r>
              <w:rPr>
                <w:rFonts w:ascii="宋体" w:hAnsi="宋体" w:hint="eastAsia"/>
                <w:sz w:val="24"/>
                <w:szCs w:val="24"/>
              </w:rPr>
              <w:t>对应</w:t>
            </w:r>
          </w:p>
        </w:tc>
      </w:tr>
      <w:tr w:rsidR="00D20003" w:rsidRPr="00305CC4" w:rsidTr="00EB6D67">
        <w:trPr>
          <w:trHeight w:val="20"/>
        </w:trPr>
        <w:tc>
          <w:tcPr>
            <w:tcW w:w="2376" w:type="dxa"/>
            <w:shd w:val="clear" w:color="auto" w:fill="DDD9C3" w:themeFill="background2" w:themeFillShade="E6"/>
          </w:tcPr>
          <w:p w:rsidR="00D20003" w:rsidRPr="00305CC4" w:rsidRDefault="00D20003" w:rsidP="00EB6D67">
            <w:pPr>
              <w:spacing w:line="360" w:lineRule="auto"/>
              <w:rPr>
                <w:rFonts w:ascii="宋体" w:hAnsi="宋体"/>
                <w:sz w:val="24"/>
                <w:szCs w:val="24"/>
              </w:rPr>
            </w:pPr>
            <w:r w:rsidRPr="00305CC4">
              <w:rPr>
                <w:rFonts w:ascii="宋体" w:hAnsi="宋体"/>
                <w:sz w:val="24"/>
                <w:szCs w:val="24"/>
              </w:rPr>
              <w:t>T</w:t>
            </w:r>
            <w:r w:rsidRPr="00305CC4">
              <w:rPr>
                <w:rFonts w:ascii="宋体" w:hAnsi="宋体" w:hint="eastAsia"/>
                <w:sz w:val="24"/>
                <w:szCs w:val="24"/>
              </w:rPr>
              <w:t>opic</w:t>
            </w:r>
          </w:p>
        </w:tc>
        <w:tc>
          <w:tcPr>
            <w:tcW w:w="6146" w:type="dxa"/>
            <w:shd w:val="clear" w:color="auto" w:fill="DDD9C3" w:themeFill="background2" w:themeFillShade="E6"/>
          </w:tcPr>
          <w:p w:rsidR="00D20003" w:rsidRPr="00305CC4" w:rsidRDefault="00D20003" w:rsidP="00EB6D67">
            <w:pPr>
              <w:spacing w:line="360" w:lineRule="auto"/>
              <w:rPr>
                <w:rFonts w:ascii="宋体" w:hAnsi="宋体"/>
                <w:sz w:val="24"/>
                <w:szCs w:val="24"/>
              </w:rPr>
            </w:pPr>
            <w:r w:rsidRPr="00305CC4">
              <w:rPr>
                <w:rFonts w:ascii="宋体" w:hAnsi="宋体"/>
                <w:sz w:val="24"/>
                <w:szCs w:val="24"/>
              </w:rPr>
              <w:t>t_mgsp_to_bigdata_action_</w:t>
            </w:r>
            <w:r>
              <w:rPr>
                <w:rFonts w:ascii="宋体" w:hAnsi="宋体"/>
                <w:sz w:val="24"/>
                <w:szCs w:val="24"/>
              </w:rPr>
              <w:t>pose_</w:t>
            </w:r>
            <w:r w:rsidRPr="00305CC4">
              <w:rPr>
                <w:rFonts w:ascii="宋体" w:hAnsi="宋体"/>
                <w:sz w:val="24"/>
                <w:szCs w:val="24"/>
              </w:rPr>
              <w:t>index</w:t>
            </w:r>
          </w:p>
        </w:tc>
      </w:tr>
      <w:tr w:rsidR="00D20003" w:rsidRPr="00305CC4" w:rsidTr="00EB6D67">
        <w:trPr>
          <w:trHeight w:val="20"/>
        </w:trPr>
        <w:tc>
          <w:tcPr>
            <w:tcW w:w="2376" w:type="dxa"/>
            <w:shd w:val="clear" w:color="auto" w:fill="DDD9C3" w:themeFill="background2" w:themeFillShade="E6"/>
          </w:tcPr>
          <w:p w:rsidR="00D20003" w:rsidRPr="00305CC4" w:rsidRDefault="00D20003" w:rsidP="00EB6D67">
            <w:pPr>
              <w:spacing w:line="360" w:lineRule="auto"/>
              <w:rPr>
                <w:rFonts w:ascii="宋体" w:hAnsi="宋体"/>
                <w:sz w:val="24"/>
                <w:szCs w:val="24"/>
              </w:rPr>
            </w:pPr>
            <w:r w:rsidRPr="00305CC4">
              <w:rPr>
                <w:rFonts w:ascii="宋体" w:hAnsi="宋体" w:hint="eastAsia"/>
                <w:sz w:val="24"/>
                <w:szCs w:val="24"/>
              </w:rPr>
              <w:t>数据</w:t>
            </w:r>
            <w:r w:rsidRPr="00305CC4">
              <w:rPr>
                <w:rFonts w:ascii="宋体" w:hAnsi="宋体"/>
                <w:sz w:val="24"/>
                <w:szCs w:val="24"/>
              </w:rPr>
              <w:t>表</w:t>
            </w:r>
          </w:p>
        </w:tc>
        <w:tc>
          <w:tcPr>
            <w:tcW w:w="6146" w:type="dxa"/>
            <w:shd w:val="clear" w:color="auto" w:fill="DDD9C3" w:themeFill="background2" w:themeFillShade="E6"/>
          </w:tcPr>
          <w:p w:rsidR="00D20003" w:rsidRPr="00305CC4" w:rsidRDefault="00D20003" w:rsidP="00EB6D67">
            <w:pPr>
              <w:spacing w:line="360" w:lineRule="auto"/>
              <w:rPr>
                <w:rFonts w:ascii="宋体" w:hAnsi="宋体"/>
                <w:sz w:val="24"/>
                <w:szCs w:val="24"/>
              </w:rPr>
            </w:pPr>
            <w:r>
              <w:rPr>
                <w:rFonts w:asciiTheme="minorEastAsia" w:eastAsiaTheme="minorEastAsia" w:hAnsiTheme="minorEastAsia" w:hint="eastAsia"/>
                <w:sz w:val="24"/>
              </w:rPr>
              <w:t>姿态与</w:t>
            </w:r>
            <w:r>
              <w:rPr>
                <w:rFonts w:asciiTheme="minorEastAsia" w:eastAsiaTheme="minorEastAsia" w:hAnsiTheme="minorEastAsia"/>
                <w:sz w:val="24"/>
              </w:rPr>
              <w:t>指标对应</w:t>
            </w:r>
            <w:r>
              <w:rPr>
                <w:rFonts w:asciiTheme="minorEastAsia" w:eastAsiaTheme="minorEastAsia" w:hAnsiTheme="minorEastAsia" w:hint="eastAsia"/>
                <w:sz w:val="24"/>
              </w:rPr>
              <w:t>表</w:t>
            </w:r>
            <w:r>
              <w:rPr>
                <w:rFonts w:asciiTheme="minorEastAsia" w:eastAsiaTheme="minorEastAsia" w:hAnsiTheme="minorEastAsia"/>
                <w:sz w:val="24"/>
              </w:rPr>
              <w:t>（</w:t>
            </w:r>
            <w:r>
              <w:rPr>
                <w:rFonts w:asciiTheme="minorEastAsia" w:eastAsiaTheme="minorEastAsia" w:hAnsiTheme="minorEastAsia" w:hint="eastAsia"/>
                <w:sz w:val="24"/>
              </w:rPr>
              <w:t>action_</w:t>
            </w:r>
            <w:r>
              <w:rPr>
                <w:rFonts w:asciiTheme="minorEastAsia" w:eastAsiaTheme="minorEastAsia" w:hAnsiTheme="minorEastAsia"/>
                <w:sz w:val="24"/>
              </w:rPr>
              <w:t>pose_index）</w:t>
            </w:r>
          </w:p>
        </w:tc>
      </w:tr>
      <w:tr w:rsidR="00D20003" w:rsidRPr="00305CC4" w:rsidTr="00EB6D67">
        <w:trPr>
          <w:trHeight w:val="20"/>
        </w:trPr>
        <w:tc>
          <w:tcPr>
            <w:tcW w:w="2376" w:type="dxa"/>
          </w:tcPr>
          <w:p w:rsidR="00D20003" w:rsidRPr="00305CC4" w:rsidRDefault="00D20003" w:rsidP="00D20003">
            <w:pPr>
              <w:spacing w:line="360" w:lineRule="auto"/>
              <w:rPr>
                <w:rFonts w:ascii="宋体" w:hAnsi="宋体"/>
                <w:sz w:val="24"/>
                <w:szCs w:val="24"/>
              </w:rPr>
            </w:pPr>
            <w:r>
              <w:t>action</w:t>
            </w:r>
            <w:r>
              <w:rPr>
                <w:rFonts w:hint="eastAsia"/>
              </w:rPr>
              <w:t>_</w:t>
            </w:r>
            <w:r>
              <w:t>id</w:t>
            </w:r>
          </w:p>
        </w:tc>
        <w:tc>
          <w:tcPr>
            <w:tcW w:w="6146" w:type="dxa"/>
          </w:tcPr>
          <w:p w:rsidR="00D20003" w:rsidRPr="00305CC4" w:rsidRDefault="00D20003" w:rsidP="00D20003">
            <w:pPr>
              <w:spacing w:line="360" w:lineRule="auto"/>
              <w:rPr>
                <w:rFonts w:ascii="宋体" w:hAnsi="宋体"/>
                <w:sz w:val="24"/>
                <w:szCs w:val="24"/>
              </w:rPr>
            </w:pPr>
            <w:r>
              <w:rPr>
                <w:rFonts w:asciiTheme="minorEastAsia" w:hAnsiTheme="minorEastAsia" w:hint="eastAsia"/>
                <w:sz w:val="24"/>
                <w:szCs w:val="24"/>
              </w:rPr>
              <w:t>动作</w:t>
            </w:r>
            <w:r>
              <w:rPr>
                <w:rFonts w:asciiTheme="minorEastAsia" w:hAnsiTheme="minorEastAsia"/>
                <w:sz w:val="24"/>
                <w:szCs w:val="24"/>
              </w:rPr>
              <w:t>编码</w:t>
            </w:r>
          </w:p>
        </w:tc>
      </w:tr>
      <w:tr w:rsidR="00D20003" w:rsidRPr="00305CC4" w:rsidTr="00EB6D67">
        <w:trPr>
          <w:trHeight w:val="20"/>
        </w:trPr>
        <w:tc>
          <w:tcPr>
            <w:tcW w:w="2376" w:type="dxa"/>
          </w:tcPr>
          <w:p w:rsidR="00D20003" w:rsidRPr="00305CC4" w:rsidRDefault="00D20003" w:rsidP="00D20003">
            <w:pPr>
              <w:spacing w:line="360" w:lineRule="auto"/>
              <w:rPr>
                <w:rFonts w:ascii="宋体" w:hAnsi="宋体"/>
                <w:sz w:val="24"/>
                <w:szCs w:val="24"/>
              </w:rPr>
            </w:pPr>
            <w:r>
              <w:t>pose</w:t>
            </w:r>
            <w:r>
              <w:rPr>
                <w:rFonts w:hint="eastAsia"/>
              </w:rPr>
              <w:t>_</w:t>
            </w:r>
            <w:r>
              <w:t>id</w:t>
            </w:r>
          </w:p>
        </w:tc>
        <w:tc>
          <w:tcPr>
            <w:tcW w:w="6146" w:type="dxa"/>
          </w:tcPr>
          <w:p w:rsidR="00D20003" w:rsidRPr="00305CC4" w:rsidRDefault="00D20003" w:rsidP="00D20003">
            <w:pPr>
              <w:spacing w:line="360" w:lineRule="auto"/>
              <w:rPr>
                <w:rFonts w:ascii="宋体" w:hAnsi="宋体"/>
                <w:sz w:val="24"/>
                <w:szCs w:val="24"/>
              </w:rPr>
            </w:pPr>
            <w:r>
              <w:rPr>
                <w:rFonts w:asciiTheme="minorEastAsia" w:hAnsiTheme="minorEastAsia" w:hint="eastAsia"/>
                <w:sz w:val="24"/>
                <w:szCs w:val="24"/>
              </w:rPr>
              <w:t>姿态</w:t>
            </w:r>
            <w:r>
              <w:rPr>
                <w:rFonts w:asciiTheme="minorEastAsia" w:hAnsiTheme="minorEastAsia"/>
                <w:sz w:val="24"/>
                <w:szCs w:val="24"/>
              </w:rPr>
              <w:t>编码</w:t>
            </w:r>
          </w:p>
        </w:tc>
      </w:tr>
      <w:tr w:rsidR="00D20003" w:rsidRPr="00305CC4" w:rsidTr="00EB6D67">
        <w:trPr>
          <w:trHeight w:val="20"/>
        </w:trPr>
        <w:tc>
          <w:tcPr>
            <w:tcW w:w="2376" w:type="dxa"/>
          </w:tcPr>
          <w:p w:rsidR="00D20003" w:rsidRPr="00305CC4" w:rsidRDefault="00D20003" w:rsidP="00D20003">
            <w:pPr>
              <w:spacing w:line="360" w:lineRule="auto"/>
              <w:rPr>
                <w:rFonts w:ascii="宋体" w:hAnsi="宋体"/>
                <w:sz w:val="24"/>
                <w:szCs w:val="24"/>
              </w:rPr>
            </w:pPr>
            <w:r w:rsidRPr="00305CC4">
              <w:rPr>
                <w:rFonts w:ascii="宋体" w:hAnsi="宋体"/>
                <w:sz w:val="24"/>
                <w:szCs w:val="24"/>
              </w:rPr>
              <w:t>index</w:t>
            </w:r>
            <w:r w:rsidRPr="00305CC4">
              <w:rPr>
                <w:rFonts w:ascii="宋体" w:hAnsi="宋体" w:hint="eastAsia"/>
                <w:sz w:val="24"/>
                <w:szCs w:val="24"/>
              </w:rPr>
              <w:t>_</w:t>
            </w:r>
            <w:r w:rsidRPr="00305CC4">
              <w:rPr>
                <w:rFonts w:ascii="宋体" w:hAnsi="宋体"/>
                <w:sz w:val="24"/>
                <w:szCs w:val="24"/>
              </w:rPr>
              <w:t>id</w:t>
            </w:r>
          </w:p>
        </w:tc>
        <w:tc>
          <w:tcPr>
            <w:tcW w:w="6146" w:type="dxa"/>
          </w:tcPr>
          <w:p w:rsidR="00D20003" w:rsidRPr="00305CC4" w:rsidRDefault="00D20003" w:rsidP="00D20003">
            <w:pPr>
              <w:spacing w:line="360" w:lineRule="auto"/>
              <w:rPr>
                <w:rFonts w:ascii="宋体" w:hAnsi="宋体"/>
                <w:sz w:val="24"/>
                <w:szCs w:val="24"/>
              </w:rPr>
            </w:pPr>
            <w:r w:rsidRPr="00305CC4">
              <w:rPr>
                <w:rFonts w:ascii="宋体" w:hAnsi="宋体" w:hint="eastAsia"/>
                <w:sz w:val="24"/>
                <w:szCs w:val="24"/>
              </w:rPr>
              <w:t>指标</w:t>
            </w:r>
            <w:r w:rsidRPr="00305CC4">
              <w:rPr>
                <w:rFonts w:ascii="宋体" w:hAnsi="宋体"/>
                <w:sz w:val="24"/>
                <w:szCs w:val="24"/>
              </w:rPr>
              <w:t>编码</w:t>
            </w:r>
          </w:p>
        </w:tc>
      </w:tr>
      <w:tr w:rsidR="00D20003" w:rsidRPr="00305CC4" w:rsidTr="00EB6D67">
        <w:trPr>
          <w:trHeight w:val="20"/>
        </w:trPr>
        <w:tc>
          <w:tcPr>
            <w:tcW w:w="2376" w:type="dxa"/>
            <w:tcBorders>
              <w:bottom w:val="single" w:sz="4" w:space="0" w:color="auto"/>
            </w:tcBorders>
            <w:shd w:val="clear" w:color="auto" w:fill="auto"/>
          </w:tcPr>
          <w:p w:rsidR="00D20003" w:rsidRPr="00305CC4" w:rsidRDefault="00D20003" w:rsidP="00D20003">
            <w:pPr>
              <w:spacing w:line="360" w:lineRule="auto"/>
              <w:rPr>
                <w:rFonts w:ascii="宋体" w:hAnsi="宋体"/>
                <w:sz w:val="24"/>
                <w:szCs w:val="24"/>
              </w:rPr>
            </w:pPr>
            <w:r w:rsidRPr="00305CC4">
              <w:rPr>
                <w:rFonts w:ascii="宋体" w:hAnsi="宋体"/>
                <w:sz w:val="24"/>
                <w:szCs w:val="24"/>
              </w:rPr>
              <w:t>oper_type</w:t>
            </w:r>
          </w:p>
        </w:tc>
        <w:tc>
          <w:tcPr>
            <w:tcW w:w="6146" w:type="dxa"/>
            <w:tcBorders>
              <w:bottom w:val="single" w:sz="4" w:space="0" w:color="auto"/>
            </w:tcBorders>
            <w:shd w:val="clear" w:color="auto" w:fill="auto"/>
          </w:tcPr>
          <w:p w:rsidR="00D20003" w:rsidRPr="00305CC4" w:rsidRDefault="00D20003" w:rsidP="00D20003">
            <w:pPr>
              <w:spacing w:line="360" w:lineRule="auto"/>
              <w:rPr>
                <w:rFonts w:ascii="宋体" w:hAnsi="宋体"/>
                <w:sz w:val="24"/>
                <w:szCs w:val="24"/>
              </w:rPr>
            </w:pPr>
            <w:r w:rsidRPr="00305CC4">
              <w:rPr>
                <w:rFonts w:ascii="宋体" w:hAnsi="宋体" w:hint="eastAsia"/>
                <w:sz w:val="24"/>
                <w:szCs w:val="24"/>
              </w:rPr>
              <w:t>操作</w:t>
            </w:r>
            <w:r w:rsidRPr="00305CC4">
              <w:rPr>
                <w:rFonts w:ascii="宋体" w:hAnsi="宋体"/>
                <w:sz w:val="24"/>
                <w:szCs w:val="24"/>
              </w:rPr>
              <w:t>类型，</w:t>
            </w:r>
            <w:r w:rsidRPr="00305CC4">
              <w:rPr>
                <w:rFonts w:ascii="宋体" w:hAnsi="宋体" w:hint="eastAsia"/>
                <w:sz w:val="24"/>
                <w:szCs w:val="24"/>
              </w:rPr>
              <w:t>1</w:t>
            </w:r>
            <w:r w:rsidRPr="00305CC4">
              <w:rPr>
                <w:rFonts w:ascii="宋体" w:hAnsi="宋体"/>
                <w:sz w:val="24"/>
                <w:szCs w:val="24"/>
              </w:rPr>
              <w:t>-新增，</w:t>
            </w:r>
            <w:r w:rsidRPr="00305CC4">
              <w:rPr>
                <w:rFonts w:ascii="宋体" w:hAnsi="宋体" w:hint="eastAsia"/>
                <w:sz w:val="24"/>
                <w:szCs w:val="24"/>
              </w:rPr>
              <w:t>2</w:t>
            </w:r>
            <w:r w:rsidRPr="00305CC4">
              <w:rPr>
                <w:rFonts w:ascii="宋体" w:hAnsi="宋体"/>
                <w:sz w:val="24"/>
                <w:szCs w:val="24"/>
              </w:rPr>
              <w:t>-修改</w:t>
            </w:r>
          </w:p>
        </w:tc>
      </w:tr>
    </w:tbl>
    <w:p w:rsidR="00D20003" w:rsidRPr="00C80478" w:rsidRDefault="00D20003" w:rsidP="00C80478"/>
    <w:p w:rsidR="00B74600" w:rsidRPr="004F4E50" w:rsidRDefault="000237EC" w:rsidP="004F4E50">
      <w:pPr>
        <w:pStyle w:val="3"/>
        <w:rPr>
          <w:rFonts w:asciiTheme="minorEastAsia" w:eastAsiaTheme="minorEastAsia" w:hAnsiTheme="minorEastAsia"/>
          <w:color w:val="000000" w:themeColor="text1"/>
        </w:rPr>
      </w:pPr>
      <w:bookmarkStart w:id="32" w:name="_Toc496097627"/>
      <w:r>
        <w:rPr>
          <w:rFonts w:asciiTheme="minorEastAsia" w:eastAsiaTheme="minorEastAsia" w:hAnsiTheme="minorEastAsia" w:hint="eastAsia"/>
          <w:color w:val="000000" w:themeColor="text1"/>
        </w:rPr>
        <w:lastRenderedPageBreak/>
        <w:t>训练</w:t>
      </w:r>
      <w:r w:rsidR="0015321F">
        <w:rPr>
          <w:rFonts w:asciiTheme="minorEastAsia" w:eastAsiaTheme="minorEastAsia" w:hAnsiTheme="minorEastAsia" w:hint="eastAsia"/>
          <w:color w:val="000000" w:themeColor="text1"/>
        </w:rPr>
        <w:t>视频</w:t>
      </w:r>
      <w:r w:rsidR="008E7364">
        <w:rPr>
          <w:rFonts w:asciiTheme="minorEastAsia" w:eastAsiaTheme="minorEastAsia" w:hAnsiTheme="minorEastAsia" w:hint="eastAsia"/>
          <w:color w:val="000000" w:themeColor="text1"/>
        </w:rPr>
        <w:t>采集</w:t>
      </w:r>
      <w:bookmarkEnd w:id="32"/>
    </w:p>
    <w:p w:rsidR="008B05C3" w:rsidRDefault="008B05C3" w:rsidP="0021543C">
      <w:pPr>
        <w:pStyle w:val="4"/>
      </w:pPr>
      <w:r>
        <w:t>数据表</w:t>
      </w:r>
    </w:p>
    <w:p w:rsidR="008B05C3" w:rsidRDefault="008B05C3" w:rsidP="008B05C3">
      <w:pPr>
        <w:spacing w:line="360" w:lineRule="auto"/>
        <w:rPr>
          <w:rFonts w:asciiTheme="minorEastAsia" w:eastAsiaTheme="minorEastAsia" w:hAnsiTheme="minorEastAsia"/>
          <w:sz w:val="24"/>
        </w:rPr>
      </w:pPr>
      <w:r>
        <w:rPr>
          <w:rFonts w:asciiTheme="minorEastAsia" w:eastAsiaTheme="minorEastAsia" w:hAnsiTheme="minorEastAsia" w:hint="eastAsia"/>
          <w:sz w:val="24"/>
        </w:rPr>
        <w:t>动作样本</w:t>
      </w:r>
      <w:r>
        <w:rPr>
          <w:rFonts w:asciiTheme="minorEastAsia" w:eastAsiaTheme="minorEastAsia" w:hAnsiTheme="minorEastAsia"/>
          <w:sz w:val="24"/>
        </w:rPr>
        <w:t>表</w:t>
      </w:r>
      <w:r>
        <w:rPr>
          <w:rFonts w:asciiTheme="minorEastAsia" w:eastAsiaTheme="minorEastAsia" w:hAnsiTheme="minorEastAsia" w:hint="eastAsia"/>
          <w:sz w:val="24"/>
        </w:rPr>
        <w:t>（</w:t>
      </w:r>
      <w:r>
        <w:rPr>
          <w:rFonts w:asciiTheme="minorEastAsia" w:eastAsiaTheme="minorEastAsia" w:hAnsiTheme="minorEastAsia"/>
          <w:sz w:val="24"/>
        </w:rPr>
        <w:t>action_sample</w:t>
      </w:r>
      <w:r>
        <w:rPr>
          <w:rFonts w:asciiTheme="minorEastAsia" w:eastAsiaTheme="minorEastAsia" w:hAnsiTheme="minorEastAsia" w:hint="eastAsia"/>
          <w:sz w:val="24"/>
        </w:rPr>
        <w:t>）</w:t>
      </w:r>
    </w:p>
    <w:tbl>
      <w:tblPr>
        <w:tblStyle w:val="aa"/>
        <w:tblW w:w="0" w:type="auto"/>
        <w:tblLook w:val="04A0"/>
      </w:tblPr>
      <w:tblGrid>
        <w:gridCol w:w="2280"/>
        <w:gridCol w:w="1656"/>
        <w:gridCol w:w="1191"/>
        <w:gridCol w:w="3169"/>
      </w:tblGrid>
      <w:tr w:rsidR="008B05C3" w:rsidRPr="00BA5EAB" w:rsidTr="00EB6D67">
        <w:trPr>
          <w:trHeight w:val="270"/>
        </w:trPr>
        <w:tc>
          <w:tcPr>
            <w:tcW w:w="8296" w:type="dxa"/>
            <w:gridSpan w:val="4"/>
            <w:noWrap/>
          </w:tcPr>
          <w:p w:rsidR="008B05C3" w:rsidRPr="00BA5EAB" w:rsidRDefault="008B05C3" w:rsidP="00001308">
            <w:pPr>
              <w:pStyle w:val="af2"/>
              <w:spacing w:before="78" w:after="78"/>
              <w:rPr>
                <w:rFonts w:ascii="Times New Roman" w:hAnsi="Times New Roman"/>
                <w:color w:val="auto"/>
              </w:rPr>
            </w:pPr>
            <w:r w:rsidRPr="00BA5EAB">
              <w:rPr>
                <w:rFonts w:ascii="Times New Roman" w:hAnsi="Times New Roman"/>
                <w:color w:val="auto"/>
              </w:rPr>
              <w:t>a</w:t>
            </w:r>
            <w:r w:rsidRPr="00BA5EAB">
              <w:rPr>
                <w:rFonts w:ascii="Times New Roman" w:hAnsi="Times New Roman" w:hint="eastAsia"/>
                <w:color w:val="auto"/>
              </w:rPr>
              <w:t>ction_</w:t>
            </w:r>
            <w:r w:rsidRPr="00BA5EAB">
              <w:rPr>
                <w:rFonts w:ascii="Times New Roman" w:hAnsi="Times New Roman"/>
                <w:color w:val="auto"/>
              </w:rPr>
              <w:t xml:space="preserve">sample </w:t>
            </w:r>
            <w:r w:rsidRPr="00BA5EAB">
              <w:rPr>
                <w:rFonts w:ascii="Times New Roman" w:hAnsi="Times New Roman" w:hint="eastAsia"/>
                <w:color w:val="auto"/>
              </w:rPr>
              <w:t>动作样本表</w:t>
            </w:r>
          </w:p>
        </w:tc>
      </w:tr>
      <w:tr w:rsidR="008B05C3" w:rsidRPr="00BA5EAB" w:rsidTr="00EB6D67">
        <w:trPr>
          <w:trHeight w:val="270"/>
        </w:trPr>
        <w:tc>
          <w:tcPr>
            <w:tcW w:w="2280" w:type="dxa"/>
            <w:noWrap/>
            <w:hideMark/>
          </w:tcPr>
          <w:p w:rsidR="008B05C3" w:rsidRPr="00BA5EAB" w:rsidRDefault="008B05C3" w:rsidP="00001308">
            <w:pPr>
              <w:pStyle w:val="af2"/>
              <w:spacing w:before="78" w:after="78"/>
              <w:rPr>
                <w:rFonts w:ascii="Times New Roman" w:hAnsi="Times New Roman"/>
                <w:color w:val="auto"/>
              </w:rPr>
            </w:pPr>
            <w:r w:rsidRPr="00BA5EAB">
              <w:rPr>
                <w:rFonts w:ascii="Times New Roman" w:hAnsi="Times New Roman"/>
                <w:color w:val="auto"/>
              </w:rPr>
              <w:t>字段</w:t>
            </w:r>
          </w:p>
        </w:tc>
        <w:tc>
          <w:tcPr>
            <w:tcW w:w="1656" w:type="dxa"/>
            <w:noWrap/>
            <w:hideMark/>
          </w:tcPr>
          <w:p w:rsidR="008B05C3" w:rsidRPr="00BA5EAB" w:rsidRDefault="008B05C3" w:rsidP="00001308">
            <w:pPr>
              <w:pStyle w:val="af2"/>
              <w:spacing w:before="78" w:after="78"/>
              <w:rPr>
                <w:rFonts w:ascii="Times New Roman" w:hAnsi="Times New Roman"/>
                <w:color w:val="auto"/>
              </w:rPr>
            </w:pPr>
            <w:r w:rsidRPr="00BA5EAB">
              <w:rPr>
                <w:rFonts w:ascii="Times New Roman" w:hAnsi="Times New Roman"/>
                <w:color w:val="auto"/>
              </w:rPr>
              <w:t>类型</w:t>
            </w:r>
          </w:p>
        </w:tc>
        <w:tc>
          <w:tcPr>
            <w:tcW w:w="1191" w:type="dxa"/>
          </w:tcPr>
          <w:p w:rsidR="008B05C3" w:rsidRPr="00BA5EAB" w:rsidRDefault="008B05C3" w:rsidP="00001308">
            <w:pPr>
              <w:pStyle w:val="af2"/>
              <w:spacing w:before="78" w:after="78"/>
              <w:rPr>
                <w:rFonts w:ascii="Times New Roman" w:hAnsi="Times New Roman"/>
                <w:color w:val="auto"/>
              </w:rPr>
            </w:pPr>
            <w:r w:rsidRPr="00BA5EAB">
              <w:rPr>
                <w:rFonts w:ascii="Times New Roman" w:hAnsi="Times New Roman"/>
                <w:color w:val="auto"/>
              </w:rPr>
              <w:t>是否必填</w:t>
            </w:r>
          </w:p>
        </w:tc>
        <w:tc>
          <w:tcPr>
            <w:tcW w:w="3169" w:type="dxa"/>
            <w:noWrap/>
            <w:hideMark/>
          </w:tcPr>
          <w:p w:rsidR="008B05C3" w:rsidRPr="00BA5EAB" w:rsidRDefault="008B05C3" w:rsidP="00001308">
            <w:pPr>
              <w:pStyle w:val="af2"/>
              <w:spacing w:before="78" w:after="78"/>
              <w:rPr>
                <w:rFonts w:ascii="Times New Roman" w:hAnsi="Times New Roman"/>
                <w:color w:val="auto"/>
              </w:rPr>
            </w:pPr>
            <w:r w:rsidRPr="00BA5EAB">
              <w:rPr>
                <w:rFonts w:ascii="Times New Roman" w:hAnsi="Times New Roman"/>
                <w:color w:val="auto"/>
              </w:rPr>
              <w:t>说明</w:t>
            </w:r>
          </w:p>
        </w:tc>
      </w:tr>
      <w:tr w:rsidR="008B05C3" w:rsidRPr="00BA5EAB" w:rsidTr="00EB6D67">
        <w:trPr>
          <w:trHeight w:val="270"/>
        </w:trPr>
        <w:tc>
          <w:tcPr>
            <w:tcW w:w="2280" w:type="dxa"/>
            <w:noWrap/>
            <w:hideMark/>
          </w:tcPr>
          <w:p w:rsidR="008B05C3" w:rsidRPr="00BA5EAB" w:rsidRDefault="008B05C3" w:rsidP="00EB6D67">
            <w:pPr>
              <w:pStyle w:val="af1"/>
              <w:rPr>
                <w:rFonts w:ascii="Times New Roman" w:hAnsi="Times New Roman"/>
                <w:b/>
                <w:color w:val="auto"/>
                <w:u w:val="single"/>
              </w:rPr>
            </w:pPr>
            <w:r>
              <w:rPr>
                <w:rFonts w:ascii="Times New Roman" w:hAnsi="Times New Roman" w:hint="eastAsia"/>
                <w:b/>
                <w:color w:val="auto"/>
                <w:u w:val="single"/>
              </w:rPr>
              <w:t>i</w:t>
            </w:r>
            <w:r w:rsidRPr="00BA5EAB">
              <w:rPr>
                <w:rFonts w:ascii="Times New Roman" w:hAnsi="Times New Roman"/>
                <w:b/>
                <w:color w:val="auto"/>
                <w:u w:val="single"/>
              </w:rPr>
              <w:t>d</w:t>
            </w:r>
          </w:p>
        </w:tc>
        <w:tc>
          <w:tcPr>
            <w:tcW w:w="1656"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Number(11)</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color w:val="auto"/>
              </w:rPr>
              <w:t>Y</w:t>
            </w:r>
          </w:p>
        </w:tc>
        <w:tc>
          <w:tcPr>
            <w:tcW w:w="3169"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样本</w:t>
            </w:r>
            <w:r w:rsidRPr="00BA5EAB">
              <w:rPr>
                <w:rFonts w:ascii="Times New Roman" w:hAnsi="Times New Roman"/>
                <w:color w:val="auto"/>
              </w:rPr>
              <w:t>id</w:t>
            </w:r>
          </w:p>
        </w:tc>
      </w:tr>
      <w:tr w:rsidR="008B05C3" w:rsidRPr="00BA5EAB" w:rsidTr="00EB6D67">
        <w:trPr>
          <w:trHeight w:val="270"/>
        </w:trPr>
        <w:tc>
          <w:tcPr>
            <w:tcW w:w="2280"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action_id</w:t>
            </w:r>
          </w:p>
        </w:tc>
        <w:tc>
          <w:tcPr>
            <w:tcW w:w="1656"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Number(11)</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color w:val="auto"/>
              </w:rPr>
              <w:t>Y</w:t>
            </w:r>
          </w:p>
        </w:tc>
        <w:tc>
          <w:tcPr>
            <w:tcW w:w="3169"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动作</w:t>
            </w:r>
            <w:r w:rsidRPr="00BA5EAB">
              <w:rPr>
                <w:rFonts w:ascii="Times New Roman" w:hAnsi="Times New Roman"/>
                <w:color w:val="auto"/>
              </w:rPr>
              <w:t>id</w:t>
            </w:r>
          </w:p>
        </w:tc>
      </w:tr>
      <w:tr w:rsidR="008B05C3" w:rsidRPr="00BA5EAB" w:rsidTr="00EB6D67">
        <w:trPr>
          <w:trHeight w:val="270"/>
        </w:trPr>
        <w:tc>
          <w:tcPr>
            <w:tcW w:w="2280"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pose_path</w:t>
            </w:r>
          </w:p>
        </w:tc>
        <w:tc>
          <w:tcPr>
            <w:tcW w:w="1656"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V</w:t>
            </w:r>
            <w:r w:rsidRPr="00BA5EAB">
              <w:rPr>
                <w:rFonts w:ascii="Times New Roman" w:hAnsi="Times New Roman" w:hint="eastAsia"/>
                <w:color w:val="auto"/>
              </w:rPr>
              <w:t>archar2(</w:t>
            </w:r>
            <w:r w:rsidRPr="00BA5EAB">
              <w:rPr>
                <w:rFonts w:ascii="Times New Roman" w:hAnsi="Times New Roman"/>
                <w:color w:val="auto"/>
              </w:rPr>
              <w:t>2048</w:t>
            </w:r>
            <w:r w:rsidRPr="00BA5EAB">
              <w:rPr>
                <w:rFonts w:ascii="Times New Roman" w:hAnsi="Times New Roman" w:hint="eastAsia"/>
                <w:color w:val="auto"/>
              </w:rPr>
              <w:t>)</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color w:val="auto"/>
              </w:rPr>
              <w:t>Y</w:t>
            </w:r>
          </w:p>
        </w:tc>
        <w:tc>
          <w:tcPr>
            <w:tcW w:w="3169"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动作捕捉仪数据地址</w:t>
            </w:r>
          </w:p>
        </w:tc>
      </w:tr>
      <w:tr w:rsidR="008B05C3" w:rsidRPr="00BA5EAB" w:rsidTr="00EB6D67">
        <w:trPr>
          <w:trHeight w:val="270"/>
        </w:trPr>
        <w:tc>
          <w:tcPr>
            <w:tcW w:w="2280" w:type="dxa"/>
            <w:noWrap/>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video_</w:t>
            </w:r>
            <w:r w:rsidRPr="00BA5EAB">
              <w:rPr>
                <w:rFonts w:ascii="Times New Roman" w:hAnsi="Times New Roman"/>
                <w:color w:val="auto"/>
              </w:rPr>
              <w:t>path</w:t>
            </w:r>
          </w:p>
        </w:tc>
        <w:tc>
          <w:tcPr>
            <w:tcW w:w="1656"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V</w:t>
            </w:r>
            <w:r w:rsidRPr="00BA5EAB">
              <w:rPr>
                <w:rFonts w:ascii="Times New Roman" w:hAnsi="Times New Roman" w:hint="eastAsia"/>
                <w:color w:val="auto"/>
              </w:rPr>
              <w:t>archar2(</w:t>
            </w:r>
            <w:r w:rsidRPr="00BA5EAB">
              <w:rPr>
                <w:rFonts w:ascii="Times New Roman" w:hAnsi="Times New Roman"/>
                <w:color w:val="auto"/>
              </w:rPr>
              <w:t>2048</w:t>
            </w:r>
            <w:r w:rsidRPr="00BA5EAB">
              <w:rPr>
                <w:rFonts w:ascii="Times New Roman" w:hAnsi="Times New Roman" w:hint="eastAsia"/>
                <w:color w:val="auto"/>
              </w:rPr>
              <w:t>)</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color w:val="auto"/>
              </w:rPr>
              <w:t>Y</w:t>
            </w:r>
          </w:p>
        </w:tc>
        <w:tc>
          <w:tcPr>
            <w:tcW w:w="3169" w:type="dxa"/>
            <w:noWrap/>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视频文件地址</w:t>
            </w:r>
          </w:p>
        </w:tc>
      </w:tr>
      <w:tr w:rsidR="008B05C3" w:rsidRPr="00BA5EAB" w:rsidTr="00EB6D67">
        <w:trPr>
          <w:trHeight w:val="270"/>
        </w:trPr>
        <w:tc>
          <w:tcPr>
            <w:tcW w:w="2280"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g</w:t>
            </w:r>
            <w:r w:rsidRPr="00BA5EAB">
              <w:rPr>
                <w:rFonts w:ascii="Times New Roman" w:hAnsi="Times New Roman" w:hint="eastAsia"/>
                <w:color w:val="auto"/>
              </w:rPr>
              <w:t>ender</w:t>
            </w:r>
          </w:p>
        </w:tc>
        <w:tc>
          <w:tcPr>
            <w:tcW w:w="1656"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Number(11)</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hint="eastAsia"/>
                <w:color w:val="auto"/>
              </w:rPr>
              <w:t>N</w:t>
            </w:r>
          </w:p>
        </w:tc>
        <w:tc>
          <w:tcPr>
            <w:tcW w:w="3169" w:type="dxa"/>
            <w:noWrap/>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教练性别：</w:t>
            </w:r>
            <w:r w:rsidRPr="00BA5EAB">
              <w:rPr>
                <w:rFonts w:ascii="Times New Roman" w:hAnsi="Times New Roman" w:hint="eastAsia"/>
                <w:color w:val="auto"/>
              </w:rPr>
              <w:t>1-</w:t>
            </w:r>
            <w:r w:rsidRPr="00BA5EAB">
              <w:rPr>
                <w:rFonts w:ascii="Times New Roman" w:hAnsi="Times New Roman" w:hint="eastAsia"/>
                <w:color w:val="auto"/>
              </w:rPr>
              <w:t>男，</w:t>
            </w:r>
            <w:r w:rsidRPr="00BA5EAB">
              <w:rPr>
                <w:rFonts w:ascii="Times New Roman" w:hAnsi="Times New Roman" w:hint="eastAsia"/>
                <w:color w:val="auto"/>
              </w:rPr>
              <w:t>0</w:t>
            </w:r>
            <w:r w:rsidRPr="00BA5EAB">
              <w:rPr>
                <w:rFonts w:ascii="Times New Roman" w:hAnsi="Times New Roman"/>
                <w:color w:val="auto"/>
              </w:rPr>
              <w:t>-</w:t>
            </w:r>
            <w:r w:rsidRPr="00BA5EAB">
              <w:rPr>
                <w:rFonts w:ascii="Times New Roman" w:hAnsi="Times New Roman" w:hint="eastAsia"/>
                <w:color w:val="auto"/>
              </w:rPr>
              <w:t>女</w:t>
            </w:r>
          </w:p>
        </w:tc>
      </w:tr>
      <w:tr w:rsidR="008B05C3" w:rsidRPr="00BA5EAB" w:rsidTr="00EB6D67">
        <w:trPr>
          <w:trHeight w:val="270"/>
        </w:trPr>
        <w:tc>
          <w:tcPr>
            <w:tcW w:w="2280"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height</w:t>
            </w:r>
          </w:p>
        </w:tc>
        <w:tc>
          <w:tcPr>
            <w:tcW w:w="1656"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Number(11)</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color w:val="auto"/>
              </w:rPr>
              <w:t>N</w:t>
            </w:r>
          </w:p>
        </w:tc>
        <w:tc>
          <w:tcPr>
            <w:tcW w:w="3169" w:type="dxa"/>
            <w:noWrap/>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教练身高</w:t>
            </w:r>
          </w:p>
        </w:tc>
      </w:tr>
      <w:tr w:rsidR="008B05C3" w:rsidRPr="00BA5EAB" w:rsidTr="00EB6D67">
        <w:trPr>
          <w:trHeight w:val="270"/>
        </w:trPr>
        <w:tc>
          <w:tcPr>
            <w:tcW w:w="2280"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summary</w:t>
            </w:r>
          </w:p>
        </w:tc>
        <w:tc>
          <w:tcPr>
            <w:tcW w:w="1656"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V</w:t>
            </w:r>
            <w:r w:rsidRPr="00BA5EAB">
              <w:rPr>
                <w:rFonts w:ascii="Times New Roman" w:hAnsi="Times New Roman" w:hint="eastAsia"/>
                <w:color w:val="auto"/>
              </w:rPr>
              <w:t>archar2(</w:t>
            </w:r>
            <w:r w:rsidRPr="00BA5EAB">
              <w:rPr>
                <w:rFonts w:ascii="Times New Roman" w:hAnsi="Times New Roman"/>
                <w:color w:val="auto"/>
              </w:rPr>
              <w:t>2048</w:t>
            </w:r>
            <w:r w:rsidRPr="00BA5EAB">
              <w:rPr>
                <w:rFonts w:ascii="Times New Roman" w:hAnsi="Times New Roman" w:hint="eastAsia"/>
                <w:color w:val="auto"/>
              </w:rPr>
              <w:t>)</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hint="eastAsia"/>
                <w:color w:val="auto"/>
              </w:rPr>
              <w:t>N</w:t>
            </w:r>
          </w:p>
        </w:tc>
        <w:tc>
          <w:tcPr>
            <w:tcW w:w="3169" w:type="dxa"/>
            <w:noWrap/>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说明</w:t>
            </w:r>
          </w:p>
        </w:tc>
      </w:tr>
      <w:tr w:rsidR="008B05C3" w:rsidRPr="00BA5EAB" w:rsidTr="00EB6D67">
        <w:trPr>
          <w:trHeight w:val="270"/>
        </w:trPr>
        <w:tc>
          <w:tcPr>
            <w:tcW w:w="2280" w:type="dxa"/>
            <w:noWrap/>
          </w:tcPr>
          <w:p w:rsidR="008B05C3" w:rsidRPr="00BA5EAB" w:rsidRDefault="008B05C3" w:rsidP="00EB6D67">
            <w:pPr>
              <w:pStyle w:val="af1"/>
              <w:rPr>
                <w:rFonts w:ascii="Times New Roman" w:hAnsi="Times New Roman"/>
                <w:color w:val="auto"/>
              </w:rPr>
            </w:pPr>
            <w:r>
              <w:rPr>
                <w:rFonts w:ascii="Times New Roman" w:hAnsi="Times New Roman"/>
                <w:color w:val="auto"/>
              </w:rPr>
              <w:t>is_labeled</w:t>
            </w:r>
          </w:p>
        </w:tc>
        <w:tc>
          <w:tcPr>
            <w:tcW w:w="1656"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Varchar2(</w:t>
            </w:r>
            <w:r w:rsidRPr="00BA5EAB">
              <w:rPr>
                <w:rFonts w:ascii="Times New Roman" w:hAnsi="Times New Roman" w:hint="eastAsia"/>
                <w:color w:val="auto"/>
              </w:rPr>
              <w:t>128</w:t>
            </w:r>
            <w:r w:rsidRPr="00BA5EAB">
              <w:rPr>
                <w:rFonts w:ascii="Times New Roman" w:hAnsi="Times New Roman"/>
                <w:color w:val="auto"/>
              </w:rPr>
              <w:t>)</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color w:val="auto"/>
              </w:rPr>
              <w:t>N</w:t>
            </w:r>
          </w:p>
        </w:tc>
        <w:tc>
          <w:tcPr>
            <w:tcW w:w="3169" w:type="dxa"/>
            <w:noWrap/>
          </w:tcPr>
          <w:p w:rsidR="008B05C3" w:rsidRPr="00BA5EAB" w:rsidRDefault="008B05C3" w:rsidP="00EB6D67">
            <w:pPr>
              <w:pStyle w:val="af1"/>
              <w:rPr>
                <w:rFonts w:ascii="Times New Roman" w:hAnsi="Times New Roman"/>
                <w:color w:val="auto"/>
              </w:rPr>
            </w:pPr>
            <w:r>
              <w:rPr>
                <w:rFonts w:ascii="Times New Roman" w:hAnsi="Times New Roman" w:hint="eastAsia"/>
                <w:color w:val="auto"/>
              </w:rPr>
              <w:t>已标注</w:t>
            </w:r>
            <w:r>
              <w:rPr>
                <w:rFonts w:ascii="Times New Roman" w:hAnsi="Times New Roman" w:hint="eastAsia"/>
                <w:color w:val="auto"/>
              </w:rPr>
              <w:t>/</w:t>
            </w:r>
            <w:r>
              <w:rPr>
                <w:rFonts w:ascii="Times New Roman" w:hAnsi="Times New Roman" w:hint="eastAsia"/>
                <w:color w:val="auto"/>
              </w:rPr>
              <w:t>未标注</w:t>
            </w:r>
          </w:p>
        </w:tc>
      </w:tr>
      <w:tr w:rsidR="008B05C3" w:rsidRPr="00BA5EAB" w:rsidTr="00EB6D67">
        <w:trPr>
          <w:trHeight w:val="270"/>
        </w:trPr>
        <w:tc>
          <w:tcPr>
            <w:tcW w:w="2280" w:type="dxa"/>
            <w:noWrap/>
          </w:tcPr>
          <w:p w:rsidR="008B05C3" w:rsidRDefault="008B05C3" w:rsidP="00EB6D67">
            <w:pPr>
              <w:pStyle w:val="af1"/>
              <w:rPr>
                <w:rFonts w:ascii="Times New Roman" w:hAnsi="Times New Roman"/>
                <w:color w:val="auto"/>
              </w:rPr>
            </w:pPr>
            <w:r>
              <w:rPr>
                <w:rFonts w:ascii="Times New Roman" w:hAnsi="Times New Roman"/>
                <w:color w:val="auto"/>
              </w:rPr>
              <w:t>is</w:t>
            </w:r>
            <w:r>
              <w:rPr>
                <w:rFonts w:ascii="Times New Roman" w:hAnsi="Times New Roman" w:hint="eastAsia"/>
                <w:color w:val="auto"/>
              </w:rPr>
              <w:t>_</w:t>
            </w:r>
            <w:r>
              <w:rPr>
                <w:rFonts w:ascii="Times New Roman" w:hAnsi="Times New Roman"/>
                <w:color w:val="auto"/>
              </w:rPr>
              <w:t>uploaded</w:t>
            </w:r>
          </w:p>
        </w:tc>
        <w:tc>
          <w:tcPr>
            <w:tcW w:w="1656" w:type="dxa"/>
            <w:noWrap/>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Varchar2(</w:t>
            </w:r>
            <w:r w:rsidRPr="00BA5EAB">
              <w:rPr>
                <w:rFonts w:ascii="Times New Roman" w:hAnsi="Times New Roman" w:hint="eastAsia"/>
                <w:color w:val="auto"/>
              </w:rPr>
              <w:t>128</w:t>
            </w:r>
            <w:r w:rsidRPr="00BA5EAB">
              <w:rPr>
                <w:rFonts w:ascii="Times New Roman" w:hAnsi="Times New Roman"/>
                <w:color w:val="auto"/>
              </w:rPr>
              <w:t>)</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color w:val="auto"/>
              </w:rPr>
              <w:t>N</w:t>
            </w:r>
          </w:p>
        </w:tc>
        <w:tc>
          <w:tcPr>
            <w:tcW w:w="3169" w:type="dxa"/>
            <w:noWrap/>
          </w:tcPr>
          <w:p w:rsidR="008B05C3" w:rsidRPr="00BA5EAB" w:rsidRDefault="008B05C3" w:rsidP="00EB6D67">
            <w:pPr>
              <w:pStyle w:val="af1"/>
              <w:rPr>
                <w:rFonts w:ascii="Times New Roman" w:hAnsi="Times New Roman"/>
                <w:color w:val="auto"/>
              </w:rPr>
            </w:pPr>
            <w:r>
              <w:rPr>
                <w:rFonts w:ascii="Times New Roman" w:hAnsi="Times New Roman" w:hint="eastAsia"/>
                <w:color w:val="auto"/>
              </w:rPr>
              <w:t>已上传</w:t>
            </w:r>
            <w:r>
              <w:rPr>
                <w:rFonts w:ascii="Times New Roman" w:hAnsi="Times New Roman" w:hint="eastAsia"/>
                <w:color w:val="auto"/>
              </w:rPr>
              <w:t>/</w:t>
            </w:r>
            <w:r>
              <w:rPr>
                <w:rFonts w:ascii="Times New Roman" w:hAnsi="Times New Roman" w:hint="eastAsia"/>
                <w:color w:val="auto"/>
              </w:rPr>
              <w:t>未上传</w:t>
            </w:r>
          </w:p>
        </w:tc>
      </w:tr>
      <w:tr w:rsidR="008B05C3" w:rsidRPr="00BA5EAB" w:rsidTr="00EB6D67">
        <w:trPr>
          <w:trHeight w:val="270"/>
        </w:trPr>
        <w:tc>
          <w:tcPr>
            <w:tcW w:w="2280"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create_time</w:t>
            </w:r>
          </w:p>
        </w:tc>
        <w:tc>
          <w:tcPr>
            <w:tcW w:w="1656"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date</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hint="eastAsia"/>
                <w:color w:val="auto"/>
              </w:rPr>
              <w:t>Y</w:t>
            </w:r>
          </w:p>
        </w:tc>
        <w:tc>
          <w:tcPr>
            <w:tcW w:w="3169"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创建时间</w:t>
            </w:r>
          </w:p>
        </w:tc>
      </w:tr>
      <w:tr w:rsidR="008B05C3" w:rsidRPr="00BA5EAB" w:rsidTr="00EB6D67">
        <w:trPr>
          <w:trHeight w:val="270"/>
        </w:trPr>
        <w:tc>
          <w:tcPr>
            <w:tcW w:w="2280"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status</w:t>
            </w:r>
          </w:p>
        </w:tc>
        <w:tc>
          <w:tcPr>
            <w:tcW w:w="1656"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color w:val="auto"/>
              </w:rPr>
              <w:t>Varchar2(</w:t>
            </w:r>
            <w:r w:rsidRPr="00BA5EAB">
              <w:rPr>
                <w:rFonts w:ascii="Times New Roman" w:hAnsi="Times New Roman" w:hint="eastAsia"/>
                <w:color w:val="auto"/>
              </w:rPr>
              <w:t>128</w:t>
            </w:r>
            <w:r w:rsidRPr="00BA5EAB">
              <w:rPr>
                <w:rFonts w:ascii="Times New Roman" w:hAnsi="Times New Roman"/>
                <w:color w:val="auto"/>
              </w:rPr>
              <w:t>)</w:t>
            </w:r>
          </w:p>
        </w:tc>
        <w:tc>
          <w:tcPr>
            <w:tcW w:w="1191" w:type="dxa"/>
          </w:tcPr>
          <w:p w:rsidR="008B05C3" w:rsidRPr="00BA5EAB" w:rsidRDefault="008B05C3" w:rsidP="00EB6D67">
            <w:pPr>
              <w:pStyle w:val="af1"/>
              <w:jc w:val="center"/>
              <w:rPr>
                <w:rFonts w:ascii="Times New Roman" w:hAnsi="Times New Roman"/>
                <w:color w:val="auto"/>
              </w:rPr>
            </w:pPr>
            <w:r w:rsidRPr="00BA5EAB">
              <w:rPr>
                <w:rFonts w:ascii="Times New Roman" w:hAnsi="Times New Roman"/>
                <w:color w:val="auto"/>
              </w:rPr>
              <w:t>N</w:t>
            </w:r>
          </w:p>
        </w:tc>
        <w:tc>
          <w:tcPr>
            <w:tcW w:w="3169" w:type="dxa"/>
            <w:noWrap/>
            <w:hideMark/>
          </w:tcPr>
          <w:p w:rsidR="008B05C3" w:rsidRPr="00BA5EAB" w:rsidRDefault="008B05C3" w:rsidP="00EB6D67">
            <w:pPr>
              <w:pStyle w:val="af1"/>
              <w:rPr>
                <w:rFonts w:ascii="Times New Roman" w:hAnsi="Times New Roman"/>
                <w:color w:val="auto"/>
              </w:rPr>
            </w:pPr>
            <w:r w:rsidRPr="00BA5EAB">
              <w:rPr>
                <w:rFonts w:ascii="Times New Roman" w:hAnsi="Times New Roman" w:hint="eastAsia"/>
                <w:color w:val="auto"/>
              </w:rPr>
              <w:t>状态</w:t>
            </w:r>
          </w:p>
        </w:tc>
      </w:tr>
    </w:tbl>
    <w:p w:rsidR="008B05C3" w:rsidRDefault="008B05C3" w:rsidP="008B05C3">
      <w:pPr>
        <w:spacing w:line="360" w:lineRule="auto"/>
        <w:rPr>
          <w:rFonts w:asciiTheme="minorEastAsia" w:eastAsiaTheme="minorEastAsia" w:hAnsiTheme="minorEastAsia"/>
          <w:sz w:val="24"/>
        </w:rPr>
      </w:pPr>
    </w:p>
    <w:p w:rsidR="008B05C3" w:rsidRDefault="008B05C3" w:rsidP="0021543C">
      <w:pPr>
        <w:pStyle w:val="4"/>
      </w:pPr>
      <w:r>
        <w:rPr>
          <w:rFonts w:hint="eastAsia"/>
        </w:rPr>
        <w:t>主要功能</w:t>
      </w:r>
    </w:p>
    <w:p w:rsidR="008B05C3" w:rsidRPr="00863F99" w:rsidRDefault="008B05C3" w:rsidP="00E124B7">
      <w:pPr>
        <w:pStyle w:val="21"/>
        <w:numPr>
          <w:ilvl w:val="0"/>
          <w:numId w:val="45"/>
        </w:numPr>
        <w:spacing w:after="0" w:line="360" w:lineRule="auto"/>
        <w:ind w:leftChars="0" w:firstLineChars="0"/>
        <w:rPr>
          <w:rFonts w:ascii="宋体" w:hAnsi="宋体" w:cs="宋体"/>
          <w:b/>
          <w:sz w:val="24"/>
        </w:rPr>
      </w:pPr>
      <w:r w:rsidRPr="00863F99">
        <w:rPr>
          <w:rFonts w:ascii="宋体" w:hAnsi="宋体" w:cs="宋体" w:hint="eastAsia"/>
          <w:b/>
          <w:sz w:val="24"/>
        </w:rPr>
        <w:t>模型样本管理</w:t>
      </w:r>
    </w:p>
    <w:p w:rsidR="008B05C3" w:rsidRDefault="008A59E3" w:rsidP="008B05C3">
      <w:r>
        <w:rPr>
          <w:noProof/>
        </w:rPr>
        <w:drawing>
          <wp:inline distT="0" distB="0" distL="0" distR="0">
            <wp:extent cx="5274310" cy="2626360"/>
            <wp:effectExtent l="19050" t="1905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26360"/>
                    </a:xfrm>
                    <a:prstGeom prst="rect">
                      <a:avLst/>
                    </a:prstGeom>
                    <a:ln>
                      <a:solidFill>
                        <a:schemeClr val="tx1"/>
                      </a:solidFill>
                    </a:ln>
                  </pic:spPr>
                </pic:pic>
              </a:graphicData>
            </a:graphic>
          </wp:inline>
        </w:drawing>
      </w:r>
    </w:p>
    <w:p w:rsidR="006D13AD" w:rsidRDefault="006D13AD" w:rsidP="008B05C3"/>
    <w:p w:rsidR="008B05C3" w:rsidRPr="006D13AD" w:rsidRDefault="008B05C3" w:rsidP="008B05C3">
      <w:pPr>
        <w:pStyle w:val="21"/>
        <w:spacing w:after="0" w:line="360" w:lineRule="auto"/>
        <w:ind w:leftChars="0" w:left="0" w:firstLine="482"/>
        <w:rPr>
          <w:rFonts w:ascii="宋体" w:hAnsi="宋体" w:cs="宋体"/>
          <w:b/>
          <w:sz w:val="24"/>
        </w:rPr>
      </w:pPr>
      <w:r w:rsidRPr="006D13AD">
        <w:rPr>
          <w:rFonts w:ascii="宋体" w:hAnsi="宋体" w:cs="宋体" w:hint="eastAsia"/>
          <w:b/>
          <w:sz w:val="24"/>
        </w:rPr>
        <w:t>界面功能说明：</w:t>
      </w:r>
    </w:p>
    <w:p w:rsidR="008B05C3" w:rsidRDefault="008B05C3" w:rsidP="00E124B7">
      <w:pPr>
        <w:pStyle w:val="21"/>
        <w:numPr>
          <w:ilvl w:val="0"/>
          <w:numId w:val="46"/>
        </w:numPr>
        <w:spacing w:after="0" w:line="360" w:lineRule="auto"/>
        <w:ind w:leftChars="0" w:firstLineChars="0"/>
        <w:rPr>
          <w:rFonts w:ascii="宋体" w:hAnsi="宋体" w:cs="宋体"/>
          <w:sz w:val="24"/>
        </w:rPr>
      </w:pPr>
      <w:r>
        <w:rPr>
          <w:rFonts w:ascii="宋体" w:hAnsi="宋体" w:cs="宋体" w:hint="eastAsia"/>
          <w:sz w:val="24"/>
        </w:rPr>
        <w:t>此界面可以查看已经采集好的样本列表。</w:t>
      </w:r>
    </w:p>
    <w:p w:rsidR="008B05C3" w:rsidRDefault="008B05C3" w:rsidP="00E124B7">
      <w:pPr>
        <w:pStyle w:val="21"/>
        <w:numPr>
          <w:ilvl w:val="0"/>
          <w:numId w:val="46"/>
        </w:numPr>
        <w:spacing w:after="0" w:line="360" w:lineRule="auto"/>
        <w:ind w:leftChars="0" w:firstLineChars="0"/>
        <w:rPr>
          <w:rFonts w:ascii="宋体" w:hAnsi="宋体" w:cs="宋体"/>
          <w:sz w:val="24"/>
        </w:rPr>
      </w:pPr>
      <w:r>
        <w:rPr>
          <w:rFonts w:ascii="宋体" w:hAnsi="宋体" w:cs="宋体" w:hint="eastAsia"/>
          <w:sz w:val="24"/>
        </w:rPr>
        <w:lastRenderedPageBreak/>
        <w:t>点击“采集新样本”按钮，进入样本采集界面。</w:t>
      </w:r>
    </w:p>
    <w:p w:rsidR="008B05C3" w:rsidRDefault="008B05C3" w:rsidP="00E124B7">
      <w:pPr>
        <w:pStyle w:val="21"/>
        <w:numPr>
          <w:ilvl w:val="0"/>
          <w:numId w:val="46"/>
        </w:numPr>
        <w:spacing w:after="0" w:line="360" w:lineRule="auto"/>
        <w:ind w:leftChars="0" w:firstLineChars="0"/>
        <w:rPr>
          <w:rFonts w:ascii="宋体" w:hAnsi="宋体" w:cs="宋体"/>
          <w:sz w:val="24"/>
        </w:rPr>
      </w:pPr>
      <w:r>
        <w:rPr>
          <w:rFonts w:ascii="宋体" w:hAnsi="宋体" w:cs="宋体" w:hint="eastAsia"/>
          <w:sz w:val="24"/>
        </w:rPr>
        <w:t>点击“标注”按钮，进入标注界面，对未标注的样本进行标注操作。</w:t>
      </w:r>
    </w:p>
    <w:p w:rsidR="008B05C3" w:rsidRDefault="008B05C3" w:rsidP="00E124B7">
      <w:pPr>
        <w:pStyle w:val="21"/>
        <w:numPr>
          <w:ilvl w:val="0"/>
          <w:numId w:val="46"/>
        </w:numPr>
        <w:spacing w:after="0" w:line="360" w:lineRule="auto"/>
        <w:ind w:leftChars="0" w:firstLineChars="0"/>
        <w:rPr>
          <w:rFonts w:ascii="宋体" w:hAnsi="宋体" w:cs="宋体"/>
          <w:sz w:val="24"/>
        </w:rPr>
      </w:pPr>
      <w:r>
        <w:rPr>
          <w:rFonts w:ascii="宋体" w:hAnsi="宋体" w:cs="宋体" w:hint="eastAsia"/>
          <w:sz w:val="24"/>
        </w:rPr>
        <w:t>点击“上传”按钮，可以将标注完成的样本按照3.1.6的文件命名规范进行处理，并存储到指定目录下。同时产生一条样本上传纪录到样本上传日志表。</w:t>
      </w:r>
    </w:p>
    <w:p w:rsidR="008B05C3" w:rsidRDefault="008B05C3" w:rsidP="00E124B7">
      <w:pPr>
        <w:pStyle w:val="21"/>
        <w:numPr>
          <w:ilvl w:val="0"/>
          <w:numId w:val="46"/>
        </w:numPr>
        <w:spacing w:after="0" w:line="360" w:lineRule="auto"/>
        <w:ind w:leftChars="0" w:firstLineChars="0"/>
        <w:rPr>
          <w:rFonts w:ascii="宋体" w:hAnsi="宋体" w:cs="宋体"/>
          <w:sz w:val="24"/>
        </w:rPr>
      </w:pPr>
      <w:r w:rsidRPr="008624C0">
        <w:rPr>
          <w:rFonts w:ascii="宋体" w:hAnsi="宋体" w:cs="宋体" w:hint="eastAsia"/>
          <w:sz w:val="24"/>
        </w:rPr>
        <w:t>点击“删除”按钮，可以删除当前纪录对应的样本数据。并将数据库纪录状态标记为已删除。</w:t>
      </w:r>
    </w:p>
    <w:p w:rsidR="008B05C3" w:rsidRDefault="008B05C3" w:rsidP="008B05C3">
      <w:pPr>
        <w:pStyle w:val="21"/>
        <w:spacing w:after="0" w:line="360" w:lineRule="auto"/>
        <w:ind w:leftChars="0" w:left="900" w:firstLineChars="0" w:firstLine="0"/>
        <w:rPr>
          <w:rFonts w:ascii="宋体" w:hAnsi="宋体" w:cs="宋体"/>
          <w:sz w:val="24"/>
        </w:rPr>
      </w:pPr>
    </w:p>
    <w:p w:rsidR="008B05C3" w:rsidRPr="00D86EB0" w:rsidRDefault="008B05C3" w:rsidP="00E124B7">
      <w:pPr>
        <w:pStyle w:val="21"/>
        <w:numPr>
          <w:ilvl w:val="0"/>
          <w:numId w:val="45"/>
        </w:numPr>
        <w:spacing w:after="0" w:line="360" w:lineRule="auto"/>
        <w:ind w:leftChars="0" w:firstLineChars="0"/>
        <w:rPr>
          <w:rFonts w:ascii="宋体" w:hAnsi="宋体" w:cs="宋体"/>
          <w:b/>
          <w:sz w:val="24"/>
        </w:rPr>
      </w:pPr>
      <w:r w:rsidRPr="008B3CA9">
        <w:rPr>
          <w:rFonts w:ascii="宋体" w:hAnsi="宋体" w:cs="宋体" w:hint="eastAsia"/>
          <w:b/>
          <w:sz w:val="24"/>
        </w:rPr>
        <w:t>模型样本采集</w:t>
      </w:r>
    </w:p>
    <w:p w:rsidR="008B05C3" w:rsidRDefault="008B05C3" w:rsidP="008B05C3">
      <w:pPr>
        <w:pStyle w:val="21"/>
        <w:spacing w:after="0" w:line="360" w:lineRule="auto"/>
        <w:ind w:leftChars="0" w:left="0" w:firstLineChars="0" w:firstLine="0"/>
        <w:rPr>
          <w:rFonts w:ascii="宋体" w:hAnsi="宋体" w:cs="宋体"/>
          <w:sz w:val="24"/>
        </w:rPr>
      </w:pPr>
      <w:r>
        <w:rPr>
          <w:noProof/>
        </w:rPr>
        <w:drawing>
          <wp:inline distT="0" distB="0" distL="0" distR="0">
            <wp:extent cx="5274310" cy="2630805"/>
            <wp:effectExtent l="19050" t="19050" r="21590" b="171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30805"/>
                    </a:xfrm>
                    <a:prstGeom prst="rect">
                      <a:avLst/>
                    </a:prstGeom>
                    <a:ln>
                      <a:solidFill>
                        <a:schemeClr val="tx1"/>
                      </a:solidFill>
                    </a:ln>
                  </pic:spPr>
                </pic:pic>
              </a:graphicData>
            </a:graphic>
          </wp:inline>
        </w:drawing>
      </w:r>
    </w:p>
    <w:p w:rsidR="006D13AD" w:rsidRPr="00BA5EAB" w:rsidRDefault="006D13AD" w:rsidP="008B05C3">
      <w:pPr>
        <w:pStyle w:val="21"/>
        <w:spacing w:after="0" w:line="360" w:lineRule="auto"/>
        <w:ind w:leftChars="0" w:left="0" w:firstLineChars="0" w:firstLine="0"/>
        <w:rPr>
          <w:rFonts w:ascii="宋体" w:hAnsi="宋体" w:cs="宋体"/>
          <w:sz w:val="24"/>
        </w:rPr>
      </w:pPr>
    </w:p>
    <w:p w:rsidR="008B05C3" w:rsidRPr="00BA5EAB" w:rsidRDefault="008B05C3" w:rsidP="008B05C3">
      <w:pPr>
        <w:pStyle w:val="21"/>
        <w:spacing w:after="0" w:line="360" w:lineRule="auto"/>
        <w:ind w:leftChars="0" w:left="0" w:firstLineChars="0" w:firstLine="0"/>
        <w:rPr>
          <w:b/>
        </w:rPr>
      </w:pPr>
      <w:r w:rsidRPr="00BA5EAB">
        <w:rPr>
          <w:rFonts w:ascii="宋体" w:hAnsi="宋体" w:cs="宋体" w:hint="eastAsia"/>
          <w:b/>
          <w:sz w:val="24"/>
        </w:rPr>
        <w:t>界面功能说明：</w:t>
      </w:r>
    </w:p>
    <w:p w:rsidR="008B05C3" w:rsidRPr="00BA5EAB" w:rsidRDefault="008B05C3" w:rsidP="008B05C3">
      <w:pPr>
        <w:pStyle w:val="21"/>
        <w:spacing w:after="0" w:line="360" w:lineRule="auto"/>
        <w:ind w:leftChars="0" w:left="0" w:firstLine="480"/>
        <w:rPr>
          <w:rFonts w:ascii="宋体" w:hAnsi="宋体" w:cs="宋体"/>
          <w:sz w:val="24"/>
        </w:rPr>
      </w:pPr>
      <w:r w:rsidRPr="00BA5EAB">
        <w:rPr>
          <w:rFonts w:ascii="宋体" w:hAnsi="宋体" w:cs="宋体"/>
          <w:sz w:val="24"/>
        </w:rPr>
        <w:t>数据</w:t>
      </w:r>
      <w:r w:rsidRPr="00BA5EAB">
        <w:rPr>
          <w:rFonts w:ascii="宋体" w:hAnsi="宋体" w:cs="宋体" w:hint="eastAsia"/>
          <w:sz w:val="24"/>
        </w:rPr>
        <w:t>采集</w:t>
      </w:r>
      <w:r w:rsidRPr="00BA5EAB">
        <w:rPr>
          <w:rFonts w:ascii="宋体" w:hAnsi="宋体" w:cs="宋体"/>
          <w:sz w:val="24"/>
        </w:rPr>
        <w:t>平台负责采集的原始样本</w:t>
      </w:r>
      <w:r w:rsidRPr="00BA5EAB">
        <w:rPr>
          <w:rFonts w:ascii="宋体" w:hAnsi="宋体" w:cs="宋体" w:hint="eastAsia"/>
          <w:sz w:val="24"/>
        </w:rPr>
        <w:t>供下一步</w:t>
      </w:r>
      <w:r w:rsidRPr="00BA5EAB">
        <w:rPr>
          <w:rFonts w:ascii="宋体" w:hAnsi="宋体" w:cs="宋体"/>
          <w:sz w:val="24"/>
        </w:rPr>
        <w:t>规范化的数据标注</w:t>
      </w:r>
      <w:r w:rsidRPr="00BA5EAB">
        <w:rPr>
          <w:rFonts w:ascii="宋体" w:hAnsi="宋体" w:cs="宋体" w:hint="eastAsia"/>
          <w:sz w:val="24"/>
        </w:rPr>
        <w:t>，即完成对多个摄像头数据/动作捕捉仪数据流数据的同步与读写，记录动作名，教练属性，样本数据地址，</w:t>
      </w:r>
      <w:r w:rsidRPr="00BA5EAB">
        <w:rPr>
          <w:rFonts w:ascii="宋体" w:hAnsi="宋体" w:cs="宋体"/>
          <w:sz w:val="24"/>
        </w:rPr>
        <w:t>并将</w:t>
      </w:r>
      <w:r w:rsidRPr="00BA5EAB">
        <w:rPr>
          <w:rFonts w:ascii="宋体" w:hAnsi="宋体" w:cs="宋体" w:hint="eastAsia"/>
          <w:sz w:val="24"/>
        </w:rPr>
        <w:t>样本</w:t>
      </w:r>
      <w:r w:rsidRPr="00BA5EAB">
        <w:rPr>
          <w:rFonts w:ascii="宋体" w:hAnsi="宋体" w:cs="宋体"/>
          <w:sz w:val="24"/>
        </w:rPr>
        <w:t>写入数据库中</w:t>
      </w:r>
      <w:r w:rsidRPr="00BA5EAB">
        <w:rPr>
          <w:rFonts w:ascii="宋体" w:hAnsi="宋体" w:cs="宋体" w:hint="eastAsia"/>
          <w:sz w:val="24"/>
        </w:rPr>
        <w:t>。</w:t>
      </w:r>
      <w:r w:rsidRPr="00BA5EAB">
        <w:rPr>
          <w:rFonts w:ascii="宋体" w:hAnsi="宋体" w:cs="宋体"/>
          <w:sz w:val="24"/>
        </w:rPr>
        <w:t>具有</w:t>
      </w:r>
      <w:r w:rsidRPr="00BA5EAB">
        <w:rPr>
          <w:rFonts w:ascii="宋体" w:hAnsi="宋体" w:cs="宋体" w:hint="eastAsia"/>
          <w:sz w:val="24"/>
        </w:rPr>
        <w:t>连接</w:t>
      </w:r>
      <w:r w:rsidRPr="00BA5EAB">
        <w:rPr>
          <w:rFonts w:ascii="宋体" w:hAnsi="宋体" w:cs="宋体"/>
          <w:sz w:val="24"/>
        </w:rPr>
        <w:t>设备</w:t>
      </w:r>
      <w:r w:rsidRPr="00BA5EAB">
        <w:rPr>
          <w:rFonts w:ascii="宋体" w:hAnsi="宋体" w:cs="宋体" w:hint="eastAsia"/>
          <w:sz w:val="24"/>
        </w:rPr>
        <w:t>、录制/存储数据，记录教练身高、性别，显示动作所涉及的关键姿态与各个关键姿态对应的指标名等功能。</w:t>
      </w:r>
    </w:p>
    <w:p w:rsidR="008B05C3" w:rsidRPr="00BA5EAB" w:rsidRDefault="008B05C3" w:rsidP="008B05C3">
      <w:pPr>
        <w:pStyle w:val="21"/>
        <w:spacing w:after="0" w:line="360" w:lineRule="auto"/>
        <w:ind w:leftChars="0" w:left="0" w:firstLineChars="0" w:firstLine="0"/>
        <w:rPr>
          <w:rFonts w:ascii="宋体" w:hAnsi="宋体" w:cs="宋体"/>
          <w:b/>
          <w:sz w:val="24"/>
        </w:rPr>
      </w:pPr>
      <w:r w:rsidRPr="00BA5EAB">
        <w:rPr>
          <w:rFonts w:ascii="宋体" w:hAnsi="宋体" w:cs="宋体" w:hint="eastAsia"/>
          <w:b/>
          <w:sz w:val="24"/>
        </w:rPr>
        <w:t>使用流程：</w:t>
      </w:r>
    </w:p>
    <w:p w:rsidR="008B05C3" w:rsidRPr="00BA5EAB" w:rsidRDefault="008B05C3" w:rsidP="00E124B7">
      <w:pPr>
        <w:pStyle w:val="21"/>
        <w:numPr>
          <w:ilvl w:val="0"/>
          <w:numId w:val="44"/>
        </w:numPr>
        <w:spacing w:after="0" w:line="360" w:lineRule="auto"/>
        <w:ind w:leftChars="0" w:firstLineChars="0"/>
        <w:rPr>
          <w:rFonts w:ascii="宋体" w:hAnsi="宋体" w:cs="宋体"/>
          <w:sz w:val="24"/>
        </w:rPr>
      </w:pPr>
      <w:r w:rsidRPr="00BA5EAB">
        <w:rPr>
          <w:rFonts w:ascii="宋体" w:hAnsi="宋体" w:cs="宋体" w:hint="eastAsia"/>
          <w:sz w:val="24"/>
        </w:rPr>
        <w:t>输入教练身高、选择所做的动作种类、选择输出路径。</w:t>
      </w:r>
    </w:p>
    <w:p w:rsidR="008B05C3" w:rsidRPr="00BA5EAB" w:rsidRDefault="008B05C3" w:rsidP="00E124B7">
      <w:pPr>
        <w:pStyle w:val="21"/>
        <w:numPr>
          <w:ilvl w:val="0"/>
          <w:numId w:val="44"/>
        </w:numPr>
        <w:spacing w:after="0" w:line="360" w:lineRule="auto"/>
        <w:ind w:leftChars="0" w:firstLineChars="0"/>
        <w:rPr>
          <w:rFonts w:ascii="宋体" w:hAnsi="宋体" w:cs="宋体"/>
          <w:sz w:val="24"/>
        </w:rPr>
      </w:pPr>
      <w:r w:rsidRPr="00BA5EAB">
        <w:rPr>
          <w:rFonts w:ascii="宋体" w:hAnsi="宋体" w:cs="宋体" w:hint="eastAsia"/>
          <w:sz w:val="24"/>
        </w:rPr>
        <w:t>点击连接查看4个数码摄像机/手机的视频画面和一个动作捕捉仪的数据仿真画面；</w:t>
      </w:r>
    </w:p>
    <w:p w:rsidR="008B05C3" w:rsidRPr="00BA5EAB" w:rsidRDefault="008B05C3" w:rsidP="00E124B7">
      <w:pPr>
        <w:pStyle w:val="21"/>
        <w:numPr>
          <w:ilvl w:val="0"/>
          <w:numId w:val="44"/>
        </w:numPr>
        <w:spacing w:after="0" w:line="360" w:lineRule="auto"/>
        <w:ind w:leftChars="0" w:firstLineChars="0"/>
        <w:rPr>
          <w:rFonts w:ascii="宋体" w:hAnsi="宋体" w:cs="宋体"/>
          <w:sz w:val="24"/>
        </w:rPr>
      </w:pPr>
      <w:r w:rsidRPr="00BA5EAB">
        <w:rPr>
          <w:rFonts w:ascii="宋体" w:hAnsi="宋体" w:cs="宋体" w:hint="eastAsia"/>
          <w:sz w:val="24"/>
        </w:rPr>
        <w:lastRenderedPageBreak/>
        <w:t>调整机位与教练运动的位置，直至该动作种类所涉及的关键人体关节能够在所有画面中无遮挡且全程可见；</w:t>
      </w:r>
    </w:p>
    <w:p w:rsidR="008B05C3" w:rsidRDefault="008B05C3" w:rsidP="00E124B7">
      <w:pPr>
        <w:pStyle w:val="21"/>
        <w:numPr>
          <w:ilvl w:val="0"/>
          <w:numId w:val="44"/>
        </w:numPr>
        <w:spacing w:after="0" w:line="360" w:lineRule="auto"/>
        <w:ind w:leftChars="0" w:firstLineChars="0"/>
        <w:rPr>
          <w:rFonts w:ascii="宋体" w:hAnsi="宋体" w:cs="宋体"/>
          <w:sz w:val="24"/>
        </w:rPr>
      </w:pPr>
      <w:r w:rsidRPr="00BA5EAB">
        <w:rPr>
          <w:rFonts w:ascii="宋体" w:hAnsi="宋体" w:cs="宋体" w:hint="eastAsia"/>
          <w:sz w:val="24"/>
        </w:rPr>
        <w:t>点击录制按钮开始采集训练数据，教练开始运动，执行同一类动作（如深蹲），且一段视频中完成动作数不低于10次；</w:t>
      </w:r>
    </w:p>
    <w:p w:rsidR="004F4E50" w:rsidRPr="008B05C3" w:rsidRDefault="008B05C3" w:rsidP="00E124B7">
      <w:pPr>
        <w:pStyle w:val="21"/>
        <w:numPr>
          <w:ilvl w:val="0"/>
          <w:numId w:val="44"/>
        </w:numPr>
        <w:spacing w:after="0" w:line="360" w:lineRule="auto"/>
        <w:ind w:leftChars="0" w:firstLineChars="0"/>
        <w:rPr>
          <w:rFonts w:ascii="宋体" w:hAnsi="宋体" w:cs="宋体"/>
          <w:sz w:val="24"/>
        </w:rPr>
      </w:pPr>
      <w:r w:rsidRPr="008B05C3">
        <w:rPr>
          <w:rFonts w:ascii="宋体" w:hAnsi="宋体" w:cs="宋体" w:hint="eastAsia"/>
          <w:sz w:val="24"/>
        </w:rPr>
        <w:t>点击结束录制按钮完成录制，存储视频文件与动作捕捉仪数据文件到指定目录，并将样本记录写入动作样本表。</w:t>
      </w:r>
    </w:p>
    <w:p w:rsidR="00BE5704" w:rsidRPr="00C47201" w:rsidRDefault="00BE5704" w:rsidP="00C47201">
      <w:pPr>
        <w:pStyle w:val="21"/>
        <w:spacing w:after="0" w:line="360" w:lineRule="auto"/>
        <w:ind w:leftChars="0" w:left="0" w:firstLine="480"/>
        <w:rPr>
          <w:rFonts w:ascii="宋体" w:hAnsi="宋体" w:cs="宋体"/>
          <w:color w:val="000000"/>
          <w:sz w:val="24"/>
        </w:rPr>
      </w:pPr>
    </w:p>
    <w:p w:rsidR="004B29B4" w:rsidRPr="00443456" w:rsidRDefault="00635318" w:rsidP="00001308">
      <w:pPr>
        <w:pStyle w:val="3"/>
        <w:spacing w:beforeLines="50" w:afterLines="50" w:line="240" w:lineRule="auto"/>
        <w:rPr>
          <w:rFonts w:asciiTheme="minorEastAsia" w:eastAsiaTheme="minorEastAsia" w:hAnsiTheme="minorEastAsia"/>
          <w:color w:val="000000" w:themeColor="text1"/>
        </w:rPr>
      </w:pPr>
      <w:bookmarkStart w:id="33" w:name="_Toc496097628"/>
      <w:r>
        <w:rPr>
          <w:rFonts w:asciiTheme="minorEastAsia" w:eastAsiaTheme="minorEastAsia" w:hAnsiTheme="minorEastAsia" w:hint="eastAsia"/>
          <w:color w:val="000000" w:themeColor="text1"/>
        </w:rPr>
        <w:t>样本数据</w:t>
      </w:r>
      <w:r>
        <w:rPr>
          <w:rFonts w:asciiTheme="minorEastAsia" w:eastAsiaTheme="minorEastAsia" w:hAnsiTheme="minorEastAsia"/>
          <w:color w:val="000000" w:themeColor="text1"/>
        </w:rPr>
        <w:t>标注</w:t>
      </w:r>
      <w:bookmarkEnd w:id="33"/>
    </w:p>
    <w:p w:rsidR="009E46C9" w:rsidRDefault="009E46C9" w:rsidP="009E46C9">
      <w:pPr>
        <w:pStyle w:val="4"/>
      </w:pPr>
      <w:r>
        <w:t>数据表</w:t>
      </w:r>
    </w:p>
    <w:p w:rsidR="009E46C9" w:rsidRDefault="009E46C9" w:rsidP="009E46C9">
      <w:pPr>
        <w:spacing w:line="360" w:lineRule="auto"/>
        <w:rPr>
          <w:rFonts w:asciiTheme="minorEastAsia" w:eastAsiaTheme="minorEastAsia" w:hAnsiTheme="minorEastAsia"/>
          <w:sz w:val="24"/>
        </w:rPr>
      </w:pPr>
      <w:r>
        <w:rPr>
          <w:rFonts w:asciiTheme="minorEastAsia" w:eastAsiaTheme="minorEastAsia" w:hAnsiTheme="minorEastAsia" w:hint="eastAsia"/>
          <w:sz w:val="24"/>
        </w:rPr>
        <w:t>动作姿态的</w:t>
      </w:r>
      <w:r>
        <w:rPr>
          <w:rFonts w:asciiTheme="minorEastAsia" w:eastAsiaTheme="minorEastAsia" w:hAnsiTheme="minorEastAsia"/>
          <w:sz w:val="24"/>
        </w:rPr>
        <w:t>动作指标标注表</w:t>
      </w:r>
      <w:r>
        <w:rPr>
          <w:rFonts w:asciiTheme="minorEastAsia" w:eastAsiaTheme="minorEastAsia" w:hAnsiTheme="minorEastAsia" w:hint="eastAsia"/>
          <w:sz w:val="24"/>
        </w:rPr>
        <w:t>（</w:t>
      </w:r>
      <w:r>
        <w:rPr>
          <w:rFonts w:asciiTheme="minorEastAsia" w:eastAsiaTheme="minorEastAsia" w:hAnsiTheme="minorEastAsia"/>
          <w:sz w:val="24"/>
        </w:rPr>
        <w:t>action_pose_index_label</w:t>
      </w:r>
      <w:r>
        <w:rPr>
          <w:rFonts w:asciiTheme="minorEastAsia" w:eastAsiaTheme="minorEastAsia" w:hAnsiTheme="minorEastAsia" w:hint="eastAsia"/>
          <w:sz w:val="24"/>
        </w:rPr>
        <w:t>）</w:t>
      </w:r>
    </w:p>
    <w:tbl>
      <w:tblPr>
        <w:tblStyle w:val="aa"/>
        <w:tblW w:w="0" w:type="auto"/>
        <w:tblLook w:val="04A0"/>
      </w:tblPr>
      <w:tblGrid>
        <w:gridCol w:w="2280"/>
        <w:gridCol w:w="1656"/>
        <w:gridCol w:w="1191"/>
        <w:gridCol w:w="3169"/>
      </w:tblGrid>
      <w:tr w:rsidR="009E46C9" w:rsidRPr="00B754B7" w:rsidTr="00D767E9">
        <w:trPr>
          <w:trHeight w:val="270"/>
        </w:trPr>
        <w:tc>
          <w:tcPr>
            <w:tcW w:w="8296" w:type="dxa"/>
            <w:gridSpan w:val="4"/>
            <w:noWrap/>
          </w:tcPr>
          <w:p w:rsidR="009E46C9" w:rsidRPr="00B754B7" w:rsidRDefault="009E46C9"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hint="eastAsia"/>
              </w:rPr>
              <w:t>_</w:t>
            </w:r>
            <w:r>
              <w:rPr>
                <w:rFonts w:ascii="Times New Roman" w:hAnsi="Times New Roman"/>
              </w:rPr>
              <w:t>pose</w:t>
            </w:r>
            <w:r>
              <w:rPr>
                <w:rFonts w:ascii="Times New Roman" w:hAnsi="Times New Roman" w:hint="eastAsia"/>
              </w:rPr>
              <w:t>_index</w:t>
            </w:r>
            <w:r>
              <w:rPr>
                <w:rFonts w:ascii="Times New Roman" w:hAnsi="Times New Roman"/>
              </w:rPr>
              <w:t>_</w:t>
            </w:r>
            <w:r>
              <w:rPr>
                <w:rFonts w:ascii="Times New Roman" w:hAnsi="Times New Roman" w:hint="eastAsia"/>
              </w:rPr>
              <w:t>label</w:t>
            </w:r>
            <w:r w:rsidRPr="00DD5EA3">
              <w:rPr>
                <w:rFonts w:ascii="Times New Roman" w:hAnsi="Times New Roman" w:hint="eastAsia"/>
              </w:rPr>
              <w:t>动作</w:t>
            </w:r>
            <w:r w:rsidRPr="008A33C8">
              <w:rPr>
                <w:rFonts w:ascii="Times New Roman" w:hAnsi="Times New Roman" w:hint="eastAsia"/>
              </w:rPr>
              <w:t>姿态</w:t>
            </w:r>
            <w:r w:rsidRPr="008B25E3">
              <w:rPr>
                <w:rFonts w:ascii="Times New Roman" w:hAnsi="Times New Roman" w:hint="eastAsia"/>
              </w:rPr>
              <w:t>的动作指标</w:t>
            </w:r>
            <w:r>
              <w:rPr>
                <w:rFonts w:ascii="Times New Roman" w:hAnsi="Times New Roman" w:hint="eastAsia"/>
              </w:rPr>
              <w:t>标注</w:t>
            </w:r>
            <w:r w:rsidRPr="00DD5EA3">
              <w:rPr>
                <w:rFonts w:ascii="Times New Roman" w:hAnsi="Times New Roman" w:hint="eastAsia"/>
              </w:rPr>
              <w:t>表</w:t>
            </w:r>
          </w:p>
        </w:tc>
      </w:tr>
      <w:tr w:rsidR="009E46C9" w:rsidRPr="00B754B7" w:rsidTr="00D767E9">
        <w:trPr>
          <w:trHeight w:val="270"/>
        </w:trPr>
        <w:tc>
          <w:tcPr>
            <w:tcW w:w="2280" w:type="dxa"/>
            <w:noWrap/>
            <w:hideMark/>
          </w:tcPr>
          <w:p w:rsidR="009E46C9" w:rsidRPr="00B754B7" w:rsidRDefault="009E46C9"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9E46C9" w:rsidRPr="00B754B7" w:rsidRDefault="009E46C9"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9E46C9" w:rsidRPr="00B754B7" w:rsidRDefault="009E46C9"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9E46C9" w:rsidRPr="00B754B7" w:rsidRDefault="009E46C9" w:rsidP="00001308">
            <w:pPr>
              <w:pStyle w:val="af2"/>
              <w:spacing w:before="78" w:after="78"/>
              <w:rPr>
                <w:rFonts w:ascii="Times New Roman" w:hAnsi="Times New Roman"/>
              </w:rPr>
            </w:pPr>
            <w:r w:rsidRPr="00B754B7">
              <w:rPr>
                <w:rFonts w:ascii="Times New Roman" w:hAnsi="Times New Roman"/>
              </w:rPr>
              <w:t>说明</w:t>
            </w:r>
          </w:p>
        </w:tc>
      </w:tr>
      <w:tr w:rsidR="009E46C9" w:rsidRPr="00B754B7" w:rsidTr="00D767E9">
        <w:trPr>
          <w:trHeight w:val="270"/>
        </w:trPr>
        <w:tc>
          <w:tcPr>
            <w:tcW w:w="2280" w:type="dxa"/>
            <w:noWrap/>
            <w:hideMark/>
          </w:tcPr>
          <w:p w:rsidR="009E46C9" w:rsidRPr="003A6102" w:rsidRDefault="009E46C9" w:rsidP="00D767E9">
            <w:pPr>
              <w:pStyle w:val="af1"/>
              <w:rPr>
                <w:rFonts w:ascii="Times New Roman" w:hAnsi="Times New Roman"/>
                <w:b/>
                <w:u w:val="single"/>
              </w:rPr>
            </w:pPr>
            <w:r w:rsidRPr="003A6102">
              <w:rPr>
                <w:rFonts w:ascii="Times New Roman" w:hAnsi="Times New Roman"/>
                <w:b/>
                <w:u w:val="single"/>
              </w:rPr>
              <w:t>id</w:t>
            </w:r>
          </w:p>
        </w:tc>
        <w:tc>
          <w:tcPr>
            <w:tcW w:w="1656" w:type="dxa"/>
            <w:noWrap/>
            <w:hideMark/>
          </w:tcPr>
          <w:p w:rsidR="009E46C9" w:rsidRPr="00B754B7" w:rsidRDefault="009E46C9" w:rsidP="00D767E9">
            <w:pPr>
              <w:pStyle w:val="af1"/>
              <w:rPr>
                <w:rFonts w:ascii="Times New Roman" w:hAnsi="Times New Roman"/>
              </w:rPr>
            </w:pPr>
            <w:r w:rsidRPr="00B754B7">
              <w:rPr>
                <w:rFonts w:ascii="Times New Roman" w:hAnsi="Times New Roman"/>
              </w:rPr>
              <w:t>Number(11)</w:t>
            </w:r>
          </w:p>
        </w:tc>
        <w:tc>
          <w:tcPr>
            <w:tcW w:w="1191" w:type="dxa"/>
          </w:tcPr>
          <w:p w:rsidR="009E46C9" w:rsidRPr="00B754B7" w:rsidRDefault="009E46C9" w:rsidP="00D767E9">
            <w:pPr>
              <w:pStyle w:val="af1"/>
              <w:jc w:val="center"/>
              <w:rPr>
                <w:rFonts w:ascii="Times New Roman" w:hAnsi="Times New Roman"/>
              </w:rPr>
            </w:pPr>
            <w:r w:rsidRPr="00B754B7">
              <w:rPr>
                <w:rFonts w:ascii="Times New Roman" w:hAnsi="Times New Roman"/>
              </w:rPr>
              <w:t>Y</w:t>
            </w:r>
          </w:p>
        </w:tc>
        <w:tc>
          <w:tcPr>
            <w:tcW w:w="3169" w:type="dxa"/>
            <w:noWrap/>
            <w:hideMark/>
          </w:tcPr>
          <w:p w:rsidR="009E46C9" w:rsidRPr="00B754B7" w:rsidRDefault="009E46C9" w:rsidP="00D767E9">
            <w:pPr>
              <w:pStyle w:val="af1"/>
              <w:rPr>
                <w:rFonts w:ascii="Times New Roman" w:hAnsi="Times New Roman"/>
              </w:rPr>
            </w:pPr>
            <w:r>
              <w:rPr>
                <w:rFonts w:ascii="Times New Roman" w:hAnsi="Times New Roman" w:hint="eastAsia"/>
              </w:rPr>
              <w:t>指标标注</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p>
        </w:tc>
      </w:tr>
      <w:tr w:rsidR="009E46C9" w:rsidRPr="00B754B7" w:rsidTr="00D767E9">
        <w:trPr>
          <w:trHeight w:val="270"/>
        </w:trPr>
        <w:tc>
          <w:tcPr>
            <w:tcW w:w="2280" w:type="dxa"/>
            <w:noWrap/>
          </w:tcPr>
          <w:p w:rsidR="009E46C9" w:rsidRPr="003A6102" w:rsidRDefault="009E46C9" w:rsidP="00D767E9">
            <w:pPr>
              <w:pStyle w:val="af1"/>
              <w:rPr>
                <w:rFonts w:ascii="Times New Roman" w:hAnsi="Times New Roman"/>
                <w:b/>
                <w:u w:val="single"/>
              </w:rPr>
            </w:pPr>
            <w:r>
              <w:rPr>
                <w:rFonts w:ascii="Times New Roman" w:hAnsi="Times New Roman"/>
              </w:rPr>
              <w:t>a</w:t>
            </w:r>
            <w:r>
              <w:rPr>
                <w:rFonts w:ascii="Times New Roman" w:hAnsi="Times New Roman" w:hint="eastAsia"/>
              </w:rPr>
              <w:t>ction</w:t>
            </w:r>
            <w:r>
              <w:rPr>
                <w:rFonts w:ascii="Times New Roman" w:hAnsi="Times New Roman"/>
              </w:rPr>
              <w:t>_pose_index_id</w:t>
            </w:r>
          </w:p>
        </w:tc>
        <w:tc>
          <w:tcPr>
            <w:tcW w:w="1656" w:type="dxa"/>
            <w:noWrap/>
          </w:tcPr>
          <w:p w:rsidR="009E46C9" w:rsidRPr="00B754B7" w:rsidRDefault="009E46C9" w:rsidP="00D767E9">
            <w:pPr>
              <w:pStyle w:val="af1"/>
              <w:rPr>
                <w:rFonts w:ascii="Times New Roman" w:hAnsi="Times New Roman"/>
              </w:rPr>
            </w:pPr>
            <w:r w:rsidRPr="00B754B7">
              <w:rPr>
                <w:rFonts w:ascii="Times New Roman" w:hAnsi="Times New Roman"/>
              </w:rPr>
              <w:t>Number(11)</w:t>
            </w:r>
          </w:p>
        </w:tc>
        <w:tc>
          <w:tcPr>
            <w:tcW w:w="1191" w:type="dxa"/>
          </w:tcPr>
          <w:p w:rsidR="009E46C9" w:rsidRPr="00B754B7" w:rsidRDefault="009E46C9" w:rsidP="00D767E9">
            <w:pPr>
              <w:pStyle w:val="af1"/>
              <w:jc w:val="center"/>
              <w:rPr>
                <w:rFonts w:ascii="Times New Roman" w:hAnsi="Times New Roman"/>
              </w:rPr>
            </w:pPr>
            <w:r w:rsidRPr="00B754B7">
              <w:rPr>
                <w:rFonts w:ascii="Times New Roman" w:hAnsi="Times New Roman"/>
              </w:rPr>
              <w:t>Y</w:t>
            </w:r>
          </w:p>
        </w:tc>
        <w:tc>
          <w:tcPr>
            <w:tcW w:w="3169" w:type="dxa"/>
            <w:noWrap/>
          </w:tcPr>
          <w:p w:rsidR="009E46C9" w:rsidRDefault="009E46C9" w:rsidP="00D767E9">
            <w:pPr>
              <w:pStyle w:val="af1"/>
              <w:rPr>
                <w:rFonts w:ascii="Times New Roman" w:hAnsi="Times New Roman"/>
              </w:rPr>
            </w:pPr>
            <w:r w:rsidRPr="00CC6F2A">
              <w:rPr>
                <w:rFonts w:ascii="Times New Roman" w:hAnsi="Times New Roman" w:hint="eastAsia"/>
              </w:rPr>
              <w:t>动作姿态的动作指标</w:t>
            </w:r>
            <w:r w:rsidRPr="00B754B7">
              <w:rPr>
                <w:rFonts w:ascii="Times New Roman" w:hAnsi="Times New Roman"/>
              </w:rPr>
              <w:t>id</w:t>
            </w:r>
          </w:p>
        </w:tc>
      </w:tr>
      <w:tr w:rsidR="009E46C9" w:rsidRPr="00810567" w:rsidTr="00D767E9">
        <w:trPr>
          <w:trHeight w:val="270"/>
        </w:trPr>
        <w:tc>
          <w:tcPr>
            <w:tcW w:w="2280" w:type="dxa"/>
            <w:noWrap/>
          </w:tcPr>
          <w:p w:rsidR="009E46C9" w:rsidRDefault="009E46C9" w:rsidP="00D767E9">
            <w:pPr>
              <w:pStyle w:val="af1"/>
              <w:rPr>
                <w:rFonts w:ascii="Times New Roman" w:hAnsi="Times New Roman"/>
              </w:rPr>
            </w:pPr>
            <w:r w:rsidRPr="00810567">
              <w:rPr>
                <w:rFonts w:ascii="Times New Roman" w:hAnsi="Times New Roman"/>
              </w:rPr>
              <w:t>a</w:t>
            </w:r>
            <w:r w:rsidRPr="00810567">
              <w:rPr>
                <w:rFonts w:ascii="Times New Roman" w:hAnsi="Times New Roman" w:hint="eastAsia"/>
              </w:rPr>
              <w:t>ction</w:t>
            </w:r>
            <w:r w:rsidRPr="00810567">
              <w:rPr>
                <w:rFonts w:ascii="Times New Roman" w:hAnsi="Times New Roman"/>
              </w:rPr>
              <w:t>_sample</w:t>
            </w:r>
            <w:r w:rsidRPr="00810567">
              <w:rPr>
                <w:rFonts w:ascii="Times New Roman" w:hAnsi="Times New Roman" w:hint="eastAsia"/>
              </w:rPr>
              <w:t>_</w:t>
            </w:r>
            <w:r w:rsidRPr="00810567">
              <w:rPr>
                <w:rFonts w:ascii="Times New Roman" w:hAnsi="Times New Roman"/>
              </w:rPr>
              <w:t>id</w:t>
            </w:r>
          </w:p>
        </w:tc>
        <w:tc>
          <w:tcPr>
            <w:tcW w:w="1656" w:type="dxa"/>
            <w:noWrap/>
          </w:tcPr>
          <w:p w:rsidR="009E46C9" w:rsidRPr="00B754B7" w:rsidRDefault="009E46C9" w:rsidP="00D767E9">
            <w:pPr>
              <w:pStyle w:val="af1"/>
              <w:rPr>
                <w:rFonts w:ascii="Times New Roman" w:hAnsi="Times New Roman"/>
              </w:rPr>
            </w:pPr>
            <w:r w:rsidRPr="00810567">
              <w:rPr>
                <w:rFonts w:ascii="Times New Roman" w:hAnsi="Times New Roman"/>
              </w:rPr>
              <w:t>Number(11)</w:t>
            </w:r>
          </w:p>
        </w:tc>
        <w:tc>
          <w:tcPr>
            <w:tcW w:w="1191" w:type="dxa"/>
          </w:tcPr>
          <w:p w:rsidR="009E46C9" w:rsidRPr="00B754B7" w:rsidRDefault="009E46C9" w:rsidP="00D767E9">
            <w:pPr>
              <w:pStyle w:val="af1"/>
              <w:jc w:val="center"/>
              <w:rPr>
                <w:rFonts w:ascii="Times New Roman" w:hAnsi="Times New Roman"/>
              </w:rPr>
            </w:pPr>
            <w:r w:rsidRPr="00810567">
              <w:rPr>
                <w:rFonts w:ascii="Times New Roman" w:hAnsi="Times New Roman"/>
              </w:rPr>
              <w:t>Y</w:t>
            </w:r>
          </w:p>
        </w:tc>
        <w:tc>
          <w:tcPr>
            <w:tcW w:w="3169" w:type="dxa"/>
            <w:noWrap/>
          </w:tcPr>
          <w:p w:rsidR="009E46C9" w:rsidRDefault="009E46C9" w:rsidP="00D767E9">
            <w:pPr>
              <w:pStyle w:val="af1"/>
              <w:rPr>
                <w:rFonts w:ascii="Times New Roman" w:hAnsi="Times New Roman"/>
              </w:rPr>
            </w:pPr>
            <w:r w:rsidRPr="00810567">
              <w:rPr>
                <w:rFonts w:ascii="Times New Roman" w:hAnsi="Times New Roman" w:hint="eastAsia"/>
              </w:rPr>
              <w:t>样本</w:t>
            </w:r>
            <w:r w:rsidRPr="00810567">
              <w:rPr>
                <w:rFonts w:ascii="Times New Roman" w:hAnsi="Times New Roman"/>
              </w:rPr>
              <w:t>id</w:t>
            </w:r>
          </w:p>
        </w:tc>
      </w:tr>
      <w:tr w:rsidR="009E46C9" w:rsidRPr="009F0063" w:rsidTr="00D767E9">
        <w:trPr>
          <w:trHeight w:val="270"/>
        </w:trPr>
        <w:tc>
          <w:tcPr>
            <w:tcW w:w="2280" w:type="dxa"/>
            <w:noWrap/>
          </w:tcPr>
          <w:p w:rsidR="009E46C9" w:rsidRDefault="009E46C9" w:rsidP="00D767E9">
            <w:pPr>
              <w:pStyle w:val="af1"/>
              <w:rPr>
                <w:rFonts w:ascii="Times New Roman" w:hAnsi="Times New Roman"/>
              </w:rPr>
            </w:pPr>
            <w:r>
              <w:rPr>
                <w:rFonts w:ascii="Times New Roman" w:hAnsi="Times New Roman"/>
              </w:rPr>
              <w:t>a</w:t>
            </w:r>
            <w:r>
              <w:rPr>
                <w:rFonts w:ascii="Times New Roman" w:hAnsi="Times New Roman" w:hint="eastAsia"/>
              </w:rPr>
              <w:t>ction</w:t>
            </w:r>
            <w:r>
              <w:rPr>
                <w:rFonts w:ascii="Times New Roman" w:hAnsi="Times New Roman"/>
              </w:rPr>
              <w:t>_</w:t>
            </w:r>
            <w:r>
              <w:rPr>
                <w:rFonts w:ascii="Times New Roman" w:hAnsi="Times New Roman" w:hint="eastAsia"/>
              </w:rPr>
              <w:t>index</w:t>
            </w:r>
            <w:r>
              <w:rPr>
                <w:rFonts w:ascii="Times New Roman" w:hAnsi="Times New Roman"/>
              </w:rPr>
              <w:t>_value</w:t>
            </w:r>
            <w:r>
              <w:rPr>
                <w:rFonts w:ascii="Times New Roman" w:hAnsi="Times New Roman" w:hint="eastAsia"/>
              </w:rPr>
              <w:t>s</w:t>
            </w:r>
          </w:p>
        </w:tc>
        <w:tc>
          <w:tcPr>
            <w:tcW w:w="1656" w:type="dxa"/>
            <w:noWrap/>
          </w:tcPr>
          <w:p w:rsidR="009E46C9" w:rsidRPr="00B754B7" w:rsidRDefault="009E46C9" w:rsidP="00D767E9">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9E46C9" w:rsidRPr="00B754B7" w:rsidRDefault="009E46C9" w:rsidP="00D767E9">
            <w:pPr>
              <w:pStyle w:val="af1"/>
              <w:jc w:val="center"/>
              <w:rPr>
                <w:rFonts w:ascii="Times New Roman" w:hAnsi="Times New Roman"/>
              </w:rPr>
            </w:pPr>
            <w:r w:rsidRPr="00B754B7">
              <w:rPr>
                <w:rFonts w:ascii="Times New Roman" w:hAnsi="Times New Roman"/>
              </w:rPr>
              <w:t>N</w:t>
            </w:r>
          </w:p>
        </w:tc>
        <w:tc>
          <w:tcPr>
            <w:tcW w:w="3169" w:type="dxa"/>
            <w:noWrap/>
          </w:tcPr>
          <w:p w:rsidR="009E46C9" w:rsidRDefault="009E46C9" w:rsidP="00D767E9">
            <w:pPr>
              <w:pStyle w:val="af1"/>
              <w:rPr>
                <w:rFonts w:ascii="Times New Roman" w:hAnsi="Times New Roman"/>
              </w:rPr>
            </w:pPr>
            <w:r>
              <w:rPr>
                <w:rFonts w:ascii="Times New Roman" w:hAnsi="Times New Roman" w:hint="eastAsia"/>
              </w:rPr>
              <w:t>动作</w:t>
            </w:r>
            <w:r w:rsidRPr="003F680E">
              <w:rPr>
                <w:rFonts w:ascii="Times New Roman" w:hAnsi="Times New Roman" w:hint="eastAsia"/>
              </w:rPr>
              <w:t>指标</w:t>
            </w:r>
            <w:r>
              <w:rPr>
                <w:rFonts w:ascii="Times New Roman" w:hAnsi="Times New Roman" w:hint="eastAsia"/>
              </w:rPr>
              <w:t>值列表</w:t>
            </w:r>
            <w:r>
              <w:rPr>
                <w:rFonts w:ascii="Times New Roman" w:hAnsi="Times New Roman" w:hint="eastAsia"/>
              </w:rPr>
              <w:t>{</w:t>
            </w:r>
            <w:r>
              <w:rPr>
                <w:rFonts w:ascii="Times New Roman" w:hAnsi="Times New Roman" w:hint="eastAsia"/>
              </w:rPr>
              <w:t>时间</w:t>
            </w:r>
            <w:r>
              <w:rPr>
                <w:rFonts w:ascii="Times New Roman" w:hAnsi="Times New Roman" w:hint="eastAsia"/>
              </w:rPr>
              <w:t>:</w:t>
            </w:r>
            <w:r>
              <w:rPr>
                <w:rFonts w:ascii="Times New Roman" w:hAnsi="Times New Roman" w:hint="eastAsia"/>
              </w:rPr>
              <w:t>指标值</w:t>
            </w:r>
            <w:r>
              <w:rPr>
                <w:rFonts w:ascii="Times New Roman" w:hAnsi="Times New Roman" w:hint="eastAsia"/>
              </w:rPr>
              <w:t>}</w:t>
            </w:r>
          </w:p>
        </w:tc>
      </w:tr>
      <w:tr w:rsidR="009E46C9" w:rsidRPr="00B754B7" w:rsidTr="00D767E9">
        <w:trPr>
          <w:trHeight w:val="270"/>
        </w:trPr>
        <w:tc>
          <w:tcPr>
            <w:tcW w:w="2280" w:type="dxa"/>
            <w:noWrap/>
          </w:tcPr>
          <w:p w:rsidR="009E46C9" w:rsidRDefault="009E46C9" w:rsidP="00D767E9">
            <w:pPr>
              <w:pStyle w:val="af1"/>
              <w:rPr>
                <w:rFonts w:ascii="Times New Roman" w:hAnsi="Times New Roman"/>
              </w:rPr>
            </w:pPr>
            <w:r w:rsidRPr="00B754B7">
              <w:rPr>
                <w:rFonts w:ascii="Times New Roman" w:hAnsi="Times New Roman"/>
              </w:rPr>
              <w:t>summary</w:t>
            </w:r>
          </w:p>
        </w:tc>
        <w:tc>
          <w:tcPr>
            <w:tcW w:w="1656" w:type="dxa"/>
            <w:noWrap/>
          </w:tcPr>
          <w:p w:rsidR="009E46C9" w:rsidRPr="00B754B7" w:rsidRDefault="009E46C9" w:rsidP="00D767E9">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9E46C9" w:rsidRPr="00B754B7" w:rsidRDefault="009E46C9" w:rsidP="00D767E9">
            <w:pPr>
              <w:pStyle w:val="af1"/>
              <w:jc w:val="center"/>
              <w:rPr>
                <w:rFonts w:ascii="Times New Roman" w:hAnsi="Times New Roman"/>
              </w:rPr>
            </w:pPr>
            <w:r>
              <w:rPr>
                <w:rFonts w:ascii="Times New Roman" w:hAnsi="Times New Roman" w:hint="eastAsia"/>
              </w:rPr>
              <w:t>N</w:t>
            </w:r>
          </w:p>
        </w:tc>
        <w:tc>
          <w:tcPr>
            <w:tcW w:w="3169" w:type="dxa"/>
            <w:noWrap/>
          </w:tcPr>
          <w:p w:rsidR="009E46C9" w:rsidRDefault="009E46C9" w:rsidP="00D767E9">
            <w:pPr>
              <w:pStyle w:val="af1"/>
              <w:rPr>
                <w:rFonts w:ascii="Times New Roman" w:hAnsi="Times New Roman"/>
              </w:rPr>
            </w:pPr>
            <w:r>
              <w:rPr>
                <w:rFonts w:ascii="Times New Roman" w:hAnsi="Times New Roman" w:hint="eastAsia"/>
              </w:rPr>
              <w:t>说明</w:t>
            </w:r>
          </w:p>
        </w:tc>
      </w:tr>
      <w:tr w:rsidR="009E46C9" w:rsidRPr="00B754B7" w:rsidTr="00D767E9">
        <w:trPr>
          <w:trHeight w:val="270"/>
        </w:trPr>
        <w:tc>
          <w:tcPr>
            <w:tcW w:w="2280" w:type="dxa"/>
            <w:noWrap/>
            <w:hideMark/>
          </w:tcPr>
          <w:p w:rsidR="009E46C9" w:rsidRPr="00B754B7" w:rsidRDefault="009E46C9" w:rsidP="00D767E9">
            <w:pPr>
              <w:pStyle w:val="af1"/>
              <w:rPr>
                <w:rFonts w:ascii="Times New Roman" w:hAnsi="Times New Roman"/>
              </w:rPr>
            </w:pPr>
            <w:r w:rsidRPr="00B754B7">
              <w:rPr>
                <w:rFonts w:ascii="Times New Roman" w:hAnsi="Times New Roman"/>
              </w:rPr>
              <w:t>create_time</w:t>
            </w:r>
          </w:p>
        </w:tc>
        <w:tc>
          <w:tcPr>
            <w:tcW w:w="1656" w:type="dxa"/>
            <w:noWrap/>
            <w:hideMark/>
          </w:tcPr>
          <w:p w:rsidR="009E46C9" w:rsidRPr="00B754B7" w:rsidRDefault="009E46C9" w:rsidP="00D767E9">
            <w:pPr>
              <w:pStyle w:val="af1"/>
              <w:rPr>
                <w:rFonts w:ascii="Times New Roman" w:hAnsi="Times New Roman"/>
              </w:rPr>
            </w:pPr>
            <w:r w:rsidRPr="00B754B7">
              <w:rPr>
                <w:rFonts w:ascii="Times New Roman" w:hAnsi="Times New Roman"/>
              </w:rPr>
              <w:t>date</w:t>
            </w:r>
          </w:p>
        </w:tc>
        <w:tc>
          <w:tcPr>
            <w:tcW w:w="1191" w:type="dxa"/>
          </w:tcPr>
          <w:p w:rsidR="009E46C9" w:rsidRPr="00B754B7" w:rsidRDefault="009E46C9" w:rsidP="00D767E9">
            <w:pPr>
              <w:pStyle w:val="af1"/>
              <w:jc w:val="center"/>
              <w:rPr>
                <w:rFonts w:ascii="Times New Roman" w:hAnsi="Times New Roman"/>
              </w:rPr>
            </w:pPr>
            <w:r w:rsidRPr="00B754B7">
              <w:rPr>
                <w:rFonts w:ascii="Times New Roman" w:hAnsi="Times New Roman"/>
              </w:rPr>
              <w:t>N</w:t>
            </w:r>
          </w:p>
        </w:tc>
        <w:tc>
          <w:tcPr>
            <w:tcW w:w="3169" w:type="dxa"/>
            <w:noWrap/>
            <w:hideMark/>
          </w:tcPr>
          <w:p w:rsidR="009E46C9" w:rsidRPr="00B754B7" w:rsidRDefault="009E46C9" w:rsidP="00D767E9">
            <w:pPr>
              <w:pStyle w:val="af1"/>
              <w:rPr>
                <w:rFonts w:ascii="Times New Roman" w:hAnsi="Times New Roman"/>
              </w:rPr>
            </w:pPr>
            <w:r w:rsidRPr="00B754B7">
              <w:rPr>
                <w:rFonts w:ascii="Times New Roman" w:hAnsi="Times New Roman"/>
              </w:rPr>
              <w:t>创建时间</w:t>
            </w:r>
          </w:p>
        </w:tc>
      </w:tr>
      <w:tr w:rsidR="009E46C9" w:rsidRPr="00B754B7" w:rsidTr="00D767E9">
        <w:trPr>
          <w:trHeight w:val="270"/>
        </w:trPr>
        <w:tc>
          <w:tcPr>
            <w:tcW w:w="2280" w:type="dxa"/>
            <w:noWrap/>
            <w:hideMark/>
          </w:tcPr>
          <w:p w:rsidR="009E46C9" w:rsidRPr="00B754B7" w:rsidRDefault="009E46C9" w:rsidP="00D767E9">
            <w:pPr>
              <w:pStyle w:val="af1"/>
              <w:rPr>
                <w:rFonts w:ascii="Times New Roman" w:hAnsi="Times New Roman"/>
              </w:rPr>
            </w:pPr>
            <w:r w:rsidRPr="00B754B7">
              <w:rPr>
                <w:rFonts w:ascii="Times New Roman" w:hAnsi="Times New Roman"/>
              </w:rPr>
              <w:t>update_time</w:t>
            </w:r>
          </w:p>
        </w:tc>
        <w:tc>
          <w:tcPr>
            <w:tcW w:w="1656" w:type="dxa"/>
            <w:noWrap/>
            <w:hideMark/>
          </w:tcPr>
          <w:p w:rsidR="009E46C9" w:rsidRPr="00B754B7" w:rsidRDefault="009E46C9" w:rsidP="00D767E9">
            <w:pPr>
              <w:pStyle w:val="af1"/>
              <w:rPr>
                <w:rFonts w:ascii="Times New Roman" w:hAnsi="Times New Roman"/>
              </w:rPr>
            </w:pPr>
            <w:r w:rsidRPr="00B754B7">
              <w:rPr>
                <w:rFonts w:ascii="Times New Roman" w:hAnsi="Times New Roman"/>
              </w:rPr>
              <w:t>date</w:t>
            </w:r>
          </w:p>
        </w:tc>
        <w:tc>
          <w:tcPr>
            <w:tcW w:w="1191" w:type="dxa"/>
          </w:tcPr>
          <w:p w:rsidR="009E46C9" w:rsidRPr="00B754B7" w:rsidRDefault="009E46C9" w:rsidP="00D767E9">
            <w:pPr>
              <w:pStyle w:val="af1"/>
              <w:jc w:val="center"/>
              <w:rPr>
                <w:rFonts w:ascii="Times New Roman" w:hAnsi="Times New Roman"/>
              </w:rPr>
            </w:pPr>
            <w:r w:rsidRPr="00B754B7">
              <w:rPr>
                <w:rFonts w:ascii="Times New Roman" w:hAnsi="Times New Roman"/>
              </w:rPr>
              <w:t>N</w:t>
            </w:r>
          </w:p>
        </w:tc>
        <w:tc>
          <w:tcPr>
            <w:tcW w:w="3169" w:type="dxa"/>
            <w:noWrap/>
            <w:hideMark/>
          </w:tcPr>
          <w:p w:rsidR="009E46C9" w:rsidRPr="00B754B7" w:rsidRDefault="009E46C9" w:rsidP="00D767E9">
            <w:pPr>
              <w:pStyle w:val="af1"/>
              <w:rPr>
                <w:rFonts w:ascii="Times New Roman" w:hAnsi="Times New Roman"/>
              </w:rPr>
            </w:pPr>
            <w:r w:rsidRPr="00B754B7">
              <w:rPr>
                <w:rFonts w:ascii="Times New Roman" w:hAnsi="Times New Roman"/>
              </w:rPr>
              <w:t>最新一次修改时间</w:t>
            </w:r>
          </w:p>
        </w:tc>
      </w:tr>
      <w:tr w:rsidR="009E46C9" w:rsidRPr="00B754B7" w:rsidTr="00D767E9">
        <w:trPr>
          <w:trHeight w:val="270"/>
        </w:trPr>
        <w:tc>
          <w:tcPr>
            <w:tcW w:w="2280" w:type="dxa"/>
            <w:noWrap/>
            <w:hideMark/>
          </w:tcPr>
          <w:p w:rsidR="009E46C9" w:rsidRPr="00B754B7" w:rsidRDefault="009E46C9" w:rsidP="00D767E9">
            <w:pPr>
              <w:pStyle w:val="af1"/>
              <w:rPr>
                <w:rFonts w:ascii="Times New Roman" w:hAnsi="Times New Roman"/>
              </w:rPr>
            </w:pPr>
            <w:r>
              <w:rPr>
                <w:rFonts w:ascii="Times New Roman" w:hAnsi="Times New Roman" w:hint="eastAsia"/>
              </w:rPr>
              <w:t>status</w:t>
            </w:r>
          </w:p>
        </w:tc>
        <w:tc>
          <w:tcPr>
            <w:tcW w:w="1656" w:type="dxa"/>
            <w:noWrap/>
            <w:hideMark/>
          </w:tcPr>
          <w:p w:rsidR="009E46C9" w:rsidRPr="00B754B7" w:rsidRDefault="009E46C9" w:rsidP="00D767E9">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9E46C9" w:rsidRPr="00B754B7" w:rsidRDefault="009E46C9" w:rsidP="00D767E9">
            <w:pPr>
              <w:pStyle w:val="af1"/>
              <w:jc w:val="center"/>
              <w:rPr>
                <w:rFonts w:ascii="Times New Roman" w:hAnsi="Times New Roman"/>
              </w:rPr>
            </w:pPr>
            <w:r w:rsidRPr="00B754B7">
              <w:rPr>
                <w:rFonts w:ascii="Times New Roman" w:hAnsi="Times New Roman"/>
              </w:rPr>
              <w:t>N</w:t>
            </w:r>
          </w:p>
        </w:tc>
        <w:tc>
          <w:tcPr>
            <w:tcW w:w="3169" w:type="dxa"/>
            <w:noWrap/>
            <w:hideMark/>
          </w:tcPr>
          <w:p w:rsidR="009E46C9" w:rsidRPr="00B754B7" w:rsidRDefault="009E46C9" w:rsidP="00D767E9">
            <w:pPr>
              <w:pStyle w:val="af1"/>
              <w:rPr>
                <w:rFonts w:ascii="Times New Roman" w:hAnsi="Times New Roman"/>
              </w:rPr>
            </w:pPr>
            <w:r>
              <w:rPr>
                <w:rFonts w:ascii="Times New Roman" w:hAnsi="Times New Roman" w:hint="eastAsia"/>
              </w:rPr>
              <w:t>状态</w:t>
            </w:r>
          </w:p>
        </w:tc>
      </w:tr>
    </w:tbl>
    <w:p w:rsidR="00EE7062" w:rsidRDefault="00EE7062" w:rsidP="00A87BEE"/>
    <w:p w:rsidR="009E46C9" w:rsidRDefault="009E46C9" w:rsidP="00E124B7">
      <w:pPr>
        <w:pStyle w:val="4"/>
        <w:numPr>
          <w:ilvl w:val="3"/>
          <w:numId w:val="47"/>
        </w:numPr>
      </w:pPr>
      <w:r>
        <w:rPr>
          <w:rFonts w:hint="eastAsia"/>
        </w:rPr>
        <w:t>主要</w:t>
      </w:r>
      <w:r>
        <w:t>功能</w:t>
      </w:r>
    </w:p>
    <w:p w:rsidR="009E46C9" w:rsidRPr="006A0B70" w:rsidRDefault="009E46C9" w:rsidP="00E124B7">
      <w:pPr>
        <w:pStyle w:val="21"/>
        <w:numPr>
          <w:ilvl w:val="0"/>
          <w:numId w:val="48"/>
        </w:numPr>
        <w:spacing w:after="0" w:line="360" w:lineRule="auto"/>
        <w:ind w:leftChars="0" w:firstLineChars="0"/>
        <w:rPr>
          <w:rFonts w:ascii="宋体" w:hAnsi="宋体" w:cs="宋体"/>
          <w:b/>
          <w:sz w:val="24"/>
        </w:rPr>
      </w:pPr>
      <w:r w:rsidRPr="006A0B70">
        <w:rPr>
          <w:rFonts w:ascii="宋体" w:hAnsi="宋体" w:cs="宋体" w:hint="eastAsia"/>
          <w:b/>
          <w:sz w:val="24"/>
        </w:rPr>
        <w:t>模型样本标注</w:t>
      </w:r>
    </w:p>
    <w:p w:rsidR="009E46C9" w:rsidRDefault="009E46C9" w:rsidP="009E46C9">
      <w:r>
        <w:rPr>
          <w:noProof/>
        </w:rPr>
        <w:lastRenderedPageBreak/>
        <w:drawing>
          <wp:inline distT="0" distB="0" distL="0" distR="0">
            <wp:extent cx="5274310" cy="2632075"/>
            <wp:effectExtent l="19050" t="19050" r="2159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32075"/>
                    </a:xfrm>
                    <a:prstGeom prst="rect">
                      <a:avLst/>
                    </a:prstGeom>
                    <a:ln>
                      <a:solidFill>
                        <a:schemeClr val="tx1"/>
                      </a:solidFill>
                    </a:ln>
                  </pic:spPr>
                </pic:pic>
              </a:graphicData>
            </a:graphic>
          </wp:inline>
        </w:drawing>
      </w:r>
    </w:p>
    <w:p w:rsidR="006D13AD" w:rsidRPr="00BA5EAB" w:rsidRDefault="006D13AD" w:rsidP="009E46C9"/>
    <w:p w:rsidR="009E46C9" w:rsidRPr="00BA5EAB" w:rsidRDefault="009E46C9" w:rsidP="009E46C9">
      <w:pPr>
        <w:pStyle w:val="21"/>
        <w:spacing w:after="0" w:line="360" w:lineRule="auto"/>
        <w:ind w:leftChars="0" w:left="0" w:firstLineChars="0" w:firstLine="0"/>
        <w:rPr>
          <w:b/>
        </w:rPr>
      </w:pPr>
      <w:r w:rsidRPr="00BA5EAB">
        <w:rPr>
          <w:rFonts w:ascii="宋体" w:hAnsi="宋体" w:cs="宋体" w:hint="eastAsia"/>
          <w:b/>
          <w:sz w:val="24"/>
        </w:rPr>
        <w:t>界面功能说明：</w:t>
      </w:r>
    </w:p>
    <w:p w:rsidR="009E46C9" w:rsidRPr="00BA5EAB" w:rsidRDefault="009E46C9" w:rsidP="009E46C9">
      <w:pPr>
        <w:pStyle w:val="21"/>
        <w:spacing w:after="0" w:line="360" w:lineRule="auto"/>
        <w:ind w:leftChars="0" w:left="0" w:firstLine="480"/>
        <w:rPr>
          <w:rFonts w:ascii="宋体" w:hAnsi="宋体" w:cs="宋体"/>
          <w:sz w:val="24"/>
        </w:rPr>
      </w:pPr>
      <w:r w:rsidRPr="00BA5EAB">
        <w:rPr>
          <w:rFonts w:ascii="宋体" w:hAnsi="宋体" w:cs="宋体" w:hint="eastAsia"/>
          <w:sz w:val="24"/>
        </w:rPr>
        <w:t>数据标注平台负责将采集的原始样本进行规范化的数据标注，即完成对原始视频</w:t>
      </w:r>
      <w:r w:rsidRPr="00BA5EAB">
        <w:rPr>
          <w:rFonts w:ascii="宋体" w:hAnsi="宋体" w:cs="宋体"/>
          <w:sz w:val="24"/>
        </w:rPr>
        <w:t>/</w:t>
      </w:r>
      <w:r w:rsidRPr="00BA5EAB">
        <w:rPr>
          <w:rFonts w:ascii="宋体" w:hAnsi="宋体" w:cs="宋体" w:hint="eastAsia"/>
          <w:sz w:val="24"/>
        </w:rPr>
        <w:t>动作捕捉仪数据流数据打标签，人工标注出其中的各个关键姿态种类与时刻，并通过自动的就算该关键姿态所涉及的动作指标值记录该关键姿态的标准标注结果，并将标注结果写入数据库中。具有播放</w:t>
      </w:r>
      <w:r w:rsidRPr="00BA5EAB">
        <w:rPr>
          <w:rFonts w:ascii="宋体" w:hAnsi="宋体" w:cs="宋体"/>
          <w:sz w:val="24"/>
        </w:rPr>
        <w:t>/</w:t>
      </w:r>
      <w:r w:rsidRPr="00BA5EAB">
        <w:rPr>
          <w:rFonts w:ascii="宋体" w:hAnsi="宋体" w:cs="宋体" w:hint="eastAsia"/>
          <w:sz w:val="24"/>
        </w:rPr>
        <w:t>暂停样本数据、逐帧向前</w:t>
      </w:r>
      <w:r w:rsidRPr="00BA5EAB">
        <w:rPr>
          <w:rFonts w:ascii="宋体" w:hAnsi="宋体" w:cs="宋体"/>
          <w:sz w:val="24"/>
        </w:rPr>
        <w:t>/</w:t>
      </w:r>
      <w:r w:rsidRPr="00BA5EAB">
        <w:rPr>
          <w:rFonts w:ascii="宋体" w:hAnsi="宋体" w:cs="宋体" w:hint="eastAsia"/>
          <w:sz w:val="24"/>
        </w:rPr>
        <w:t>向后查看样本数据，显示实时样本画面与动作指标值等功能。</w:t>
      </w:r>
    </w:p>
    <w:p w:rsidR="009E46C9" w:rsidRPr="00BA5EAB" w:rsidRDefault="009E46C9" w:rsidP="009E46C9">
      <w:pPr>
        <w:pStyle w:val="21"/>
        <w:spacing w:after="0" w:line="360" w:lineRule="auto"/>
        <w:ind w:leftChars="0" w:left="0" w:firstLineChars="0" w:firstLine="0"/>
        <w:rPr>
          <w:rFonts w:ascii="宋体" w:hAnsi="宋体" w:cs="宋体"/>
          <w:b/>
          <w:sz w:val="24"/>
        </w:rPr>
      </w:pPr>
      <w:r w:rsidRPr="00BA5EAB">
        <w:rPr>
          <w:rFonts w:ascii="宋体" w:hAnsi="宋体" w:cs="宋体"/>
          <w:b/>
          <w:sz w:val="24"/>
        </w:rPr>
        <w:t>标注</w:t>
      </w:r>
      <w:r w:rsidRPr="00BA5EAB">
        <w:rPr>
          <w:rFonts w:ascii="宋体" w:hAnsi="宋体" w:cs="宋体" w:hint="eastAsia"/>
          <w:b/>
          <w:sz w:val="24"/>
        </w:rPr>
        <w:t>流程：</w:t>
      </w:r>
    </w:p>
    <w:p w:rsidR="001C5A70" w:rsidRDefault="001C5A70" w:rsidP="00E124B7">
      <w:pPr>
        <w:pStyle w:val="21"/>
        <w:numPr>
          <w:ilvl w:val="0"/>
          <w:numId w:val="44"/>
        </w:numPr>
        <w:spacing w:after="0" w:line="360" w:lineRule="auto"/>
        <w:ind w:leftChars="0" w:firstLineChars="0"/>
        <w:rPr>
          <w:rFonts w:ascii="宋体" w:hAnsi="宋体" w:cs="宋体"/>
          <w:sz w:val="24"/>
        </w:rPr>
      </w:pPr>
      <w:r>
        <w:rPr>
          <w:rFonts w:ascii="宋体" w:hAnsi="宋体" w:cs="宋体" w:hint="eastAsia"/>
          <w:sz w:val="24"/>
        </w:rPr>
        <w:t>在模型</w:t>
      </w:r>
      <w:r>
        <w:rPr>
          <w:rFonts w:ascii="宋体" w:hAnsi="宋体" w:cs="宋体"/>
          <w:sz w:val="24"/>
        </w:rPr>
        <w:t>样本管理界面上，点击某条样本视频</w:t>
      </w:r>
      <w:r>
        <w:rPr>
          <w:rFonts w:ascii="宋体" w:hAnsi="宋体" w:cs="宋体" w:hint="eastAsia"/>
          <w:sz w:val="24"/>
        </w:rPr>
        <w:t>记录</w:t>
      </w:r>
      <w:r>
        <w:rPr>
          <w:rFonts w:ascii="宋体" w:hAnsi="宋体" w:cs="宋体"/>
          <w:sz w:val="24"/>
        </w:rPr>
        <w:t>后的“</w:t>
      </w:r>
      <w:r>
        <w:rPr>
          <w:rFonts w:ascii="宋体" w:hAnsi="宋体" w:cs="宋体" w:hint="eastAsia"/>
          <w:sz w:val="24"/>
        </w:rPr>
        <w:t>标注</w:t>
      </w:r>
      <w:r>
        <w:rPr>
          <w:rFonts w:ascii="宋体" w:hAnsi="宋体" w:cs="宋体"/>
          <w:sz w:val="24"/>
        </w:rPr>
        <w:t>”</w:t>
      </w:r>
      <w:r>
        <w:rPr>
          <w:rFonts w:ascii="宋体" w:hAnsi="宋体" w:cs="宋体" w:hint="eastAsia"/>
          <w:sz w:val="24"/>
        </w:rPr>
        <w:t>按钮</w:t>
      </w:r>
      <w:r>
        <w:rPr>
          <w:rFonts w:ascii="宋体" w:hAnsi="宋体" w:cs="宋体"/>
          <w:sz w:val="24"/>
        </w:rPr>
        <w:t>进行</w:t>
      </w:r>
      <w:r>
        <w:rPr>
          <w:rFonts w:ascii="宋体" w:hAnsi="宋体" w:cs="宋体" w:hint="eastAsia"/>
          <w:sz w:val="24"/>
        </w:rPr>
        <w:t>该</w:t>
      </w:r>
      <w:r>
        <w:rPr>
          <w:rFonts w:ascii="宋体" w:hAnsi="宋体" w:cs="宋体"/>
          <w:sz w:val="24"/>
        </w:rPr>
        <w:t>视频的标注界面。</w:t>
      </w:r>
    </w:p>
    <w:p w:rsidR="009E46C9" w:rsidRPr="00BA5EAB" w:rsidRDefault="009E46C9" w:rsidP="00E124B7">
      <w:pPr>
        <w:pStyle w:val="21"/>
        <w:numPr>
          <w:ilvl w:val="0"/>
          <w:numId w:val="44"/>
        </w:numPr>
        <w:spacing w:after="0" w:line="360" w:lineRule="auto"/>
        <w:ind w:leftChars="0" w:firstLineChars="0"/>
        <w:rPr>
          <w:rFonts w:ascii="宋体" w:hAnsi="宋体" w:cs="宋体"/>
          <w:sz w:val="24"/>
        </w:rPr>
      </w:pPr>
      <w:r w:rsidRPr="00BA5EAB">
        <w:rPr>
          <w:rFonts w:ascii="宋体" w:hAnsi="宋体" w:cs="宋体" w:hint="eastAsia"/>
          <w:sz w:val="24"/>
        </w:rPr>
        <w:t>点击</w:t>
      </w:r>
      <w:r>
        <w:rPr>
          <w:rFonts w:ascii="宋体" w:hAnsi="宋体" w:cs="宋体" w:hint="eastAsia"/>
          <w:sz w:val="24"/>
        </w:rPr>
        <w:t>“</w:t>
      </w:r>
      <w:r w:rsidRPr="00BA5EAB">
        <w:rPr>
          <w:rFonts w:ascii="宋体" w:hAnsi="宋体" w:cs="宋体" w:hint="eastAsia"/>
          <w:sz w:val="24"/>
        </w:rPr>
        <w:t>存储目录选择</w:t>
      </w:r>
      <w:r>
        <w:rPr>
          <w:rFonts w:ascii="宋体" w:hAnsi="宋体" w:cs="宋体" w:hint="eastAsia"/>
          <w:sz w:val="24"/>
        </w:rPr>
        <w:t>”</w:t>
      </w:r>
      <w:r w:rsidRPr="00BA5EAB">
        <w:rPr>
          <w:rFonts w:ascii="宋体" w:hAnsi="宋体" w:cs="宋体" w:hint="eastAsia"/>
          <w:sz w:val="24"/>
        </w:rPr>
        <w:t>按钮，选择输出路径</w:t>
      </w:r>
    </w:p>
    <w:p w:rsidR="009E46C9" w:rsidRDefault="009E46C9" w:rsidP="00E124B7">
      <w:pPr>
        <w:pStyle w:val="21"/>
        <w:numPr>
          <w:ilvl w:val="0"/>
          <w:numId w:val="44"/>
        </w:numPr>
        <w:spacing w:after="0" w:line="360" w:lineRule="auto"/>
        <w:ind w:leftChars="0" w:firstLineChars="0"/>
        <w:rPr>
          <w:rFonts w:ascii="宋体" w:hAnsi="宋体" w:cs="宋体"/>
          <w:sz w:val="24"/>
        </w:rPr>
      </w:pPr>
      <w:r w:rsidRPr="00BA5EAB">
        <w:rPr>
          <w:rFonts w:ascii="宋体" w:hAnsi="宋体" w:cs="宋体" w:hint="eastAsia"/>
          <w:sz w:val="24"/>
        </w:rPr>
        <w:t>点击</w:t>
      </w:r>
      <w:r>
        <w:rPr>
          <w:rFonts w:ascii="宋体" w:hAnsi="宋体" w:cs="宋体" w:hint="eastAsia"/>
          <w:sz w:val="24"/>
        </w:rPr>
        <w:t>“</w:t>
      </w:r>
      <w:r w:rsidRPr="00BA5EAB">
        <w:rPr>
          <w:rFonts w:ascii="宋体" w:hAnsi="宋体" w:cs="宋体" w:hint="eastAsia"/>
          <w:sz w:val="24"/>
        </w:rPr>
        <w:t>播放/</w:t>
      </w:r>
      <w:r>
        <w:rPr>
          <w:rFonts w:ascii="宋体" w:hAnsi="宋体" w:cs="宋体" w:hint="eastAsia"/>
          <w:sz w:val="24"/>
        </w:rPr>
        <w:t>停止”按钮，找到关键姿态时刻，下拉选择关键姿态名，点击“添加</w:t>
      </w:r>
      <w:r w:rsidRPr="00BA5EAB">
        <w:rPr>
          <w:rFonts w:ascii="宋体" w:hAnsi="宋体" w:cs="宋体" w:hint="eastAsia"/>
          <w:sz w:val="24"/>
        </w:rPr>
        <w:t>时刻</w:t>
      </w:r>
      <w:r>
        <w:rPr>
          <w:rFonts w:ascii="宋体" w:hAnsi="宋体" w:cs="宋体" w:hint="eastAsia"/>
          <w:sz w:val="24"/>
        </w:rPr>
        <w:t>”</w:t>
      </w:r>
      <w:r w:rsidRPr="00BA5EAB">
        <w:rPr>
          <w:rFonts w:ascii="宋体" w:hAnsi="宋体" w:cs="宋体" w:hint="eastAsia"/>
          <w:sz w:val="24"/>
        </w:rPr>
        <w:t>按钮将会在</w:t>
      </w:r>
      <w:r w:rsidRPr="00BA5EAB">
        <w:rPr>
          <w:rFonts w:ascii="宋体" w:hAnsi="宋体" w:cs="宋体"/>
          <w:sz w:val="24"/>
        </w:rPr>
        <w:t>关键姿态</w:t>
      </w:r>
      <w:r w:rsidRPr="00BA5EAB">
        <w:rPr>
          <w:rFonts w:ascii="宋体" w:hAnsi="宋体" w:cs="宋体" w:hint="eastAsia"/>
          <w:sz w:val="24"/>
        </w:rPr>
        <w:t>时刻列表中添加一条记录，并通过程序自动计算获得该时刻的指标值，依次标注完整个样本</w:t>
      </w:r>
      <w:r w:rsidRPr="00BA5EAB">
        <w:rPr>
          <w:rFonts w:ascii="宋体" w:hAnsi="宋体" w:cs="宋体"/>
          <w:sz w:val="24"/>
        </w:rPr>
        <w:t>；</w:t>
      </w:r>
    </w:p>
    <w:p w:rsidR="00B84BB5" w:rsidRDefault="009E46C9" w:rsidP="00E124B7">
      <w:pPr>
        <w:pStyle w:val="21"/>
        <w:numPr>
          <w:ilvl w:val="0"/>
          <w:numId w:val="44"/>
        </w:numPr>
        <w:spacing w:after="0" w:line="360" w:lineRule="auto"/>
        <w:ind w:leftChars="0" w:firstLineChars="0"/>
        <w:rPr>
          <w:rFonts w:ascii="宋体" w:hAnsi="宋体" w:cs="宋体"/>
          <w:sz w:val="24"/>
        </w:rPr>
      </w:pPr>
      <w:r w:rsidRPr="009E46C9">
        <w:rPr>
          <w:rFonts w:ascii="宋体" w:hAnsi="宋体" w:cs="宋体" w:hint="eastAsia"/>
          <w:sz w:val="24"/>
        </w:rPr>
        <w:t>点击“保存标注”，将完整的标注结果保存到标注xml文件中，包含该段样本中的所有关键姿态名与出现的时刻、各个关键姿态对应的运动指标值。</w:t>
      </w:r>
    </w:p>
    <w:p w:rsidR="008150A9" w:rsidRPr="008150A9" w:rsidRDefault="008150A9" w:rsidP="00E124B7">
      <w:pPr>
        <w:pStyle w:val="21"/>
        <w:numPr>
          <w:ilvl w:val="0"/>
          <w:numId w:val="44"/>
        </w:numPr>
        <w:spacing w:after="0" w:line="360" w:lineRule="auto"/>
        <w:ind w:leftChars="0" w:firstLineChars="0"/>
        <w:rPr>
          <w:rFonts w:ascii="宋体" w:hAnsi="宋体" w:cs="宋体"/>
          <w:sz w:val="24"/>
        </w:rPr>
      </w:pPr>
      <w:r>
        <w:rPr>
          <w:rFonts w:ascii="宋体" w:hAnsi="宋体" w:cs="宋体" w:hint="eastAsia"/>
          <w:sz w:val="24"/>
        </w:rPr>
        <w:t>最终</w:t>
      </w:r>
      <w:r>
        <w:rPr>
          <w:rFonts w:ascii="宋体" w:hAnsi="宋体" w:cs="宋体"/>
          <w:sz w:val="24"/>
        </w:rPr>
        <w:t>输出的</w:t>
      </w:r>
      <w:r>
        <w:rPr>
          <w:rFonts w:ascii="宋体" w:hAnsi="宋体" w:cs="宋体" w:hint="eastAsia"/>
          <w:sz w:val="24"/>
        </w:rPr>
        <w:t>XML文件</w:t>
      </w:r>
      <w:r>
        <w:rPr>
          <w:rFonts w:ascii="宋体" w:hAnsi="宋体" w:cs="宋体"/>
          <w:sz w:val="24"/>
        </w:rPr>
        <w:t>格式如下，与数据表字段相互对应。</w:t>
      </w:r>
    </w:p>
    <w:p w:rsidR="008A59E3" w:rsidRPr="008A59E3" w:rsidRDefault="008A59E3" w:rsidP="008A59E3">
      <w:pPr>
        <w:pStyle w:val="21"/>
        <w:spacing w:after="0"/>
        <w:rPr>
          <w:rFonts w:ascii="宋体" w:hAnsi="宋体" w:cs="宋体"/>
        </w:rPr>
      </w:pPr>
      <w:r w:rsidRPr="008A59E3">
        <w:rPr>
          <w:rFonts w:ascii="宋体" w:hAnsi="宋体" w:cs="宋体"/>
        </w:rPr>
        <w:t>&lt;annotation verified="no"&gt;</w:t>
      </w:r>
    </w:p>
    <w:p w:rsidR="008A59E3" w:rsidRPr="008A59E3" w:rsidRDefault="008A59E3" w:rsidP="008A59E3">
      <w:pPr>
        <w:pStyle w:val="21"/>
        <w:spacing w:after="0"/>
        <w:rPr>
          <w:rFonts w:ascii="宋体" w:hAnsi="宋体" w:cs="宋体"/>
        </w:rPr>
      </w:pPr>
      <w:r w:rsidRPr="008A59E3">
        <w:rPr>
          <w:rFonts w:ascii="宋体" w:hAnsi="宋体" w:cs="宋体" w:hint="eastAsia"/>
        </w:rPr>
        <w:tab/>
        <w:t>&lt;ID&gt;样本id&lt;/ID&gt;</w:t>
      </w:r>
    </w:p>
    <w:p w:rsidR="008A59E3" w:rsidRPr="008A59E3" w:rsidRDefault="008A59E3" w:rsidP="008A59E3">
      <w:pPr>
        <w:pStyle w:val="21"/>
        <w:spacing w:after="0"/>
        <w:rPr>
          <w:rFonts w:ascii="宋体" w:hAnsi="宋体" w:cs="宋体"/>
        </w:rPr>
      </w:pPr>
      <w:r w:rsidRPr="008A59E3">
        <w:rPr>
          <w:rFonts w:ascii="宋体" w:hAnsi="宋体" w:cs="宋体" w:hint="eastAsia"/>
        </w:rPr>
        <w:tab/>
        <w:t>&lt;actionid&gt;动作id&lt;/actionid&gt;</w:t>
      </w:r>
    </w:p>
    <w:p w:rsidR="008A59E3" w:rsidRPr="008A59E3" w:rsidRDefault="008A59E3" w:rsidP="008A59E3">
      <w:pPr>
        <w:pStyle w:val="21"/>
        <w:spacing w:after="0"/>
        <w:rPr>
          <w:rFonts w:ascii="宋体" w:hAnsi="宋体" w:cs="宋体"/>
        </w:rPr>
      </w:pPr>
      <w:r w:rsidRPr="008A59E3">
        <w:rPr>
          <w:rFonts w:ascii="宋体" w:hAnsi="宋体" w:cs="宋体"/>
        </w:rPr>
        <w:tab/>
        <w:t>&lt;source&gt;</w:t>
      </w:r>
    </w:p>
    <w:p w:rsidR="008A59E3" w:rsidRPr="008A59E3" w:rsidRDefault="008A59E3" w:rsidP="008A59E3">
      <w:pPr>
        <w:pStyle w:val="21"/>
        <w:spacing w:after="0"/>
        <w:rPr>
          <w:rFonts w:ascii="宋体" w:hAnsi="宋体" w:cs="宋体"/>
        </w:rPr>
      </w:pPr>
      <w:r w:rsidRPr="008A59E3">
        <w:rPr>
          <w:rFonts w:ascii="宋体" w:hAnsi="宋体" w:cs="宋体" w:hint="eastAsia"/>
        </w:rPr>
        <w:tab/>
      </w:r>
      <w:r w:rsidRPr="008A59E3">
        <w:rPr>
          <w:rFonts w:ascii="宋体" w:hAnsi="宋体" w:cs="宋体" w:hint="eastAsia"/>
        </w:rPr>
        <w:tab/>
        <w:t>&lt;mcpath&gt;动作捕捉仪数据文件路径&lt;/mcpath&gt;</w:t>
      </w:r>
    </w:p>
    <w:p w:rsidR="008A59E3" w:rsidRPr="008A59E3" w:rsidRDefault="008A59E3" w:rsidP="008A59E3">
      <w:pPr>
        <w:pStyle w:val="21"/>
        <w:spacing w:after="0"/>
        <w:rPr>
          <w:rFonts w:ascii="宋体" w:hAnsi="宋体" w:cs="宋体"/>
        </w:rPr>
      </w:pPr>
      <w:r w:rsidRPr="008A59E3">
        <w:rPr>
          <w:rFonts w:ascii="宋体" w:hAnsi="宋体" w:cs="宋体" w:hint="eastAsia"/>
        </w:rPr>
        <w:lastRenderedPageBreak/>
        <w:tab/>
      </w:r>
      <w:r w:rsidRPr="008A59E3">
        <w:rPr>
          <w:rFonts w:ascii="宋体" w:hAnsi="宋体" w:cs="宋体" w:hint="eastAsia"/>
        </w:rPr>
        <w:tab/>
        <w:t>&lt;campath&gt;视频数据文件路径&lt;/campath&gt;</w:t>
      </w:r>
    </w:p>
    <w:p w:rsidR="008A59E3" w:rsidRPr="008A59E3" w:rsidRDefault="008A59E3" w:rsidP="008A59E3">
      <w:pPr>
        <w:pStyle w:val="21"/>
        <w:spacing w:after="0"/>
        <w:rPr>
          <w:rFonts w:ascii="宋体" w:hAnsi="宋体" w:cs="宋体"/>
        </w:rPr>
      </w:pPr>
      <w:r w:rsidRPr="008A59E3">
        <w:rPr>
          <w:rFonts w:ascii="宋体" w:hAnsi="宋体" w:cs="宋体"/>
        </w:rPr>
        <w:tab/>
        <w:t>&lt;/source&gt;</w:t>
      </w:r>
    </w:p>
    <w:p w:rsidR="008A59E3" w:rsidRPr="008A59E3" w:rsidRDefault="008A59E3" w:rsidP="008A59E3">
      <w:pPr>
        <w:pStyle w:val="21"/>
        <w:spacing w:after="0"/>
        <w:rPr>
          <w:rFonts w:ascii="宋体" w:hAnsi="宋体" w:cs="宋体"/>
        </w:rPr>
      </w:pPr>
      <w:r w:rsidRPr="008A59E3">
        <w:rPr>
          <w:rFonts w:ascii="宋体" w:hAnsi="宋体" w:cs="宋体" w:hint="eastAsia"/>
        </w:rPr>
        <w:tab/>
        <w:t>&lt;height&gt;教练身高&lt;/height&gt;</w:t>
      </w:r>
    </w:p>
    <w:p w:rsidR="008A59E3" w:rsidRPr="008A59E3" w:rsidRDefault="008A59E3" w:rsidP="008A59E3">
      <w:pPr>
        <w:pStyle w:val="21"/>
        <w:spacing w:after="0"/>
        <w:rPr>
          <w:rFonts w:ascii="宋体" w:hAnsi="宋体" w:cs="宋体"/>
        </w:rPr>
      </w:pPr>
      <w:r w:rsidRPr="008A59E3">
        <w:rPr>
          <w:rFonts w:ascii="宋体" w:hAnsi="宋体" w:cs="宋体" w:hint="eastAsia"/>
        </w:rPr>
        <w:tab/>
        <w:t>&lt;gender&gt;教练性別&lt;/gender&gt;</w:t>
      </w:r>
    </w:p>
    <w:p w:rsidR="008A59E3" w:rsidRPr="008A59E3" w:rsidRDefault="008A59E3" w:rsidP="008A59E3">
      <w:pPr>
        <w:pStyle w:val="21"/>
        <w:spacing w:after="0"/>
        <w:rPr>
          <w:rFonts w:ascii="宋体" w:hAnsi="宋体" w:cs="宋体"/>
        </w:rPr>
      </w:pPr>
      <w:r w:rsidRPr="008A59E3">
        <w:rPr>
          <w:rFonts w:ascii="宋体" w:hAnsi="宋体" w:cs="宋体"/>
        </w:rPr>
        <w:tab/>
        <w:t>&lt;action_pose&gt;</w:t>
      </w:r>
    </w:p>
    <w:p w:rsidR="008A59E3" w:rsidRPr="008A59E3" w:rsidRDefault="008A59E3" w:rsidP="008A59E3">
      <w:pPr>
        <w:pStyle w:val="21"/>
        <w:spacing w:after="0"/>
        <w:rPr>
          <w:rFonts w:ascii="宋体" w:hAnsi="宋体" w:cs="宋体"/>
        </w:rPr>
      </w:pPr>
      <w:r w:rsidRPr="008A59E3">
        <w:rPr>
          <w:rFonts w:ascii="宋体" w:hAnsi="宋体" w:cs="宋体" w:hint="eastAsia"/>
        </w:rPr>
        <w:tab/>
      </w:r>
      <w:r w:rsidRPr="008A59E3">
        <w:rPr>
          <w:rFonts w:ascii="宋体" w:hAnsi="宋体" w:cs="宋体" w:hint="eastAsia"/>
        </w:rPr>
        <w:tab/>
        <w:t>&lt;id&gt;姿态id1&lt;/id&gt;</w:t>
      </w:r>
      <w:r w:rsidRPr="008A59E3">
        <w:rPr>
          <w:rFonts w:ascii="宋体" w:hAnsi="宋体" w:cs="宋体" w:hint="eastAsia"/>
        </w:rPr>
        <w:tab/>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t>&lt;action_index&gt;</w:t>
      </w:r>
    </w:p>
    <w:p w:rsidR="008A59E3" w:rsidRPr="008A59E3" w:rsidRDefault="008A59E3" w:rsidP="008A59E3">
      <w:pPr>
        <w:pStyle w:val="21"/>
        <w:spacing w:after="0"/>
        <w:rPr>
          <w:rFonts w:ascii="宋体" w:hAnsi="宋体" w:cs="宋体"/>
        </w:rPr>
      </w:pPr>
      <w:r w:rsidRPr="008A59E3">
        <w:rPr>
          <w:rFonts w:ascii="宋体" w:hAnsi="宋体" w:cs="宋体" w:hint="eastAsia"/>
        </w:rPr>
        <w:tab/>
      </w:r>
      <w:r w:rsidRPr="008A59E3">
        <w:rPr>
          <w:rFonts w:ascii="宋体" w:hAnsi="宋体" w:cs="宋体" w:hint="eastAsia"/>
        </w:rPr>
        <w:tab/>
      </w:r>
      <w:r w:rsidRPr="008A59E3">
        <w:rPr>
          <w:rFonts w:ascii="宋体" w:hAnsi="宋体" w:cs="宋体" w:hint="eastAsia"/>
        </w:rPr>
        <w:tab/>
        <w:t>&lt;id&gt;指标id1&lt;/id&gt;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r>
      <w:r w:rsidRPr="008A59E3">
        <w:rPr>
          <w:rFonts w:ascii="宋体" w:hAnsi="宋体" w:cs="宋体"/>
        </w:rPr>
        <w:tab/>
        <w:t>&lt;value&gt;value&lt;/value&gt;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t>&lt;/action_index&gt;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t>&lt;action_index&gt;</w:t>
      </w:r>
    </w:p>
    <w:p w:rsidR="008A59E3" w:rsidRPr="008A59E3" w:rsidRDefault="008A59E3" w:rsidP="008A59E3">
      <w:pPr>
        <w:pStyle w:val="21"/>
        <w:spacing w:after="0"/>
        <w:rPr>
          <w:rFonts w:ascii="宋体" w:hAnsi="宋体" w:cs="宋体"/>
        </w:rPr>
      </w:pPr>
      <w:r w:rsidRPr="008A59E3">
        <w:rPr>
          <w:rFonts w:ascii="宋体" w:hAnsi="宋体" w:cs="宋体" w:hint="eastAsia"/>
        </w:rPr>
        <w:tab/>
      </w:r>
      <w:r w:rsidRPr="008A59E3">
        <w:rPr>
          <w:rFonts w:ascii="宋体" w:hAnsi="宋体" w:cs="宋体" w:hint="eastAsia"/>
        </w:rPr>
        <w:tab/>
      </w:r>
      <w:r w:rsidRPr="008A59E3">
        <w:rPr>
          <w:rFonts w:ascii="宋体" w:hAnsi="宋体" w:cs="宋体" w:hint="eastAsia"/>
        </w:rPr>
        <w:tab/>
        <w:t>&lt;id&gt;指标id2&lt;/id&gt;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r>
      <w:r w:rsidRPr="008A59E3">
        <w:rPr>
          <w:rFonts w:ascii="宋体" w:hAnsi="宋体" w:cs="宋体"/>
        </w:rPr>
        <w:tab/>
        <w:t>&lt;value&gt;value&lt;/value&gt;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t>&lt;/action_index&gt;</w:t>
      </w:r>
    </w:p>
    <w:p w:rsidR="008A59E3" w:rsidRPr="008A59E3" w:rsidRDefault="008A59E3" w:rsidP="008A59E3">
      <w:pPr>
        <w:pStyle w:val="21"/>
        <w:spacing w:after="0"/>
        <w:rPr>
          <w:rFonts w:ascii="宋体" w:hAnsi="宋体" w:cs="宋体"/>
        </w:rPr>
      </w:pPr>
      <w:r w:rsidRPr="008A59E3">
        <w:rPr>
          <w:rFonts w:ascii="宋体" w:hAnsi="宋体" w:cs="宋体"/>
        </w:rPr>
        <w:tab/>
        <w:t>&lt;/action_pose&gt;</w:t>
      </w:r>
    </w:p>
    <w:p w:rsidR="008A59E3" w:rsidRPr="008A59E3" w:rsidRDefault="008A59E3" w:rsidP="008A59E3">
      <w:pPr>
        <w:pStyle w:val="21"/>
        <w:spacing w:after="0"/>
        <w:rPr>
          <w:rFonts w:ascii="宋体" w:hAnsi="宋体" w:cs="宋体"/>
        </w:rPr>
      </w:pPr>
      <w:r w:rsidRPr="008A59E3">
        <w:rPr>
          <w:rFonts w:ascii="宋体" w:hAnsi="宋体" w:cs="宋体"/>
        </w:rPr>
        <w:tab/>
        <w:t>&lt;action_pose&gt;</w:t>
      </w:r>
    </w:p>
    <w:p w:rsidR="008A59E3" w:rsidRPr="008A59E3" w:rsidRDefault="008A59E3" w:rsidP="008A59E3">
      <w:pPr>
        <w:pStyle w:val="21"/>
        <w:spacing w:after="0"/>
        <w:rPr>
          <w:rFonts w:ascii="宋体" w:hAnsi="宋体" w:cs="宋体"/>
        </w:rPr>
      </w:pPr>
      <w:r w:rsidRPr="008A59E3">
        <w:rPr>
          <w:rFonts w:ascii="宋体" w:hAnsi="宋体" w:cs="宋体" w:hint="eastAsia"/>
        </w:rPr>
        <w:tab/>
      </w:r>
      <w:r w:rsidRPr="008A59E3">
        <w:rPr>
          <w:rFonts w:ascii="宋体" w:hAnsi="宋体" w:cs="宋体" w:hint="eastAsia"/>
        </w:rPr>
        <w:tab/>
        <w:t>&lt;id&gt;姿态id2&lt;/id&gt;</w:t>
      </w:r>
      <w:r w:rsidRPr="008A59E3">
        <w:rPr>
          <w:rFonts w:ascii="宋体" w:hAnsi="宋体" w:cs="宋体" w:hint="eastAsia"/>
        </w:rPr>
        <w:tab/>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t>&lt;action_index&gt;</w:t>
      </w:r>
    </w:p>
    <w:p w:rsidR="008A59E3" w:rsidRPr="008A59E3" w:rsidRDefault="008A59E3" w:rsidP="008A59E3">
      <w:pPr>
        <w:pStyle w:val="21"/>
        <w:spacing w:after="0"/>
        <w:rPr>
          <w:rFonts w:ascii="宋体" w:hAnsi="宋体" w:cs="宋体"/>
        </w:rPr>
      </w:pPr>
      <w:r w:rsidRPr="008A59E3">
        <w:rPr>
          <w:rFonts w:ascii="宋体" w:hAnsi="宋体" w:cs="宋体" w:hint="eastAsia"/>
        </w:rPr>
        <w:tab/>
      </w:r>
      <w:r w:rsidRPr="008A59E3">
        <w:rPr>
          <w:rFonts w:ascii="宋体" w:hAnsi="宋体" w:cs="宋体" w:hint="eastAsia"/>
        </w:rPr>
        <w:tab/>
      </w:r>
      <w:r w:rsidRPr="008A59E3">
        <w:rPr>
          <w:rFonts w:ascii="宋体" w:hAnsi="宋体" w:cs="宋体" w:hint="eastAsia"/>
        </w:rPr>
        <w:tab/>
        <w:t>&lt;id&gt;指标id1&lt;/id&gt;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r>
      <w:r w:rsidRPr="008A59E3">
        <w:rPr>
          <w:rFonts w:ascii="宋体" w:hAnsi="宋体" w:cs="宋体"/>
        </w:rPr>
        <w:tab/>
        <w:t>&lt;value&gt;value&lt;/value&gt;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t>&lt;/action_index&gt;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t>&lt;action_index&gt;</w:t>
      </w:r>
    </w:p>
    <w:p w:rsidR="008A59E3" w:rsidRPr="008A59E3" w:rsidRDefault="008A59E3" w:rsidP="008A59E3">
      <w:pPr>
        <w:pStyle w:val="21"/>
        <w:spacing w:after="0"/>
        <w:rPr>
          <w:rFonts w:ascii="宋体" w:hAnsi="宋体" w:cs="宋体"/>
        </w:rPr>
      </w:pPr>
      <w:r w:rsidRPr="008A59E3">
        <w:rPr>
          <w:rFonts w:ascii="宋体" w:hAnsi="宋体" w:cs="宋体" w:hint="eastAsia"/>
        </w:rPr>
        <w:tab/>
      </w:r>
      <w:r w:rsidRPr="008A59E3">
        <w:rPr>
          <w:rFonts w:ascii="宋体" w:hAnsi="宋体" w:cs="宋体" w:hint="eastAsia"/>
        </w:rPr>
        <w:tab/>
      </w:r>
      <w:r w:rsidRPr="008A59E3">
        <w:rPr>
          <w:rFonts w:ascii="宋体" w:hAnsi="宋体" w:cs="宋体" w:hint="eastAsia"/>
        </w:rPr>
        <w:tab/>
        <w:t>&lt;id&gt;指标id2&lt;/id&gt;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r>
      <w:r w:rsidRPr="008A59E3">
        <w:rPr>
          <w:rFonts w:ascii="宋体" w:hAnsi="宋体" w:cs="宋体"/>
        </w:rPr>
        <w:tab/>
        <w:t>&lt;value&gt;value&lt;/value&gt;</w:t>
      </w:r>
    </w:p>
    <w:p w:rsidR="008A59E3" w:rsidRPr="008A59E3" w:rsidRDefault="008A59E3" w:rsidP="008A59E3">
      <w:pPr>
        <w:pStyle w:val="21"/>
        <w:spacing w:after="0"/>
        <w:rPr>
          <w:rFonts w:ascii="宋体" w:hAnsi="宋体" w:cs="宋体"/>
        </w:rPr>
      </w:pPr>
      <w:r w:rsidRPr="008A59E3">
        <w:rPr>
          <w:rFonts w:ascii="宋体" w:hAnsi="宋体" w:cs="宋体"/>
        </w:rPr>
        <w:tab/>
      </w:r>
      <w:r w:rsidRPr="008A59E3">
        <w:rPr>
          <w:rFonts w:ascii="宋体" w:hAnsi="宋体" w:cs="宋体"/>
        </w:rPr>
        <w:tab/>
        <w:t>&lt;/action_index&gt;</w:t>
      </w:r>
    </w:p>
    <w:p w:rsidR="008A59E3" w:rsidRPr="008A59E3" w:rsidRDefault="008A59E3" w:rsidP="008A59E3">
      <w:pPr>
        <w:pStyle w:val="21"/>
        <w:spacing w:after="0"/>
        <w:rPr>
          <w:rFonts w:ascii="宋体" w:hAnsi="宋体" w:cs="宋体"/>
        </w:rPr>
      </w:pPr>
      <w:r w:rsidRPr="008A59E3">
        <w:rPr>
          <w:rFonts w:ascii="宋体" w:hAnsi="宋体" w:cs="宋体"/>
        </w:rPr>
        <w:tab/>
        <w:t>&lt;/action_pose&gt;</w:t>
      </w:r>
    </w:p>
    <w:p w:rsidR="003B4A53" w:rsidRPr="008A59E3" w:rsidRDefault="008A59E3" w:rsidP="008A59E3">
      <w:pPr>
        <w:ind w:left="300" w:firstLine="420"/>
        <w:rPr>
          <w:sz w:val="18"/>
        </w:rPr>
      </w:pPr>
      <w:r w:rsidRPr="008A59E3">
        <w:rPr>
          <w:rFonts w:ascii="宋体" w:hAnsi="宋体" w:cs="宋体"/>
        </w:rPr>
        <w:t>&lt;/annotation&gt;</w:t>
      </w:r>
    </w:p>
    <w:p w:rsidR="008A59E3" w:rsidRPr="003B4A53" w:rsidRDefault="008A59E3" w:rsidP="003B4A53">
      <w:pPr>
        <w:spacing w:line="360" w:lineRule="auto"/>
      </w:pPr>
    </w:p>
    <w:p w:rsidR="003F0D23" w:rsidRPr="0066630E" w:rsidRDefault="0015321F" w:rsidP="0066630E">
      <w:pPr>
        <w:pStyle w:val="3"/>
        <w:rPr>
          <w:rFonts w:asciiTheme="minorEastAsia" w:eastAsiaTheme="minorEastAsia" w:hAnsiTheme="minorEastAsia"/>
          <w:color w:val="000000" w:themeColor="text1"/>
        </w:rPr>
      </w:pPr>
      <w:bookmarkStart w:id="34" w:name="_Toc496097629"/>
      <w:r>
        <w:rPr>
          <w:rFonts w:asciiTheme="minorEastAsia" w:eastAsiaTheme="minorEastAsia" w:hAnsiTheme="minorEastAsia" w:hint="eastAsia"/>
          <w:color w:val="000000" w:themeColor="text1"/>
        </w:rPr>
        <w:t>数据上传</w:t>
      </w:r>
      <w:r>
        <w:rPr>
          <w:rFonts w:asciiTheme="minorEastAsia" w:eastAsiaTheme="minorEastAsia" w:hAnsiTheme="minorEastAsia"/>
          <w:color w:val="000000" w:themeColor="text1"/>
        </w:rPr>
        <w:t>云平台</w:t>
      </w:r>
      <w:bookmarkStart w:id="35" w:name="_Hlk494109731"/>
      <w:bookmarkEnd w:id="34"/>
    </w:p>
    <w:p w:rsidR="00C4113F" w:rsidRDefault="00C4113F" w:rsidP="00C4113F">
      <w:pPr>
        <w:pStyle w:val="4"/>
      </w:pPr>
      <w:r>
        <w:t>数据表</w:t>
      </w:r>
    </w:p>
    <w:p w:rsidR="00E14C9A" w:rsidRDefault="00C4113F" w:rsidP="00E14C9A">
      <w:p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样本</w:t>
      </w:r>
      <w:r>
        <w:rPr>
          <w:rFonts w:asciiTheme="minorEastAsia" w:eastAsiaTheme="minorEastAsia" w:hAnsiTheme="minorEastAsia"/>
          <w:color w:val="000000" w:themeColor="text1"/>
          <w:sz w:val="24"/>
          <w:szCs w:val="24"/>
        </w:rPr>
        <w:t>上传表（</w:t>
      </w:r>
      <w:r>
        <w:rPr>
          <w:rFonts w:asciiTheme="minorEastAsia" w:eastAsiaTheme="minorEastAsia" w:hAnsiTheme="minorEastAsia" w:hint="eastAsia"/>
          <w:color w:val="000000" w:themeColor="text1"/>
          <w:sz w:val="24"/>
          <w:szCs w:val="24"/>
        </w:rPr>
        <w:t>aciton_sample_upload</w:t>
      </w:r>
      <w:r>
        <w:rPr>
          <w:rFonts w:asciiTheme="minorEastAsia" w:eastAsiaTheme="minorEastAsia" w:hAnsiTheme="minorEastAsia"/>
          <w:color w:val="000000" w:themeColor="text1"/>
          <w:sz w:val="24"/>
          <w:szCs w:val="24"/>
        </w:rPr>
        <w:t>）</w:t>
      </w:r>
    </w:p>
    <w:tbl>
      <w:tblPr>
        <w:tblStyle w:val="aa"/>
        <w:tblW w:w="0" w:type="auto"/>
        <w:tblLook w:val="04A0"/>
      </w:tblPr>
      <w:tblGrid>
        <w:gridCol w:w="2280"/>
        <w:gridCol w:w="1656"/>
        <w:gridCol w:w="1191"/>
        <w:gridCol w:w="3169"/>
      </w:tblGrid>
      <w:tr w:rsidR="00C4113F" w:rsidRPr="00B754B7" w:rsidTr="00D767E9">
        <w:trPr>
          <w:trHeight w:val="270"/>
        </w:trPr>
        <w:tc>
          <w:tcPr>
            <w:tcW w:w="8296" w:type="dxa"/>
            <w:gridSpan w:val="4"/>
            <w:noWrap/>
          </w:tcPr>
          <w:p w:rsidR="00C4113F" w:rsidRPr="00B754B7" w:rsidRDefault="00C4113F" w:rsidP="00001308">
            <w:pPr>
              <w:pStyle w:val="af2"/>
              <w:spacing w:before="78" w:after="78"/>
              <w:rPr>
                <w:rFonts w:ascii="Times New Roman" w:hAnsi="Times New Roman"/>
              </w:rPr>
            </w:pPr>
            <w:r>
              <w:rPr>
                <w:rFonts w:ascii="Times New Roman" w:hAnsi="Times New Roman"/>
              </w:rPr>
              <w:t>a</w:t>
            </w:r>
            <w:r w:rsidRPr="00DD5EA3">
              <w:rPr>
                <w:rFonts w:ascii="Times New Roman" w:hAnsi="Times New Roman" w:hint="eastAsia"/>
              </w:rPr>
              <w:t>ction</w:t>
            </w:r>
            <w:r>
              <w:rPr>
                <w:rFonts w:ascii="Times New Roman" w:hAnsi="Times New Roman" w:hint="eastAsia"/>
              </w:rPr>
              <w:t>_</w:t>
            </w:r>
            <w:r>
              <w:rPr>
                <w:rFonts w:ascii="Times New Roman" w:hAnsi="Times New Roman"/>
              </w:rPr>
              <w:t xml:space="preserve">sample_upload </w:t>
            </w:r>
            <w:r>
              <w:rPr>
                <w:rFonts w:ascii="Times New Roman" w:hAnsi="Times New Roman" w:hint="eastAsia"/>
              </w:rPr>
              <w:t>样本上传</w:t>
            </w:r>
            <w:r w:rsidRPr="00DD5EA3">
              <w:rPr>
                <w:rFonts w:ascii="Times New Roman" w:hAnsi="Times New Roman" w:hint="eastAsia"/>
              </w:rPr>
              <w:t>表</w:t>
            </w:r>
          </w:p>
        </w:tc>
      </w:tr>
      <w:tr w:rsidR="00C4113F" w:rsidRPr="00B754B7" w:rsidTr="00D767E9">
        <w:trPr>
          <w:trHeight w:val="270"/>
        </w:trPr>
        <w:tc>
          <w:tcPr>
            <w:tcW w:w="2280" w:type="dxa"/>
            <w:noWrap/>
            <w:hideMark/>
          </w:tcPr>
          <w:p w:rsidR="00C4113F" w:rsidRPr="00B754B7" w:rsidRDefault="00C4113F"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C4113F" w:rsidRPr="00B754B7" w:rsidRDefault="00C4113F"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C4113F" w:rsidRPr="00B754B7" w:rsidRDefault="00C4113F"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C4113F" w:rsidRPr="00B754B7" w:rsidRDefault="00C4113F" w:rsidP="00001308">
            <w:pPr>
              <w:pStyle w:val="af2"/>
              <w:spacing w:before="78" w:after="78"/>
              <w:rPr>
                <w:rFonts w:ascii="Times New Roman" w:hAnsi="Times New Roman"/>
              </w:rPr>
            </w:pPr>
            <w:r w:rsidRPr="00B754B7">
              <w:rPr>
                <w:rFonts w:ascii="Times New Roman" w:hAnsi="Times New Roman"/>
              </w:rPr>
              <w:t>说明</w:t>
            </w:r>
          </w:p>
        </w:tc>
      </w:tr>
      <w:tr w:rsidR="00C4113F" w:rsidRPr="00B754B7" w:rsidTr="00D767E9">
        <w:trPr>
          <w:trHeight w:val="270"/>
        </w:trPr>
        <w:tc>
          <w:tcPr>
            <w:tcW w:w="2280" w:type="dxa"/>
            <w:noWrap/>
            <w:hideMark/>
          </w:tcPr>
          <w:p w:rsidR="00C4113F" w:rsidRPr="00B754B7" w:rsidRDefault="00C4113F" w:rsidP="00D767E9">
            <w:pPr>
              <w:pStyle w:val="af1"/>
              <w:rPr>
                <w:rFonts w:ascii="Times New Roman" w:hAnsi="Times New Roman"/>
              </w:rPr>
            </w:pPr>
            <w:r w:rsidRPr="00B754B7">
              <w:rPr>
                <w:rFonts w:ascii="Times New Roman" w:hAnsi="Times New Roman"/>
              </w:rPr>
              <w:t>id</w:t>
            </w:r>
          </w:p>
        </w:tc>
        <w:tc>
          <w:tcPr>
            <w:tcW w:w="1656" w:type="dxa"/>
            <w:noWrap/>
            <w:hideMark/>
          </w:tcPr>
          <w:p w:rsidR="00C4113F" w:rsidRPr="00B754B7" w:rsidRDefault="00C4113F" w:rsidP="00D767E9">
            <w:pPr>
              <w:pStyle w:val="af1"/>
              <w:rPr>
                <w:rFonts w:ascii="Times New Roman" w:hAnsi="Times New Roman"/>
              </w:rPr>
            </w:pPr>
            <w:r w:rsidRPr="00B754B7">
              <w:rPr>
                <w:rFonts w:ascii="Times New Roman" w:hAnsi="Times New Roman"/>
              </w:rPr>
              <w:t>Number(11)</w:t>
            </w:r>
          </w:p>
        </w:tc>
        <w:tc>
          <w:tcPr>
            <w:tcW w:w="1191" w:type="dxa"/>
          </w:tcPr>
          <w:p w:rsidR="00C4113F" w:rsidRPr="00B754B7" w:rsidRDefault="00C4113F" w:rsidP="00D767E9">
            <w:pPr>
              <w:pStyle w:val="af1"/>
              <w:jc w:val="center"/>
              <w:rPr>
                <w:rFonts w:ascii="Times New Roman" w:hAnsi="Times New Roman"/>
              </w:rPr>
            </w:pPr>
            <w:r w:rsidRPr="00B754B7">
              <w:rPr>
                <w:rFonts w:ascii="Times New Roman" w:hAnsi="Times New Roman"/>
              </w:rPr>
              <w:t>Y</w:t>
            </w:r>
          </w:p>
        </w:tc>
        <w:tc>
          <w:tcPr>
            <w:tcW w:w="3169" w:type="dxa"/>
            <w:noWrap/>
            <w:hideMark/>
          </w:tcPr>
          <w:p w:rsidR="00C4113F" w:rsidRPr="00B754B7" w:rsidRDefault="00C4113F" w:rsidP="00D767E9">
            <w:pPr>
              <w:pStyle w:val="af1"/>
              <w:rPr>
                <w:rFonts w:ascii="Times New Roman" w:hAnsi="Times New Roman"/>
              </w:rPr>
            </w:pPr>
            <w:r w:rsidRPr="00B754B7">
              <w:rPr>
                <w:rFonts w:ascii="Times New Roman" w:hAnsi="Times New Roman"/>
              </w:rPr>
              <w:t>id</w:t>
            </w:r>
          </w:p>
        </w:tc>
      </w:tr>
      <w:tr w:rsidR="00C4113F" w:rsidRPr="00B754B7" w:rsidTr="00D767E9">
        <w:trPr>
          <w:trHeight w:val="270"/>
        </w:trPr>
        <w:tc>
          <w:tcPr>
            <w:tcW w:w="2280" w:type="dxa"/>
            <w:noWrap/>
          </w:tcPr>
          <w:p w:rsidR="00C4113F" w:rsidRPr="00B754B7" w:rsidRDefault="00C4113F" w:rsidP="00D767E9">
            <w:pPr>
              <w:pStyle w:val="af1"/>
              <w:rPr>
                <w:rFonts w:ascii="Times New Roman" w:hAnsi="Times New Roman"/>
              </w:rPr>
            </w:pPr>
            <w:r>
              <w:rPr>
                <w:rFonts w:ascii="Times New Roman" w:hAnsi="Times New Roman"/>
              </w:rPr>
              <w:t>U</w:t>
            </w:r>
            <w:r>
              <w:rPr>
                <w:rFonts w:ascii="Times New Roman" w:hAnsi="Times New Roman" w:hint="eastAsia"/>
              </w:rPr>
              <w:t>ser</w:t>
            </w:r>
            <w:r>
              <w:rPr>
                <w:rFonts w:ascii="Times New Roman" w:hAnsi="Times New Roman"/>
              </w:rPr>
              <w:t>_id</w:t>
            </w:r>
          </w:p>
        </w:tc>
        <w:tc>
          <w:tcPr>
            <w:tcW w:w="1656" w:type="dxa"/>
            <w:noWrap/>
          </w:tcPr>
          <w:p w:rsidR="00C4113F" w:rsidRPr="00B754B7" w:rsidRDefault="00C4113F" w:rsidP="00D767E9">
            <w:pPr>
              <w:pStyle w:val="af1"/>
              <w:rPr>
                <w:rFonts w:ascii="Times New Roman" w:hAnsi="Times New Roman"/>
              </w:rPr>
            </w:pPr>
            <w:r w:rsidRPr="00B754B7">
              <w:rPr>
                <w:rFonts w:ascii="Times New Roman" w:hAnsi="Times New Roman"/>
              </w:rPr>
              <w:t>Number(11)</w:t>
            </w:r>
          </w:p>
        </w:tc>
        <w:tc>
          <w:tcPr>
            <w:tcW w:w="1191" w:type="dxa"/>
          </w:tcPr>
          <w:p w:rsidR="00C4113F" w:rsidRPr="00B754B7" w:rsidRDefault="00C4113F" w:rsidP="00D767E9">
            <w:pPr>
              <w:pStyle w:val="af1"/>
              <w:jc w:val="center"/>
              <w:rPr>
                <w:rFonts w:ascii="Times New Roman" w:hAnsi="Times New Roman"/>
              </w:rPr>
            </w:pPr>
            <w:r w:rsidRPr="00B754B7">
              <w:rPr>
                <w:rFonts w:ascii="Times New Roman" w:hAnsi="Times New Roman"/>
              </w:rPr>
              <w:t>Y</w:t>
            </w:r>
          </w:p>
        </w:tc>
        <w:tc>
          <w:tcPr>
            <w:tcW w:w="3169" w:type="dxa"/>
            <w:noWrap/>
          </w:tcPr>
          <w:p w:rsidR="00C4113F" w:rsidRPr="00B754B7" w:rsidRDefault="00C4113F" w:rsidP="00D767E9">
            <w:pPr>
              <w:pStyle w:val="af1"/>
              <w:rPr>
                <w:rFonts w:ascii="Times New Roman" w:hAnsi="Times New Roman"/>
              </w:rPr>
            </w:pPr>
            <w:r>
              <w:rPr>
                <w:rFonts w:ascii="Times New Roman" w:hAnsi="Times New Roman" w:hint="eastAsia"/>
              </w:rPr>
              <w:t>操作员</w:t>
            </w:r>
            <w:r w:rsidRPr="00B754B7">
              <w:rPr>
                <w:rFonts w:ascii="Times New Roman" w:hAnsi="Times New Roman"/>
              </w:rPr>
              <w:t>id</w:t>
            </w:r>
          </w:p>
        </w:tc>
      </w:tr>
      <w:tr w:rsidR="00C4113F" w:rsidRPr="00B754B7" w:rsidTr="00D767E9">
        <w:trPr>
          <w:trHeight w:val="270"/>
        </w:trPr>
        <w:tc>
          <w:tcPr>
            <w:tcW w:w="2280" w:type="dxa"/>
            <w:noWrap/>
          </w:tcPr>
          <w:p w:rsidR="00C4113F" w:rsidRPr="00B754B7" w:rsidRDefault="00C4113F" w:rsidP="00D767E9">
            <w:pPr>
              <w:pStyle w:val="af1"/>
              <w:rPr>
                <w:rFonts w:ascii="Times New Roman" w:hAnsi="Times New Roman"/>
              </w:rPr>
            </w:pPr>
            <w:r>
              <w:rPr>
                <w:rFonts w:ascii="Times New Roman" w:hAnsi="Times New Roman" w:hint="eastAsia"/>
              </w:rPr>
              <w:t>s</w:t>
            </w:r>
            <w:r>
              <w:rPr>
                <w:rFonts w:ascii="Times New Roman" w:hAnsi="Times New Roman"/>
              </w:rPr>
              <w:t>ample_id</w:t>
            </w:r>
          </w:p>
        </w:tc>
        <w:tc>
          <w:tcPr>
            <w:tcW w:w="1656" w:type="dxa"/>
            <w:noWrap/>
          </w:tcPr>
          <w:p w:rsidR="00C4113F" w:rsidRPr="00B754B7" w:rsidRDefault="00C4113F" w:rsidP="00D767E9">
            <w:pPr>
              <w:pStyle w:val="af1"/>
              <w:rPr>
                <w:rFonts w:ascii="Times New Roman" w:hAnsi="Times New Roman"/>
              </w:rPr>
            </w:pPr>
            <w:r w:rsidRPr="00B754B7">
              <w:rPr>
                <w:rFonts w:ascii="Times New Roman" w:hAnsi="Times New Roman"/>
              </w:rPr>
              <w:t>Number(11)</w:t>
            </w:r>
          </w:p>
        </w:tc>
        <w:tc>
          <w:tcPr>
            <w:tcW w:w="1191" w:type="dxa"/>
          </w:tcPr>
          <w:p w:rsidR="00C4113F" w:rsidRPr="00B754B7" w:rsidRDefault="00C4113F" w:rsidP="00D767E9">
            <w:pPr>
              <w:pStyle w:val="af1"/>
              <w:jc w:val="center"/>
              <w:rPr>
                <w:rFonts w:ascii="Times New Roman" w:hAnsi="Times New Roman"/>
              </w:rPr>
            </w:pPr>
            <w:r w:rsidRPr="00B754B7">
              <w:rPr>
                <w:rFonts w:ascii="Times New Roman" w:hAnsi="Times New Roman"/>
              </w:rPr>
              <w:t>Y</w:t>
            </w:r>
          </w:p>
        </w:tc>
        <w:tc>
          <w:tcPr>
            <w:tcW w:w="3169" w:type="dxa"/>
            <w:noWrap/>
          </w:tcPr>
          <w:p w:rsidR="00C4113F" w:rsidRPr="00B754B7" w:rsidRDefault="00C4113F" w:rsidP="00D767E9">
            <w:pPr>
              <w:pStyle w:val="af1"/>
              <w:rPr>
                <w:rFonts w:ascii="Times New Roman" w:hAnsi="Times New Roman"/>
              </w:rPr>
            </w:pPr>
            <w:r>
              <w:rPr>
                <w:rFonts w:ascii="Times New Roman" w:hAnsi="Times New Roman" w:hint="eastAsia"/>
              </w:rPr>
              <w:t>样本</w:t>
            </w:r>
            <w:r w:rsidRPr="00B754B7">
              <w:rPr>
                <w:rFonts w:ascii="Times New Roman" w:hAnsi="Times New Roman"/>
              </w:rPr>
              <w:t>id</w:t>
            </w:r>
          </w:p>
        </w:tc>
      </w:tr>
      <w:tr w:rsidR="00C4113F" w:rsidRPr="00B754B7" w:rsidTr="00D767E9">
        <w:trPr>
          <w:trHeight w:val="270"/>
        </w:trPr>
        <w:tc>
          <w:tcPr>
            <w:tcW w:w="2280" w:type="dxa"/>
            <w:noWrap/>
          </w:tcPr>
          <w:p w:rsidR="00C4113F" w:rsidRPr="00B754B7" w:rsidRDefault="00C4113F" w:rsidP="00D767E9">
            <w:pPr>
              <w:pStyle w:val="af1"/>
              <w:rPr>
                <w:rFonts w:ascii="Times New Roman" w:hAnsi="Times New Roman"/>
              </w:rPr>
            </w:pPr>
            <w:r w:rsidRPr="00BB112B">
              <w:rPr>
                <w:rFonts w:ascii="Times New Roman" w:hAnsi="Times New Roman"/>
              </w:rPr>
              <w:t>rich_text</w:t>
            </w:r>
          </w:p>
        </w:tc>
        <w:tc>
          <w:tcPr>
            <w:tcW w:w="1656" w:type="dxa"/>
            <w:noWrap/>
          </w:tcPr>
          <w:p w:rsidR="00C4113F" w:rsidRPr="00B754B7" w:rsidRDefault="00C4113F" w:rsidP="00D767E9">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C4113F" w:rsidRPr="00B754B7" w:rsidRDefault="00C4113F" w:rsidP="00D767E9">
            <w:pPr>
              <w:pStyle w:val="af1"/>
              <w:jc w:val="center"/>
              <w:rPr>
                <w:rFonts w:ascii="Times New Roman" w:hAnsi="Times New Roman"/>
              </w:rPr>
            </w:pPr>
            <w:r>
              <w:rPr>
                <w:rFonts w:ascii="Times New Roman" w:hAnsi="Times New Roman"/>
              </w:rPr>
              <w:t>Y</w:t>
            </w:r>
          </w:p>
        </w:tc>
        <w:tc>
          <w:tcPr>
            <w:tcW w:w="3169" w:type="dxa"/>
            <w:noWrap/>
          </w:tcPr>
          <w:p w:rsidR="00C4113F" w:rsidRPr="00B754B7" w:rsidRDefault="00C4113F" w:rsidP="00D767E9">
            <w:pPr>
              <w:pStyle w:val="af1"/>
              <w:rPr>
                <w:rFonts w:ascii="Times New Roman" w:hAnsi="Times New Roman"/>
              </w:rPr>
            </w:pPr>
            <w:r w:rsidRPr="003A1F54">
              <w:t>内容数据文件</w:t>
            </w:r>
          </w:p>
        </w:tc>
      </w:tr>
      <w:tr w:rsidR="00C4113F" w:rsidRPr="00B754B7" w:rsidTr="00D767E9">
        <w:trPr>
          <w:trHeight w:val="270"/>
        </w:trPr>
        <w:tc>
          <w:tcPr>
            <w:tcW w:w="2280" w:type="dxa"/>
            <w:noWrap/>
          </w:tcPr>
          <w:p w:rsidR="00C4113F" w:rsidRDefault="00C4113F" w:rsidP="00D767E9">
            <w:pPr>
              <w:pStyle w:val="af1"/>
              <w:rPr>
                <w:rFonts w:ascii="Times New Roman" w:hAnsi="Times New Roman"/>
              </w:rPr>
            </w:pPr>
            <w:r w:rsidRPr="00B754B7">
              <w:rPr>
                <w:rFonts w:ascii="Times New Roman" w:hAnsi="Times New Roman"/>
              </w:rPr>
              <w:t>Fields</w:t>
            </w:r>
          </w:p>
        </w:tc>
        <w:tc>
          <w:tcPr>
            <w:tcW w:w="1656" w:type="dxa"/>
            <w:noWrap/>
          </w:tcPr>
          <w:p w:rsidR="00C4113F" w:rsidRPr="00B754B7" w:rsidRDefault="00C4113F" w:rsidP="00D767E9">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C4113F" w:rsidRDefault="00C4113F" w:rsidP="00D767E9">
            <w:pPr>
              <w:pStyle w:val="af1"/>
              <w:jc w:val="center"/>
              <w:rPr>
                <w:rFonts w:ascii="Times New Roman" w:hAnsi="Times New Roman"/>
              </w:rPr>
            </w:pPr>
            <w:r>
              <w:rPr>
                <w:rFonts w:ascii="Times New Roman" w:hAnsi="Times New Roman"/>
              </w:rPr>
              <w:t>Y</w:t>
            </w:r>
          </w:p>
        </w:tc>
        <w:tc>
          <w:tcPr>
            <w:tcW w:w="3169" w:type="dxa"/>
            <w:noWrap/>
          </w:tcPr>
          <w:p w:rsidR="00C4113F" w:rsidRDefault="00C4113F" w:rsidP="00D767E9">
            <w:pPr>
              <w:pStyle w:val="af1"/>
              <w:rPr>
                <w:rFonts w:ascii="Times New Roman" w:hAnsi="Times New Roman"/>
              </w:rPr>
            </w:pPr>
            <w:r w:rsidRPr="00B754B7">
              <w:rPr>
                <w:rFonts w:ascii="Times New Roman" w:hAnsi="Times New Roman"/>
              </w:rPr>
              <w:t>信息记录文件</w:t>
            </w:r>
          </w:p>
        </w:tc>
      </w:tr>
      <w:tr w:rsidR="00C4113F" w:rsidRPr="00B754B7" w:rsidTr="00D767E9">
        <w:trPr>
          <w:trHeight w:val="270"/>
        </w:trPr>
        <w:tc>
          <w:tcPr>
            <w:tcW w:w="2280" w:type="dxa"/>
            <w:noWrap/>
          </w:tcPr>
          <w:p w:rsidR="00C4113F" w:rsidRPr="00B754B7" w:rsidRDefault="00C4113F" w:rsidP="00D767E9">
            <w:pPr>
              <w:pStyle w:val="af1"/>
              <w:rPr>
                <w:rFonts w:ascii="Times New Roman" w:hAnsi="Times New Roman"/>
              </w:rPr>
            </w:pPr>
            <w:r w:rsidRPr="00B754B7">
              <w:rPr>
                <w:rFonts w:ascii="Times New Roman" w:hAnsi="Times New Roman"/>
              </w:rPr>
              <w:t>FieldDescription</w:t>
            </w:r>
          </w:p>
        </w:tc>
        <w:tc>
          <w:tcPr>
            <w:tcW w:w="1656" w:type="dxa"/>
            <w:noWrap/>
          </w:tcPr>
          <w:p w:rsidR="00C4113F" w:rsidRPr="00B754B7" w:rsidRDefault="00C4113F" w:rsidP="00D767E9">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C4113F" w:rsidRDefault="00C4113F" w:rsidP="00D767E9">
            <w:pPr>
              <w:pStyle w:val="af1"/>
              <w:jc w:val="center"/>
              <w:rPr>
                <w:rFonts w:ascii="Times New Roman" w:hAnsi="Times New Roman"/>
              </w:rPr>
            </w:pPr>
            <w:r>
              <w:rPr>
                <w:rFonts w:ascii="Times New Roman" w:hAnsi="Times New Roman"/>
              </w:rPr>
              <w:t>Y</w:t>
            </w:r>
          </w:p>
        </w:tc>
        <w:tc>
          <w:tcPr>
            <w:tcW w:w="3169" w:type="dxa"/>
            <w:noWrap/>
          </w:tcPr>
          <w:p w:rsidR="00C4113F" w:rsidRDefault="00C4113F" w:rsidP="00D767E9">
            <w:pPr>
              <w:pStyle w:val="af1"/>
              <w:rPr>
                <w:rFonts w:ascii="Times New Roman" w:hAnsi="Times New Roman"/>
              </w:rPr>
            </w:pPr>
            <w:r w:rsidRPr="00B754B7">
              <w:rPr>
                <w:rFonts w:ascii="Times New Roman" w:hAnsi="Times New Roman"/>
              </w:rPr>
              <w:t>字段说明文件</w:t>
            </w:r>
          </w:p>
        </w:tc>
      </w:tr>
      <w:tr w:rsidR="00C4113F" w:rsidRPr="00B754B7" w:rsidTr="00D767E9">
        <w:trPr>
          <w:trHeight w:val="270"/>
        </w:trPr>
        <w:tc>
          <w:tcPr>
            <w:tcW w:w="2280" w:type="dxa"/>
            <w:noWrap/>
          </w:tcPr>
          <w:p w:rsidR="00C4113F" w:rsidRPr="00B754B7" w:rsidRDefault="00C4113F" w:rsidP="00D767E9">
            <w:pPr>
              <w:pStyle w:val="af1"/>
              <w:rPr>
                <w:rFonts w:ascii="Times New Roman" w:hAnsi="Times New Roman"/>
              </w:rPr>
            </w:pPr>
            <w:r>
              <w:rPr>
                <w:rFonts w:ascii="Times New Roman" w:hAnsi="Times New Roman"/>
              </w:rPr>
              <w:lastRenderedPageBreak/>
              <w:t>V</w:t>
            </w:r>
            <w:r>
              <w:rPr>
                <w:rFonts w:ascii="Times New Roman" w:hAnsi="Times New Roman" w:hint="eastAsia"/>
              </w:rPr>
              <w:t>erf</w:t>
            </w:r>
          </w:p>
        </w:tc>
        <w:tc>
          <w:tcPr>
            <w:tcW w:w="1656" w:type="dxa"/>
            <w:noWrap/>
          </w:tcPr>
          <w:p w:rsidR="00C4113F" w:rsidRPr="00B754B7" w:rsidRDefault="00C4113F" w:rsidP="00D767E9">
            <w:pPr>
              <w:pStyle w:val="af1"/>
              <w:rPr>
                <w:rFonts w:ascii="Times New Roman" w:hAnsi="Times New Roman"/>
              </w:rPr>
            </w:pPr>
            <w:r w:rsidRPr="00B754B7">
              <w:rPr>
                <w:rFonts w:ascii="Times New Roman" w:hAnsi="Times New Roman"/>
              </w:rPr>
              <w:t>V</w:t>
            </w:r>
            <w:r w:rsidRPr="00716F71">
              <w:rPr>
                <w:rFonts w:ascii="Times New Roman" w:hAnsi="Times New Roman" w:hint="eastAsia"/>
              </w:rPr>
              <w:t>archar2(</w:t>
            </w:r>
            <w:r w:rsidRPr="00716F71">
              <w:rPr>
                <w:rFonts w:ascii="Times New Roman" w:hAnsi="Times New Roman"/>
              </w:rPr>
              <w:t>2048</w:t>
            </w:r>
            <w:r w:rsidRPr="00716F71">
              <w:rPr>
                <w:rFonts w:ascii="Times New Roman" w:hAnsi="Times New Roman" w:hint="eastAsia"/>
              </w:rPr>
              <w:t>)</w:t>
            </w:r>
          </w:p>
        </w:tc>
        <w:tc>
          <w:tcPr>
            <w:tcW w:w="1191" w:type="dxa"/>
          </w:tcPr>
          <w:p w:rsidR="00C4113F" w:rsidRDefault="00C4113F" w:rsidP="00D767E9">
            <w:pPr>
              <w:pStyle w:val="af1"/>
              <w:jc w:val="center"/>
              <w:rPr>
                <w:rFonts w:ascii="Times New Roman" w:hAnsi="Times New Roman"/>
              </w:rPr>
            </w:pPr>
            <w:r>
              <w:rPr>
                <w:rFonts w:ascii="Times New Roman" w:hAnsi="Times New Roman"/>
              </w:rPr>
              <w:t>Y</w:t>
            </w:r>
          </w:p>
        </w:tc>
        <w:tc>
          <w:tcPr>
            <w:tcW w:w="3169" w:type="dxa"/>
            <w:noWrap/>
          </w:tcPr>
          <w:p w:rsidR="00C4113F" w:rsidRDefault="00C4113F" w:rsidP="00D767E9">
            <w:pPr>
              <w:pStyle w:val="af1"/>
              <w:rPr>
                <w:rFonts w:ascii="Times New Roman" w:hAnsi="Times New Roman"/>
              </w:rPr>
            </w:pPr>
            <w:r w:rsidRPr="002454BA">
              <w:rPr>
                <w:rFonts w:ascii="Times New Roman" w:hAnsi="Times New Roman"/>
              </w:rPr>
              <w:t>数据校验文件</w:t>
            </w:r>
          </w:p>
        </w:tc>
      </w:tr>
      <w:tr w:rsidR="00C4113F" w:rsidRPr="00B754B7" w:rsidTr="00D767E9">
        <w:trPr>
          <w:trHeight w:val="270"/>
        </w:trPr>
        <w:tc>
          <w:tcPr>
            <w:tcW w:w="2280" w:type="dxa"/>
            <w:noWrap/>
            <w:hideMark/>
          </w:tcPr>
          <w:p w:rsidR="00C4113F" w:rsidRPr="00B754B7" w:rsidRDefault="00C4113F" w:rsidP="00D767E9">
            <w:pPr>
              <w:pStyle w:val="af1"/>
              <w:rPr>
                <w:rFonts w:ascii="Times New Roman" w:hAnsi="Times New Roman"/>
              </w:rPr>
            </w:pPr>
            <w:r w:rsidRPr="00B754B7">
              <w:rPr>
                <w:rFonts w:ascii="Times New Roman" w:hAnsi="Times New Roman"/>
              </w:rPr>
              <w:t>create_time</w:t>
            </w:r>
          </w:p>
        </w:tc>
        <w:tc>
          <w:tcPr>
            <w:tcW w:w="1656" w:type="dxa"/>
            <w:noWrap/>
            <w:hideMark/>
          </w:tcPr>
          <w:p w:rsidR="00C4113F" w:rsidRPr="00B754B7" w:rsidRDefault="00C4113F" w:rsidP="00D767E9">
            <w:pPr>
              <w:pStyle w:val="af1"/>
              <w:rPr>
                <w:rFonts w:ascii="Times New Roman" w:hAnsi="Times New Roman"/>
              </w:rPr>
            </w:pPr>
            <w:r w:rsidRPr="00B754B7">
              <w:rPr>
                <w:rFonts w:ascii="Times New Roman" w:hAnsi="Times New Roman"/>
              </w:rPr>
              <w:t>date</w:t>
            </w:r>
          </w:p>
        </w:tc>
        <w:tc>
          <w:tcPr>
            <w:tcW w:w="1191" w:type="dxa"/>
          </w:tcPr>
          <w:p w:rsidR="00C4113F" w:rsidRPr="00B754B7" w:rsidRDefault="00C4113F" w:rsidP="00D767E9">
            <w:pPr>
              <w:pStyle w:val="af1"/>
              <w:jc w:val="center"/>
              <w:rPr>
                <w:rFonts w:ascii="Times New Roman" w:hAnsi="Times New Roman"/>
              </w:rPr>
            </w:pPr>
            <w:r w:rsidRPr="00B754B7">
              <w:rPr>
                <w:rFonts w:ascii="Times New Roman" w:hAnsi="Times New Roman"/>
              </w:rPr>
              <w:t>N</w:t>
            </w:r>
          </w:p>
        </w:tc>
        <w:tc>
          <w:tcPr>
            <w:tcW w:w="3169" w:type="dxa"/>
            <w:noWrap/>
            <w:hideMark/>
          </w:tcPr>
          <w:p w:rsidR="00C4113F" w:rsidRPr="00B754B7" w:rsidRDefault="00C4113F" w:rsidP="00D767E9">
            <w:pPr>
              <w:pStyle w:val="af1"/>
              <w:rPr>
                <w:rFonts w:ascii="Times New Roman" w:hAnsi="Times New Roman"/>
              </w:rPr>
            </w:pPr>
            <w:r w:rsidRPr="00B754B7">
              <w:rPr>
                <w:rFonts w:ascii="Times New Roman" w:hAnsi="Times New Roman"/>
              </w:rPr>
              <w:t>创建时间</w:t>
            </w:r>
          </w:p>
        </w:tc>
      </w:tr>
      <w:tr w:rsidR="00C4113F" w:rsidRPr="00B754B7" w:rsidTr="00D767E9">
        <w:trPr>
          <w:trHeight w:val="270"/>
        </w:trPr>
        <w:tc>
          <w:tcPr>
            <w:tcW w:w="2280" w:type="dxa"/>
            <w:noWrap/>
            <w:hideMark/>
          </w:tcPr>
          <w:p w:rsidR="00C4113F" w:rsidRPr="00B754B7" w:rsidRDefault="00C4113F" w:rsidP="00D767E9">
            <w:pPr>
              <w:pStyle w:val="af1"/>
              <w:rPr>
                <w:rFonts w:ascii="Times New Roman" w:hAnsi="Times New Roman"/>
              </w:rPr>
            </w:pPr>
            <w:r w:rsidRPr="00B754B7">
              <w:rPr>
                <w:rFonts w:ascii="Times New Roman" w:hAnsi="Times New Roman"/>
              </w:rPr>
              <w:t>update_time</w:t>
            </w:r>
          </w:p>
        </w:tc>
        <w:tc>
          <w:tcPr>
            <w:tcW w:w="1656" w:type="dxa"/>
            <w:noWrap/>
            <w:hideMark/>
          </w:tcPr>
          <w:p w:rsidR="00C4113F" w:rsidRPr="00B754B7" w:rsidRDefault="00C4113F" w:rsidP="00D767E9">
            <w:pPr>
              <w:pStyle w:val="af1"/>
              <w:rPr>
                <w:rFonts w:ascii="Times New Roman" w:hAnsi="Times New Roman"/>
              </w:rPr>
            </w:pPr>
            <w:r w:rsidRPr="00B754B7">
              <w:rPr>
                <w:rFonts w:ascii="Times New Roman" w:hAnsi="Times New Roman"/>
              </w:rPr>
              <w:t>date</w:t>
            </w:r>
          </w:p>
        </w:tc>
        <w:tc>
          <w:tcPr>
            <w:tcW w:w="1191" w:type="dxa"/>
          </w:tcPr>
          <w:p w:rsidR="00C4113F" w:rsidRPr="00B754B7" w:rsidRDefault="00C4113F" w:rsidP="00D767E9">
            <w:pPr>
              <w:pStyle w:val="af1"/>
              <w:jc w:val="center"/>
              <w:rPr>
                <w:rFonts w:ascii="Times New Roman" w:hAnsi="Times New Roman"/>
              </w:rPr>
            </w:pPr>
            <w:r w:rsidRPr="00B754B7">
              <w:rPr>
                <w:rFonts w:ascii="Times New Roman" w:hAnsi="Times New Roman"/>
              </w:rPr>
              <w:t>N</w:t>
            </w:r>
          </w:p>
        </w:tc>
        <w:tc>
          <w:tcPr>
            <w:tcW w:w="3169" w:type="dxa"/>
            <w:noWrap/>
            <w:hideMark/>
          </w:tcPr>
          <w:p w:rsidR="00C4113F" w:rsidRPr="00B754B7" w:rsidRDefault="00C4113F" w:rsidP="00D767E9">
            <w:pPr>
              <w:pStyle w:val="af1"/>
              <w:rPr>
                <w:rFonts w:ascii="Times New Roman" w:hAnsi="Times New Roman"/>
              </w:rPr>
            </w:pPr>
            <w:r w:rsidRPr="00B754B7">
              <w:rPr>
                <w:rFonts w:ascii="Times New Roman" w:hAnsi="Times New Roman"/>
              </w:rPr>
              <w:t>最新一次修改时间</w:t>
            </w:r>
          </w:p>
        </w:tc>
      </w:tr>
      <w:tr w:rsidR="00C4113F" w:rsidRPr="00B754B7" w:rsidTr="00D767E9">
        <w:trPr>
          <w:trHeight w:val="270"/>
        </w:trPr>
        <w:tc>
          <w:tcPr>
            <w:tcW w:w="2280" w:type="dxa"/>
            <w:noWrap/>
            <w:hideMark/>
          </w:tcPr>
          <w:p w:rsidR="00C4113F" w:rsidRPr="00B754B7" w:rsidRDefault="00C4113F" w:rsidP="00D767E9">
            <w:pPr>
              <w:pStyle w:val="af1"/>
              <w:rPr>
                <w:rFonts w:ascii="Times New Roman" w:hAnsi="Times New Roman"/>
              </w:rPr>
            </w:pPr>
            <w:r>
              <w:rPr>
                <w:rFonts w:ascii="Times New Roman" w:hAnsi="Times New Roman" w:hint="eastAsia"/>
              </w:rPr>
              <w:t>status</w:t>
            </w:r>
          </w:p>
        </w:tc>
        <w:tc>
          <w:tcPr>
            <w:tcW w:w="1656" w:type="dxa"/>
            <w:noWrap/>
            <w:hideMark/>
          </w:tcPr>
          <w:p w:rsidR="00C4113F" w:rsidRPr="00B754B7" w:rsidRDefault="00C4113F" w:rsidP="00D767E9">
            <w:pPr>
              <w:pStyle w:val="af1"/>
              <w:rPr>
                <w:rFonts w:ascii="Times New Roman" w:hAnsi="Times New Roman"/>
              </w:rPr>
            </w:pPr>
            <w:r w:rsidRPr="00B754B7">
              <w:rPr>
                <w:rFonts w:ascii="Times New Roman" w:hAnsi="Times New Roman"/>
              </w:rPr>
              <w:t>Varchar2(</w:t>
            </w:r>
            <w:r>
              <w:rPr>
                <w:rFonts w:ascii="Times New Roman" w:hAnsi="Times New Roman" w:hint="eastAsia"/>
              </w:rPr>
              <w:t>128</w:t>
            </w:r>
            <w:r w:rsidRPr="00B754B7">
              <w:rPr>
                <w:rFonts w:ascii="Times New Roman" w:hAnsi="Times New Roman"/>
              </w:rPr>
              <w:t>)</w:t>
            </w:r>
          </w:p>
        </w:tc>
        <w:tc>
          <w:tcPr>
            <w:tcW w:w="1191" w:type="dxa"/>
          </w:tcPr>
          <w:p w:rsidR="00C4113F" w:rsidRPr="00B754B7" w:rsidRDefault="00C4113F" w:rsidP="00D767E9">
            <w:pPr>
              <w:pStyle w:val="af1"/>
              <w:jc w:val="center"/>
              <w:rPr>
                <w:rFonts w:ascii="Times New Roman" w:hAnsi="Times New Roman"/>
              </w:rPr>
            </w:pPr>
            <w:r w:rsidRPr="00B754B7">
              <w:rPr>
                <w:rFonts w:ascii="Times New Roman" w:hAnsi="Times New Roman"/>
              </w:rPr>
              <w:t>N</w:t>
            </w:r>
          </w:p>
        </w:tc>
        <w:tc>
          <w:tcPr>
            <w:tcW w:w="3169" w:type="dxa"/>
            <w:noWrap/>
            <w:hideMark/>
          </w:tcPr>
          <w:p w:rsidR="00C4113F" w:rsidRPr="00B754B7" w:rsidRDefault="00C4113F" w:rsidP="00D767E9">
            <w:pPr>
              <w:pStyle w:val="af1"/>
              <w:rPr>
                <w:rFonts w:ascii="Times New Roman" w:hAnsi="Times New Roman"/>
              </w:rPr>
            </w:pPr>
            <w:r>
              <w:rPr>
                <w:rFonts w:ascii="Times New Roman" w:hAnsi="Times New Roman" w:hint="eastAsia"/>
              </w:rPr>
              <w:t>状态</w:t>
            </w:r>
          </w:p>
        </w:tc>
      </w:tr>
    </w:tbl>
    <w:p w:rsidR="00E14C9A" w:rsidRPr="00304E14" w:rsidRDefault="00E14C9A" w:rsidP="00E14C9A">
      <w:pPr>
        <w:spacing w:line="360" w:lineRule="auto"/>
        <w:rPr>
          <w:rFonts w:asciiTheme="minorEastAsia" w:eastAsiaTheme="minorEastAsia" w:hAnsiTheme="minorEastAsia"/>
          <w:color w:val="000000" w:themeColor="text1"/>
          <w:sz w:val="24"/>
          <w:szCs w:val="24"/>
        </w:rPr>
      </w:pPr>
    </w:p>
    <w:p w:rsidR="00FA4236" w:rsidRDefault="00FA4236" w:rsidP="00E124B7">
      <w:pPr>
        <w:pStyle w:val="4"/>
        <w:numPr>
          <w:ilvl w:val="3"/>
          <w:numId w:val="49"/>
        </w:numPr>
      </w:pPr>
      <w:r>
        <w:rPr>
          <w:rFonts w:hint="eastAsia"/>
        </w:rPr>
        <w:t>主要</w:t>
      </w:r>
      <w:r>
        <w:t>功能</w:t>
      </w:r>
    </w:p>
    <w:p w:rsidR="00953DA4" w:rsidRDefault="00B77B96" w:rsidP="00B77B96">
      <w:pPr>
        <w:spacing w:line="360" w:lineRule="auto"/>
        <w:ind w:firstLineChars="200" w:firstLine="480"/>
        <w:rPr>
          <w:rFonts w:ascii="宋体" w:hAnsi="宋体"/>
          <w:sz w:val="24"/>
          <w:szCs w:val="24"/>
        </w:rPr>
      </w:pPr>
      <w:r w:rsidRPr="00B77B96">
        <w:rPr>
          <w:rFonts w:ascii="宋体" w:hAnsi="宋体" w:hint="eastAsia"/>
          <w:sz w:val="24"/>
          <w:szCs w:val="24"/>
        </w:rPr>
        <w:t>参照</w:t>
      </w:r>
      <w:r w:rsidR="00262183">
        <w:rPr>
          <w:rFonts w:ascii="宋体" w:hAnsi="宋体" w:hint="eastAsia"/>
          <w:sz w:val="24"/>
          <w:szCs w:val="24"/>
        </w:rPr>
        <w:t>《咪咕</w:t>
      </w:r>
      <w:r w:rsidR="00262183" w:rsidRPr="00B77B96">
        <w:rPr>
          <w:rFonts w:ascii="宋体" w:hAnsi="宋体" w:hint="eastAsia"/>
          <w:sz w:val="24"/>
          <w:szCs w:val="24"/>
        </w:rPr>
        <w:t>AI能力数据规范</w:t>
      </w:r>
      <w:r w:rsidR="00262183">
        <w:rPr>
          <w:rFonts w:ascii="宋体" w:hAnsi="宋体" w:hint="eastAsia"/>
          <w:sz w:val="24"/>
          <w:szCs w:val="24"/>
        </w:rPr>
        <w:t>》</w:t>
      </w:r>
      <w:r w:rsidRPr="00B77B96">
        <w:rPr>
          <w:rFonts w:ascii="宋体" w:hAnsi="宋体" w:hint="eastAsia"/>
          <w:sz w:val="24"/>
          <w:szCs w:val="24"/>
        </w:rPr>
        <w:t>，定义了数据上传云平台的文件名命名规则，以下分别对内容数据文件、信息纪录文件、字段说明文件、标注结果文件、数据校验文件、校验日志和样本数据上传表进行了详细定义。</w:t>
      </w:r>
      <w:r w:rsidR="00262183">
        <w:rPr>
          <w:rFonts w:ascii="宋体" w:hAnsi="宋体" w:hint="eastAsia"/>
          <w:sz w:val="24"/>
          <w:szCs w:val="24"/>
        </w:rPr>
        <w:t>在</w:t>
      </w:r>
      <w:r w:rsidR="00262183">
        <w:rPr>
          <w:rFonts w:ascii="宋体" w:hAnsi="宋体"/>
          <w:sz w:val="24"/>
          <w:szCs w:val="24"/>
        </w:rPr>
        <w:t>模型</w:t>
      </w:r>
      <w:r w:rsidR="00262183">
        <w:rPr>
          <w:rFonts w:ascii="宋体" w:hAnsi="宋体" w:hint="eastAsia"/>
          <w:sz w:val="24"/>
          <w:szCs w:val="24"/>
        </w:rPr>
        <w:t>样本</w:t>
      </w:r>
      <w:r w:rsidR="00262183">
        <w:rPr>
          <w:rFonts w:ascii="宋体" w:hAnsi="宋体"/>
          <w:sz w:val="24"/>
          <w:szCs w:val="24"/>
        </w:rPr>
        <w:t>管理界面上，</w:t>
      </w:r>
      <w:r w:rsidR="00262183">
        <w:rPr>
          <w:rFonts w:ascii="宋体" w:hAnsi="宋体" w:hint="eastAsia"/>
          <w:sz w:val="24"/>
          <w:szCs w:val="24"/>
        </w:rPr>
        <w:t>点击</w:t>
      </w:r>
      <w:r w:rsidR="00262183">
        <w:rPr>
          <w:rFonts w:ascii="宋体" w:hAnsi="宋体"/>
          <w:sz w:val="24"/>
          <w:szCs w:val="24"/>
        </w:rPr>
        <w:t>某个样本视频</w:t>
      </w:r>
      <w:r w:rsidR="00262183">
        <w:rPr>
          <w:rFonts w:ascii="宋体" w:hAnsi="宋体" w:hint="eastAsia"/>
          <w:sz w:val="24"/>
          <w:szCs w:val="24"/>
        </w:rPr>
        <w:t>记录</w:t>
      </w:r>
      <w:r w:rsidR="00262183">
        <w:rPr>
          <w:rFonts w:ascii="宋体" w:hAnsi="宋体"/>
          <w:sz w:val="24"/>
          <w:szCs w:val="24"/>
        </w:rPr>
        <w:t>后的“</w:t>
      </w:r>
      <w:r w:rsidR="00262183">
        <w:rPr>
          <w:rFonts w:ascii="宋体" w:hAnsi="宋体" w:hint="eastAsia"/>
          <w:sz w:val="24"/>
          <w:szCs w:val="24"/>
        </w:rPr>
        <w:t>导出</w:t>
      </w:r>
      <w:r w:rsidR="00262183">
        <w:rPr>
          <w:rFonts w:ascii="宋体" w:hAnsi="宋体"/>
          <w:sz w:val="24"/>
          <w:szCs w:val="24"/>
        </w:rPr>
        <w:t>”</w:t>
      </w:r>
      <w:r w:rsidR="00262183">
        <w:rPr>
          <w:rFonts w:ascii="宋体" w:hAnsi="宋体" w:hint="eastAsia"/>
          <w:sz w:val="24"/>
          <w:szCs w:val="24"/>
        </w:rPr>
        <w:t>按钮</w:t>
      </w:r>
      <w:r w:rsidR="00262183">
        <w:rPr>
          <w:rFonts w:ascii="宋体" w:hAnsi="宋体"/>
          <w:sz w:val="24"/>
          <w:szCs w:val="24"/>
        </w:rPr>
        <w:t>，</w:t>
      </w:r>
      <w:r w:rsidRPr="00B77B96">
        <w:rPr>
          <w:rFonts w:ascii="宋体" w:hAnsi="宋体" w:hint="eastAsia"/>
          <w:sz w:val="24"/>
          <w:szCs w:val="24"/>
        </w:rPr>
        <w:t>依据</w:t>
      </w:r>
      <w:r w:rsidR="00262183">
        <w:rPr>
          <w:rFonts w:ascii="宋体" w:hAnsi="宋体"/>
          <w:sz w:val="24"/>
          <w:szCs w:val="24"/>
        </w:rPr>
        <w:t>数据规范</w:t>
      </w:r>
      <w:r w:rsidRPr="00B77B96">
        <w:rPr>
          <w:rFonts w:ascii="宋体" w:hAnsi="宋体"/>
          <w:sz w:val="24"/>
          <w:szCs w:val="24"/>
        </w:rPr>
        <w:t>导出数据</w:t>
      </w:r>
      <w:r w:rsidR="00262183">
        <w:rPr>
          <w:rFonts w:ascii="宋体" w:hAnsi="宋体" w:hint="eastAsia"/>
          <w:sz w:val="24"/>
          <w:szCs w:val="24"/>
        </w:rPr>
        <w:t>到</w:t>
      </w:r>
      <w:r w:rsidR="00262183">
        <w:rPr>
          <w:rFonts w:ascii="宋体" w:hAnsi="宋体"/>
          <w:sz w:val="24"/>
          <w:szCs w:val="24"/>
        </w:rPr>
        <w:t>本地电脑</w:t>
      </w:r>
      <w:r w:rsidRPr="00B77B96">
        <w:rPr>
          <w:rFonts w:ascii="宋体" w:hAnsi="宋体" w:hint="eastAsia"/>
          <w:sz w:val="24"/>
          <w:szCs w:val="24"/>
        </w:rPr>
        <w:t>，</w:t>
      </w:r>
      <w:r w:rsidR="00262183">
        <w:rPr>
          <w:rFonts w:ascii="宋体" w:hAnsi="宋体" w:hint="eastAsia"/>
          <w:sz w:val="24"/>
          <w:szCs w:val="24"/>
        </w:rPr>
        <w:t>最后由</w:t>
      </w:r>
      <w:r w:rsidR="00262183">
        <w:rPr>
          <w:rFonts w:ascii="宋体" w:hAnsi="宋体"/>
          <w:sz w:val="24"/>
          <w:szCs w:val="24"/>
        </w:rPr>
        <w:t>运维</w:t>
      </w:r>
      <w:r w:rsidR="00262183">
        <w:rPr>
          <w:rFonts w:ascii="宋体" w:hAnsi="宋体" w:hint="eastAsia"/>
          <w:sz w:val="24"/>
          <w:szCs w:val="24"/>
        </w:rPr>
        <w:t>人员</w:t>
      </w:r>
      <w:r w:rsidR="00262183">
        <w:rPr>
          <w:rFonts w:ascii="宋体" w:hAnsi="宋体"/>
          <w:sz w:val="24"/>
          <w:szCs w:val="24"/>
        </w:rPr>
        <w:t>手工</w:t>
      </w:r>
      <w:r w:rsidR="00262183">
        <w:rPr>
          <w:rFonts w:ascii="宋体" w:hAnsi="宋体" w:hint="eastAsia"/>
          <w:sz w:val="24"/>
          <w:szCs w:val="24"/>
        </w:rPr>
        <w:t>拷贝</w:t>
      </w:r>
      <w:r w:rsidR="00262183">
        <w:rPr>
          <w:rFonts w:ascii="宋体" w:hAnsi="宋体"/>
          <w:sz w:val="24"/>
          <w:szCs w:val="24"/>
        </w:rPr>
        <w:t>到</w:t>
      </w:r>
      <w:r>
        <w:rPr>
          <w:rFonts w:ascii="宋体" w:hAnsi="宋体" w:hint="eastAsia"/>
          <w:sz w:val="24"/>
          <w:szCs w:val="24"/>
        </w:rPr>
        <w:t>互娱</w:t>
      </w:r>
      <w:r w:rsidR="00262183">
        <w:rPr>
          <w:rFonts w:ascii="宋体" w:hAnsi="宋体" w:hint="eastAsia"/>
          <w:sz w:val="24"/>
          <w:szCs w:val="24"/>
        </w:rPr>
        <w:t>的</w:t>
      </w:r>
      <w:r>
        <w:rPr>
          <w:rFonts w:ascii="宋体" w:hAnsi="宋体" w:hint="eastAsia"/>
          <w:sz w:val="24"/>
          <w:szCs w:val="24"/>
        </w:rPr>
        <w:t>FTP</w:t>
      </w:r>
      <w:r w:rsidRPr="00B77B96">
        <w:rPr>
          <w:rFonts w:ascii="宋体" w:hAnsi="宋体"/>
          <w:sz w:val="24"/>
          <w:szCs w:val="24"/>
        </w:rPr>
        <w:t>前置服务器上</w:t>
      </w:r>
      <w:r>
        <w:rPr>
          <w:rFonts w:ascii="宋体" w:hAnsi="宋体" w:hint="eastAsia"/>
          <w:sz w:val="24"/>
          <w:szCs w:val="24"/>
        </w:rPr>
        <w:t>。</w:t>
      </w:r>
    </w:p>
    <w:p w:rsidR="00262183" w:rsidRPr="00262183" w:rsidRDefault="00262183" w:rsidP="00262183">
      <w:pPr>
        <w:pStyle w:val="SRS"/>
        <w:spacing w:before="0" w:after="0"/>
        <w:ind w:right="210"/>
        <w:rPr>
          <w:sz w:val="24"/>
          <w:szCs w:val="24"/>
        </w:rPr>
      </w:pPr>
      <w:bookmarkStart w:id="36" w:name="_Toc494555841"/>
      <w:r w:rsidRPr="00262183">
        <w:rPr>
          <w:sz w:val="24"/>
          <w:szCs w:val="24"/>
        </w:rPr>
        <w:t>内容数据文件</w:t>
      </w:r>
      <w:bookmarkEnd w:id="36"/>
    </w:p>
    <w:p w:rsidR="00262183" w:rsidRPr="00262183" w:rsidRDefault="00D83F6A" w:rsidP="00262183">
      <w:pPr>
        <w:tabs>
          <w:tab w:val="left" w:pos="420"/>
        </w:tabs>
        <w:spacing w:line="360" w:lineRule="auto"/>
        <w:ind w:firstLineChars="200" w:firstLine="480"/>
        <w:jc w:val="left"/>
        <w:rPr>
          <w:rFonts w:ascii="Times New Roman" w:hAnsi="Times New Roman"/>
          <w:sz w:val="24"/>
          <w:szCs w:val="24"/>
        </w:rPr>
      </w:pPr>
      <w:r>
        <w:rPr>
          <w:rFonts w:ascii="Times New Roman" w:hAnsi="Times New Roman"/>
          <w:sz w:val="24"/>
          <w:szCs w:val="24"/>
        </w:rPr>
        <w:t>该文件为</w:t>
      </w:r>
      <w:r>
        <w:rPr>
          <w:rFonts w:ascii="Times New Roman" w:hAnsi="Times New Roman" w:hint="eastAsia"/>
          <w:sz w:val="24"/>
          <w:szCs w:val="24"/>
        </w:rPr>
        <w:t>咪咕</w:t>
      </w:r>
      <w:r>
        <w:rPr>
          <w:rFonts w:ascii="Times New Roman" w:hAnsi="Times New Roman"/>
          <w:sz w:val="24"/>
          <w:szCs w:val="24"/>
        </w:rPr>
        <w:t>善跑向</w:t>
      </w:r>
      <w:r>
        <w:rPr>
          <w:rFonts w:ascii="Times New Roman" w:hAnsi="Times New Roman"/>
          <w:sz w:val="24"/>
          <w:szCs w:val="24"/>
        </w:rPr>
        <w:t>AI</w:t>
      </w:r>
      <w:r>
        <w:rPr>
          <w:rFonts w:ascii="Times New Roman" w:hAnsi="Times New Roman" w:hint="eastAsia"/>
          <w:sz w:val="24"/>
          <w:szCs w:val="24"/>
        </w:rPr>
        <w:t>云平台</w:t>
      </w:r>
      <w:r>
        <w:rPr>
          <w:rFonts w:ascii="Times New Roman" w:hAnsi="Times New Roman"/>
          <w:sz w:val="24"/>
          <w:szCs w:val="24"/>
        </w:rPr>
        <w:t>提供的</w:t>
      </w:r>
      <w:r>
        <w:rPr>
          <w:rFonts w:ascii="Times New Roman" w:hAnsi="Times New Roman" w:hint="eastAsia"/>
          <w:sz w:val="24"/>
          <w:szCs w:val="24"/>
        </w:rPr>
        <w:t>符合数据</w:t>
      </w:r>
      <w:r>
        <w:rPr>
          <w:rFonts w:ascii="Times New Roman" w:hAnsi="Times New Roman"/>
          <w:sz w:val="24"/>
          <w:szCs w:val="24"/>
        </w:rPr>
        <w:t>规范要求的内容数据，包括</w:t>
      </w:r>
      <w:r>
        <w:rPr>
          <w:rFonts w:ascii="Times New Roman" w:hAnsi="Times New Roman" w:hint="eastAsia"/>
          <w:sz w:val="24"/>
          <w:szCs w:val="24"/>
        </w:rPr>
        <w:t>善跑</w:t>
      </w:r>
      <w:r>
        <w:rPr>
          <w:rFonts w:ascii="Times New Roman" w:hAnsi="Times New Roman"/>
          <w:sz w:val="24"/>
          <w:szCs w:val="24"/>
        </w:rPr>
        <w:t>的训练视频、标注结果</w:t>
      </w:r>
      <w:r w:rsidR="00262183" w:rsidRPr="00262183">
        <w:rPr>
          <w:rFonts w:ascii="Times New Roman" w:hAnsi="Times New Roman"/>
          <w:sz w:val="24"/>
          <w:szCs w:val="24"/>
        </w:rPr>
        <w:t>等数据。该内容数据需要提供给</w:t>
      </w:r>
      <w:r w:rsidR="00262183" w:rsidRPr="00262183">
        <w:rPr>
          <w:rFonts w:ascii="Times New Roman" w:hAnsi="Times New Roman"/>
          <w:sz w:val="24"/>
          <w:szCs w:val="24"/>
        </w:rPr>
        <w:t>AI</w:t>
      </w:r>
      <w:r w:rsidR="00262183" w:rsidRPr="00262183">
        <w:rPr>
          <w:rFonts w:ascii="Times New Roman" w:hAnsi="Times New Roman"/>
          <w:sz w:val="24"/>
          <w:szCs w:val="24"/>
        </w:rPr>
        <w:t>云平台中的学习子平台进行模型能力训练，</w:t>
      </w:r>
      <w:r>
        <w:rPr>
          <w:rFonts w:ascii="Times New Roman" w:hAnsi="Times New Roman" w:hint="eastAsia"/>
          <w:sz w:val="24"/>
          <w:szCs w:val="24"/>
        </w:rPr>
        <w:t>数据</w:t>
      </w:r>
      <w:r>
        <w:rPr>
          <w:rFonts w:ascii="Times New Roman" w:hAnsi="Times New Roman"/>
          <w:sz w:val="24"/>
          <w:szCs w:val="24"/>
        </w:rPr>
        <w:t>全部为预处理后数据</w:t>
      </w:r>
      <w:r>
        <w:rPr>
          <w:rFonts w:ascii="Times New Roman" w:hAnsi="Times New Roman" w:hint="eastAsia"/>
          <w:sz w:val="24"/>
          <w:szCs w:val="24"/>
        </w:rPr>
        <w:t>，</w:t>
      </w:r>
      <w:r>
        <w:rPr>
          <w:rFonts w:ascii="Times New Roman" w:hAnsi="Times New Roman"/>
          <w:sz w:val="24"/>
          <w:szCs w:val="24"/>
        </w:rPr>
        <w:t>源数据与</w:t>
      </w:r>
      <w:r>
        <w:rPr>
          <w:rFonts w:ascii="Times New Roman" w:hAnsi="Times New Roman" w:hint="eastAsia"/>
          <w:sz w:val="24"/>
          <w:szCs w:val="24"/>
        </w:rPr>
        <w:t>预处理</w:t>
      </w:r>
      <w:r>
        <w:rPr>
          <w:rFonts w:ascii="Times New Roman" w:hAnsi="Times New Roman"/>
          <w:sz w:val="24"/>
          <w:szCs w:val="24"/>
        </w:rPr>
        <w:t>数据为</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对应</w:t>
      </w:r>
      <w:r>
        <w:rPr>
          <w:rFonts w:ascii="Times New Roman" w:hAnsi="Times New Roman"/>
          <w:sz w:val="24"/>
          <w:szCs w:val="24"/>
        </w:rPr>
        <w:t>，</w:t>
      </w:r>
      <w:r w:rsidRPr="00262183">
        <w:rPr>
          <w:rFonts w:ascii="Times New Roman" w:hAnsi="Times New Roman"/>
          <w:sz w:val="24"/>
          <w:szCs w:val="24"/>
        </w:rPr>
        <w:t>即</w:t>
      </w:r>
      <w:r w:rsidRPr="00262183">
        <w:rPr>
          <w:rFonts w:ascii="Times New Roman" w:hAnsi="Times New Roman"/>
          <w:sz w:val="24"/>
          <w:szCs w:val="24"/>
        </w:rPr>
        <w:t>1</w:t>
      </w:r>
      <w:r w:rsidRPr="00262183">
        <w:rPr>
          <w:rFonts w:ascii="Times New Roman" w:hAnsi="Times New Roman"/>
          <w:sz w:val="24"/>
          <w:szCs w:val="24"/>
        </w:rPr>
        <w:t>个源数据会对应</w:t>
      </w:r>
      <w:r w:rsidRPr="00262183">
        <w:rPr>
          <w:rFonts w:ascii="Times New Roman" w:hAnsi="Times New Roman"/>
          <w:sz w:val="24"/>
          <w:szCs w:val="24"/>
        </w:rPr>
        <w:t>1</w:t>
      </w:r>
      <w:r>
        <w:rPr>
          <w:rFonts w:ascii="Times New Roman" w:hAnsi="Times New Roman"/>
          <w:sz w:val="24"/>
          <w:szCs w:val="24"/>
        </w:rPr>
        <w:t>个预处理后的数据</w:t>
      </w:r>
      <w:r>
        <w:rPr>
          <w:rFonts w:ascii="Times New Roman" w:hAnsi="Times New Roman" w:hint="eastAsia"/>
          <w:sz w:val="24"/>
          <w:szCs w:val="24"/>
        </w:rPr>
        <w:t>。</w:t>
      </w:r>
      <w:r>
        <w:rPr>
          <w:rFonts w:ascii="Times New Roman" w:hAnsi="Times New Roman"/>
          <w:sz w:val="24"/>
          <w:szCs w:val="24"/>
        </w:rPr>
        <w:t>此时预处理后的数据命名规则</w:t>
      </w:r>
      <w:r>
        <w:rPr>
          <w:rFonts w:ascii="Times New Roman" w:hAnsi="Times New Roman" w:hint="eastAsia"/>
          <w:sz w:val="24"/>
          <w:szCs w:val="24"/>
        </w:rPr>
        <w:t>如下</w:t>
      </w:r>
      <w:r>
        <w:rPr>
          <w:rFonts w:ascii="Times New Roman" w:hAnsi="Times New Roman"/>
          <w:sz w:val="24"/>
          <w:szCs w:val="24"/>
        </w:rPr>
        <w:t>，</w:t>
      </w:r>
      <w:r>
        <w:rPr>
          <w:rFonts w:ascii="Times New Roman" w:hAnsi="Times New Roman" w:hint="eastAsia"/>
          <w:sz w:val="24"/>
          <w:szCs w:val="24"/>
        </w:rPr>
        <w:t>其中</w:t>
      </w:r>
      <w:r w:rsidRPr="00262183">
        <w:rPr>
          <w:rFonts w:ascii="Times New Roman" w:hAnsi="Times New Roman"/>
          <w:sz w:val="24"/>
          <w:szCs w:val="24"/>
        </w:rPr>
        <w:t>[</w:t>
      </w:r>
      <w:r w:rsidRPr="00262183">
        <w:rPr>
          <w:rFonts w:ascii="Times New Roman" w:hAnsi="Times New Roman"/>
          <w:sz w:val="24"/>
          <w:szCs w:val="24"/>
        </w:rPr>
        <w:t>项目名</w:t>
      </w:r>
      <w:r w:rsidRPr="00262183">
        <w:rPr>
          <w:rFonts w:ascii="Times New Roman" w:hAnsi="Times New Roman"/>
          <w:sz w:val="24"/>
          <w:szCs w:val="24"/>
        </w:rPr>
        <w:t>]</w:t>
      </w:r>
      <w:r w:rsidRPr="00262183">
        <w:rPr>
          <w:rFonts w:ascii="Times New Roman" w:hAnsi="Times New Roman"/>
          <w:sz w:val="24"/>
          <w:szCs w:val="24"/>
        </w:rPr>
        <w:t>中不能包含下划线</w:t>
      </w:r>
      <w:r w:rsidRPr="00262183">
        <w:rPr>
          <w:rFonts w:ascii="Times New Roman" w:hAnsi="Times New Roman"/>
          <w:sz w:val="24"/>
          <w:szCs w:val="24"/>
        </w:rPr>
        <w:t>“_”</w:t>
      </w:r>
      <w:r>
        <w:rPr>
          <w:rFonts w:ascii="Times New Roman" w:hAnsi="Times New Roman" w:hint="eastAsia"/>
          <w:sz w:val="24"/>
          <w:szCs w:val="24"/>
        </w:rPr>
        <w:t>，</w:t>
      </w:r>
      <w:r w:rsidRPr="00262183">
        <w:rPr>
          <w:rFonts w:ascii="Times New Roman" w:hAnsi="Times New Roman"/>
          <w:sz w:val="24"/>
          <w:szCs w:val="24"/>
        </w:rPr>
        <w:t>[</w:t>
      </w:r>
      <w:r w:rsidRPr="00262183">
        <w:rPr>
          <w:rFonts w:ascii="Times New Roman" w:hAnsi="Times New Roman"/>
          <w:sz w:val="24"/>
          <w:szCs w:val="24"/>
        </w:rPr>
        <w:t>重传序号</w:t>
      </w:r>
      <w:r w:rsidRPr="00262183">
        <w:rPr>
          <w:rFonts w:ascii="Times New Roman" w:hAnsi="Times New Roman"/>
          <w:sz w:val="24"/>
          <w:szCs w:val="24"/>
        </w:rPr>
        <w:t>]</w:t>
      </w:r>
      <w:r w:rsidRPr="00262183">
        <w:rPr>
          <w:rFonts w:ascii="Times New Roman" w:hAnsi="Times New Roman"/>
          <w:sz w:val="24"/>
          <w:szCs w:val="24"/>
        </w:rPr>
        <w:t>默认为两位，为数字型，第一次传输是采用</w:t>
      </w:r>
      <w:r w:rsidRPr="00262183">
        <w:rPr>
          <w:rFonts w:ascii="Times New Roman" w:hAnsi="Times New Roman"/>
          <w:sz w:val="24"/>
          <w:szCs w:val="24"/>
        </w:rPr>
        <w:t>“00”</w:t>
      </w:r>
      <w:r w:rsidRPr="00262183">
        <w:rPr>
          <w:rFonts w:ascii="Times New Roman" w:hAnsi="Times New Roman"/>
          <w:sz w:val="24"/>
          <w:szCs w:val="24"/>
        </w:rPr>
        <w:t>，每次重传该值递增</w:t>
      </w:r>
      <w:r w:rsidRPr="00262183">
        <w:rPr>
          <w:rFonts w:ascii="Times New Roman" w:hAnsi="Times New Roman"/>
          <w:sz w:val="24"/>
          <w:szCs w:val="24"/>
        </w:rPr>
        <w:t>1</w:t>
      </w:r>
      <w:r w:rsidRPr="00262183">
        <w:rPr>
          <w:rFonts w:ascii="Times New Roman" w:hAnsi="Times New Roman"/>
          <w:sz w:val="24"/>
          <w:szCs w:val="24"/>
        </w:rPr>
        <w:t>。</w:t>
      </w:r>
    </w:p>
    <w:bookmarkStart w:id="37" w:name="_Hlk493975936"/>
    <w:bookmarkEnd w:id="37"/>
    <w:p w:rsidR="00262183" w:rsidRDefault="00C112D2" w:rsidP="00262183">
      <w:pPr>
        <w:spacing w:line="360" w:lineRule="auto"/>
        <w:rPr>
          <w:sz w:val="24"/>
          <w:szCs w:val="24"/>
        </w:rPr>
      </w:pPr>
      <w:r>
        <w:rPr>
          <w:sz w:val="24"/>
          <w:szCs w:val="24"/>
        </w:rPr>
      </w:r>
      <w:r w:rsidR="00001308">
        <w:rPr>
          <w:sz w:val="24"/>
          <w:szCs w:val="24"/>
        </w:rPr>
        <w:pict>
          <v:shapetype id="_x0000_t202" coordsize="21600,21600" o:spt="202" path="m,l,21600r21600,l21600,xe">
            <v:stroke joinstyle="miter"/>
            <v:path gradientshapeok="t" o:connecttype="rect"/>
          </v:shapetype>
          <v:shape id="文本框 8" o:spid="_x0000_s1034" type="#_x0000_t202" style="width:460.5pt;height:40.95pt;visibility:visible;mso-position-horizontal-relative:char;mso-position-vertical-relative:line">
            <v:textbox style="mso-fit-shape-to-text:t">
              <w:txbxContent>
                <w:p w:rsidR="009D76CE" w:rsidRDefault="009D76CE" w:rsidP="00D83F6A">
                  <w:pPr>
                    <w:rPr>
                      <w:rFonts w:ascii="微软雅黑" w:eastAsia="微软雅黑" w:hAnsi="微软雅黑"/>
                      <w:sz w:val="28"/>
                      <w:szCs w:val="36"/>
                    </w:rPr>
                  </w:pPr>
                  <w:r w:rsidRPr="008D24C0">
                    <w:rPr>
                      <w:rStyle w:val="a8"/>
                      <w:rFonts w:ascii="微软雅黑" w:eastAsia="微软雅黑" w:hAnsi="微软雅黑"/>
                      <w:sz w:val="24"/>
                      <w:szCs w:val="36"/>
                    </w:rPr>
                    <w:t>mg</w:t>
                  </w:r>
                  <w:hyperlink r:id="rId30" w:history="1">
                    <w:r>
                      <w:rPr>
                        <w:rStyle w:val="a8"/>
                        <w:rFonts w:ascii="微软雅黑" w:eastAsia="微软雅黑" w:hAnsi="微软雅黑"/>
                        <w:sz w:val="24"/>
                        <w:szCs w:val="36"/>
                      </w:rPr>
                      <w:t>h</w:t>
                    </w:r>
                    <w:r>
                      <w:rPr>
                        <w:rStyle w:val="a8"/>
                        <w:rFonts w:ascii="微软雅黑" w:eastAsia="微软雅黑" w:hAnsi="微软雅黑" w:hint="eastAsia"/>
                        <w:sz w:val="24"/>
                        <w:szCs w:val="36"/>
                      </w:rPr>
                      <w:t>y_shanpaoAI_Origin_Video_</w:t>
                    </w:r>
                    <w:r w:rsidRPr="00C94E69">
                      <w:rPr>
                        <w:rStyle w:val="a8"/>
                        <w:rFonts w:ascii="微软雅黑" w:eastAsia="微软雅黑" w:hAnsi="微软雅黑"/>
                        <w:sz w:val="24"/>
                        <w:szCs w:val="36"/>
                      </w:rPr>
                      <w:t>20170103</w:t>
                    </w:r>
                    <w:r>
                      <w:rPr>
                        <w:rStyle w:val="a8"/>
                        <w:rFonts w:ascii="微软雅黑" w:eastAsia="微软雅黑" w:hAnsi="微软雅黑" w:hint="eastAsia"/>
                        <w:sz w:val="24"/>
                        <w:szCs w:val="36"/>
                      </w:rPr>
                      <w:t>_00000001_Preprocessing</w:t>
                    </w:r>
                    <w:r>
                      <w:rPr>
                        <w:rStyle w:val="a8"/>
                        <w:rFonts w:ascii="微软雅黑" w:eastAsia="微软雅黑" w:hAnsi="微软雅黑"/>
                        <w:sz w:val="24"/>
                        <w:szCs w:val="36"/>
                      </w:rPr>
                      <w:t>_00</w:t>
                    </w:r>
                    <w:r>
                      <w:rPr>
                        <w:rStyle w:val="a8"/>
                        <w:rFonts w:ascii="微软雅黑" w:eastAsia="微软雅黑" w:hAnsi="微软雅黑" w:hint="eastAsia"/>
                        <w:sz w:val="24"/>
                        <w:szCs w:val="36"/>
                      </w:rPr>
                      <w:t>.mp</w:t>
                    </w:r>
                    <w:r>
                      <w:rPr>
                        <w:rStyle w:val="a8"/>
                        <w:rFonts w:ascii="微软雅黑" w:eastAsia="微软雅黑" w:hAnsi="微软雅黑"/>
                        <w:sz w:val="24"/>
                        <w:szCs w:val="36"/>
                      </w:rPr>
                      <w:t>4</w:t>
                    </w:r>
                  </w:hyperlink>
                </w:p>
                <w:p w:rsidR="009D76CE" w:rsidRDefault="009D76CE" w:rsidP="00D83F6A">
                  <w:pPr>
                    <w:rPr>
                      <w:sz w:val="18"/>
                    </w:rPr>
                  </w:pPr>
                  <w:r>
                    <w:rPr>
                      <w:rFonts w:hint="eastAsia"/>
                      <w:sz w:val="18"/>
                    </w:rPr>
                    <w:t>[</w:t>
                  </w:r>
                  <w:r>
                    <w:rPr>
                      <w:rFonts w:hint="eastAsia"/>
                      <w:sz w:val="18"/>
                    </w:rPr>
                    <w:t>子公司名</w:t>
                  </w:r>
                  <w:r>
                    <w:rPr>
                      <w:rFonts w:hint="eastAsia"/>
                      <w:sz w:val="18"/>
                    </w:rPr>
                    <w:t>]</w:t>
                  </w:r>
                  <w:r>
                    <w:rPr>
                      <w:sz w:val="18"/>
                    </w:rPr>
                    <w:t>_[</w:t>
                  </w:r>
                  <w:r>
                    <w:rPr>
                      <w:rFonts w:hint="eastAsia"/>
                      <w:sz w:val="18"/>
                    </w:rPr>
                    <w:t>项目名</w:t>
                  </w:r>
                  <w:r>
                    <w:rPr>
                      <w:rFonts w:hint="eastAsia"/>
                      <w:sz w:val="18"/>
                    </w:rPr>
                    <w:t>]</w:t>
                  </w:r>
                  <w:r>
                    <w:rPr>
                      <w:sz w:val="18"/>
                    </w:rPr>
                    <w:t>_</w:t>
                  </w:r>
                  <w:r>
                    <w:t xml:space="preserve"> [</w:t>
                  </w:r>
                  <w:r>
                    <w:rPr>
                      <w:sz w:val="18"/>
                    </w:rPr>
                    <w:t>Origin] _[</w:t>
                  </w:r>
                  <w:r>
                    <w:rPr>
                      <w:rFonts w:hint="eastAsia"/>
                      <w:sz w:val="18"/>
                    </w:rPr>
                    <w:t>源文件类型</w:t>
                  </w:r>
                  <w:r>
                    <w:rPr>
                      <w:rFonts w:hint="eastAsia"/>
                      <w:sz w:val="18"/>
                    </w:rPr>
                    <w:t>]</w:t>
                  </w:r>
                  <w:r>
                    <w:rPr>
                      <w:sz w:val="18"/>
                    </w:rPr>
                    <w:t>_[</w:t>
                  </w:r>
                  <w:r>
                    <w:rPr>
                      <w:rFonts w:hint="eastAsia"/>
                      <w:sz w:val="18"/>
                    </w:rPr>
                    <w:t>源日期</w:t>
                  </w:r>
                  <w:r>
                    <w:rPr>
                      <w:rFonts w:hint="eastAsia"/>
                      <w:sz w:val="18"/>
                    </w:rPr>
                    <w:t>]</w:t>
                  </w:r>
                  <w:r>
                    <w:rPr>
                      <w:sz w:val="18"/>
                    </w:rPr>
                    <w:t>_[</w:t>
                  </w:r>
                  <w:r>
                    <w:rPr>
                      <w:rFonts w:hint="eastAsia"/>
                      <w:sz w:val="18"/>
                    </w:rPr>
                    <w:t>源自增标号（</w:t>
                  </w:r>
                  <w:r>
                    <w:rPr>
                      <w:sz w:val="18"/>
                    </w:rPr>
                    <w:t>8</w:t>
                  </w:r>
                  <w:r>
                    <w:rPr>
                      <w:rFonts w:hint="eastAsia"/>
                      <w:sz w:val="18"/>
                    </w:rPr>
                    <w:t>位）</w:t>
                  </w:r>
                  <w:r>
                    <w:rPr>
                      <w:rFonts w:hint="eastAsia"/>
                      <w:sz w:val="18"/>
                    </w:rPr>
                    <w:t>]</w:t>
                  </w:r>
                  <w:r>
                    <w:rPr>
                      <w:sz w:val="18"/>
                    </w:rPr>
                    <w:t>_</w:t>
                  </w:r>
                  <w:r>
                    <w:t xml:space="preserve"> [</w:t>
                  </w:r>
                  <w:r>
                    <w:rPr>
                      <w:sz w:val="18"/>
                    </w:rPr>
                    <w:t>Preprocessing]_[</w:t>
                  </w:r>
                  <w:r>
                    <w:rPr>
                      <w:rFonts w:hint="eastAsia"/>
                      <w:sz w:val="18"/>
                    </w:rPr>
                    <w:t>重传序号</w:t>
                  </w:r>
                  <w:r>
                    <w:rPr>
                      <w:sz w:val="18"/>
                    </w:rPr>
                    <w:t>].</w:t>
                  </w:r>
                  <w:r>
                    <w:rPr>
                      <w:rFonts w:hint="eastAsia"/>
                      <w:sz w:val="18"/>
                    </w:rPr>
                    <w:t>文件类型</w:t>
                  </w:r>
                </w:p>
              </w:txbxContent>
            </v:textbox>
            <w10:wrap type="none"/>
            <w10:anchorlock/>
          </v:shape>
        </w:pict>
      </w:r>
    </w:p>
    <w:p w:rsidR="00262183" w:rsidRPr="00262183" w:rsidRDefault="00262183" w:rsidP="00262183">
      <w:pPr>
        <w:spacing w:line="360" w:lineRule="auto"/>
        <w:rPr>
          <w:rFonts w:ascii="Times New Roman" w:hAnsi="Times New Roman"/>
          <w:sz w:val="24"/>
          <w:szCs w:val="24"/>
        </w:rPr>
      </w:pPr>
    </w:p>
    <w:p w:rsidR="00262183" w:rsidRPr="00262183" w:rsidRDefault="00262183" w:rsidP="00262183">
      <w:pPr>
        <w:pStyle w:val="SRS"/>
        <w:spacing w:before="0" w:after="0"/>
        <w:ind w:right="210"/>
        <w:rPr>
          <w:sz w:val="24"/>
          <w:szCs w:val="24"/>
        </w:rPr>
      </w:pPr>
      <w:bookmarkStart w:id="38" w:name="_Toc494555844"/>
      <w:r w:rsidRPr="00262183">
        <w:rPr>
          <w:sz w:val="24"/>
          <w:szCs w:val="24"/>
        </w:rPr>
        <w:t>信息记录文件</w:t>
      </w:r>
      <w:bookmarkEnd w:id="38"/>
    </w:p>
    <w:p w:rsidR="00262183" w:rsidRPr="00262183" w:rsidRDefault="00262183" w:rsidP="00E124B7">
      <w:pPr>
        <w:pStyle w:val="ab"/>
        <w:numPr>
          <w:ilvl w:val="0"/>
          <w:numId w:val="51"/>
        </w:numPr>
        <w:spacing w:line="360" w:lineRule="auto"/>
        <w:ind w:firstLineChars="0"/>
        <w:rPr>
          <w:rFonts w:ascii="Times New Roman" w:hAnsi="Times New Roman"/>
          <w:sz w:val="24"/>
          <w:szCs w:val="24"/>
        </w:rPr>
      </w:pPr>
      <w:r w:rsidRPr="00262183">
        <w:rPr>
          <w:rFonts w:ascii="Times New Roman" w:hAnsi="Times New Roman"/>
          <w:sz w:val="24"/>
          <w:szCs w:val="24"/>
        </w:rPr>
        <w:t>当接口中有多个内容数据文件时，信息记录文件只有一个。</w:t>
      </w:r>
    </w:p>
    <w:p w:rsidR="00262183" w:rsidRPr="00262183" w:rsidRDefault="00262183" w:rsidP="00E124B7">
      <w:pPr>
        <w:pStyle w:val="ab"/>
        <w:numPr>
          <w:ilvl w:val="0"/>
          <w:numId w:val="51"/>
        </w:numPr>
        <w:spacing w:line="360" w:lineRule="auto"/>
        <w:ind w:firstLineChars="0"/>
        <w:rPr>
          <w:rFonts w:ascii="Times New Roman" w:hAnsi="Times New Roman"/>
          <w:sz w:val="24"/>
          <w:szCs w:val="24"/>
        </w:rPr>
      </w:pPr>
      <w:r w:rsidRPr="00262183">
        <w:rPr>
          <w:rFonts w:ascii="Times New Roman" w:hAnsi="Times New Roman"/>
          <w:sz w:val="24"/>
          <w:szCs w:val="24"/>
        </w:rPr>
        <w:t>信息记录文件记录内容数据中的各信息字段的取值，例如文件</w:t>
      </w:r>
      <w:r w:rsidRPr="00262183">
        <w:rPr>
          <w:rFonts w:ascii="Times New Roman" w:hAnsi="Times New Roman"/>
          <w:sz w:val="24"/>
          <w:szCs w:val="24"/>
        </w:rPr>
        <w:t>id</w:t>
      </w:r>
      <w:r w:rsidRPr="00262183">
        <w:rPr>
          <w:rFonts w:ascii="Times New Roman" w:hAnsi="Times New Roman"/>
          <w:sz w:val="24"/>
          <w:szCs w:val="24"/>
        </w:rPr>
        <w:t>、所属项目、生成日期等。</w:t>
      </w:r>
    </w:p>
    <w:p w:rsidR="00262183" w:rsidRDefault="00262183" w:rsidP="00E124B7">
      <w:pPr>
        <w:pStyle w:val="ab"/>
        <w:numPr>
          <w:ilvl w:val="0"/>
          <w:numId w:val="51"/>
        </w:numPr>
        <w:spacing w:line="360" w:lineRule="auto"/>
        <w:ind w:firstLineChars="0"/>
        <w:rPr>
          <w:rFonts w:ascii="Times New Roman" w:hAnsi="Times New Roman"/>
          <w:sz w:val="24"/>
          <w:szCs w:val="24"/>
        </w:rPr>
      </w:pPr>
      <w:r w:rsidRPr="00262183">
        <w:rPr>
          <w:rFonts w:ascii="Times New Roman" w:hAnsi="Times New Roman"/>
          <w:sz w:val="24"/>
          <w:szCs w:val="24"/>
        </w:rPr>
        <w:t>信息记录文件统一采用</w:t>
      </w:r>
      <w:r w:rsidRPr="00262183">
        <w:rPr>
          <w:rFonts w:ascii="Times New Roman" w:hAnsi="Times New Roman"/>
          <w:sz w:val="24"/>
          <w:szCs w:val="24"/>
        </w:rPr>
        <w:t>Fields_[</w:t>
      </w:r>
      <w:r w:rsidRPr="00262183">
        <w:rPr>
          <w:rFonts w:hint="eastAsia"/>
          <w:sz w:val="24"/>
          <w:szCs w:val="24"/>
        </w:rPr>
        <w:t>重传序号</w:t>
      </w:r>
      <w:r w:rsidRPr="00262183">
        <w:rPr>
          <w:rFonts w:ascii="Times New Roman" w:hAnsi="Times New Roman"/>
          <w:sz w:val="24"/>
          <w:szCs w:val="24"/>
        </w:rPr>
        <w:t>].json</w:t>
      </w:r>
      <w:r w:rsidRPr="00262183">
        <w:rPr>
          <w:rFonts w:ascii="Times New Roman" w:hAnsi="Times New Roman"/>
          <w:sz w:val="24"/>
          <w:szCs w:val="24"/>
        </w:rPr>
        <w:t>或</w:t>
      </w:r>
      <w:r w:rsidRPr="00262183">
        <w:rPr>
          <w:rFonts w:ascii="Times New Roman" w:hAnsi="Times New Roman"/>
          <w:sz w:val="24"/>
          <w:szCs w:val="24"/>
        </w:rPr>
        <w:t>Fields_[</w:t>
      </w:r>
      <w:r w:rsidRPr="00262183">
        <w:rPr>
          <w:rFonts w:hint="eastAsia"/>
          <w:sz w:val="24"/>
          <w:szCs w:val="24"/>
        </w:rPr>
        <w:t>重传序号</w:t>
      </w:r>
      <w:r w:rsidRPr="00262183">
        <w:rPr>
          <w:rFonts w:ascii="Times New Roman" w:hAnsi="Times New Roman"/>
          <w:sz w:val="24"/>
          <w:szCs w:val="24"/>
        </w:rPr>
        <w:t>].csv</w:t>
      </w:r>
      <w:r w:rsidRPr="00262183">
        <w:rPr>
          <w:rFonts w:ascii="Times New Roman" w:hAnsi="Times New Roman"/>
          <w:sz w:val="24"/>
          <w:szCs w:val="24"/>
        </w:rPr>
        <w:t>命名。标识该接口的内容数据文件信息。</w:t>
      </w:r>
    </w:p>
    <w:p w:rsidR="004D36F0" w:rsidRPr="00262183" w:rsidRDefault="004D36F0" w:rsidP="004D36F0">
      <w:pPr>
        <w:pStyle w:val="ab"/>
        <w:spacing w:line="360" w:lineRule="auto"/>
        <w:ind w:left="420" w:firstLineChars="0" w:firstLine="0"/>
        <w:rPr>
          <w:rFonts w:ascii="Times New Roman" w:hAnsi="Times New Roman"/>
          <w:sz w:val="24"/>
          <w:szCs w:val="24"/>
        </w:rPr>
      </w:pPr>
    </w:p>
    <w:p w:rsidR="00262183" w:rsidRPr="00262183" w:rsidRDefault="00262183" w:rsidP="00262183">
      <w:pPr>
        <w:pStyle w:val="SRS"/>
        <w:spacing w:before="0" w:after="0"/>
        <w:ind w:right="210"/>
        <w:rPr>
          <w:sz w:val="24"/>
          <w:szCs w:val="24"/>
        </w:rPr>
      </w:pPr>
      <w:bookmarkStart w:id="39" w:name="_Toc494555845"/>
      <w:r w:rsidRPr="00262183">
        <w:rPr>
          <w:sz w:val="24"/>
          <w:szCs w:val="24"/>
        </w:rPr>
        <w:t>字段说明文件</w:t>
      </w:r>
      <w:bookmarkEnd w:id="39"/>
    </w:p>
    <w:p w:rsidR="00262183" w:rsidRDefault="00262183" w:rsidP="004D36F0">
      <w:pPr>
        <w:spacing w:line="360" w:lineRule="auto"/>
        <w:ind w:firstLineChars="200" w:firstLine="480"/>
        <w:rPr>
          <w:rFonts w:ascii="Times New Roman" w:hAnsi="Times New Roman"/>
          <w:sz w:val="24"/>
          <w:szCs w:val="24"/>
        </w:rPr>
      </w:pPr>
      <w:r w:rsidRPr="00262183">
        <w:rPr>
          <w:rFonts w:ascii="Times New Roman" w:hAnsi="Times New Roman"/>
          <w:sz w:val="24"/>
          <w:szCs w:val="24"/>
        </w:rPr>
        <w:lastRenderedPageBreak/>
        <w:t>字段说明文件用以说明信息记录文件中各个字段的含义。信息字段说明文件统一命名为</w:t>
      </w:r>
      <w:r w:rsidRPr="00262183">
        <w:rPr>
          <w:rFonts w:ascii="Times New Roman" w:hAnsi="Times New Roman"/>
          <w:sz w:val="24"/>
          <w:szCs w:val="24"/>
        </w:rPr>
        <w:t>FieldDescription_[</w:t>
      </w:r>
      <w:r w:rsidRPr="00262183">
        <w:rPr>
          <w:rFonts w:hint="eastAsia"/>
          <w:sz w:val="24"/>
          <w:szCs w:val="24"/>
        </w:rPr>
        <w:t>重传序号</w:t>
      </w:r>
      <w:r w:rsidRPr="00262183">
        <w:rPr>
          <w:rFonts w:ascii="Times New Roman" w:hAnsi="Times New Roman"/>
          <w:sz w:val="24"/>
          <w:szCs w:val="24"/>
        </w:rPr>
        <w:t>].txt</w:t>
      </w:r>
      <w:r w:rsidRPr="00262183">
        <w:rPr>
          <w:rFonts w:ascii="Times New Roman" w:hAnsi="Times New Roman"/>
          <w:sz w:val="24"/>
          <w:szCs w:val="24"/>
        </w:rPr>
        <w:t>，为</w:t>
      </w:r>
      <w:r w:rsidRPr="00262183">
        <w:rPr>
          <w:rFonts w:ascii="Times New Roman" w:hAnsi="Times New Roman"/>
          <w:sz w:val="24"/>
          <w:szCs w:val="24"/>
        </w:rPr>
        <w:t>UTF-8</w:t>
      </w:r>
      <w:r w:rsidRPr="00262183">
        <w:rPr>
          <w:rFonts w:ascii="Times New Roman" w:hAnsi="Times New Roman"/>
          <w:sz w:val="24"/>
          <w:szCs w:val="24"/>
        </w:rPr>
        <w:t>编码的文本格式。</w:t>
      </w:r>
    </w:p>
    <w:p w:rsidR="00025294" w:rsidRPr="00262183" w:rsidRDefault="00025294" w:rsidP="004D36F0">
      <w:pPr>
        <w:spacing w:line="360" w:lineRule="auto"/>
        <w:ind w:firstLineChars="200" w:firstLine="480"/>
        <w:rPr>
          <w:rFonts w:ascii="Times New Roman" w:hAnsi="Times New Roman"/>
          <w:sz w:val="24"/>
          <w:szCs w:val="24"/>
        </w:rPr>
      </w:pPr>
    </w:p>
    <w:p w:rsidR="00262183" w:rsidRPr="00262183" w:rsidRDefault="00262183" w:rsidP="00262183">
      <w:pPr>
        <w:pStyle w:val="SRS"/>
        <w:spacing w:before="0" w:after="0"/>
        <w:ind w:right="210"/>
        <w:rPr>
          <w:sz w:val="24"/>
          <w:szCs w:val="24"/>
        </w:rPr>
      </w:pPr>
      <w:bookmarkStart w:id="40" w:name="_Toc494555846"/>
      <w:r w:rsidRPr="00262183">
        <w:rPr>
          <w:sz w:val="24"/>
          <w:szCs w:val="24"/>
        </w:rPr>
        <w:t>标注结果文件</w:t>
      </w:r>
      <w:bookmarkEnd w:id="40"/>
    </w:p>
    <w:p w:rsidR="00025294" w:rsidRPr="00025294" w:rsidRDefault="00025294" w:rsidP="00025294">
      <w:pPr>
        <w:spacing w:line="360" w:lineRule="auto"/>
        <w:ind w:firstLineChars="200" w:firstLine="480"/>
        <w:rPr>
          <w:rFonts w:ascii="Times New Roman" w:hAnsi="Times New Roman"/>
          <w:sz w:val="24"/>
          <w:szCs w:val="24"/>
        </w:rPr>
      </w:pPr>
      <w:r>
        <w:rPr>
          <w:rFonts w:ascii="Times New Roman" w:hAnsi="Times New Roman" w:hint="eastAsia"/>
          <w:sz w:val="24"/>
          <w:szCs w:val="24"/>
        </w:rPr>
        <w:t>善跑</w:t>
      </w:r>
      <w:r>
        <w:rPr>
          <w:rFonts w:ascii="Times New Roman" w:hAnsi="Times New Roman"/>
          <w:sz w:val="24"/>
          <w:szCs w:val="24"/>
        </w:rPr>
        <w:t>的内容数据文件与标注结果文件为一一对应关系，标注结果文件命名规则</w:t>
      </w:r>
      <w:r>
        <w:rPr>
          <w:rFonts w:ascii="Times New Roman" w:hAnsi="Times New Roman" w:hint="eastAsia"/>
          <w:sz w:val="24"/>
          <w:szCs w:val="24"/>
        </w:rPr>
        <w:t>如下，</w:t>
      </w:r>
      <w:r>
        <w:rPr>
          <w:rFonts w:ascii="Times New Roman" w:hAnsi="Times New Roman"/>
          <w:sz w:val="24"/>
          <w:szCs w:val="24"/>
        </w:rPr>
        <w:t>其中</w:t>
      </w:r>
      <w:r w:rsidRPr="00262183">
        <w:rPr>
          <w:sz w:val="24"/>
          <w:szCs w:val="24"/>
        </w:rPr>
        <w:t>[</w:t>
      </w:r>
      <w:r w:rsidRPr="00262183">
        <w:rPr>
          <w:sz w:val="24"/>
          <w:szCs w:val="24"/>
        </w:rPr>
        <w:t>重传序号</w:t>
      </w:r>
      <w:r w:rsidRPr="00262183">
        <w:rPr>
          <w:sz w:val="24"/>
          <w:szCs w:val="24"/>
        </w:rPr>
        <w:t>]</w:t>
      </w:r>
      <w:r w:rsidRPr="00262183">
        <w:rPr>
          <w:sz w:val="24"/>
          <w:szCs w:val="24"/>
        </w:rPr>
        <w:t>默认为两位，为数字型，第一次传输是采用</w:t>
      </w:r>
      <w:r w:rsidRPr="00262183">
        <w:rPr>
          <w:sz w:val="24"/>
          <w:szCs w:val="24"/>
        </w:rPr>
        <w:t>“00”</w:t>
      </w:r>
      <w:r w:rsidRPr="00262183">
        <w:rPr>
          <w:sz w:val="24"/>
          <w:szCs w:val="24"/>
        </w:rPr>
        <w:t>，每次重传该值递增</w:t>
      </w:r>
      <w:r w:rsidRPr="00262183">
        <w:rPr>
          <w:sz w:val="24"/>
          <w:szCs w:val="24"/>
        </w:rPr>
        <w:t>1</w:t>
      </w:r>
      <w:r w:rsidRPr="00262183">
        <w:rPr>
          <w:sz w:val="24"/>
          <w:szCs w:val="24"/>
        </w:rPr>
        <w:t>。</w:t>
      </w:r>
    </w:p>
    <w:p w:rsidR="00262183" w:rsidRPr="00262183" w:rsidRDefault="00C112D2" w:rsidP="00262183">
      <w:pPr>
        <w:spacing w:line="360" w:lineRule="auto"/>
        <w:rPr>
          <w:rFonts w:ascii="Times New Roman" w:hAnsi="Times New Roman"/>
          <w:sz w:val="24"/>
          <w:szCs w:val="24"/>
        </w:rPr>
      </w:pPr>
      <w:r w:rsidRPr="00C112D2">
        <w:rPr>
          <w:sz w:val="24"/>
          <w:szCs w:val="24"/>
        </w:rPr>
      </w:r>
      <w:r w:rsidR="00001308" w:rsidRPr="00C112D2">
        <w:rPr>
          <w:sz w:val="24"/>
          <w:szCs w:val="24"/>
        </w:rPr>
        <w:pict>
          <v:shape id="文本框 9" o:spid="_x0000_s1033" type="#_x0000_t202" style="width:426.35pt;height:63.6pt;visibility:visible;mso-position-horizontal-relative:char;mso-position-vertical-relative:line">
            <v:textbox style="mso-fit-shape-to-text:t">
              <w:txbxContent>
                <w:p w:rsidR="009D76CE" w:rsidRDefault="00C112D2" w:rsidP="00262183">
                  <w:pPr>
                    <w:rPr>
                      <w:rFonts w:ascii="微软雅黑" w:eastAsia="微软雅黑" w:hAnsi="微软雅黑"/>
                      <w:sz w:val="28"/>
                      <w:szCs w:val="36"/>
                    </w:rPr>
                  </w:pPr>
                  <w:hyperlink r:id="rId31" w:history="1">
                    <w:r w:rsidR="009D76CE">
                      <w:rPr>
                        <w:rStyle w:val="a8"/>
                        <w:rFonts w:ascii="微软雅黑" w:eastAsia="微软雅黑" w:hAnsi="微软雅黑"/>
                        <w:sz w:val="24"/>
                        <w:szCs w:val="36"/>
                      </w:rPr>
                      <w:t>mgh</w:t>
                    </w:r>
                    <w:r w:rsidR="009D76CE">
                      <w:rPr>
                        <w:rStyle w:val="a8"/>
                        <w:rFonts w:ascii="微软雅黑" w:eastAsia="微软雅黑" w:hAnsi="微软雅黑" w:hint="eastAsia"/>
                        <w:sz w:val="24"/>
                        <w:szCs w:val="36"/>
                      </w:rPr>
                      <w:t>y_shanpaoAI_Origin_Video_</w:t>
                    </w:r>
                    <w:r w:rsidR="009D76CE">
                      <w:rPr>
                        <w:rStyle w:val="a8"/>
                        <w:rFonts w:ascii="微软雅黑" w:eastAsia="微软雅黑" w:hAnsi="微软雅黑"/>
                        <w:sz w:val="24"/>
                        <w:szCs w:val="36"/>
                      </w:rPr>
                      <w:t>20170103</w:t>
                    </w:r>
                    <w:r w:rsidR="009D76CE">
                      <w:rPr>
                        <w:rStyle w:val="a8"/>
                        <w:rFonts w:ascii="微软雅黑" w:eastAsia="微软雅黑" w:hAnsi="微软雅黑" w:hint="eastAsia"/>
                        <w:sz w:val="24"/>
                        <w:szCs w:val="36"/>
                      </w:rPr>
                      <w:t>_00000001_</w:t>
                    </w:r>
                  </w:hyperlink>
                  <w:r w:rsidR="009D76CE" w:rsidRPr="007F6204">
                    <w:rPr>
                      <w:rStyle w:val="a8"/>
                      <w:rFonts w:ascii="微软雅黑" w:eastAsia="微软雅黑" w:hAnsi="微软雅黑" w:hint="eastAsia"/>
                      <w:sz w:val="24"/>
                      <w:szCs w:val="36"/>
                    </w:rPr>
                    <w:t>Preprocessing</w:t>
                  </w:r>
                  <w:r w:rsidR="009D76CE">
                    <w:rPr>
                      <w:rStyle w:val="a8"/>
                      <w:rFonts w:ascii="微软雅黑" w:eastAsia="微软雅黑" w:hAnsi="微软雅黑"/>
                      <w:sz w:val="24"/>
                      <w:szCs w:val="36"/>
                    </w:rPr>
                    <w:t>_00_label_00_00.xml</w:t>
                  </w:r>
                </w:p>
                <w:p w:rsidR="009D76CE" w:rsidRDefault="009D76CE" w:rsidP="00262183">
                  <w:pPr>
                    <w:rPr>
                      <w:sz w:val="18"/>
                    </w:rPr>
                  </w:pPr>
                  <w:r>
                    <w:rPr>
                      <w:rFonts w:hint="eastAsia"/>
                      <w:sz w:val="18"/>
                    </w:rPr>
                    <w:t>[</w:t>
                  </w:r>
                  <w:r>
                    <w:rPr>
                      <w:rFonts w:hint="eastAsia"/>
                      <w:sz w:val="18"/>
                    </w:rPr>
                    <w:t>被标注</w:t>
                  </w:r>
                  <w:r>
                    <w:rPr>
                      <w:sz w:val="18"/>
                    </w:rPr>
                    <w:t>的文件名称</w:t>
                  </w:r>
                  <w:r>
                    <w:rPr>
                      <w:rFonts w:hint="eastAsia"/>
                      <w:sz w:val="18"/>
                    </w:rPr>
                    <w:t>]</w:t>
                  </w:r>
                  <w:r>
                    <w:rPr>
                      <w:sz w:val="18"/>
                    </w:rPr>
                    <w:t>_</w:t>
                  </w:r>
                  <w:r w:rsidRPr="002C5C49">
                    <w:rPr>
                      <w:sz w:val="18"/>
                    </w:rPr>
                    <w:t xml:space="preserve"> [</w:t>
                  </w:r>
                  <w:r w:rsidRPr="002C5C49">
                    <w:rPr>
                      <w:rFonts w:hint="eastAsia"/>
                      <w:sz w:val="18"/>
                    </w:rPr>
                    <w:t>标注日期</w:t>
                  </w:r>
                  <w:r w:rsidRPr="002C5C49">
                    <w:rPr>
                      <w:sz w:val="18"/>
                    </w:rPr>
                    <w:t>]</w:t>
                  </w:r>
                  <w:r>
                    <w:t>_[</w:t>
                  </w:r>
                  <w:r>
                    <w:rPr>
                      <w:sz w:val="18"/>
                    </w:rPr>
                    <w:t>label]_[</w:t>
                  </w:r>
                  <w:r>
                    <w:rPr>
                      <w:rFonts w:hint="eastAsia"/>
                      <w:sz w:val="18"/>
                    </w:rPr>
                    <w:t>标注</w:t>
                  </w:r>
                  <w:r>
                    <w:rPr>
                      <w:sz w:val="18"/>
                    </w:rPr>
                    <w:t>序号</w:t>
                  </w:r>
                  <w:r>
                    <w:rPr>
                      <w:sz w:val="18"/>
                    </w:rPr>
                    <w:t>]_</w:t>
                  </w:r>
                  <w:r w:rsidRPr="00777085">
                    <w:rPr>
                      <w:sz w:val="18"/>
                    </w:rPr>
                    <w:t>[</w:t>
                  </w:r>
                  <w:r w:rsidRPr="00777085">
                    <w:rPr>
                      <w:rFonts w:hint="eastAsia"/>
                      <w:sz w:val="18"/>
                    </w:rPr>
                    <w:t>重传</w:t>
                  </w:r>
                  <w:r w:rsidRPr="00777085">
                    <w:rPr>
                      <w:sz w:val="18"/>
                    </w:rPr>
                    <w:t>序号</w:t>
                  </w:r>
                  <w:r w:rsidRPr="00777085">
                    <w:rPr>
                      <w:sz w:val="18"/>
                    </w:rPr>
                    <w:t>]</w:t>
                  </w:r>
                  <w:r>
                    <w:rPr>
                      <w:sz w:val="18"/>
                    </w:rPr>
                    <w:t>.</w:t>
                  </w:r>
                  <w:r>
                    <w:rPr>
                      <w:rFonts w:hint="eastAsia"/>
                      <w:sz w:val="18"/>
                    </w:rPr>
                    <w:t>文件类型</w:t>
                  </w:r>
                </w:p>
              </w:txbxContent>
            </v:textbox>
            <w10:wrap type="none"/>
            <w10:anchorlock/>
          </v:shape>
        </w:pict>
      </w:r>
    </w:p>
    <w:p w:rsidR="00262183" w:rsidRPr="00262183" w:rsidRDefault="00262183" w:rsidP="00262183">
      <w:pPr>
        <w:pStyle w:val="af3"/>
        <w:spacing w:afterLines="0" w:line="360" w:lineRule="auto"/>
        <w:rPr>
          <w:sz w:val="24"/>
          <w:szCs w:val="24"/>
        </w:rPr>
      </w:pPr>
    </w:p>
    <w:p w:rsidR="00262183" w:rsidRPr="00262183" w:rsidRDefault="00262183" w:rsidP="00262183">
      <w:pPr>
        <w:pStyle w:val="SRS"/>
        <w:spacing w:before="0" w:after="0"/>
        <w:ind w:right="210"/>
        <w:rPr>
          <w:sz w:val="24"/>
          <w:szCs w:val="24"/>
        </w:rPr>
      </w:pPr>
      <w:bookmarkStart w:id="41" w:name="_Toc494555847"/>
      <w:r w:rsidRPr="00262183">
        <w:rPr>
          <w:sz w:val="24"/>
          <w:szCs w:val="24"/>
        </w:rPr>
        <w:t>数据校验文件</w:t>
      </w:r>
      <w:bookmarkEnd w:id="41"/>
    </w:p>
    <w:p w:rsidR="00025294" w:rsidRDefault="00262183" w:rsidP="00025294">
      <w:pPr>
        <w:spacing w:line="360" w:lineRule="auto"/>
        <w:ind w:firstLineChars="200" w:firstLine="480"/>
        <w:rPr>
          <w:rFonts w:ascii="Times New Roman" w:hAnsi="Times New Roman"/>
          <w:sz w:val="24"/>
          <w:szCs w:val="24"/>
        </w:rPr>
      </w:pPr>
      <w:r w:rsidRPr="00262183">
        <w:rPr>
          <w:rFonts w:ascii="Times New Roman" w:hAnsi="Times New Roman"/>
          <w:sz w:val="24"/>
          <w:szCs w:val="24"/>
        </w:rPr>
        <w:t>当接口中有多个文件时，校验文件只有一个。标识该接口内所有数据校验信息，包含文件大小、生成日期、校验码等。该文件用于数据提供方向数据接收方提供的接口数据校验的动态校验规则。</w:t>
      </w:r>
    </w:p>
    <w:p w:rsidR="00262183" w:rsidRPr="00262183" w:rsidRDefault="00025294" w:rsidP="00025294">
      <w:pPr>
        <w:spacing w:line="360" w:lineRule="auto"/>
        <w:ind w:firstLineChars="200" w:firstLine="480"/>
        <w:rPr>
          <w:rFonts w:ascii="Times New Roman" w:hAnsi="Times New Roman"/>
          <w:sz w:val="24"/>
          <w:szCs w:val="24"/>
        </w:rPr>
      </w:pPr>
      <w:r>
        <w:rPr>
          <w:rFonts w:ascii="Times New Roman" w:hAnsi="Times New Roman"/>
          <w:sz w:val="24"/>
          <w:szCs w:val="24"/>
        </w:rPr>
        <w:t>校验文件命名规则如</w:t>
      </w:r>
      <w:r>
        <w:rPr>
          <w:rFonts w:ascii="Times New Roman" w:hAnsi="Times New Roman" w:hint="eastAsia"/>
          <w:sz w:val="24"/>
          <w:szCs w:val="24"/>
        </w:rPr>
        <w:t>下，</w:t>
      </w:r>
      <w:r w:rsidRPr="00262183">
        <w:rPr>
          <w:rFonts w:ascii="Times New Roman" w:hAnsi="Times New Roman"/>
          <w:sz w:val="24"/>
          <w:szCs w:val="24"/>
        </w:rPr>
        <w:t>校验文件命名规则中的</w:t>
      </w:r>
      <w:r w:rsidRPr="00262183">
        <w:rPr>
          <w:rFonts w:ascii="Times New Roman" w:hAnsi="Times New Roman"/>
          <w:sz w:val="24"/>
          <w:szCs w:val="24"/>
        </w:rPr>
        <w:t>[</w:t>
      </w:r>
      <w:r w:rsidRPr="00262183">
        <w:rPr>
          <w:rFonts w:ascii="Times New Roman" w:hAnsi="Times New Roman"/>
          <w:sz w:val="24"/>
          <w:szCs w:val="24"/>
        </w:rPr>
        <w:t>子公司名</w:t>
      </w:r>
      <w:r w:rsidRPr="00262183">
        <w:rPr>
          <w:rFonts w:ascii="Times New Roman" w:hAnsi="Times New Roman"/>
          <w:sz w:val="24"/>
          <w:szCs w:val="24"/>
        </w:rPr>
        <w:t>]</w:t>
      </w:r>
      <w:r w:rsidRPr="00262183">
        <w:rPr>
          <w:rFonts w:ascii="Times New Roman" w:hAnsi="Times New Roman"/>
          <w:sz w:val="24"/>
          <w:szCs w:val="24"/>
        </w:rPr>
        <w:t>取值为</w:t>
      </w:r>
      <w:r>
        <w:rPr>
          <w:rFonts w:ascii="Times New Roman" w:hAnsi="Times New Roman" w:hint="eastAsia"/>
          <w:sz w:val="24"/>
          <w:szCs w:val="24"/>
        </w:rPr>
        <w:t>m</w:t>
      </w:r>
      <w:r>
        <w:rPr>
          <w:rFonts w:ascii="Times New Roman" w:hAnsi="Times New Roman"/>
          <w:sz w:val="24"/>
          <w:szCs w:val="24"/>
        </w:rPr>
        <w:t>ghy</w:t>
      </w:r>
      <w:r w:rsidRPr="00262183">
        <w:rPr>
          <w:rFonts w:ascii="Times New Roman" w:hAnsi="Times New Roman"/>
          <w:sz w:val="24"/>
          <w:szCs w:val="24"/>
        </w:rPr>
        <w:t>，</w:t>
      </w:r>
      <w:r w:rsidRPr="00262183">
        <w:rPr>
          <w:rFonts w:ascii="Times New Roman" w:hAnsi="Times New Roman"/>
          <w:sz w:val="24"/>
          <w:szCs w:val="24"/>
        </w:rPr>
        <w:t xml:space="preserve"> [</w:t>
      </w:r>
      <w:r w:rsidRPr="00262183">
        <w:rPr>
          <w:rFonts w:ascii="Times New Roman" w:hAnsi="Times New Roman"/>
          <w:sz w:val="24"/>
          <w:szCs w:val="24"/>
        </w:rPr>
        <w:t>分类</w:t>
      </w:r>
      <w:r w:rsidRPr="00262183">
        <w:rPr>
          <w:rFonts w:ascii="Times New Roman" w:hAnsi="Times New Roman"/>
          <w:sz w:val="24"/>
          <w:szCs w:val="24"/>
        </w:rPr>
        <w:t>]</w:t>
      </w:r>
      <w:r w:rsidRPr="00262183">
        <w:rPr>
          <w:rFonts w:ascii="Times New Roman" w:hAnsi="Times New Roman"/>
          <w:sz w:val="24"/>
          <w:szCs w:val="24"/>
        </w:rPr>
        <w:t>字段取值为</w:t>
      </w:r>
      <w:r w:rsidRPr="00262183">
        <w:rPr>
          <w:rFonts w:ascii="Times New Roman" w:hAnsi="Times New Roman"/>
          <w:sz w:val="24"/>
          <w:szCs w:val="24"/>
        </w:rPr>
        <w:t>Origin</w:t>
      </w:r>
      <w:r w:rsidRPr="00262183">
        <w:rPr>
          <w:rFonts w:ascii="Times New Roman" w:hAnsi="Times New Roman"/>
          <w:sz w:val="24"/>
          <w:szCs w:val="24"/>
        </w:rPr>
        <w:t>或</w:t>
      </w:r>
      <w:r w:rsidRPr="00262183">
        <w:rPr>
          <w:rFonts w:ascii="Times New Roman" w:hAnsi="Times New Roman"/>
          <w:sz w:val="24"/>
          <w:szCs w:val="24"/>
        </w:rPr>
        <w:t>Preprocessing</w:t>
      </w:r>
      <w:r w:rsidRPr="00262183">
        <w:rPr>
          <w:rFonts w:ascii="Times New Roman" w:hAnsi="Times New Roman"/>
          <w:sz w:val="24"/>
          <w:szCs w:val="24"/>
        </w:rPr>
        <w:t>，根据校验文件所在目录属于预处理前（</w:t>
      </w:r>
      <w:r w:rsidRPr="00262183">
        <w:rPr>
          <w:rFonts w:ascii="Times New Roman" w:hAnsi="Times New Roman"/>
          <w:sz w:val="24"/>
          <w:szCs w:val="24"/>
        </w:rPr>
        <w:t>Origin</w:t>
      </w:r>
      <w:r w:rsidRPr="00262183">
        <w:rPr>
          <w:rFonts w:ascii="Times New Roman" w:hAnsi="Times New Roman"/>
          <w:sz w:val="24"/>
          <w:szCs w:val="24"/>
        </w:rPr>
        <w:t>）或预处理后（</w:t>
      </w:r>
      <w:r w:rsidRPr="00262183">
        <w:rPr>
          <w:rFonts w:ascii="Times New Roman" w:hAnsi="Times New Roman"/>
          <w:sz w:val="24"/>
          <w:szCs w:val="24"/>
        </w:rPr>
        <w:t>Preprocessing</w:t>
      </w:r>
      <w:r w:rsidRPr="00262183">
        <w:rPr>
          <w:rFonts w:ascii="Times New Roman" w:hAnsi="Times New Roman"/>
          <w:sz w:val="24"/>
          <w:szCs w:val="24"/>
        </w:rPr>
        <w:t>）决定；</w:t>
      </w:r>
      <w:r w:rsidRPr="00262183">
        <w:rPr>
          <w:rFonts w:ascii="Times New Roman" w:hAnsi="Times New Roman"/>
          <w:sz w:val="24"/>
          <w:szCs w:val="24"/>
        </w:rPr>
        <w:t>[</w:t>
      </w:r>
      <w:r w:rsidRPr="00262183">
        <w:rPr>
          <w:rFonts w:ascii="Times New Roman" w:hAnsi="Times New Roman"/>
          <w:sz w:val="24"/>
          <w:szCs w:val="24"/>
        </w:rPr>
        <w:t>日期</w:t>
      </w:r>
      <w:r w:rsidRPr="00262183">
        <w:rPr>
          <w:rFonts w:ascii="Times New Roman" w:hAnsi="Times New Roman"/>
          <w:sz w:val="24"/>
          <w:szCs w:val="24"/>
        </w:rPr>
        <w:t>]</w:t>
      </w:r>
      <w:r w:rsidRPr="00262183">
        <w:rPr>
          <w:rFonts w:ascii="Times New Roman" w:hAnsi="Times New Roman"/>
          <w:sz w:val="24"/>
          <w:szCs w:val="24"/>
        </w:rPr>
        <w:t>字段为该校验文件生成的时间，格式为</w:t>
      </w:r>
      <w:r w:rsidRPr="00262183">
        <w:rPr>
          <w:rFonts w:ascii="Times New Roman" w:hAnsi="Times New Roman"/>
          <w:sz w:val="24"/>
          <w:szCs w:val="24"/>
        </w:rPr>
        <w:t>YYYYMMDD</w:t>
      </w:r>
      <w:r w:rsidRPr="00262183">
        <w:rPr>
          <w:rFonts w:ascii="Times New Roman" w:hAnsi="Times New Roman"/>
          <w:sz w:val="24"/>
          <w:szCs w:val="24"/>
        </w:rPr>
        <w:t>。</w:t>
      </w:r>
      <w:r w:rsidRPr="00262183">
        <w:rPr>
          <w:sz w:val="24"/>
          <w:szCs w:val="24"/>
        </w:rPr>
        <w:t>[</w:t>
      </w:r>
      <w:r w:rsidRPr="00262183">
        <w:rPr>
          <w:sz w:val="24"/>
          <w:szCs w:val="24"/>
        </w:rPr>
        <w:t>重传序号</w:t>
      </w:r>
      <w:r w:rsidRPr="00262183">
        <w:rPr>
          <w:sz w:val="24"/>
          <w:szCs w:val="24"/>
        </w:rPr>
        <w:t>]</w:t>
      </w:r>
      <w:r w:rsidRPr="00262183">
        <w:rPr>
          <w:sz w:val="24"/>
          <w:szCs w:val="24"/>
        </w:rPr>
        <w:t>默认为两位，为数字型，第一次传输是采用</w:t>
      </w:r>
      <w:r w:rsidRPr="00262183">
        <w:rPr>
          <w:sz w:val="24"/>
          <w:szCs w:val="24"/>
        </w:rPr>
        <w:t>“00”</w:t>
      </w:r>
      <w:r w:rsidRPr="00262183">
        <w:rPr>
          <w:sz w:val="24"/>
          <w:szCs w:val="24"/>
        </w:rPr>
        <w:t>，每次重传该值递增</w:t>
      </w:r>
      <w:r w:rsidRPr="00262183">
        <w:rPr>
          <w:sz w:val="24"/>
          <w:szCs w:val="24"/>
        </w:rPr>
        <w:t>1</w:t>
      </w:r>
      <w:r w:rsidRPr="00262183">
        <w:rPr>
          <w:sz w:val="24"/>
          <w:szCs w:val="24"/>
        </w:rPr>
        <w:t>。</w:t>
      </w:r>
      <w:r w:rsidRPr="00262183">
        <w:rPr>
          <w:rFonts w:hint="eastAsia"/>
          <w:sz w:val="24"/>
          <w:szCs w:val="24"/>
        </w:rPr>
        <w:t>重传校验文件中只记录重传数据的校验信息。</w:t>
      </w:r>
    </w:p>
    <w:p w:rsidR="00262183" w:rsidRPr="00262183" w:rsidRDefault="00C112D2" w:rsidP="00262183">
      <w:pPr>
        <w:spacing w:line="360" w:lineRule="auto"/>
        <w:ind w:firstLineChars="600" w:firstLine="1440"/>
        <w:jc w:val="left"/>
        <w:rPr>
          <w:rFonts w:ascii="Times New Roman" w:hAnsi="Times New Roman"/>
          <w:sz w:val="24"/>
          <w:szCs w:val="24"/>
        </w:rPr>
      </w:pPr>
      <w:r w:rsidRPr="00C112D2">
        <w:rPr>
          <w:sz w:val="24"/>
          <w:szCs w:val="24"/>
        </w:rPr>
      </w:r>
      <w:r w:rsidR="00001308" w:rsidRPr="00C112D2">
        <w:rPr>
          <w:sz w:val="24"/>
          <w:szCs w:val="24"/>
        </w:rPr>
        <w:pict>
          <v:shape id="_x0000_s1032" type="#_x0000_t202" style="width:355.3pt;height:51.4pt;visibility:visible;mso-position-horizontal-relative:char;mso-position-vertical-relative:line">
            <v:textbox style="mso-fit-shape-to-text:t">
              <w:txbxContent>
                <w:p w:rsidR="009D76CE" w:rsidRPr="00EE66D3" w:rsidRDefault="009D76CE" w:rsidP="008A4F07">
                  <w:pPr>
                    <w:rPr>
                      <w:rFonts w:ascii="微软雅黑" w:eastAsia="微软雅黑" w:hAnsi="微软雅黑"/>
                      <w:sz w:val="36"/>
                      <w:szCs w:val="36"/>
                    </w:rPr>
                  </w:pPr>
                  <w:r w:rsidRPr="00EE66D3">
                    <w:rPr>
                      <w:rStyle w:val="a8"/>
                      <w:rFonts w:ascii="微软雅黑" w:eastAsia="微软雅黑" w:hAnsi="微软雅黑"/>
                      <w:sz w:val="32"/>
                      <w:szCs w:val="36"/>
                    </w:rPr>
                    <w:t>mg</w:t>
                  </w:r>
                  <w:hyperlink r:id="rId32" w:history="1">
                    <w:r>
                      <w:rPr>
                        <w:rStyle w:val="a8"/>
                        <w:rFonts w:ascii="微软雅黑" w:eastAsia="微软雅黑" w:hAnsi="微软雅黑"/>
                        <w:sz w:val="32"/>
                        <w:szCs w:val="36"/>
                      </w:rPr>
                      <w:t>hy_shanpao</w:t>
                    </w:r>
                    <w:r w:rsidRPr="00EE66D3">
                      <w:rPr>
                        <w:rStyle w:val="a8"/>
                        <w:rFonts w:ascii="微软雅黑" w:eastAsia="微软雅黑" w:hAnsi="微软雅黑"/>
                        <w:sz w:val="32"/>
                        <w:szCs w:val="36"/>
                      </w:rPr>
                      <w:t>AI_Origin</w:t>
                    </w:r>
                    <w:r>
                      <w:rPr>
                        <w:rStyle w:val="a8"/>
                        <w:rFonts w:ascii="微软雅黑" w:eastAsia="微软雅黑" w:hAnsi="微软雅黑"/>
                        <w:sz w:val="32"/>
                        <w:szCs w:val="36"/>
                      </w:rPr>
                      <w:t>_20170712_00</w:t>
                    </w:r>
                    <w:r w:rsidRPr="00EE66D3">
                      <w:rPr>
                        <w:rStyle w:val="a8"/>
                        <w:rFonts w:ascii="微软雅黑" w:eastAsia="微软雅黑" w:hAnsi="微软雅黑"/>
                        <w:sz w:val="32"/>
                        <w:szCs w:val="36"/>
                      </w:rPr>
                      <w:t>.</w:t>
                    </w:r>
                    <w:r w:rsidRPr="00EE66D3">
                      <w:rPr>
                        <w:rStyle w:val="a8"/>
                        <w:rFonts w:ascii="微软雅黑" w:eastAsia="微软雅黑" w:hAnsi="微软雅黑" w:hint="eastAsia"/>
                        <w:sz w:val="32"/>
                        <w:szCs w:val="36"/>
                      </w:rPr>
                      <w:t>verf</w:t>
                    </w:r>
                  </w:hyperlink>
                </w:p>
                <w:p w:rsidR="009D76CE" w:rsidRDefault="009D76CE" w:rsidP="00262183">
                  <w:r>
                    <w:t xml:space="preserve">  [</w:t>
                  </w:r>
                  <w:r>
                    <w:rPr>
                      <w:rFonts w:hint="eastAsia"/>
                    </w:rPr>
                    <w:t>子公司名</w:t>
                  </w:r>
                  <w:r>
                    <w:rPr>
                      <w:rFonts w:hint="eastAsia"/>
                    </w:rPr>
                    <w:t>]</w:t>
                  </w:r>
                  <w:r>
                    <w:t>_[</w:t>
                  </w:r>
                  <w:r>
                    <w:rPr>
                      <w:rFonts w:hint="eastAsia"/>
                    </w:rPr>
                    <w:t>项目名</w:t>
                  </w:r>
                  <w:r>
                    <w:rPr>
                      <w:rFonts w:hint="eastAsia"/>
                    </w:rPr>
                    <w:t>]</w:t>
                  </w:r>
                  <w:r>
                    <w:t>_[</w:t>
                  </w:r>
                  <w:r>
                    <w:rPr>
                      <w:rFonts w:hint="eastAsia"/>
                    </w:rPr>
                    <w:t>分类</w:t>
                  </w:r>
                  <w:r>
                    <w:rPr>
                      <w:rFonts w:ascii="Times New Roman" w:hAnsi="Times New Roman"/>
                    </w:rPr>
                    <w:t>]</w:t>
                  </w:r>
                  <w:r>
                    <w:t>_[</w:t>
                  </w:r>
                  <w:r>
                    <w:rPr>
                      <w:rFonts w:hint="eastAsia"/>
                    </w:rPr>
                    <w:t>日期</w:t>
                  </w:r>
                  <w:r>
                    <w:rPr>
                      <w:rFonts w:hint="eastAsia"/>
                    </w:rPr>
                    <w:t>]</w:t>
                  </w:r>
                  <w:r w:rsidRPr="008F2471">
                    <w:rPr>
                      <w:rFonts w:hint="eastAsia"/>
                    </w:rPr>
                    <w:t xml:space="preserve"> _ [</w:t>
                  </w:r>
                  <w:r w:rsidRPr="008F2471">
                    <w:rPr>
                      <w:rFonts w:hint="eastAsia"/>
                    </w:rPr>
                    <w:t>重传序号</w:t>
                  </w:r>
                  <w:r w:rsidRPr="008F2471">
                    <w:rPr>
                      <w:rFonts w:hint="eastAsia"/>
                    </w:rPr>
                    <w:t>]</w:t>
                  </w:r>
                  <w:r>
                    <w:t>.</w:t>
                  </w:r>
                  <w:r>
                    <w:rPr>
                      <w:rFonts w:hint="eastAsia"/>
                    </w:rPr>
                    <w:t>文件类型</w:t>
                  </w:r>
                </w:p>
              </w:txbxContent>
            </v:textbox>
            <w10:wrap type="none"/>
            <w10:anchorlock/>
          </v:shape>
        </w:pict>
      </w:r>
    </w:p>
    <w:p w:rsidR="00262183" w:rsidRPr="00262183" w:rsidRDefault="00262183" w:rsidP="00262183">
      <w:pPr>
        <w:pStyle w:val="af3"/>
        <w:spacing w:afterLines="0" w:line="360" w:lineRule="auto"/>
        <w:rPr>
          <w:sz w:val="24"/>
          <w:szCs w:val="24"/>
        </w:rPr>
      </w:pPr>
    </w:p>
    <w:p w:rsidR="0066630E" w:rsidRDefault="0066630E" w:rsidP="0066630E">
      <w:pPr>
        <w:pStyle w:val="3"/>
        <w:rPr>
          <w:rFonts w:asciiTheme="minorEastAsia" w:eastAsiaTheme="minorEastAsia" w:hAnsiTheme="minorEastAsia"/>
          <w:color w:val="000000" w:themeColor="text1"/>
        </w:rPr>
      </w:pPr>
      <w:bookmarkStart w:id="42" w:name="_Toc496097630"/>
      <w:bookmarkEnd w:id="35"/>
      <w:r>
        <w:rPr>
          <w:rFonts w:asciiTheme="minorEastAsia" w:eastAsiaTheme="minorEastAsia" w:hAnsiTheme="minorEastAsia" w:hint="eastAsia"/>
          <w:color w:val="000000" w:themeColor="text1"/>
        </w:rPr>
        <w:t>视频</w:t>
      </w:r>
      <w:r>
        <w:rPr>
          <w:rFonts w:asciiTheme="minorEastAsia" w:eastAsiaTheme="minorEastAsia" w:hAnsiTheme="minorEastAsia"/>
          <w:color w:val="000000" w:themeColor="text1"/>
        </w:rPr>
        <w:t>模型训练</w:t>
      </w:r>
      <w:bookmarkEnd w:id="42"/>
    </w:p>
    <w:p w:rsidR="00C32408" w:rsidRDefault="00C32408" w:rsidP="00C32408">
      <w:pPr>
        <w:pStyle w:val="4"/>
      </w:pPr>
      <w:r>
        <w:t>数据表</w:t>
      </w:r>
    </w:p>
    <w:p w:rsidR="004008C5" w:rsidRDefault="00556831" w:rsidP="00556831">
      <w:pPr>
        <w:spacing w:line="360" w:lineRule="auto"/>
      </w:pPr>
      <w:r>
        <w:rPr>
          <w:rFonts w:asciiTheme="minorEastAsia" w:eastAsiaTheme="minorEastAsia" w:hAnsiTheme="minorEastAsia" w:hint="eastAsia"/>
          <w:sz w:val="24"/>
        </w:rPr>
        <w:t>动作</w:t>
      </w:r>
      <w:r>
        <w:rPr>
          <w:rFonts w:asciiTheme="minorEastAsia" w:eastAsiaTheme="minorEastAsia" w:hAnsiTheme="minorEastAsia"/>
          <w:sz w:val="24"/>
        </w:rPr>
        <w:t>模型表</w:t>
      </w:r>
      <w:r>
        <w:rPr>
          <w:rFonts w:asciiTheme="minorEastAsia" w:eastAsiaTheme="minorEastAsia" w:hAnsiTheme="minorEastAsia" w:hint="eastAsia"/>
          <w:sz w:val="24"/>
        </w:rPr>
        <w:t>（</w:t>
      </w:r>
      <w:r>
        <w:rPr>
          <w:rFonts w:asciiTheme="minorEastAsia" w:eastAsiaTheme="minorEastAsia" w:hAnsiTheme="minorEastAsia"/>
          <w:sz w:val="24"/>
        </w:rPr>
        <w:t>action_model</w:t>
      </w:r>
      <w:r>
        <w:rPr>
          <w:rFonts w:asciiTheme="minorEastAsia" w:eastAsiaTheme="minorEastAsia" w:hAnsiTheme="minorEastAsia" w:hint="eastAsia"/>
          <w:sz w:val="24"/>
        </w:rPr>
        <w:t>）、</w:t>
      </w:r>
      <w:r>
        <w:rPr>
          <w:rFonts w:asciiTheme="minorEastAsia" w:eastAsiaTheme="minorEastAsia" w:hAnsiTheme="minorEastAsia"/>
          <w:sz w:val="24"/>
        </w:rPr>
        <w:t>模型版本表（</w:t>
      </w:r>
      <w:r>
        <w:rPr>
          <w:rFonts w:asciiTheme="minorEastAsia" w:eastAsiaTheme="minorEastAsia" w:hAnsiTheme="minorEastAsia" w:hint="eastAsia"/>
          <w:sz w:val="24"/>
        </w:rPr>
        <w:t>action_model_version</w:t>
      </w:r>
      <w:r>
        <w:rPr>
          <w:rFonts w:asciiTheme="minorEastAsia" w:eastAsiaTheme="minorEastAsia" w:hAnsiTheme="minorEastAsia"/>
          <w:sz w:val="24"/>
        </w:rPr>
        <w:t>）</w:t>
      </w:r>
      <w:r>
        <w:rPr>
          <w:rFonts w:asciiTheme="minorEastAsia" w:eastAsiaTheme="minorEastAsia" w:hAnsiTheme="minorEastAsia" w:hint="eastAsia"/>
          <w:sz w:val="24"/>
        </w:rPr>
        <w:t>、</w:t>
      </w:r>
      <w:r>
        <w:rPr>
          <w:rFonts w:asciiTheme="minorEastAsia" w:eastAsiaTheme="minorEastAsia" w:hAnsiTheme="minorEastAsia"/>
          <w:sz w:val="24"/>
        </w:rPr>
        <w:t>模型日志</w:t>
      </w:r>
      <w:r>
        <w:rPr>
          <w:rFonts w:asciiTheme="minorEastAsia" w:eastAsiaTheme="minorEastAsia" w:hAnsiTheme="minorEastAsia"/>
          <w:sz w:val="24"/>
        </w:rPr>
        <w:lastRenderedPageBreak/>
        <w:t>表（</w:t>
      </w:r>
      <w:r>
        <w:rPr>
          <w:rFonts w:asciiTheme="minorEastAsia" w:eastAsiaTheme="minorEastAsia" w:hAnsiTheme="minorEastAsia" w:hint="eastAsia"/>
          <w:sz w:val="24"/>
        </w:rPr>
        <w:t>action_model</w:t>
      </w:r>
      <w:r>
        <w:rPr>
          <w:rFonts w:asciiTheme="minorEastAsia" w:eastAsiaTheme="minorEastAsia" w:hAnsiTheme="minorEastAsia"/>
          <w:sz w:val="24"/>
        </w:rPr>
        <w:t>_log）</w:t>
      </w:r>
    </w:p>
    <w:p w:rsidR="00C32408" w:rsidRDefault="00556831" w:rsidP="00C32408">
      <w:pPr>
        <w:pStyle w:val="4"/>
      </w:pPr>
      <w:r>
        <w:rPr>
          <w:rFonts w:hint="eastAsia"/>
        </w:rPr>
        <w:t>主要</w:t>
      </w:r>
      <w:r>
        <w:t>功能</w:t>
      </w:r>
    </w:p>
    <w:p w:rsidR="000F6046" w:rsidRDefault="000F6046" w:rsidP="000F6046">
      <w:pPr>
        <w:pStyle w:val="21"/>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根据数据标注的结果，对每个动作分别进行模型训练，形成模型文件。模型要可以跟踪并识别用户运动全过程各个肢体部位的动作。训练准确度不低于90%，，在单片GPU下1秒处理至少15帧480p图像。</w:t>
      </w:r>
    </w:p>
    <w:p w:rsidR="000F6046" w:rsidRDefault="000F6046" w:rsidP="000F6046">
      <w:pPr>
        <w:pStyle w:val="21"/>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模型训练系统环境要求：</w:t>
      </w:r>
    </w:p>
    <w:tbl>
      <w:tblPr>
        <w:tblW w:w="0" w:type="auto"/>
        <w:shd w:val="clear" w:color="auto" w:fill="FFFFFF"/>
        <w:tblCellMar>
          <w:left w:w="0" w:type="dxa"/>
          <w:right w:w="0" w:type="dxa"/>
        </w:tblCellMar>
        <w:tblLook w:val="04A0"/>
      </w:tblPr>
      <w:tblGrid>
        <w:gridCol w:w="1371"/>
        <w:gridCol w:w="3021"/>
        <w:gridCol w:w="2759"/>
        <w:gridCol w:w="1371"/>
      </w:tblGrid>
      <w:tr w:rsidR="000F6046" w:rsidTr="00D767E9">
        <w:tc>
          <w:tcPr>
            <w:tcW w:w="70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运行环境</w:t>
            </w:r>
          </w:p>
        </w:tc>
        <w:tc>
          <w:tcPr>
            <w:tcW w:w="32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要求</w:t>
            </w:r>
          </w:p>
        </w:tc>
        <w:tc>
          <w:tcPr>
            <w:tcW w:w="297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备注</w:t>
            </w:r>
          </w:p>
        </w:tc>
        <w:tc>
          <w:tcPr>
            <w:tcW w:w="135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运行环境</w:t>
            </w:r>
          </w:p>
        </w:tc>
      </w:tr>
      <w:tr w:rsidR="000F6046" w:rsidTr="00D767E9">
        <w:tc>
          <w:tcPr>
            <w:tcW w:w="70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gcc版本</w:t>
            </w:r>
          </w:p>
        </w:tc>
        <w:tc>
          <w:tcPr>
            <w:tcW w:w="32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4.8及以上</w:t>
            </w:r>
          </w:p>
        </w:tc>
        <w:tc>
          <w:tcPr>
            <w:tcW w:w="29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 </w:t>
            </w:r>
          </w:p>
        </w:tc>
        <w:tc>
          <w:tcPr>
            <w:tcW w:w="13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gcc版本</w:t>
            </w:r>
          </w:p>
        </w:tc>
      </w:tr>
      <w:tr w:rsidR="000F6046" w:rsidTr="00D767E9">
        <w:tc>
          <w:tcPr>
            <w:tcW w:w="70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Python版本</w:t>
            </w:r>
          </w:p>
        </w:tc>
        <w:tc>
          <w:tcPr>
            <w:tcW w:w="32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2.7.10以上，3.0以下</w:t>
            </w:r>
          </w:p>
        </w:tc>
        <w:tc>
          <w:tcPr>
            <w:tcW w:w="29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python3.0及以上版本与2.x系列版本不兼容</w:t>
            </w:r>
          </w:p>
        </w:tc>
        <w:tc>
          <w:tcPr>
            <w:tcW w:w="13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Python版本</w:t>
            </w:r>
          </w:p>
        </w:tc>
      </w:tr>
      <w:tr w:rsidR="000F6046" w:rsidTr="00D767E9">
        <w:tc>
          <w:tcPr>
            <w:tcW w:w="70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Cuda/cublas版本</w:t>
            </w:r>
          </w:p>
        </w:tc>
        <w:tc>
          <w:tcPr>
            <w:tcW w:w="32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推荐6.5及以上</w:t>
            </w:r>
          </w:p>
        </w:tc>
        <w:tc>
          <w:tcPr>
            <w:tcW w:w="29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rPr>
                <w:rFonts w:ascii="宋体" w:hAnsi="宋体" w:cs="宋体"/>
                <w:color w:val="000000"/>
                <w:kern w:val="0"/>
                <w:szCs w:val="21"/>
              </w:rPr>
            </w:pPr>
          </w:p>
        </w:tc>
        <w:tc>
          <w:tcPr>
            <w:tcW w:w="13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Cuda/cublas版本</w:t>
            </w:r>
          </w:p>
        </w:tc>
      </w:tr>
      <w:tr w:rsidR="000F6046" w:rsidTr="00D767E9">
        <w:tc>
          <w:tcPr>
            <w:tcW w:w="70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Cudnn版本</w:t>
            </w:r>
          </w:p>
        </w:tc>
        <w:tc>
          <w:tcPr>
            <w:tcW w:w="32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推荐5.0及以上</w:t>
            </w:r>
          </w:p>
        </w:tc>
        <w:tc>
          <w:tcPr>
            <w:tcW w:w="29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rPr>
                <w:rFonts w:ascii="宋体" w:hAnsi="宋体" w:cs="宋体"/>
                <w:color w:val="000000"/>
                <w:kern w:val="0"/>
                <w:szCs w:val="21"/>
              </w:rPr>
            </w:pPr>
          </w:p>
        </w:tc>
        <w:tc>
          <w:tcPr>
            <w:tcW w:w="13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Cudnn版本</w:t>
            </w:r>
          </w:p>
        </w:tc>
      </w:tr>
      <w:tr w:rsidR="000F6046" w:rsidTr="00D767E9">
        <w:tc>
          <w:tcPr>
            <w:tcW w:w="704"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GPU驱动</w:t>
            </w:r>
          </w:p>
        </w:tc>
        <w:tc>
          <w:tcPr>
            <w:tcW w:w="32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NV驱动 381.04</w:t>
            </w:r>
          </w:p>
        </w:tc>
        <w:tc>
          <w:tcPr>
            <w:tcW w:w="29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rPr>
                <w:rFonts w:ascii="宋体" w:hAnsi="宋体" w:cs="宋体"/>
                <w:color w:val="000000"/>
                <w:kern w:val="0"/>
                <w:szCs w:val="21"/>
              </w:rPr>
            </w:pPr>
          </w:p>
        </w:tc>
        <w:tc>
          <w:tcPr>
            <w:tcW w:w="13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GPU驱动</w:t>
            </w:r>
          </w:p>
        </w:tc>
      </w:tr>
      <w:tr w:rsidR="000F6046" w:rsidTr="00D767E9">
        <w:tc>
          <w:tcPr>
            <w:tcW w:w="704" w:type="dxa"/>
            <w:tcBorders>
              <w:top w:val="nil"/>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Linux</w:t>
            </w:r>
          </w:p>
        </w:tc>
        <w:tc>
          <w:tcPr>
            <w:tcW w:w="3260"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操作系统内核Centos7.2</w:t>
            </w:r>
          </w:p>
        </w:tc>
        <w:tc>
          <w:tcPr>
            <w:tcW w:w="2977"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rPr>
                <w:rFonts w:ascii="宋体" w:hAnsi="宋体" w:cs="宋体"/>
                <w:color w:val="000000"/>
                <w:kern w:val="0"/>
                <w:szCs w:val="21"/>
              </w:rPr>
            </w:pPr>
          </w:p>
        </w:tc>
        <w:tc>
          <w:tcPr>
            <w:tcW w:w="135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left"/>
              <w:rPr>
                <w:rFonts w:ascii="Times New Roman" w:hAnsi="Times New Roman"/>
                <w:kern w:val="0"/>
                <w:sz w:val="20"/>
                <w:szCs w:val="20"/>
              </w:rPr>
            </w:pPr>
          </w:p>
        </w:tc>
      </w:tr>
      <w:tr w:rsidR="000F6046" w:rsidTr="00D767E9">
        <w:tc>
          <w:tcPr>
            <w:tcW w:w="704"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TensorFlow</w:t>
            </w:r>
          </w:p>
        </w:tc>
        <w:tc>
          <w:tcPr>
            <w:tcW w:w="3260"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推荐1.2.0及以上</w:t>
            </w:r>
          </w:p>
        </w:tc>
        <w:tc>
          <w:tcPr>
            <w:tcW w:w="297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0F6046" w:rsidRDefault="000F6046" w:rsidP="00D767E9">
            <w:pPr>
              <w:widowControl/>
              <w:jc w:val="center"/>
              <w:rPr>
                <w:rFonts w:ascii="宋体" w:hAnsi="宋体" w:cs="宋体"/>
                <w:color w:val="000000"/>
                <w:kern w:val="0"/>
                <w:szCs w:val="21"/>
              </w:rPr>
            </w:pPr>
          </w:p>
        </w:tc>
        <w:tc>
          <w:tcPr>
            <w:tcW w:w="13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0F6046" w:rsidRDefault="000F6046" w:rsidP="00D767E9">
            <w:pPr>
              <w:widowControl/>
              <w:jc w:val="center"/>
              <w:rPr>
                <w:rFonts w:ascii="宋体" w:hAnsi="宋体" w:cs="宋体"/>
                <w:color w:val="000000"/>
                <w:kern w:val="0"/>
                <w:szCs w:val="21"/>
              </w:rPr>
            </w:pPr>
          </w:p>
        </w:tc>
      </w:tr>
    </w:tbl>
    <w:p w:rsidR="000F6046" w:rsidRDefault="000F6046" w:rsidP="000F6046">
      <w:pPr>
        <w:pStyle w:val="21"/>
        <w:spacing w:after="0" w:line="360" w:lineRule="auto"/>
        <w:ind w:leftChars="0" w:left="0" w:firstLine="480"/>
        <w:rPr>
          <w:rFonts w:ascii="宋体" w:hAnsi="宋体" w:cs="宋体"/>
          <w:color w:val="000000" w:themeColor="text1"/>
          <w:sz w:val="24"/>
        </w:rPr>
      </w:pPr>
    </w:p>
    <w:p w:rsidR="000F6046" w:rsidRDefault="000F6046" w:rsidP="000F6046">
      <w:pPr>
        <w:pStyle w:val="21"/>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模型训练需要依赖标注好的标准训练动作数据和</w:t>
      </w:r>
      <w:r>
        <w:rPr>
          <w:rFonts w:ascii="宋体" w:hAnsi="宋体" w:cs="宋体"/>
          <w:color w:val="000000" w:themeColor="text1"/>
          <w:sz w:val="24"/>
        </w:rPr>
        <w:t>网络结构</w:t>
      </w:r>
      <w:r>
        <w:rPr>
          <w:rFonts w:ascii="宋体" w:hAnsi="宋体" w:cs="宋体" w:hint="eastAsia"/>
          <w:color w:val="000000" w:themeColor="text1"/>
          <w:sz w:val="24"/>
        </w:rPr>
        <w:t>，模型训练步骤：</w:t>
      </w:r>
    </w:p>
    <w:p w:rsidR="000F6046" w:rsidRPr="000F6046" w:rsidRDefault="000F6046" w:rsidP="00E124B7">
      <w:pPr>
        <w:pStyle w:val="21"/>
        <w:numPr>
          <w:ilvl w:val="0"/>
          <w:numId w:val="52"/>
        </w:numPr>
        <w:spacing w:after="0" w:line="360" w:lineRule="auto"/>
        <w:ind w:leftChars="0" w:firstLineChars="0"/>
        <w:rPr>
          <w:rFonts w:ascii="宋体" w:hAnsi="宋体" w:cs="宋体"/>
          <w:b/>
          <w:color w:val="000000" w:themeColor="text1"/>
          <w:sz w:val="24"/>
        </w:rPr>
      </w:pPr>
      <w:r w:rsidRPr="000F6046">
        <w:rPr>
          <w:rFonts w:ascii="宋体" w:hAnsi="宋体" w:cs="宋体" w:hint="eastAsia"/>
          <w:b/>
          <w:color w:val="000000" w:themeColor="text1"/>
          <w:sz w:val="24"/>
        </w:rPr>
        <w:t>训练环境部署</w:t>
      </w:r>
    </w:p>
    <w:p w:rsidR="000F6046" w:rsidRDefault="000F6046" w:rsidP="000F6046">
      <w:pPr>
        <w:pStyle w:val="21"/>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在进行训练之前，需要将训练所需的预训练数据集、代码、预处理脚本等都配置到统一工程目录中，在</w:t>
      </w:r>
      <w:r>
        <w:rPr>
          <w:rFonts w:ascii="宋体" w:hAnsi="宋体" w:cs="宋体"/>
          <w:color w:val="000000" w:themeColor="text1"/>
          <w:sz w:val="24"/>
        </w:rPr>
        <w:t>服务器上</w:t>
      </w:r>
      <w:r>
        <w:rPr>
          <w:rFonts w:ascii="宋体" w:hAnsi="宋体" w:cs="宋体" w:hint="eastAsia"/>
          <w:color w:val="000000" w:themeColor="text1"/>
          <w:sz w:val="24"/>
        </w:rPr>
        <w:t>建立目录结构如下：</w:t>
      </w:r>
    </w:p>
    <w:p w:rsidR="000F6046" w:rsidRDefault="00001308" w:rsidP="000F6046">
      <w:pPr>
        <w:pStyle w:val="21"/>
        <w:spacing w:after="0" w:line="360" w:lineRule="auto"/>
        <w:ind w:leftChars="0" w:left="0" w:firstLineChars="0" w:firstLine="0"/>
        <w:jc w:val="center"/>
      </w:pPr>
      <w:r>
        <w:pict>
          <v:shape id="文本框 31" o:spid="_x0000_s1031" type="#_x0000_t202" style="width:415.3pt;height:135.4pt;visibility:visible;mso-position-horizontal-relative:char;mso-position-vertical-relative:line">
            <v:textbox style="mso-fit-shape-to-text:t">
              <w:txbxContent>
                <w:p w:rsidR="009D76CE" w:rsidRDefault="009D76CE" w:rsidP="000F6046">
                  <w:pPr>
                    <w:rPr>
                      <w:rStyle w:val="a8"/>
                      <w:rFonts w:ascii="微软雅黑" w:eastAsia="微软雅黑" w:hAnsi="微软雅黑"/>
                      <w:sz w:val="28"/>
                      <w:szCs w:val="36"/>
                    </w:rPr>
                  </w:pPr>
                  <w:r>
                    <w:rPr>
                      <w:rStyle w:val="a8"/>
                      <w:rFonts w:ascii="微软雅黑" w:eastAsia="微软雅黑" w:hAnsi="微软雅黑" w:hint="eastAsia"/>
                      <w:sz w:val="28"/>
                      <w:szCs w:val="36"/>
                    </w:rPr>
                    <w:t>Work</w:t>
                  </w:r>
                </w:p>
                <w:p w:rsidR="009D76CE" w:rsidRPr="00D83EC6" w:rsidRDefault="009D76CE" w:rsidP="000F6046">
                  <w:pPr>
                    <w:pStyle w:val="ab"/>
                    <w:snapToGrid w:val="0"/>
                    <w:ind w:left="357" w:firstLineChars="0" w:firstLine="0"/>
                    <w:rPr>
                      <w:sz w:val="24"/>
                    </w:rPr>
                  </w:pPr>
                  <w:r w:rsidRPr="00D83EC6">
                    <w:rPr>
                      <w:rFonts w:ascii="微软雅黑" w:eastAsia="微软雅黑" w:hAnsi="微软雅黑" w:hint="eastAsia"/>
                      <w:color w:val="0000FF"/>
                      <w:sz w:val="24"/>
                      <w:szCs w:val="36"/>
                    </w:rPr>
                    <w:t>-</w:t>
                  </w:r>
                  <w:r>
                    <w:rPr>
                      <w:rFonts w:ascii="微软雅黑" w:eastAsia="微软雅黑" w:hAnsi="微软雅黑" w:hint="eastAsia"/>
                      <w:color w:val="0000FF"/>
                      <w:sz w:val="24"/>
                      <w:szCs w:val="36"/>
                    </w:rPr>
                    <w:t>dataset(训练数据目录)</w:t>
                  </w:r>
                </w:p>
                <w:p w:rsidR="009D76CE" w:rsidRPr="00D83EC6" w:rsidRDefault="009D76CE" w:rsidP="000F6046">
                  <w:pPr>
                    <w:pStyle w:val="ab"/>
                    <w:snapToGrid w:val="0"/>
                    <w:ind w:left="357" w:firstLineChars="0" w:firstLine="0"/>
                    <w:rPr>
                      <w:rFonts w:ascii="微软雅黑" w:eastAsia="微软雅黑" w:hAnsi="微软雅黑"/>
                      <w:color w:val="0000FF"/>
                      <w:sz w:val="24"/>
                      <w:szCs w:val="36"/>
                    </w:rPr>
                  </w:pPr>
                  <w:r w:rsidRPr="00D83EC6">
                    <w:rPr>
                      <w:rFonts w:ascii="微软雅黑" w:eastAsia="微软雅黑" w:hAnsi="微软雅黑" w:hint="eastAsia"/>
                      <w:color w:val="0000FF"/>
                      <w:sz w:val="24"/>
                      <w:szCs w:val="36"/>
                    </w:rPr>
                    <w:t>-</w:t>
                  </w:r>
                  <w:r>
                    <w:rPr>
                      <w:rFonts w:ascii="微软雅黑" w:eastAsia="微软雅黑" w:hAnsi="微软雅黑" w:hint="eastAsia"/>
                      <w:color w:val="0000FF"/>
                      <w:sz w:val="24"/>
                      <w:szCs w:val="36"/>
                    </w:rPr>
                    <w:t>code</w:t>
                  </w:r>
                  <w:r w:rsidRPr="00D83EC6">
                    <w:rPr>
                      <w:rFonts w:ascii="微软雅黑" w:eastAsia="微软雅黑" w:hAnsi="微软雅黑" w:hint="eastAsia"/>
                      <w:color w:val="0000FF"/>
                      <w:sz w:val="24"/>
                      <w:szCs w:val="36"/>
                    </w:rPr>
                    <w:t>(</w:t>
                  </w:r>
                  <w:r>
                    <w:rPr>
                      <w:rFonts w:ascii="微软雅黑" w:eastAsia="微软雅黑" w:hAnsi="微软雅黑" w:hint="eastAsia"/>
                      <w:color w:val="0000FF"/>
                      <w:sz w:val="24"/>
                      <w:szCs w:val="36"/>
                    </w:rPr>
                    <w:t>训练代码目录</w:t>
                  </w:r>
                  <w:r w:rsidRPr="00D83EC6">
                    <w:rPr>
                      <w:rFonts w:ascii="微软雅黑" w:eastAsia="微软雅黑" w:hAnsi="微软雅黑" w:hint="eastAsia"/>
                      <w:color w:val="0000FF"/>
                      <w:sz w:val="24"/>
                      <w:szCs w:val="36"/>
                    </w:rPr>
                    <w:t>)</w:t>
                  </w:r>
                </w:p>
                <w:p w:rsidR="009D76CE" w:rsidRDefault="009D76CE" w:rsidP="000F6046">
                  <w:pPr>
                    <w:pStyle w:val="ab"/>
                    <w:snapToGrid w:val="0"/>
                    <w:ind w:left="357" w:firstLineChars="0" w:firstLine="0"/>
                    <w:rPr>
                      <w:rFonts w:ascii="微软雅黑" w:eastAsia="微软雅黑" w:hAnsi="微软雅黑"/>
                      <w:color w:val="0000FF"/>
                      <w:sz w:val="24"/>
                      <w:szCs w:val="36"/>
                    </w:rPr>
                  </w:pPr>
                  <w:r w:rsidRPr="00D83EC6">
                    <w:rPr>
                      <w:rFonts w:ascii="微软雅黑" w:eastAsia="微软雅黑" w:hAnsi="微软雅黑" w:hint="eastAsia"/>
                      <w:color w:val="0000FF"/>
                      <w:sz w:val="24"/>
                      <w:szCs w:val="36"/>
                    </w:rPr>
                    <w:t xml:space="preserve">- </w:t>
                  </w:r>
                  <w:r>
                    <w:rPr>
                      <w:rFonts w:ascii="微软雅黑" w:eastAsia="微软雅黑" w:hAnsi="微软雅黑" w:hint="eastAsia"/>
                      <w:color w:val="0000FF"/>
                      <w:sz w:val="24"/>
                      <w:szCs w:val="36"/>
                    </w:rPr>
                    <w:t>script</w:t>
                  </w:r>
                  <w:r w:rsidRPr="00D83EC6">
                    <w:rPr>
                      <w:rFonts w:ascii="微软雅黑" w:eastAsia="微软雅黑" w:hAnsi="微软雅黑" w:hint="eastAsia"/>
                      <w:color w:val="0000FF"/>
                      <w:sz w:val="24"/>
                      <w:szCs w:val="36"/>
                    </w:rPr>
                    <w:t>(</w:t>
                  </w:r>
                  <w:r>
                    <w:rPr>
                      <w:rFonts w:ascii="微软雅黑" w:eastAsia="微软雅黑" w:hAnsi="微软雅黑" w:hint="eastAsia"/>
                      <w:color w:val="0000FF"/>
                      <w:sz w:val="24"/>
                      <w:szCs w:val="36"/>
                    </w:rPr>
                    <w:t>脚本目录</w:t>
                  </w:r>
                  <w:r w:rsidRPr="00D83EC6">
                    <w:rPr>
                      <w:rFonts w:ascii="微软雅黑" w:eastAsia="微软雅黑" w:hAnsi="微软雅黑" w:hint="eastAsia"/>
                      <w:color w:val="0000FF"/>
                      <w:sz w:val="24"/>
                      <w:szCs w:val="36"/>
                    </w:rPr>
                    <w:t>)</w:t>
                  </w:r>
                </w:p>
                <w:p w:rsidR="009D76CE" w:rsidRDefault="009D76CE" w:rsidP="000F6046">
                  <w:pPr>
                    <w:pStyle w:val="ab"/>
                    <w:snapToGrid w:val="0"/>
                    <w:ind w:left="357" w:firstLineChars="0" w:firstLine="0"/>
                    <w:rPr>
                      <w:rFonts w:ascii="微软雅黑" w:eastAsia="微软雅黑" w:hAnsi="微软雅黑"/>
                      <w:color w:val="0000FF"/>
                      <w:sz w:val="24"/>
                      <w:szCs w:val="36"/>
                    </w:rPr>
                  </w:pPr>
                  <w:r>
                    <w:rPr>
                      <w:rFonts w:ascii="微软雅黑" w:eastAsia="微软雅黑" w:hAnsi="微软雅黑" w:hint="eastAsia"/>
                      <w:color w:val="0000FF"/>
                      <w:sz w:val="24"/>
                      <w:szCs w:val="36"/>
                    </w:rPr>
                    <w:t>- model(训练模型结果)</w:t>
                  </w:r>
                </w:p>
                <w:p w:rsidR="009D76CE" w:rsidRDefault="009D76CE" w:rsidP="000F6046">
                  <w:pPr>
                    <w:pStyle w:val="ab"/>
                    <w:snapToGrid w:val="0"/>
                    <w:ind w:left="357" w:firstLineChars="0" w:firstLine="0"/>
                    <w:rPr>
                      <w:rFonts w:ascii="微软雅黑" w:eastAsia="微软雅黑" w:hAnsi="微软雅黑"/>
                      <w:color w:val="0000FF"/>
                      <w:szCs w:val="36"/>
                    </w:rPr>
                  </w:pPr>
                  <w:r>
                    <w:rPr>
                      <w:rFonts w:ascii="微软雅黑" w:eastAsia="微软雅黑" w:hAnsi="微软雅黑" w:hint="eastAsia"/>
                      <w:color w:val="0000FF"/>
                      <w:szCs w:val="36"/>
                    </w:rPr>
                    <w:tab/>
                    <w:t>- YYMMDDHH(训练目录)</w:t>
                  </w:r>
                </w:p>
              </w:txbxContent>
            </v:textbox>
            <w10:wrap type="none"/>
            <w10:anchorlock/>
          </v:shape>
        </w:pict>
      </w:r>
    </w:p>
    <w:p w:rsidR="000F6046" w:rsidRDefault="000F6046" w:rsidP="000F6046">
      <w:pPr>
        <w:pStyle w:val="21"/>
        <w:spacing w:after="0" w:line="360" w:lineRule="auto"/>
        <w:ind w:leftChars="0" w:left="0" w:firstLineChars="0" w:firstLine="0"/>
        <w:jc w:val="center"/>
        <w:rPr>
          <w:rFonts w:ascii="宋体" w:hAnsi="宋体" w:cs="宋体"/>
          <w:color w:val="000000" w:themeColor="text1"/>
          <w:sz w:val="24"/>
        </w:rPr>
      </w:pPr>
    </w:p>
    <w:p w:rsidR="000F6046" w:rsidRDefault="000F6046" w:rsidP="00E124B7">
      <w:pPr>
        <w:pStyle w:val="21"/>
        <w:numPr>
          <w:ilvl w:val="0"/>
          <w:numId w:val="53"/>
        </w:numPr>
        <w:spacing w:after="0" w:line="360" w:lineRule="auto"/>
        <w:ind w:leftChars="0" w:firstLineChars="0"/>
        <w:rPr>
          <w:rFonts w:ascii="宋体" w:hAnsi="宋体" w:cs="宋体"/>
          <w:color w:val="000000" w:themeColor="text1"/>
          <w:sz w:val="24"/>
        </w:rPr>
      </w:pPr>
      <w:r>
        <w:rPr>
          <w:rFonts w:ascii="宋体" w:hAnsi="宋体" w:cs="宋体" w:hint="eastAsia"/>
          <w:color w:val="000000" w:themeColor="text1"/>
          <w:sz w:val="24"/>
        </w:rPr>
        <w:t>数据集部署</w:t>
      </w:r>
    </w:p>
    <w:p w:rsidR="000F6046" w:rsidRDefault="000F6046" w:rsidP="000F6046">
      <w:pPr>
        <w:pStyle w:val="21"/>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预训练数据目录下存放作为模型的预训练数据，并和自有的预标注数据结合进行训练。训练前需要将各个数据集的数据与标注格式统一，拟采用MSCOCO的</w:t>
      </w:r>
      <w:r>
        <w:rPr>
          <w:rFonts w:ascii="宋体" w:hAnsi="宋体" w:cs="宋体" w:hint="eastAsia"/>
          <w:color w:val="000000" w:themeColor="text1"/>
          <w:sz w:val="24"/>
        </w:rPr>
        <w:lastRenderedPageBreak/>
        <w:t>格式作为标准格式，通过脚本可以将各个数据集的格式转换为标准的数据格式。</w:t>
      </w:r>
    </w:p>
    <w:p w:rsidR="000F6046" w:rsidRPr="0090474C" w:rsidRDefault="000F6046" w:rsidP="00E124B7">
      <w:pPr>
        <w:pStyle w:val="21"/>
        <w:numPr>
          <w:ilvl w:val="0"/>
          <w:numId w:val="54"/>
        </w:numPr>
        <w:spacing w:after="0" w:line="360" w:lineRule="auto"/>
        <w:ind w:leftChars="85" w:left="598" w:firstLineChars="0"/>
        <w:rPr>
          <w:rFonts w:ascii="宋体" w:hAnsi="宋体"/>
          <w:color w:val="000000" w:themeColor="text1"/>
          <w:sz w:val="24"/>
        </w:rPr>
      </w:pPr>
      <w:r>
        <w:rPr>
          <w:rFonts w:ascii="宋体" w:hAnsi="宋体" w:cs="宋体" w:hint="eastAsia"/>
          <w:color w:val="000000" w:themeColor="text1"/>
          <w:sz w:val="24"/>
        </w:rPr>
        <w:t>从外置存储设备中获取MSCOCO、MPII、Human3.6M等人体位姿估计相关的公开数据集；</w:t>
      </w:r>
    </w:p>
    <w:p w:rsidR="000F6046" w:rsidRDefault="000F6046" w:rsidP="00E124B7">
      <w:pPr>
        <w:pStyle w:val="21"/>
        <w:numPr>
          <w:ilvl w:val="0"/>
          <w:numId w:val="54"/>
        </w:numPr>
        <w:spacing w:after="0" w:line="360" w:lineRule="auto"/>
        <w:ind w:leftChars="85" w:left="598" w:firstLineChars="0"/>
        <w:rPr>
          <w:rFonts w:ascii="宋体" w:hAnsi="宋体"/>
          <w:color w:val="000000" w:themeColor="text1"/>
          <w:sz w:val="24"/>
        </w:rPr>
      </w:pPr>
      <w:r>
        <w:rPr>
          <w:rFonts w:ascii="宋体" w:hAnsi="宋体" w:cs="宋体" w:hint="eastAsia"/>
          <w:color w:val="000000" w:themeColor="text1"/>
          <w:sz w:val="24"/>
        </w:rPr>
        <w:t>修改脚本中预设的各数据集路径，并执行脚本</w:t>
      </w:r>
      <w:r>
        <w:rPr>
          <w:rStyle w:val="HTML0"/>
          <w:rFonts w:ascii="Consolas" w:hAnsi="Consolas"/>
          <w:color w:val="24292E"/>
          <w:sz w:val="20"/>
          <w:szCs w:val="20"/>
        </w:rPr>
        <w:t>bash script/getData.sh</w:t>
      </w:r>
      <w:r>
        <w:rPr>
          <w:rFonts w:ascii="宋体" w:hAnsi="宋体" w:cs="宋体" w:hint="eastAsia"/>
          <w:color w:val="000000" w:themeColor="text1"/>
          <w:sz w:val="24"/>
        </w:rPr>
        <w:t>获取所有的原始数据到</w:t>
      </w:r>
      <w:r>
        <w:rPr>
          <w:rStyle w:val="HTML0"/>
          <w:rFonts w:ascii="Consolas" w:hAnsi="Consolas"/>
          <w:color w:val="24292E"/>
          <w:sz w:val="20"/>
          <w:szCs w:val="20"/>
        </w:rPr>
        <w:t>dataset/raw_data/</w:t>
      </w:r>
      <w:r w:rsidRPr="00D83EC6">
        <w:rPr>
          <w:rFonts w:ascii="宋体" w:hAnsi="宋体" w:cs="宋体" w:hint="eastAsia"/>
          <w:color w:val="000000" w:themeColor="text1"/>
          <w:sz w:val="24"/>
        </w:rPr>
        <w:t>，同时</w:t>
      </w:r>
      <w:r>
        <w:rPr>
          <w:rFonts w:ascii="宋体" w:hAnsi="宋体" w:cs="宋体" w:hint="eastAsia"/>
          <w:color w:val="000000" w:themeColor="text1"/>
          <w:sz w:val="24"/>
        </w:rPr>
        <w:t>获取关键点标注到</w:t>
      </w:r>
      <w:r>
        <w:rPr>
          <w:rStyle w:val="HTML0"/>
          <w:rFonts w:ascii="Consolas" w:hAnsi="Consolas"/>
          <w:color w:val="24292E"/>
          <w:sz w:val="20"/>
          <w:szCs w:val="20"/>
        </w:rPr>
        <w:t>dataset/annotations/</w:t>
      </w:r>
      <w:r>
        <w:rPr>
          <w:rFonts w:ascii="宋体" w:hAnsi="宋体" w:hint="eastAsia"/>
          <w:color w:val="000000" w:themeColor="text1"/>
          <w:sz w:val="24"/>
        </w:rPr>
        <w:t>；</w:t>
      </w:r>
    </w:p>
    <w:p w:rsidR="000F6046" w:rsidRPr="0090474C" w:rsidRDefault="000F6046" w:rsidP="00E124B7">
      <w:pPr>
        <w:pStyle w:val="21"/>
        <w:numPr>
          <w:ilvl w:val="0"/>
          <w:numId w:val="54"/>
        </w:numPr>
        <w:spacing w:after="0" w:line="360" w:lineRule="auto"/>
        <w:ind w:leftChars="85" w:left="598" w:firstLineChars="0"/>
        <w:rPr>
          <w:rFonts w:ascii="宋体" w:hAnsi="宋体"/>
          <w:color w:val="000000" w:themeColor="text1"/>
          <w:sz w:val="24"/>
        </w:rPr>
      </w:pPr>
      <w:r>
        <w:rPr>
          <w:rFonts w:ascii="宋体" w:hAnsi="宋体" w:cs="宋体" w:hint="eastAsia"/>
          <w:color w:val="000000" w:themeColor="text1"/>
          <w:sz w:val="24"/>
        </w:rPr>
        <w:t>从AI</w:t>
      </w:r>
      <w:r w:rsidR="00A11B6B">
        <w:rPr>
          <w:rFonts w:ascii="宋体" w:hAnsi="宋体" w:cs="宋体" w:hint="eastAsia"/>
          <w:color w:val="000000" w:themeColor="text1"/>
          <w:sz w:val="24"/>
        </w:rPr>
        <w:t>云平台获取自有的</w:t>
      </w:r>
      <w:r>
        <w:rPr>
          <w:rFonts w:ascii="宋体" w:hAnsi="宋体" w:cs="宋体" w:hint="eastAsia"/>
          <w:color w:val="000000" w:themeColor="text1"/>
          <w:sz w:val="24"/>
        </w:rPr>
        <w:t>标注</w:t>
      </w:r>
      <w:r w:rsidR="00A11B6B">
        <w:rPr>
          <w:rFonts w:ascii="宋体" w:hAnsi="宋体" w:cs="宋体" w:hint="eastAsia"/>
          <w:color w:val="000000" w:themeColor="text1"/>
          <w:sz w:val="24"/>
        </w:rPr>
        <w:t>过</w:t>
      </w:r>
      <w:r w:rsidR="00A11B6B">
        <w:rPr>
          <w:rFonts w:ascii="宋体" w:hAnsi="宋体" w:cs="宋体"/>
          <w:color w:val="000000" w:themeColor="text1"/>
          <w:sz w:val="24"/>
        </w:rPr>
        <w:t>的样本</w:t>
      </w:r>
      <w:r>
        <w:rPr>
          <w:rFonts w:ascii="宋体" w:hAnsi="宋体" w:cs="宋体" w:hint="eastAsia"/>
          <w:color w:val="000000" w:themeColor="text1"/>
          <w:sz w:val="24"/>
        </w:rPr>
        <w:t>数据；</w:t>
      </w:r>
    </w:p>
    <w:p w:rsidR="000F6046" w:rsidRDefault="000F6046" w:rsidP="00E124B7">
      <w:pPr>
        <w:pStyle w:val="21"/>
        <w:numPr>
          <w:ilvl w:val="0"/>
          <w:numId w:val="54"/>
        </w:numPr>
        <w:spacing w:after="0" w:line="360" w:lineRule="auto"/>
        <w:ind w:leftChars="85" w:left="598" w:firstLineChars="0"/>
        <w:rPr>
          <w:rFonts w:ascii="宋体" w:hAnsi="宋体"/>
          <w:color w:val="000000" w:themeColor="text1"/>
          <w:sz w:val="24"/>
        </w:rPr>
      </w:pPr>
      <w:r>
        <w:rPr>
          <w:rFonts w:ascii="宋体" w:hAnsi="宋体" w:hint="eastAsia"/>
          <w:color w:val="000000" w:themeColor="text1"/>
          <w:sz w:val="24"/>
        </w:rPr>
        <w:t>执行脚本</w:t>
      </w:r>
      <w:r>
        <w:rPr>
          <w:rStyle w:val="HTML0"/>
          <w:rFonts w:ascii="Consolas" w:hAnsi="Consolas"/>
          <w:color w:val="24292E"/>
          <w:sz w:val="20"/>
          <w:szCs w:val="20"/>
        </w:rPr>
        <w:t>bash script/split.sh</w:t>
      </w:r>
      <w:r>
        <w:rPr>
          <w:rFonts w:ascii="宋体" w:hAnsi="宋体" w:hint="eastAsia"/>
          <w:color w:val="000000" w:themeColor="text1"/>
          <w:sz w:val="24"/>
        </w:rPr>
        <w:t>将所有原始数据随机划分为训练集(80%)，验证集(20%)，划分的数据索引将存储在</w:t>
      </w:r>
      <w:r>
        <w:rPr>
          <w:rStyle w:val="HTML0"/>
          <w:rFonts w:ascii="Consolas" w:hAnsi="Consolas"/>
          <w:color w:val="24292E"/>
          <w:sz w:val="20"/>
          <w:szCs w:val="20"/>
        </w:rPr>
        <w:t>dataset/split/train.txt</w:t>
      </w:r>
      <w:r>
        <w:rPr>
          <w:rFonts w:ascii="宋体" w:hAnsi="宋体" w:hint="eastAsia"/>
          <w:color w:val="000000" w:themeColor="text1"/>
          <w:sz w:val="24"/>
        </w:rPr>
        <w:t>和</w:t>
      </w:r>
      <w:r>
        <w:rPr>
          <w:rStyle w:val="HTML0"/>
          <w:rFonts w:ascii="Consolas" w:hAnsi="Consolas"/>
          <w:color w:val="24292E"/>
          <w:sz w:val="20"/>
          <w:szCs w:val="20"/>
        </w:rPr>
        <w:t>dataset/split/val.txt</w:t>
      </w:r>
      <w:r>
        <w:rPr>
          <w:rFonts w:ascii="宋体" w:hAnsi="宋体" w:hint="eastAsia"/>
          <w:color w:val="000000" w:themeColor="text1"/>
          <w:sz w:val="24"/>
        </w:rPr>
        <w:t>中。</w:t>
      </w:r>
    </w:p>
    <w:p w:rsidR="000F6046" w:rsidRDefault="000F6046" w:rsidP="00E124B7">
      <w:pPr>
        <w:pStyle w:val="21"/>
        <w:numPr>
          <w:ilvl w:val="0"/>
          <w:numId w:val="53"/>
        </w:numPr>
        <w:spacing w:after="0" w:line="360" w:lineRule="auto"/>
        <w:ind w:leftChars="0" w:firstLineChars="0"/>
        <w:rPr>
          <w:rFonts w:ascii="宋体" w:hAnsi="宋体" w:cs="宋体"/>
          <w:color w:val="000000" w:themeColor="text1"/>
          <w:sz w:val="24"/>
        </w:rPr>
      </w:pPr>
      <w:r>
        <w:rPr>
          <w:rFonts w:ascii="宋体" w:hAnsi="宋体" w:cs="宋体" w:hint="eastAsia"/>
          <w:color w:val="000000" w:themeColor="text1"/>
          <w:sz w:val="24"/>
        </w:rPr>
        <w:t>训练依赖环境部署</w:t>
      </w:r>
    </w:p>
    <w:p w:rsidR="000F6046" w:rsidRDefault="000F6046" w:rsidP="000F6046">
      <w:pPr>
        <w:pStyle w:val="21"/>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在完成数据准备后，需要配置训练环境，单目人体位姿估计的网络是在原有的网络结构基础上进行修改，将网络输出模块修改为可以回归位姿的卷积姿态机(CPM)模型。</w:t>
      </w:r>
    </w:p>
    <w:p w:rsidR="000F6046" w:rsidRDefault="000F6046" w:rsidP="00E124B7">
      <w:pPr>
        <w:pStyle w:val="21"/>
        <w:numPr>
          <w:ilvl w:val="0"/>
          <w:numId w:val="55"/>
        </w:numPr>
        <w:spacing w:after="0" w:line="360" w:lineRule="auto"/>
        <w:ind w:leftChars="85" w:left="598" w:firstLineChars="0"/>
        <w:rPr>
          <w:rFonts w:ascii="宋体" w:hAnsi="宋体" w:cs="宋体"/>
          <w:color w:val="000000" w:themeColor="text1"/>
          <w:sz w:val="24"/>
        </w:rPr>
      </w:pPr>
      <w:r>
        <w:rPr>
          <w:rFonts w:ascii="宋体" w:hAnsi="宋体" w:cs="宋体" w:hint="eastAsia"/>
          <w:color w:val="000000" w:themeColor="text1"/>
          <w:sz w:val="24"/>
        </w:rPr>
        <w:t>从外部存储设备中获取人体位姿估计网络的代码，放置</w:t>
      </w:r>
      <w:r>
        <w:rPr>
          <w:rStyle w:val="HTML0"/>
          <w:rFonts w:ascii="Consolas" w:hAnsi="Consolas"/>
          <w:sz w:val="20"/>
          <w:szCs w:val="20"/>
        </w:rPr>
        <w:t>code/pose</w:t>
      </w:r>
      <w:r>
        <w:rPr>
          <w:rFonts w:ascii="宋体" w:hAnsi="宋体" w:hint="eastAsia"/>
          <w:color w:val="000000" w:themeColor="text1"/>
          <w:sz w:val="24"/>
        </w:rPr>
        <w:t>目录下</w:t>
      </w:r>
      <w:r>
        <w:rPr>
          <w:rFonts w:ascii="宋体" w:hAnsi="宋体" w:cs="宋体" w:hint="eastAsia"/>
          <w:color w:val="000000" w:themeColor="text1"/>
          <w:sz w:val="24"/>
        </w:rPr>
        <w:t>。</w:t>
      </w:r>
    </w:p>
    <w:p w:rsidR="000F6046" w:rsidRDefault="000F6046" w:rsidP="00E124B7">
      <w:pPr>
        <w:pStyle w:val="21"/>
        <w:numPr>
          <w:ilvl w:val="0"/>
          <w:numId w:val="55"/>
        </w:numPr>
        <w:spacing w:after="0" w:line="360" w:lineRule="auto"/>
        <w:ind w:leftChars="85" w:left="598" w:firstLineChars="0"/>
        <w:rPr>
          <w:rFonts w:ascii="宋体" w:hAnsi="宋体" w:cs="宋体"/>
          <w:color w:val="000000" w:themeColor="text1"/>
          <w:sz w:val="24"/>
        </w:rPr>
      </w:pPr>
      <w:r>
        <w:rPr>
          <w:rFonts w:ascii="宋体" w:hAnsi="宋体" w:cs="宋体" w:hint="eastAsia"/>
          <w:color w:val="000000" w:themeColor="text1"/>
          <w:sz w:val="24"/>
        </w:rPr>
        <w:t>从外部存储设备中获取VGG19的网络结构文件</w:t>
      </w:r>
      <w:r>
        <w:rPr>
          <w:rStyle w:val="HTML0"/>
          <w:rFonts w:ascii="Consolas" w:hAnsi="Consolas"/>
          <w:sz w:val="20"/>
          <w:szCs w:val="20"/>
        </w:rPr>
        <w:t>vgg-19.prototxt</w:t>
      </w:r>
      <w:r>
        <w:rPr>
          <w:rFonts w:ascii="宋体" w:hAnsi="宋体" w:cs="宋体" w:hint="eastAsia"/>
          <w:color w:val="000000" w:themeColor="text1"/>
          <w:sz w:val="24"/>
        </w:rPr>
        <w:t>和初始参数模型</w:t>
      </w:r>
      <w:r>
        <w:rPr>
          <w:rStyle w:val="HTML0"/>
          <w:rFonts w:ascii="Consolas" w:hAnsi="Consolas"/>
          <w:sz w:val="20"/>
          <w:szCs w:val="20"/>
        </w:rPr>
        <w:t>vgg-19.caffemodel</w:t>
      </w:r>
      <w:r>
        <w:rPr>
          <w:rFonts w:ascii="宋体" w:hAnsi="宋体" w:cs="宋体" w:hint="eastAsia"/>
          <w:color w:val="000000" w:themeColor="text1"/>
          <w:sz w:val="24"/>
        </w:rPr>
        <w:t>，放置在</w:t>
      </w:r>
      <w:r>
        <w:rPr>
          <w:rStyle w:val="HTML0"/>
          <w:rFonts w:ascii="Consolas" w:hAnsi="Consolas"/>
          <w:sz w:val="20"/>
          <w:szCs w:val="20"/>
        </w:rPr>
        <w:t>model/VGG/</w:t>
      </w:r>
      <w:r>
        <w:rPr>
          <w:rFonts w:ascii="宋体" w:hAnsi="宋体" w:cs="宋体" w:hint="eastAsia"/>
          <w:color w:val="000000" w:themeColor="text1"/>
          <w:sz w:val="24"/>
        </w:rPr>
        <w:t>目录下。</w:t>
      </w:r>
    </w:p>
    <w:p w:rsidR="000F6046" w:rsidRDefault="000F6046" w:rsidP="00E124B7">
      <w:pPr>
        <w:pStyle w:val="21"/>
        <w:numPr>
          <w:ilvl w:val="0"/>
          <w:numId w:val="55"/>
        </w:numPr>
        <w:spacing w:after="0" w:line="360" w:lineRule="auto"/>
        <w:ind w:leftChars="85" w:left="598" w:firstLineChars="0"/>
        <w:rPr>
          <w:rFonts w:ascii="宋体" w:hAnsi="宋体" w:cs="宋体"/>
          <w:color w:val="000000" w:themeColor="text1"/>
          <w:sz w:val="24"/>
        </w:rPr>
      </w:pPr>
      <w:r>
        <w:rPr>
          <w:rFonts w:ascii="宋体" w:hAnsi="宋体" w:cs="宋体" w:hint="eastAsia"/>
          <w:color w:val="000000" w:themeColor="text1"/>
          <w:sz w:val="24"/>
        </w:rPr>
        <w:t>执行</w:t>
      </w:r>
      <w:r>
        <w:rPr>
          <w:rStyle w:val="HTML0"/>
          <w:rFonts w:ascii="Consolas" w:hAnsi="Consolas"/>
          <w:sz w:val="20"/>
          <w:szCs w:val="20"/>
        </w:rPr>
        <w:t>mkdir model/YYMMDDHH</w:t>
      </w:r>
      <w:r>
        <w:rPr>
          <w:rFonts w:ascii="宋体" w:hAnsi="宋体" w:cs="宋体" w:hint="eastAsia"/>
          <w:color w:val="000000" w:themeColor="text1"/>
          <w:sz w:val="24"/>
        </w:rPr>
        <w:t>在</w:t>
      </w:r>
      <w:r>
        <w:rPr>
          <w:rStyle w:val="HTML0"/>
          <w:rFonts w:ascii="Consolas" w:hAnsi="Consolas"/>
          <w:sz w:val="20"/>
          <w:szCs w:val="20"/>
        </w:rPr>
        <w:t>model/</w:t>
      </w:r>
      <w:r>
        <w:rPr>
          <w:rFonts w:ascii="宋体" w:hAnsi="宋体" w:cs="宋体" w:hint="eastAsia"/>
          <w:color w:val="000000" w:themeColor="text1"/>
          <w:sz w:val="24"/>
        </w:rPr>
        <w:t>目录下新建训练输出文件夹</w:t>
      </w:r>
      <w:r>
        <w:rPr>
          <w:rStyle w:val="HTML0"/>
          <w:rFonts w:ascii="Consolas" w:hAnsi="Consolas"/>
          <w:sz w:val="20"/>
          <w:szCs w:val="20"/>
        </w:rPr>
        <w:t>model/YYMMDDHH</w:t>
      </w:r>
      <w:r>
        <w:rPr>
          <w:rFonts w:ascii="宋体" w:hAnsi="宋体" w:cs="宋体" w:hint="eastAsia"/>
          <w:color w:val="000000" w:themeColor="text1"/>
          <w:sz w:val="24"/>
        </w:rPr>
        <w:t>，并执行</w:t>
      </w:r>
      <w:r>
        <w:rPr>
          <w:rStyle w:val="HTML0"/>
          <w:rFonts w:ascii="Consolas" w:hAnsi="Consolas"/>
          <w:sz w:val="20"/>
          <w:szCs w:val="20"/>
        </w:rPr>
        <w:t>cp model/VGG/vgg-19.prototxt model/YYMMDDHH/vgg-19-cpm.prototxt</w:t>
      </w:r>
      <w:r>
        <w:rPr>
          <w:rFonts w:ascii="宋体" w:hAnsi="宋体" w:cs="宋体" w:hint="eastAsia"/>
          <w:color w:val="000000" w:themeColor="text1"/>
          <w:sz w:val="24"/>
        </w:rPr>
        <w:t>复制原始网络结构文件到该文件夹下。</w:t>
      </w:r>
    </w:p>
    <w:p w:rsidR="000F6046" w:rsidRDefault="000F6046" w:rsidP="00E124B7">
      <w:pPr>
        <w:pStyle w:val="21"/>
        <w:numPr>
          <w:ilvl w:val="0"/>
          <w:numId w:val="55"/>
        </w:numPr>
        <w:spacing w:after="0" w:line="360" w:lineRule="auto"/>
        <w:ind w:leftChars="85" w:left="598" w:firstLineChars="0"/>
        <w:rPr>
          <w:rFonts w:ascii="宋体" w:hAnsi="宋体" w:cs="宋体"/>
          <w:color w:val="000000" w:themeColor="text1"/>
          <w:sz w:val="24"/>
        </w:rPr>
      </w:pPr>
      <w:r>
        <w:rPr>
          <w:rFonts w:ascii="宋体" w:hAnsi="宋体" w:cs="宋体" w:hint="eastAsia"/>
          <w:color w:val="000000" w:themeColor="text1"/>
          <w:sz w:val="24"/>
        </w:rPr>
        <w:t>修改</w:t>
      </w:r>
      <w:r>
        <w:rPr>
          <w:rStyle w:val="HTML0"/>
          <w:rFonts w:ascii="Consolas" w:hAnsi="Consolas"/>
          <w:sz w:val="20"/>
          <w:szCs w:val="20"/>
        </w:rPr>
        <w:t>model/YYMMDDHH/vgg-19-cpm.prototxt</w:t>
      </w:r>
      <w:r>
        <w:rPr>
          <w:rFonts w:ascii="宋体" w:hAnsi="宋体" w:cs="宋体" w:hint="eastAsia"/>
          <w:color w:val="000000" w:themeColor="text1"/>
          <w:sz w:val="24"/>
        </w:rPr>
        <w:t>文件，在文件中添加cpm层如下：</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layer {</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name: "data"</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type: "CPMData"</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top: "data"</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top: "label"</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data_param {</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source: "data/lmdb_train"</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batch_size: 10</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backend: LMDB</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cpm_transform_param {</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stride: 8</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max_rotate_degree: 40</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lastRenderedPageBreak/>
        <w:t xml:space="preserve">    visualize: false</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crop_size_x: 368</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crop_size_y: 368</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scale_prob: 1</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scale_min: 0.5</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scale_max: 1.1</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target_dist: 0.6</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center_perterb_max: 40</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do_clahe: false</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num_parts: 56</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np_in_lmdb: 14</w:t>
      </w:r>
    </w:p>
    <w:p w:rsidR="000F6046" w:rsidRDefault="000F6046" w:rsidP="000F6046">
      <w:pPr>
        <w:pStyle w:val="HTML"/>
        <w:shd w:val="clear" w:color="auto" w:fill="F6F8FA"/>
        <w:ind w:leftChars="300" w:left="630"/>
        <w:rPr>
          <w:rStyle w:val="HTML0"/>
          <w:rFonts w:ascii="Consolas" w:hAnsi="Consolas"/>
          <w:color w:val="24292E"/>
          <w:sz w:val="20"/>
          <w:szCs w:val="20"/>
          <w:bdr w:val="none" w:sz="0" w:space="0" w:color="auto" w:frame="1"/>
        </w:rPr>
      </w:pPr>
      <w:r>
        <w:rPr>
          <w:rStyle w:val="HTML0"/>
          <w:rFonts w:ascii="Consolas" w:hAnsi="Consolas"/>
          <w:color w:val="24292E"/>
          <w:sz w:val="20"/>
          <w:szCs w:val="20"/>
          <w:bdr w:val="none" w:sz="0" w:space="0" w:color="auto" w:frame="1"/>
        </w:rPr>
        <w:t xml:space="preserve">  }</w:t>
      </w:r>
    </w:p>
    <w:p w:rsidR="000F6046" w:rsidRDefault="000F6046" w:rsidP="000F6046">
      <w:pPr>
        <w:pStyle w:val="HTML"/>
        <w:shd w:val="clear" w:color="auto" w:fill="F6F8FA"/>
        <w:ind w:leftChars="300" w:left="630"/>
      </w:pPr>
      <w:r>
        <w:rPr>
          <w:rStyle w:val="HTML0"/>
          <w:rFonts w:ascii="Consolas" w:hAnsi="Consolas"/>
          <w:color w:val="24292E"/>
          <w:sz w:val="20"/>
          <w:szCs w:val="20"/>
          <w:bdr w:val="none" w:sz="0" w:space="0" w:color="auto" w:frame="1"/>
        </w:rPr>
        <w:t>}</w:t>
      </w:r>
    </w:p>
    <w:p w:rsidR="000F6046" w:rsidRDefault="000F6046" w:rsidP="000F6046">
      <w:pPr>
        <w:pStyle w:val="21"/>
        <w:spacing w:after="0" w:line="360" w:lineRule="auto"/>
        <w:ind w:leftChars="0" w:left="0" w:firstLine="480"/>
        <w:rPr>
          <w:rFonts w:ascii="宋体" w:hAnsi="宋体" w:cs="宋体"/>
          <w:color w:val="000000" w:themeColor="text1"/>
          <w:sz w:val="24"/>
        </w:rPr>
      </w:pPr>
    </w:p>
    <w:p w:rsidR="000F6046" w:rsidRDefault="000F6046" w:rsidP="000F6046">
      <w:pPr>
        <w:pStyle w:val="21"/>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网络采用多阶段的卷积神经网络，融合3D人体姿态的概率知识完成从单张原始RGB图像中估计3D人体姿态</w:t>
      </w:r>
      <w:r w:rsidRPr="00D83EC6">
        <w:rPr>
          <w:rFonts w:ascii="宋体" w:hAnsi="宋体" w:cs="宋体" w:hint="eastAsia"/>
          <w:color w:val="000000" w:themeColor="text1"/>
          <w:sz w:val="24"/>
        </w:rPr>
        <w:t>，联合</w:t>
      </w:r>
      <w:r>
        <w:rPr>
          <w:rFonts w:ascii="宋体" w:hAnsi="宋体" w:cs="宋体" w:hint="eastAsia"/>
          <w:color w:val="000000" w:themeColor="text1"/>
          <w:sz w:val="24"/>
        </w:rPr>
        <w:t>训练</w:t>
      </w:r>
      <w:r w:rsidRPr="00D83EC6">
        <w:rPr>
          <w:rFonts w:ascii="宋体" w:hAnsi="宋体" w:cs="宋体"/>
          <w:color w:val="000000" w:themeColor="text1"/>
          <w:sz w:val="24"/>
        </w:rPr>
        <w:t>2D</w:t>
      </w:r>
      <w:r w:rsidRPr="00D83EC6">
        <w:rPr>
          <w:rFonts w:ascii="宋体" w:hAnsi="宋体" w:cs="宋体" w:hint="eastAsia"/>
          <w:color w:val="000000" w:themeColor="text1"/>
          <w:sz w:val="24"/>
        </w:rPr>
        <w:t>关节估计和</w:t>
      </w:r>
      <w:r w:rsidRPr="00D83EC6">
        <w:rPr>
          <w:rFonts w:ascii="宋体" w:hAnsi="宋体" w:cs="宋体"/>
          <w:color w:val="000000" w:themeColor="text1"/>
          <w:sz w:val="24"/>
        </w:rPr>
        <w:t>3D</w:t>
      </w:r>
      <w:r w:rsidRPr="00D83EC6">
        <w:rPr>
          <w:rFonts w:ascii="宋体" w:hAnsi="宋体" w:cs="宋体" w:hint="eastAsia"/>
          <w:color w:val="000000" w:themeColor="text1"/>
          <w:sz w:val="24"/>
        </w:rPr>
        <w:t>姿态重建</w:t>
      </w:r>
      <w:r>
        <w:rPr>
          <w:rFonts w:ascii="宋体" w:hAnsi="宋体" w:cs="宋体" w:hint="eastAsia"/>
          <w:color w:val="000000" w:themeColor="text1"/>
          <w:sz w:val="24"/>
        </w:rPr>
        <w:t>两个任务</w:t>
      </w:r>
      <w:r w:rsidRPr="00D83EC6">
        <w:rPr>
          <w:rFonts w:ascii="宋体" w:hAnsi="宋体" w:cs="宋体" w:hint="eastAsia"/>
          <w:color w:val="000000" w:themeColor="text1"/>
          <w:sz w:val="24"/>
        </w:rPr>
        <w:t>。利用</w:t>
      </w:r>
      <w:r>
        <w:rPr>
          <w:rFonts w:ascii="宋体" w:hAnsi="宋体" w:cs="宋体" w:hint="eastAsia"/>
          <w:color w:val="000000" w:themeColor="text1"/>
          <w:sz w:val="24"/>
        </w:rPr>
        <w:t>经验上的</w:t>
      </w:r>
      <w:r w:rsidRPr="00D83EC6">
        <w:rPr>
          <w:rFonts w:ascii="宋体" w:hAnsi="宋体" w:cs="宋体"/>
          <w:color w:val="000000" w:themeColor="text1"/>
          <w:sz w:val="24"/>
        </w:rPr>
        <w:t>3D</w:t>
      </w:r>
      <w:r>
        <w:rPr>
          <w:rFonts w:ascii="宋体" w:hAnsi="宋体" w:cs="宋体" w:hint="eastAsia"/>
          <w:color w:val="000000" w:themeColor="text1"/>
          <w:sz w:val="24"/>
        </w:rPr>
        <w:t>结点</w:t>
      </w:r>
      <w:r w:rsidRPr="00D83EC6">
        <w:rPr>
          <w:rFonts w:ascii="宋体" w:hAnsi="宋体" w:cs="宋体" w:hint="eastAsia"/>
          <w:color w:val="000000" w:themeColor="text1"/>
          <w:sz w:val="24"/>
        </w:rPr>
        <w:t>位置的</w:t>
      </w:r>
      <w:r>
        <w:rPr>
          <w:rFonts w:ascii="宋体" w:hAnsi="宋体" w:cs="宋体" w:hint="eastAsia"/>
          <w:color w:val="000000" w:themeColor="text1"/>
          <w:sz w:val="24"/>
        </w:rPr>
        <w:t>先验关系</w:t>
      </w:r>
      <w:r w:rsidRPr="00D83EC6">
        <w:rPr>
          <w:rFonts w:ascii="宋体" w:hAnsi="宋体" w:cs="宋体" w:hint="eastAsia"/>
          <w:color w:val="000000" w:themeColor="text1"/>
          <w:sz w:val="24"/>
        </w:rPr>
        <w:t>来优化寻找更好的</w:t>
      </w:r>
      <w:r w:rsidRPr="00D83EC6">
        <w:rPr>
          <w:rFonts w:ascii="宋体" w:hAnsi="宋体" w:cs="宋体"/>
          <w:color w:val="000000" w:themeColor="text1"/>
          <w:sz w:val="24"/>
        </w:rPr>
        <w:t>2D</w:t>
      </w:r>
      <w:r w:rsidRPr="00D83EC6">
        <w:rPr>
          <w:rFonts w:ascii="宋体" w:hAnsi="宋体" w:cs="宋体" w:hint="eastAsia"/>
          <w:color w:val="000000" w:themeColor="text1"/>
          <w:sz w:val="24"/>
        </w:rPr>
        <w:t>位置。整个</w:t>
      </w:r>
      <w:r>
        <w:rPr>
          <w:rFonts w:ascii="宋体" w:hAnsi="宋体" w:cs="宋体" w:hint="eastAsia"/>
          <w:color w:val="000000" w:themeColor="text1"/>
          <w:sz w:val="24"/>
        </w:rPr>
        <w:t>任务设计为高效的</w:t>
      </w:r>
      <w:r w:rsidRPr="00D83EC6">
        <w:rPr>
          <w:rFonts w:ascii="宋体" w:hAnsi="宋体" w:cs="宋体" w:hint="eastAsia"/>
          <w:color w:val="000000" w:themeColor="text1"/>
          <w:sz w:val="24"/>
        </w:rPr>
        <w:t>端对端的</w:t>
      </w:r>
      <w:r>
        <w:rPr>
          <w:rFonts w:ascii="宋体" w:hAnsi="宋体" w:cs="宋体" w:hint="eastAsia"/>
          <w:color w:val="000000" w:themeColor="text1"/>
          <w:sz w:val="24"/>
        </w:rPr>
        <w:t>结构，兼顾准确性和效率</w:t>
      </w:r>
      <w:r w:rsidRPr="00D83EC6">
        <w:rPr>
          <w:rFonts w:ascii="宋体" w:hAnsi="宋体" w:cs="宋体" w:hint="eastAsia"/>
          <w:color w:val="000000" w:themeColor="text1"/>
          <w:sz w:val="24"/>
        </w:rPr>
        <w:t>。</w:t>
      </w:r>
      <w:r>
        <w:rPr>
          <w:rFonts w:ascii="宋体" w:hAnsi="宋体" w:cs="宋体" w:hint="eastAsia"/>
          <w:color w:val="000000" w:themeColor="text1"/>
          <w:sz w:val="24"/>
        </w:rPr>
        <w:t>生</w:t>
      </w:r>
      <w:r w:rsidRPr="00D83EC6">
        <w:rPr>
          <w:rFonts w:ascii="宋体" w:hAnsi="宋体" w:cs="宋体" w:hint="eastAsia"/>
          <w:color w:val="000000" w:themeColor="text1"/>
          <w:sz w:val="24"/>
        </w:rPr>
        <w:t>成的网络结构图如下：</w:t>
      </w:r>
    </w:p>
    <w:p w:rsidR="000F6046" w:rsidRDefault="000F6046" w:rsidP="000F6046">
      <w:pPr>
        <w:pStyle w:val="21"/>
        <w:spacing w:after="0" w:line="360" w:lineRule="auto"/>
        <w:ind w:leftChars="0" w:left="598" w:firstLineChars="0" w:firstLine="0"/>
        <w:rPr>
          <w:rFonts w:ascii="Consolas" w:hAnsi="Consolas" w:cs="宋体"/>
          <w:color w:val="24292E"/>
          <w:kern w:val="0"/>
          <w:sz w:val="20"/>
          <w:szCs w:val="20"/>
        </w:rPr>
      </w:pPr>
      <w:r>
        <w:rPr>
          <w:noProof/>
        </w:rPr>
        <w:drawing>
          <wp:inline distT="0" distB="0" distL="0" distR="0">
            <wp:extent cx="4886325" cy="16192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503"/>
                    <a:stretch>
                      <a:fillRect/>
                    </a:stretch>
                  </pic:blipFill>
                  <pic:spPr bwMode="auto">
                    <a:xfrm>
                      <a:off x="0" y="0"/>
                      <a:ext cx="4886325" cy="1619250"/>
                    </a:xfrm>
                    <a:prstGeom prst="rect">
                      <a:avLst/>
                    </a:prstGeom>
                    <a:noFill/>
                    <a:ln>
                      <a:noFill/>
                    </a:ln>
                  </pic:spPr>
                </pic:pic>
              </a:graphicData>
            </a:graphic>
          </wp:inline>
        </w:drawing>
      </w:r>
    </w:p>
    <w:p w:rsidR="000F6046" w:rsidRDefault="000F6046" w:rsidP="000F6046">
      <w:pPr>
        <w:pStyle w:val="21"/>
        <w:spacing w:after="0" w:line="360" w:lineRule="auto"/>
        <w:ind w:leftChars="0" w:left="598" w:firstLineChars="0" w:firstLine="0"/>
        <w:rPr>
          <w:rFonts w:ascii="Consolas" w:hAnsi="Consolas" w:cs="宋体"/>
          <w:color w:val="24292E"/>
          <w:kern w:val="0"/>
          <w:sz w:val="20"/>
          <w:szCs w:val="20"/>
        </w:rPr>
      </w:pPr>
    </w:p>
    <w:p w:rsidR="000F6046" w:rsidRPr="000F6046" w:rsidRDefault="000F6046" w:rsidP="00E124B7">
      <w:pPr>
        <w:pStyle w:val="21"/>
        <w:widowControl/>
        <w:numPr>
          <w:ilvl w:val="0"/>
          <w:numId w:val="52"/>
        </w:numPr>
        <w:spacing w:after="0" w:line="360" w:lineRule="auto"/>
        <w:ind w:leftChars="0" w:firstLineChars="0"/>
        <w:jc w:val="left"/>
        <w:rPr>
          <w:rFonts w:ascii="宋体" w:hAnsi="宋体" w:cs="宋体"/>
          <w:b/>
          <w:color w:val="000000" w:themeColor="text1"/>
          <w:sz w:val="24"/>
        </w:rPr>
      </w:pPr>
      <w:r w:rsidRPr="000F6046">
        <w:rPr>
          <w:rFonts w:ascii="宋体" w:hAnsi="宋体" w:cs="宋体" w:hint="eastAsia"/>
          <w:b/>
          <w:color w:val="000000" w:themeColor="text1"/>
          <w:sz w:val="24"/>
        </w:rPr>
        <w:t>模型训练</w:t>
      </w:r>
    </w:p>
    <w:p w:rsidR="000F6046" w:rsidRPr="00C02140" w:rsidRDefault="000F6046" w:rsidP="000F6046">
      <w:pPr>
        <w:pStyle w:val="21"/>
        <w:spacing w:after="0" w:line="360" w:lineRule="auto"/>
        <w:ind w:leftChars="0" w:left="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数据与环境准备完成后就可以开始执行训练，需确定训练的超参数，</w:t>
      </w:r>
      <w:r>
        <w:rPr>
          <w:rFonts w:asciiTheme="minorEastAsia" w:eastAsiaTheme="minorEastAsia" w:hAnsiTheme="minorEastAsia" w:hint="eastAsia"/>
          <w:color w:val="000000" w:themeColor="text1"/>
          <w:sz w:val="24"/>
        </w:rPr>
        <w:t>学习平台</w:t>
      </w:r>
      <w:r w:rsidRPr="00C02140">
        <w:rPr>
          <w:rFonts w:asciiTheme="minorEastAsia" w:eastAsiaTheme="minorEastAsia" w:hAnsiTheme="minorEastAsia" w:hint="eastAsia"/>
          <w:color w:val="000000" w:themeColor="text1"/>
          <w:sz w:val="24"/>
        </w:rPr>
        <w:t>所可配置的超参数包括而不限于以下：</w:t>
      </w:r>
    </w:p>
    <w:tbl>
      <w:tblPr>
        <w:tblStyle w:val="aa"/>
        <w:tblW w:w="0" w:type="auto"/>
        <w:jc w:val="center"/>
        <w:tblLook w:val="04A0"/>
      </w:tblPr>
      <w:tblGrid>
        <w:gridCol w:w="2765"/>
        <w:gridCol w:w="2765"/>
        <w:gridCol w:w="2766"/>
      </w:tblGrid>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t>超参数名称</w:t>
            </w:r>
          </w:p>
        </w:tc>
        <w:tc>
          <w:tcPr>
            <w:tcW w:w="2765" w:type="dxa"/>
          </w:tcPr>
          <w:p w:rsidR="000F6046" w:rsidRPr="00D86749" w:rsidRDefault="000F6046" w:rsidP="00D767E9">
            <w:pPr>
              <w:spacing w:line="360" w:lineRule="auto"/>
              <w:rPr>
                <w:rFonts w:ascii="宋体" w:hAnsi="宋体"/>
              </w:rPr>
            </w:pPr>
            <w:r w:rsidRPr="00D86749">
              <w:rPr>
                <w:rFonts w:ascii="宋体" w:hAnsi="宋体" w:hint="eastAsia"/>
              </w:rPr>
              <w:t>可取值</w:t>
            </w:r>
          </w:p>
        </w:tc>
        <w:tc>
          <w:tcPr>
            <w:tcW w:w="2766" w:type="dxa"/>
          </w:tcPr>
          <w:p w:rsidR="000F6046" w:rsidRPr="00D86749" w:rsidRDefault="000F6046" w:rsidP="00D767E9">
            <w:pPr>
              <w:spacing w:line="360" w:lineRule="auto"/>
              <w:rPr>
                <w:rFonts w:ascii="宋体" w:hAnsi="宋体"/>
              </w:rPr>
            </w:pPr>
            <w:r w:rsidRPr="00D86749">
              <w:rPr>
                <w:rFonts w:ascii="宋体" w:hAnsi="宋体" w:hint="eastAsia"/>
              </w:rPr>
              <w:t>默认值</w:t>
            </w:r>
          </w:p>
        </w:tc>
      </w:tr>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t>学习率</w:t>
            </w:r>
          </w:p>
        </w:tc>
        <w:tc>
          <w:tcPr>
            <w:tcW w:w="2765" w:type="dxa"/>
          </w:tcPr>
          <w:p w:rsidR="000F6046" w:rsidRPr="00D86749" w:rsidRDefault="000F6046" w:rsidP="00D767E9">
            <w:pPr>
              <w:spacing w:line="360" w:lineRule="auto"/>
              <w:rPr>
                <w:rFonts w:ascii="宋体" w:hAnsi="宋体"/>
              </w:rPr>
            </w:pPr>
            <w:r w:rsidRPr="00D86749">
              <w:rPr>
                <w:rFonts w:ascii="宋体" w:hAnsi="宋体" w:hint="eastAsia"/>
              </w:rPr>
              <w:t>(0, 1)</w:t>
            </w:r>
          </w:p>
        </w:tc>
        <w:tc>
          <w:tcPr>
            <w:tcW w:w="2766" w:type="dxa"/>
          </w:tcPr>
          <w:p w:rsidR="000F6046" w:rsidRPr="00D86749" w:rsidRDefault="000F6046" w:rsidP="00D767E9">
            <w:pPr>
              <w:spacing w:line="360" w:lineRule="auto"/>
              <w:rPr>
                <w:rFonts w:ascii="宋体" w:hAnsi="宋体"/>
              </w:rPr>
            </w:pPr>
            <w:r w:rsidRPr="00D86749">
              <w:rPr>
                <w:rFonts w:ascii="宋体" w:hAnsi="宋体" w:hint="eastAsia"/>
              </w:rPr>
              <w:t>0.01，并随训练周期衰减</w:t>
            </w:r>
          </w:p>
        </w:tc>
      </w:tr>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t>激活函数</w:t>
            </w:r>
          </w:p>
        </w:tc>
        <w:tc>
          <w:tcPr>
            <w:tcW w:w="2765" w:type="dxa"/>
          </w:tcPr>
          <w:p w:rsidR="000F6046" w:rsidRPr="00D86749" w:rsidRDefault="000F6046" w:rsidP="00D767E9">
            <w:pPr>
              <w:spacing w:line="360" w:lineRule="auto"/>
              <w:rPr>
                <w:rFonts w:ascii="宋体" w:hAnsi="宋体"/>
              </w:rPr>
            </w:pPr>
            <w:r w:rsidRPr="00D86749">
              <w:rPr>
                <w:rFonts w:ascii="宋体" w:hAnsi="宋体"/>
              </w:rPr>
              <w:t>S</w:t>
            </w:r>
            <w:r w:rsidRPr="00D86749">
              <w:rPr>
                <w:rFonts w:ascii="宋体" w:hAnsi="宋体" w:hint="eastAsia"/>
              </w:rPr>
              <w:t>igmoid,</w:t>
            </w:r>
            <w:r w:rsidRPr="00D86749">
              <w:rPr>
                <w:rFonts w:ascii="宋体" w:hAnsi="宋体"/>
              </w:rPr>
              <w:t xml:space="preserve"> Tanh, ReLU, Leaky ReLU, PReLU, SeLU</w:t>
            </w:r>
          </w:p>
        </w:tc>
        <w:tc>
          <w:tcPr>
            <w:tcW w:w="2766" w:type="dxa"/>
          </w:tcPr>
          <w:p w:rsidR="000F6046" w:rsidRPr="00D86749" w:rsidRDefault="000F6046" w:rsidP="00D767E9">
            <w:pPr>
              <w:spacing w:line="360" w:lineRule="auto"/>
              <w:rPr>
                <w:rFonts w:ascii="宋体" w:hAnsi="宋体"/>
              </w:rPr>
            </w:pPr>
            <w:r w:rsidRPr="00D86749">
              <w:rPr>
                <w:rFonts w:ascii="宋体" w:hAnsi="宋体"/>
              </w:rPr>
              <w:t>ReLU</w:t>
            </w:r>
          </w:p>
        </w:tc>
      </w:tr>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t>训练轮数(epoch)</w:t>
            </w:r>
          </w:p>
        </w:tc>
        <w:tc>
          <w:tcPr>
            <w:tcW w:w="2765" w:type="dxa"/>
          </w:tcPr>
          <w:p w:rsidR="000F6046" w:rsidRPr="00D86749" w:rsidRDefault="000F6046" w:rsidP="00D767E9">
            <w:pPr>
              <w:spacing w:line="360" w:lineRule="auto"/>
              <w:rPr>
                <w:rFonts w:ascii="宋体" w:hAnsi="宋体"/>
              </w:rPr>
            </w:pPr>
            <w:r w:rsidRPr="00D86749">
              <w:rPr>
                <w:rFonts w:ascii="宋体" w:hAnsi="宋体" w:hint="eastAsia"/>
              </w:rPr>
              <w:t>实验中调优</w:t>
            </w:r>
          </w:p>
        </w:tc>
        <w:tc>
          <w:tcPr>
            <w:tcW w:w="2766" w:type="dxa"/>
          </w:tcPr>
          <w:p w:rsidR="000F6046" w:rsidRPr="00D86749" w:rsidRDefault="000F6046" w:rsidP="00D767E9">
            <w:pPr>
              <w:spacing w:line="360" w:lineRule="auto"/>
              <w:rPr>
                <w:rFonts w:ascii="宋体" w:hAnsi="宋体"/>
              </w:rPr>
            </w:pPr>
          </w:p>
        </w:tc>
      </w:tr>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t xml:space="preserve">每批次样本数(batch </w:t>
            </w:r>
            <w:r w:rsidRPr="00D86749">
              <w:rPr>
                <w:rFonts w:ascii="宋体" w:hAnsi="宋体" w:hint="eastAsia"/>
              </w:rPr>
              <w:lastRenderedPageBreak/>
              <w:t>size)</w:t>
            </w:r>
          </w:p>
        </w:tc>
        <w:tc>
          <w:tcPr>
            <w:tcW w:w="2765" w:type="dxa"/>
          </w:tcPr>
          <w:p w:rsidR="000F6046" w:rsidRPr="00D86749" w:rsidRDefault="000F6046" w:rsidP="00D767E9">
            <w:pPr>
              <w:spacing w:line="360" w:lineRule="auto"/>
              <w:rPr>
                <w:rFonts w:ascii="宋体" w:hAnsi="宋体"/>
              </w:rPr>
            </w:pPr>
            <w:r w:rsidRPr="00D86749">
              <w:rPr>
                <w:rFonts w:ascii="宋体" w:hAnsi="宋体" w:hint="eastAsia"/>
              </w:rPr>
              <w:lastRenderedPageBreak/>
              <w:t>实验中调优</w:t>
            </w:r>
          </w:p>
        </w:tc>
        <w:tc>
          <w:tcPr>
            <w:tcW w:w="2766" w:type="dxa"/>
          </w:tcPr>
          <w:p w:rsidR="000F6046" w:rsidRPr="00D86749" w:rsidRDefault="000F6046" w:rsidP="00D767E9">
            <w:pPr>
              <w:spacing w:line="360" w:lineRule="auto"/>
              <w:rPr>
                <w:rFonts w:ascii="宋体" w:hAnsi="宋体"/>
              </w:rPr>
            </w:pPr>
          </w:p>
        </w:tc>
      </w:tr>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lastRenderedPageBreak/>
              <w:t>参数初始化方法</w:t>
            </w:r>
          </w:p>
        </w:tc>
        <w:tc>
          <w:tcPr>
            <w:tcW w:w="2765" w:type="dxa"/>
          </w:tcPr>
          <w:p w:rsidR="000F6046" w:rsidRPr="00D86749" w:rsidRDefault="000F6046" w:rsidP="00D767E9">
            <w:pPr>
              <w:spacing w:line="360" w:lineRule="auto"/>
              <w:rPr>
                <w:rFonts w:ascii="宋体" w:hAnsi="宋体"/>
              </w:rPr>
            </w:pPr>
            <w:r w:rsidRPr="00D86749">
              <w:rPr>
                <w:rFonts w:ascii="宋体" w:hAnsi="宋体" w:hint="eastAsia"/>
              </w:rPr>
              <w:t>高斯、有偏高斯、哈维尔(Xavier)</w:t>
            </w:r>
          </w:p>
        </w:tc>
        <w:tc>
          <w:tcPr>
            <w:tcW w:w="2766" w:type="dxa"/>
          </w:tcPr>
          <w:p w:rsidR="000F6046" w:rsidRPr="00D86749" w:rsidRDefault="000F6046" w:rsidP="00D767E9">
            <w:pPr>
              <w:spacing w:line="360" w:lineRule="auto"/>
              <w:rPr>
                <w:rFonts w:ascii="宋体" w:hAnsi="宋体"/>
              </w:rPr>
            </w:pPr>
            <w:r w:rsidRPr="00D86749">
              <w:rPr>
                <w:rFonts w:ascii="宋体" w:hAnsi="宋体" w:hint="eastAsia"/>
              </w:rPr>
              <w:t>哈维尔初始化</w:t>
            </w:r>
          </w:p>
        </w:tc>
      </w:tr>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t>正则化</w:t>
            </w:r>
          </w:p>
        </w:tc>
        <w:tc>
          <w:tcPr>
            <w:tcW w:w="2765" w:type="dxa"/>
          </w:tcPr>
          <w:p w:rsidR="000F6046" w:rsidRPr="00D86749" w:rsidRDefault="000F6046" w:rsidP="00D767E9">
            <w:pPr>
              <w:spacing w:line="360" w:lineRule="auto"/>
              <w:rPr>
                <w:rFonts w:ascii="宋体" w:hAnsi="宋体"/>
              </w:rPr>
            </w:pPr>
            <w:r w:rsidRPr="00D86749">
              <w:rPr>
                <w:rFonts w:ascii="宋体" w:hAnsi="宋体" w:hint="eastAsia"/>
              </w:rPr>
              <w:t>L1、L2、不启用</w:t>
            </w:r>
          </w:p>
        </w:tc>
        <w:tc>
          <w:tcPr>
            <w:tcW w:w="2766" w:type="dxa"/>
          </w:tcPr>
          <w:p w:rsidR="000F6046" w:rsidRPr="00D86749" w:rsidRDefault="000F6046" w:rsidP="00D767E9">
            <w:pPr>
              <w:spacing w:line="360" w:lineRule="auto"/>
              <w:rPr>
                <w:rFonts w:ascii="宋体" w:hAnsi="宋体"/>
              </w:rPr>
            </w:pPr>
            <w:r w:rsidRPr="00D86749">
              <w:rPr>
                <w:rFonts w:ascii="宋体" w:hAnsi="宋体" w:hint="eastAsia"/>
              </w:rPr>
              <w:t>不启用</w:t>
            </w:r>
          </w:p>
        </w:tc>
      </w:tr>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t>dropout</w:t>
            </w:r>
          </w:p>
        </w:tc>
        <w:tc>
          <w:tcPr>
            <w:tcW w:w="2765" w:type="dxa"/>
          </w:tcPr>
          <w:p w:rsidR="000F6046" w:rsidRPr="00D86749" w:rsidRDefault="000F6046" w:rsidP="00D767E9">
            <w:pPr>
              <w:spacing w:line="360" w:lineRule="auto"/>
              <w:rPr>
                <w:rFonts w:ascii="宋体" w:hAnsi="宋体"/>
              </w:rPr>
            </w:pPr>
            <w:r w:rsidRPr="00D86749">
              <w:rPr>
                <w:rFonts w:ascii="宋体" w:hAnsi="宋体" w:hint="eastAsia"/>
              </w:rPr>
              <w:t>实验中调优</w:t>
            </w:r>
          </w:p>
        </w:tc>
        <w:tc>
          <w:tcPr>
            <w:tcW w:w="2766" w:type="dxa"/>
          </w:tcPr>
          <w:p w:rsidR="000F6046" w:rsidRPr="00D86749" w:rsidRDefault="000F6046" w:rsidP="00D767E9">
            <w:pPr>
              <w:spacing w:line="360" w:lineRule="auto"/>
              <w:rPr>
                <w:rFonts w:ascii="宋体" w:hAnsi="宋体"/>
              </w:rPr>
            </w:pPr>
          </w:p>
        </w:tc>
      </w:tr>
      <w:tr w:rsidR="000F6046" w:rsidRPr="00D86749" w:rsidTr="00D767E9">
        <w:trPr>
          <w:jc w:val="center"/>
        </w:trPr>
        <w:tc>
          <w:tcPr>
            <w:tcW w:w="2765" w:type="dxa"/>
          </w:tcPr>
          <w:p w:rsidR="000F6046" w:rsidRPr="00D86749" w:rsidRDefault="000F6046" w:rsidP="00D767E9">
            <w:pPr>
              <w:spacing w:line="360" w:lineRule="auto"/>
              <w:rPr>
                <w:rFonts w:ascii="宋体" w:hAnsi="宋体"/>
              </w:rPr>
            </w:pPr>
            <w:r w:rsidRPr="00D86749">
              <w:rPr>
                <w:rFonts w:ascii="宋体" w:hAnsi="宋体" w:hint="eastAsia"/>
              </w:rPr>
              <w:t>优化算法</w:t>
            </w:r>
          </w:p>
        </w:tc>
        <w:tc>
          <w:tcPr>
            <w:tcW w:w="2765" w:type="dxa"/>
          </w:tcPr>
          <w:p w:rsidR="000F6046" w:rsidRPr="00D86749" w:rsidRDefault="000F6046" w:rsidP="00D767E9">
            <w:pPr>
              <w:spacing w:line="360" w:lineRule="auto"/>
              <w:rPr>
                <w:rFonts w:ascii="宋体" w:hAnsi="宋体"/>
              </w:rPr>
            </w:pPr>
            <w:r w:rsidRPr="00D86749">
              <w:rPr>
                <w:rFonts w:ascii="宋体" w:hAnsi="宋体" w:hint="eastAsia"/>
              </w:rPr>
              <w:t>SGD、</w:t>
            </w:r>
            <w:r w:rsidRPr="00D86749">
              <w:rPr>
                <w:rFonts w:ascii="宋体" w:hAnsi="宋体"/>
              </w:rPr>
              <w:t>Momentum</w:t>
            </w:r>
            <w:r w:rsidRPr="00D86749">
              <w:rPr>
                <w:rFonts w:ascii="宋体" w:hAnsi="宋体" w:hint="eastAsia"/>
              </w:rPr>
              <w:t>、</w:t>
            </w:r>
            <w:r w:rsidRPr="00D86749">
              <w:rPr>
                <w:rFonts w:ascii="宋体" w:hAnsi="宋体"/>
              </w:rPr>
              <w:t>RMSProp</w:t>
            </w:r>
            <w:r w:rsidRPr="00D86749">
              <w:rPr>
                <w:rFonts w:ascii="宋体" w:hAnsi="宋体" w:hint="eastAsia"/>
              </w:rPr>
              <w:t>、Ad</w:t>
            </w:r>
            <w:r w:rsidRPr="00D86749">
              <w:rPr>
                <w:rFonts w:ascii="宋体" w:hAnsi="宋体"/>
              </w:rPr>
              <w:t>am</w:t>
            </w:r>
          </w:p>
        </w:tc>
        <w:tc>
          <w:tcPr>
            <w:tcW w:w="2766" w:type="dxa"/>
          </w:tcPr>
          <w:p w:rsidR="000F6046" w:rsidRPr="00D86749" w:rsidRDefault="000F6046" w:rsidP="00D767E9">
            <w:pPr>
              <w:spacing w:line="360" w:lineRule="auto"/>
              <w:rPr>
                <w:rFonts w:ascii="宋体" w:hAnsi="宋体"/>
              </w:rPr>
            </w:pPr>
            <w:r w:rsidRPr="00D86749">
              <w:rPr>
                <w:rFonts w:ascii="宋体" w:hAnsi="宋体"/>
              </w:rPr>
              <w:t>Adam</w:t>
            </w:r>
          </w:p>
        </w:tc>
      </w:tr>
    </w:tbl>
    <w:p w:rsidR="000F6046" w:rsidRDefault="000F6046" w:rsidP="000F6046">
      <w:pPr>
        <w:pStyle w:val="21"/>
        <w:spacing w:after="0" w:line="360" w:lineRule="auto"/>
        <w:ind w:leftChars="0" w:left="0" w:firstLine="480"/>
        <w:rPr>
          <w:rFonts w:ascii="宋体" w:hAnsi="宋体" w:cs="宋体"/>
          <w:color w:val="000000" w:themeColor="text1"/>
          <w:sz w:val="24"/>
        </w:rPr>
      </w:pPr>
    </w:p>
    <w:p w:rsidR="000F6046" w:rsidRPr="00BE4639" w:rsidRDefault="000F6046" w:rsidP="000F6046">
      <w:pPr>
        <w:pStyle w:val="21"/>
        <w:spacing w:after="0" w:line="360" w:lineRule="auto"/>
        <w:ind w:leftChars="0" w:left="0" w:firstLine="480"/>
        <w:rPr>
          <w:rFonts w:ascii="宋体" w:hAnsi="宋体" w:cs="宋体"/>
          <w:color w:val="000000" w:themeColor="text1"/>
          <w:sz w:val="24"/>
        </w:rPr>
      </w:pPr>
      <w:r>
        <w:rPr>
          <w:rFonts w:ascii="宋体" w:hAnsi="宋体" w:cs="宋体" w:hint="eastAsia"/>
          <w:color w:val="000000" w:themeColor="text1"/>
          <w:sz w:val="24"/>
        </w:rPr>
        <w:t>给定训练的超参数(如学习率、最大迭代次数、权重衰减系数、正则化系数等参数)等，即可以开始迭代训练，</w:t>
      </w:r>
      <w:r>
        <w:rPr>
          <w:rFonts w:ascii="宋体" w:hAnsi="宋体" w:cs="宋体"/>
          <w:color w:val="000000" w:themeColor="text1"/>
          <w:sz w:val="24"/>
        </w:rPr>
        <w:t>步骤如下：</w:t>
      </w:r>
    </w:p>
    <w:p w:rsidR="000F6046" w:rsidRDefault="000F6046" w:rsidP="00E124B7">
      <w:pPr>
        <w:pStyle w:val="21"/>
        <w:numPr>
          <w:ilvl w:val="0"/>
          <w:numId w:val="56"/>
        </w:numPr>
        <w:spacing w:after="0" w:line="360" w:lineRule="auto"/>
        <w:ind w:leftChars="85" w:left="598" w:firstLineChars="0"/>
        <w:rPr>
          <w:rFonts w:ascii="宋体" w:hAnsi="宋体" w:cs="宋体"/>
          <w:color w:val="000000" w:themeColor="text1"/>
          <w:sz w:val="24"/>
        </w:rPr>
      </w:pPr>
      <w:r>
        <w:rPr>
          <w:rFonts w:ascii="宋体" w:hAnsi="宋体" w:cs="宋体" w:hint="eastAsia"/>
          <w:color w:val="000000" w:themeColor="text1"/>
          <w:sz w:val="24"/>
        </w:rPr>
        <w:t>执行</w:t>
      </w:r>
      <w:r>
        <w:rPr>
          <w:rFonts w:ascii="Segoe UI" w:hAnsi="Segoe UI" w:cs="Segoe UI"/>
          <w:color w:val="24292E"/>
          <w:kern w:val="0"/>
          <w:sz w:val="24"/>
        </w:rPr>
        <w:t> </w:t>
      </w:r>
      <w:r>
        <w:rPr>
          <w:rFonts w:ascii="Consolas" w:hAnsi="Consolas" w:cs="宋体"/>
          <w:color w:val="24292E"/>
          <w:kern w:val="0"/>
          <w:sz w:val="20"/>
          <w:szCs w:val="20"/>
        </w:rPr>
        <w:t xml:space="preserve">python </w:t>
      </w:r>
      <w:r>
        <w:rPr>
          <w:rStyle w:val="HTML0"/>
          <w:rFonts w:ascii="Consolas" w:hAnsi="Consolas"/>
          <w:color w:val="24292E"/>
          <w:sz w:val="20"/>
          <w:szCs w:val="20"/>
        </w:rPr>
        <w:t>script/</w:t>
      </w:r>
      <w:r>
        <w:rPr>
          <w:rFonts w:ascii="Consolas" w:hAnsi="Consolas" w:cs="宋体"/>
          <w:color w:val="24292E"/>
          <w:kern w:val="0"/>
          <w:sz w:val="20"/>
          <w:szCs w:val="20"/>
        </w:rPr>
        <w:t>setLayers.py model/YYMMDDHH/vgg-19-cpm.prototxt --exp 1</w:t>
      </w:r>
      <w:r w:rsidRPr="00D83EC6">
        <w:rPr>
          <w:rFonts w:ascii="宋体" w:hAnsi="宋体" w:cs="宋体" w:hint="eastAsia"/>
          <w:color w:val="000000" w:themeColor="text1"/>
          <w:sz w:val="24"/>
        </w:rPr>
        <w:t>生成网络训练的</w:t>
      </w:r>
      <w:r>
        <w:rPr>
          <w:rFonts w:ascii="Consolas" w:hAnsi="Consolas" w:cs="宋体"/>
          <w:color w:val="24292E"/>
          <w:kern w:val="0"/>
          <w:sz w:val="20"/>
          <w:szCs w:val="20"/>
        </w:rPr>
        <w:t>shell</w:t>
      </w:r>
      <w:r w:rsidRPr="00D83EC6">
        <w:rPr>
          <w:rFonts w:ascii="宋体" w:hAnsi="宋体" w:cs="宋体" w:hint="eastAsia"/>
          <w:color w:val="000000" w:themeColor="text1"/>
          <w:sz w:val="24"/>
        </w:rPr>
        <w:t>脚本文件</w:t>
      </w:r>
      <w:r>
        <w:rPr>
          <w:rFonts w:ascii="Consolas" w:hAnsi="Consolas" w:cs="宋体"/>
          <w:color w:val="24292E"/>
          <w:kern w:val="0"/>
          <w:sz w:val="20"/>
          <w:szCs w:val="20"/>
        </w:rPr>
        <w:t>train_pose.sh</w:t>
      </w:r>
      <w:r>
        <w:rPr>
          <w:rFonts w:ascii="宋体" w:hAnsi="宋体" w:cs="宋体" w:hint="eastAsia"/>
          <w:color w:val="000000" w:themeColor="text1"/>
          <w:sz w:val="24"/>
        </w:rPr>
        <w:t>，该脚本文件里包含有训练的各种超参数</w:t>
      </w:r>
    </w:p>
    <w:p w:rsidR="000F6046" w:rsidRDefault="000F6046" w:rsidP="00E124B7">
      <w:pPr>
        <w:pStyle w:val="21"/>
        <w:numPr>
          <w:ilvl w:val="0"/>
          <w:numId w:val="56"/>
        </w:numPr>
        <w:spacing w:after="0" w:line="360" w:lineRule="auto"/>
        <w:ind w:leftChars="85" w:left="598" w:firstLineChars="0"/>
        <w:rPr>
          <w:rFonts w:ascii="Consolas" w:hAnsi="Consolas" w:cs="宋体"/>
          <w:color w:val="24292E"/>
          <w:kern w:val="0"/>
          <w:sz w:val="20"/>
          <w:szCs w:val="20"/>
        </w:rPr>
      </w:pPr>
      <w:r w:rsidRPr="00D83EC6">
        <w:rPr>
          <w:rFonts w:ascii="宋体" w:hAnsi="宋体" w:cs="宋体" w:hint="eastAsia"/>
          <w:color w:val="000000" w:themeColor="text1"/>
          <w:sz w:val="24"/>
        </w:rPr>
        <w:t>执行</w:t>
      </w:r>
      <w:r w:rsidRPr="00D83EC6">
        <w:rPr>
          <w:rFonts w:ascii="Consolas" w:hAnsi="Consolas" w:cs="宋体"/>
          <w:color w:val="24292E"/>
          <w:kern w:val="0"/>
          <w:sz w:val="20"/>
          <w:szCs w:val="20"/>
        </w:rPr>
        <w:t>bash train_pose.sh 0,1</w:t>
      </w:r>
      <w:r w:rsidRPr="00D83EC6">
        <w:rPr>
          <w:rFonts w:ascii="宋体" w:hAnsi="宋体" w:cs="宋体" w:hint="eastAsia"/>
          <w:color w:val="000000" w:themeColor="text1"/>
          <w:sz w:val="24"/>
        </w:rPr>
        <w:t>开始训练</w:t>
      </w:r>
      <w:r w:rsidRPr="00D83EC6">
        <w:rPr>
          <w:rFonts w:ascii="宋体" w:hAnsi="宋体" w:cs="宋体"/>
          <w:color w:val="000000" w:themeColor="text1"/>
          <w:sz w:val="24"/>
        </w:rPr>
        <w:t>(</w:t>
      </w:r>
      <w:r w:rsidRPr="00D83EC6">
        <w:rPr>
          <w:rFonts w:ascii="宋体" w:hAnsi="宋体" w:cs="宋体" w:hint="eastAsia"/>
          <w:color w:val="000000" w:themeColor="text1"/>
          <w:sz w:val="24"/>
        </w:rPr>
        <w:t>使用</w:t>
      </w:r>
      <w:r w:rsidRPr="00D83EC6">
        <w:rPr>
          <w:rFonts w:ascii="宋体" w:hAnsi="宋体" w:cs="宋体"/>
          <w:color w:val="000000" w:themeColor="text1"/>
          <w:sz w:val="24"/>
        </w:rPr>
        <w:t>GPU0</w:t>
      </w:r>
      <w:r w:rsidRPr="00D83EC6">
        <w:rPr>
          <w:rFonts w:ascii="宋体" w:hAnsi="宋体" w:cs="宋体" w:hint="eastAsia"/>
          <w:color w:val="000000" w:themeColor="text1"/>
          <w:sz w:val="24"/>
        </w:rPr>
        <w:t>和</w:t>
      </w:r>
      <w:r w:rsidRPr="00D83EC6">
        <w:rPr>
          <w:rFonts w:ascii="宋体" w:hAnsi="宋体" w:cs="宋体"/>
          <w:color w:val="000000" w:themeColor="text1"/>
          <w:sz w:val="24"/>
        </w:rPr>
        <w:t>GPU1)</w:t>
      </w:r>
      <w:r>
        <w:rPr>
          <w:rFonts w:ascii="宋体" w:hAnsi="宋体" w:cs="宋体" w:hint="eastAsia"/>
          <w:color w:val="000000" w:themeColor="text1"/>
          <w:sz w:val="24"/>
        </w:rPr>
        <w:t>，并将实时打印出训练过程中的代价日志</w:t>
      </w:r>
      <w:r>
        <w:rPr>
          <w:rFonts w:ascii="Consolas" w:hAnsi="Consolas" w:cs="宋体"/>
          <w:color w:val="24292E"/>
          <w:kern w:val="0"/>
          <w:sz w:val="20"/>
          <w:szCs w:val="20"/>
        </w:rPr>
        <w:t>model/YYMMDDHH/logfile.log</w:t>
      </w:r>
    </w:p>
    <w:p w:rsidR="000F6046" w:rsidRDefault="000F6046" w:rsidP="00E124B7">
      <w:pPr>
        <w:pStyle w:val="21"/>
        <w:numPr>
          <w:ilvl w:val="0"/>
          <w:numId w:val="56"/>
        </w:numPr>
        <w:spacing w:after="0" w:line="360" w:lineRule="auto"/>
        <w:ind w:leftChars="85" w:left="598" w:firstLineChars="0"/>
        <w:rPr>
          <w:rFonts w:ascii="宋体" w:hAnsi="宋体" w:cs="宋体"/>
          <w:color w:val="000000" w:themeColor="text1"/>
          <w:sz w:val="24"/>
        </w:rPr>
      </w:pPr>
      <w:r>
        <w:rPr>
          <w:rFonts w:ascii="宋体" w:hAnsi="宋体" w:cs="宋体" w:hint="eastAsia"/>
          <w:color w:val="000000" w:themeColor="text1"/>
          <w:sz w:val="24"/>
        </w:rPr>
        <w:t>训练过程中使用脚本</w:t>
      </w:r>
      <w:r>
        <w:rPr>
          <w:rFonts w:ascii="Consolas" w:hAnsi="Consolas" w:cs="宋体"/>
          <w:color w:val="24292E"/>
          <w:kern w:val="0"/>
          <w:sz w:val="20"/>
          <w:szCs w:val="20"/>
        </w:rPr>
        <w:t>python monitor_log.py model/YYMMDDHH/logfile.log –verbose –loss 1</w:t>
      </w:r>
      <w:r>
        <w:rPr>
          <w:rFonts w:ascii="宋体" w:hAnsi="宋体" w:cs="宋体" w:hint="eastAsia"/>
          <w:color w:val="000000" w:themeColor="text1"/>
          <w:sz w:val="24"/>
        </w:rPr>
        <w:t>绘制训练代价值与迭代次数的关系，如下图所示，横坐标为训练次数，纵坐标为训练代价值。</w:t>
      </w:r>
    </w:p>
    <w:p w:rsidR="000F6046" w:rsidRDefault="000F6046" w:rsidP="000F6046">
      <w:pPr>
        <w:pStyle w:val="21"/>
        <w:spacing w:after="0" w:line="360" w:lineRule="auto"/>
        <w:ind w:leftChars="0" w:left="0" w:firstLineChars="0" w:firstLine="0"/>
        <w:rPr>
          <w:rFonts w:ascii="宋体" w:hAnsi="宋体" w:cs="宋体"/>
          <w:color w:val="000000" w:themeColor="text1"/>
          <w:sz w:val="24"/>
        </w:rPr>
      </w:pPr>
      <w:r>
        <w:rPr>
          <w:noProof/>
        </w:rPr>
        <w:drawing>
          <wp:inline distT="0" distB="0" distL="0" distR="0">
            <wp:extent cx="4886325" cy="1962150"/>
            <wp:effectExtent l="0" t="0" r="9525" b="0"/>
            <wp:docPr id="2" name="图片 2" descr="“tensorboard los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tensorboard loss”的图片搜索结果"/>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6325" cy="1962150"/>
                    </a:xfrm>
                    <a:prstGeom prst="rect">
                      <a:avLst/>
                    </a:prstGeom>
                    <a:noFill/>
                    <a:ln>
                      <a:noFill/>
                    </a:ln>
                  </pic:spPr>
                </pic:pic>
              </a:graphicData>
            </a:graphic>
          </wp:inline>
        </w:drawing>
      </w:r>
    </w:p>
    <w:p w:rsidR="000F6046" w:rsidRDefault="000F6046" w:rsidP="000F6046">
      <w:pPr>
        <w:pStyle w:val="21"/>
        <w:spacing w:after="0" w:line="360" w:lineRule="auto"/>
        <w:ind w:leftChars="85" w:left="178" w:firstLineChars="0" w:firstLine="0"/>
        <w:rPr>
          <w:rFonts w:ascii="宋体" w:hAnsi="宋体" w:cs="宋体"/>
          <w:color w:val="000000" w:themeColor="text1"/>
          <w:sz w:val="24"/>
        </w:rPr>
      </w:pPr>
      <w:r>
        <w:rPr>
          <w:rFonts w:ascii="宋体" w:hAnsi="宋体" w:cs="宋体" w:hint="eastAsia"/>
          <w:color w:val="000000" w:themeColor="text1"/>
          <w:sz w:val="24"/>
        </w:rPr>
        <w:t>等待至训练代价值完全收敛或达到最大迭代次数则训练结束。</w:t>
      </w:r>
    </w:p>
    <w:p w:rsidR="00FB2774" w:rsidRDefault="00FB2774" w:rsidP="000F6046">
      <w:pPr>
        <w:pStyle w:val="21"/>
        <w:spacing w:after="0" w:line="360" w:lineRule="auto"/>
        <w:ind w:leftChars="85" w:left="178" w:firstLineChars="0" w:firstLine="0"/>
        <w:rPr>
          <w:rFonts w:ascii="宋体" w:hAnsi="宋体" w:cs="宋体"/>
          <w:color w:val="000000" w:themeColor="text1"/>
          <w:sz w:val="24"/>
        </w:rPr>
      </w:pPr>
    </w:p>
    <w:p w:rsidR="000F6046" w:rsidRPr="00FB2774" w:rsidRDefault="00FB2774" w:rsidP="00E124B7">
      <w:pPr>
        <w:pStyle w:val="21"/>
        <w:widowControl/>
        <w:numPr>
          <w:ilvl w:val="0"/>
          <w:numId w:val="52"/>
        </w:numPr>
        <w:spacing w:after="0" w:line="360" w:lineRule="auto"/>
        <w:ind w:leftChars="0" w:firstLineChars="0"/>
        <w:jc w:val="left"/>
        <w:rPr>
          <w:rFonts w:ascii="宋体" w:hAnsi="宋体" w:cs="宋体"/>
          <w:b/>
          <w:color w:val="000000" w:themeColor="text1"/>
          <w:sz w:val="24"/>
        </w:rPr>
      </w:pPr>
      <w:r>
        <w:rPr>
          <w:rFonts w:ascii="宋体" w:hAnsi="宋体" w:cs="宋体" w:hint="eastAsia"/>
          <w:b/>
          <w:color w:val="000000" w:themeColor="text1"/>
          <w:sz w:val="24"/>
        </w:rPr>
        <w:t>训练结果</w:t>
      </w:r>
      <w:r w:rsidR="00E45CCE">
        <w:rPr>
          <w:rFonts w:ascii="宋体" w:hAnsi="宋体" w:cs="宋体" w:hint="eastAsia"/>
          <w:b/>
          <w:color w:val="000000" w:themeColor="text1"/>
          <w:sz w:val="24"/>
        </w:rPr>
        <w:t>处理</w:t>
      </w:r>
    </w:p>
    <w:p w:rsidR="000F6046" w:rsidRDefault="000F6046" w:rsidP="000F6046">
      <w:pPr>
        <w:pStyle w:val="21"/>
        <w:widowControl/>
        <w:spacing w:after="0" w:line="360" w:lineRule="auto"/>
        <w:ind w:leftChars="0" w:left="0" w:firstLine="480"/>
        <w:jc w:val="left"/>
        <w:rPr>
          <w:rFonts w:ascii="宋体" w:hAnsi="宋体" w:cs="宋体"/>
          <w:color w:val="000000" w:themeColor="text1"/>
          <w:sz w:val="24"/>
        </w:rPr>
      </w:pPr>
      <w:r>
        <w:rPr>
          <w:rFonts w:ascii="宋体" w:hAnsi="宋体" w:cs="宋体" w:hint="eastAsia"/>
          <w:color w:val="000000" w:themeColor="text1"/>
          <w:sz w:val="24"/>
        </w:rPr>
        <w:t>当模型训练完成后，可以选择保存模型，或者调整训练参数</w:t>
      </w:r>
      <w:r w:rsidR="00FB0AA2">
        <w:rPr>
          <w:rFonts w:ascii="宋体" w:hAnsi="宋体" w:cs="宋体" w:hint="eastAsia"/>
          <w:color w:val="000000" w:themeColor="text1"/>
          <w:sz w:val="24"/>
        </w:rPr>
        <w:t>重新</w:t>
      </w:r>
      <w:r>
        <w:rPr>
          <w:rFonts w:ascii="宋体" w:hAnsi="宋体" w:cs="宋体" w:hint="eastAsia"/>
          <w:color w:val="000000" w:themeColor="text1"/>
          <w:sz w:val="24"/>
        </w:rPr>
        <w:t>训练。</w:t>
      </w:r>
    </w:p>
    <w:p w:rsidR="000F6046" w:rsidRDefault="002830D8" w:rsidP="000F6046">
      <w:pPr>
        <w:spacing w:line="360" w:lineRule="auto"/>
        <w:ind w:firstLineChars="200" w:firstLine="480"/>
        <w:rPr>
          <w:color w:val="000000" w:themeColor="text1"/>
          <w:sz w:val="24"/>
        </w:rPr>
      </w:pPr>
      <w:r>
        <w:rPr>
          <w:rFonts w:ascii="宋体" w:hAnsi="宋体" w:cs="宋体" w:hint="eastAsia"/>
          <w:color w:val="000000" w:themeColor="text1"/>
          <w:sz w:val="24"/>
          <w:szCs w:val="24"/>
        </w:rPr>
        <w:lastRenderedPageBreak/>
        <w:t>每次训练完成</w:t>
      </w:r>
      <w:r>
        <w:rPr>
          <w:rFonts w:ascii="宋体" w:hAnsi="宋体" w:cs="宋体"/>
          <w:color w:val="000000" w:themeColor="text1"/>
          <w:sz w:val="24"/>
          <w:szCs w:val="24"/>
        </w:rPr>
        <w:t>后</w:t>
      </w:r>
      <w:r>
        <w:rPr>
          <w:rFonts w:ascii="宋体" w:hAnsi="宋体" w:cs="宋体" w:hint="eastAsia"/>
          <w:color w:val="000000" w:themeColor="text1"/>
          <w:sz w:val="24"/>
          <w:szCs w:val="24"/>
        </w:rPr>
        <w:t>就会产生一个新的模型版本，通过</w:t>
      </w:r>
      <w:r>
        <w:rPr>
          <w:rFonts w:ascii="宋体" w:hAnsi="宋体" w:cs="宋体"/>
          <w:color w:val="000000" w:themeColor="text1"/>
          <w:sz w:val="24"/>
          <w:szCs w:val="24"/>
        </w:rPr>
        <w:t>脚本输出</w:t>
      </w:r>
      <w:r w:rsidR="000F6046">
        <w:rPr>
          <w:rFonts w:ascii="宋体" w:hAnsi="宋体" w:cs="宋体" w:hint="eastAsia"/>
          <w:color w:val="000000" w:themeColor="text1"/>
          <w:sz w:val="24"/>
          <w:szCs w:val="24"/>
        </w:rPr>
        <w:t>模型</w:t>
      </w:r>
      <w:r>
        <w:rPr>
          <w:rFonts w:ascii="宋体" w:hAnsi="宋体" w:cs="宋体" w:hint="eastAsia"/>
          <w:color w:val="000000" w:themeColor="text1"/>
          <w:sz w:val="24"/>
          <w:szCs w:val="24"/>
        </w:rPr>
        <w:t>版本结果</w:t>
      </w:r>
      <w:r w:rsidR="00FB0AA2">
        <w:rPr>
          <w:rFonts w:ascii="宋体" w:hAnsi="宋体" w:cs="宋体" w:hint="eastAsia"/>
          <w:color w:val="000000" w:themeColor="text1"/>
          <w:sz w:val="24"/>
          <w:szCs w:val="24"/>
        </w:rPr>
        <w:t>文件</w:t>
      </w:r>
      <w:r>
        <w:rPr>
          <w:rFonts w:ascii="宋体" w:hAnsi="宋体" w:cs="宋体" w:hint="eastAsia"/>
          <w:color w:val="000000" w:themeColor="text1"/>
          <w:sz w:val="24"/>
          <w:szCs w:val="24"/>
        </w:rPr>
        <w:t>存储</w:t>
      </w:r>
      <w:r>
        <w:rPr>
          <w:rFonts w:ascii="宋体" w:hAnsi="宋体" w:cs="宋体"/>
          <w:color w:val="000000" w:themeColor="text1"/>
          <w:sz w:val="24"/>
          <w:szCs w:val="24"/>
        </w:rPr>
        <w:t>在训练</w:t>
      </w:r>
      <w:r w:rsidR="00FB0AA2">
        <w:rPr>
          <w:rFonts w:ascii="宋体" w:hAnsi="宋体" w:cs="宋体"/>
          <w:color w:val="000000" w:themeColor="text1"/>
          <w:sz w:val="24"/>
          <w:szCs w:val="24"/>
        </w:rPr>
        <w:t>服务器上</w:t>
      </w:r>
      <w:r w:rsidR="000F6046">
        <w:rPr>
          <w:rFonts w:ascii="宋体" w:hAnsi="宋体" w:cs="宋体" w:hint="eastAsia"/>
          <w:color w:val="000000" w:themeColor="text1"/>
          <w:sz w:val="24"/>
          <w:szCs w:val="24"/>
        </w:rPr>
        <w:t>，对于每个</w:t>
      </w:r>
      <w:r w:rsidR="000F6046">
        <w:rPr>
          <w:rFonts w:hint="eastAsia"/>
          <w:color w:val="000000" w:themeColor="text1"/>
          <w:sz w:val="24"/>
        </w:rPr>
        <w:t>训练得到的模型版本</w:t>
      </w:r>
      <w:r>
        <w:rPr>
          <w:rFonts w:hint="eastAsia"/>
          <w:color w:val="000000" w:themeColor="text1"/>
          <w:sz w:val="24"/>
        </w:rPr>
        <w:t>还需记录以下日志</w:t>
      </w:r>
      <w:r w:rsidR="000F6046">
        <w:rPr>
          <w:rFonts w:hint="eastAsia"/>
          <w:color w:val="000000" w:themeColor="text1"/>
          <w:sz w:val="24"/>
        </w:rPr>
        <w:t>信息。</w:t>
      </w:r>
    </w:p>
    <w:tbl>
      <w:tblPr>
        <w:tblW w:w="5000" w:type="pct"/>
        <w:tblLook w:val="04A0"/>
      </w:tblPr>
      <w:tblGrid>
        <w:gridCol w:w="2404"/>
        <w:gridCol w:w="1732"/>
        <w:gridCol w:w="972"/>
        <w:gridCol w:w="3414"/>
      </w:tblGrid>
      <w:tr w:rsidR="000F6046" w:rsidTr="00D767E9">
        <w:trPr>
          <w:trHeight w:val="285"/>
        </w:trPr>
        <w:tc>
          <w:tcPr>
            <w:tcW w:w="1411" w:type="pct"/>
            <w:tcBorders>
              <w:top w:val="single" w:sz="4" w:space="0" w:color="auto"/>
              <w:left w:val="single" w:sz="4" w:space="0" w:color="auto"/>
              <w:bottom w:val="single" w:sz="4" w:space="0" w:color="auto"/>
              <w:right w:val="single" w:sz="4" w:space="0" w:color="auto"/>
            </w:tcBorders>
            <w:vAlign w:val="center"/>
            <w:hideMark/>
          </w:tcPr>
          <w:p w:rsidR="000F6046" w:rsidRDefault="000F6046" w:rsidP="00D767E9">
            <w:pPr>
              <w:widowControl/>
              <w:jc w:val="center"/>
              <w:rPr>
                <w:rFonts w:ascii="宋体" w:hAnsi="宋体" w:cs="宋体"/>
                <w:b/>
                <w:bCs/>
                <w:color w:val="000000"/>
                <w:kern w:val="0"/>
                <w:szCs w:val="21"/>
              </w:rPr>
            </w:pPr>
            <w:r>
              <w:rPr>
                <w:rFonts w:ascii="宋体" w:hAnsi="宋体" w:cs="宋体" w:hint="eastAsia"/>
                <w:b/>
                <w:bCs/>
                <w:color w:val="000000"/>
                <w:kern w:val="0"/>
                <w:szCs w:val="21"/>
              </w:rPr>
              <w:t>字段</w:t>
            </w:r>
          </w:p>
        </w:tc>
        <w:tc>
          <w:tcPr>
            <w:tcW w:w="1016" w:type="pct"/>
            <w:tcBorders>
              <w:top w:val="single" w:sz="4" w:space="0" w:color="auto"/>
              <w:left w:val="nil"/>
              <w:bottom w:val="single" w:sz="4" w:space="0" w:color="auto"/>
              <w:right w:val="single" w:sz="4" w:space="0" w:color="auto"/>
            </w:tcBorders>
            <w:vAlign w:val="center"/>
            <w:hideMark/>
          </w:tcPr>
          <w:p w:rsidR="000F6046" w:rsidRDefault="000F6046" w:rsidP="00D767E9">
            <w:pPr>
              <w:widowControl/>
              <w:jc w:val="center"/>
              <w:rPr>
                <w:rFonts w:ascii="宋体" w:hAnsi="宋体" w:cs="宋体"/>
                <w:b/>
                <w:bCs/>
                <w:color w:val="000000"/>
                <w:kern w:val="0"/>
                <w:szCs w:val="21"/>
              </w:rPr>
            </w:pPr>
            <w:r>
              <w:rPr>
                <w:rFonts w:ascii="宋体" w:hAnsi="宋体" w:cs="宋体" w:hint="eastAsia"/>
                <w:b/>
                <w:bCs/>
                <w:color w:val="000000"/>
                <w:kern w:val="0"/>
                <w:szCs w:val="21"/>
              </w:rPr>
              <w:t>类型</w:t>
            </w:r>
          </w:p>
        </w:tc>
        <w:tc>
          <w:tcPr>
            <w:tcW w:w="570" w:type="pct"/>
            <w:tcBorders>
              <w:top w:val="single" w:sz="4" w:space="0" w:color="auto"/>
              <w:left w:val="nil"/>
              <w:bottom w:val="single" w:sz="4" w:space="0" w:color="auto"/>
              <w:right w:val="single" w:sz="4" w:space="0" w:color="auto"/>
            </w:tcBorders>
            <w:shd w:val="clear" w:color="auto" w:fill="FFFFFF"/>
            <w:vAlign w:val="center"/>
            <w:hideMark/>
          </w:tcPr>
          <w:p w:rsidR="000F6046" w:rsidRDefault="000F6046" w:rsidP="00D767E9">
            <w:pPr>
              <w:widowControl/>
              <w:jc w:val="center"/>
              <w:rPr>
                <w:rFonts w:ascii="宋体" w:hAnsi="宋体" w:cs="宋体"/>
                <w:b/>
                <w:bCs/>
                <w:color w:val="000000"/>
                <w:kern w:val="0"/>
                <w:szCs w:val="21"/>
              </w:rPr>
            </w:pPr>
            <w:r>
              <w:rPr>
                <w:rFonts w:ascii="宋体" w:hAnsi="宋体" w:cs="宋体" w:hint="eastAsia"/>
                <w:b/>
                <w:bCs/>
                <w:color w:val="000000"/>
                <w:kern w:val="0"/>
                <w:szCs w:val="21"/>
              </w:rPr>
              <w:t>可为空</w:t>
            </w:r>
          </w:p>
        </w:tc>
        <w:tc>
          <w:tcPr>
            <w:tcW w:w="2003" w:type="pct"/>
            <w:tcBorders>
              <w:top w:val="single" w:sz="4" w:space="0" w:color="auto"/>
              <w:left w:val="nil"/>
              <w:bottom w:val="single" w:sz="4" w:space="0" w:color="auto"/>
              <w:right w:val="single" w:sz="4" w:space="0" w:color="auto"/>
            </w:tcBorders>
            <w:vAlign w:val="center"/>
            <w:hideMark/>
          </w:tcPr>
          <w:p w:rsidR="000F6046" w:rsidRDefault="000F6046" w:rsidP="00D767E9">
            <w:pPr>
              <w:widowControl/>
              <w:jc w:val="center"/>
              <w:rPr>
                <w:rFonts w:ascii="宋体" w:hAnsi="宋体" w:cs="宋体"/>
                <w:b/>
                <w:bCs/>
                <w:color w:val="000000"/>
                <w:kern w:val="0"/>
                <w:szCs w:val="21"/>
              </w:rPr>
            </w:pPr>
            <w:r>
              <w:rPr>
                <w:rFonts w:ascii="宋体" w:hAnsi="宋体" w:cs="宋体" w:hint="eastAsia"/>
                <w:b/>
                <w:bCs/>
                <w:color w:val="000000"/>
                <w:kern w:val="0"/>
                <w:szCs w:val="21"/>
              </w:rPr>
              <w:t>含义</w:t>
            </w:r>
          </w:p>
        </w:tc>
      </w:tr>
      <w:tr w:rsidR="000F6046" w:rsidTr="00D767E9">
        <w:trPr>
          <w:trHeight w:val="285"/>
        </w:trPr>
        <w:tc>
          <w:tcPr>
            <w:tcW w:w="1411" w:type="pct"/>
            <w:tcBorders>
              <w:top w:val="nil"/>
              <w:left w:val="single" w:sz="4" w:space="0" w:color="auto"/>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user_name</w:t>
            </w:r>
          </w:p>
        </w:tc>
        <w:tc>
          <w:tcPr>
            <w:tcW w:w="1016"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varchar2(70)</w:t>
            </w:r>
          </w:p>
        </w:tc>
        <w:tc>
          <w:tcPr>
            <w:tcW w:w="570" w:type="pct"/>
            <w:tcBorders>
              <w:top w:val="nil"/>
              <w:left w:val="nil"/>
              <w:bottom w:val="single" w:sz="4" w:space="0" w:color="auto"/>
              <w:right w:val="single" w:sz="4" w:space="0" w:color="auto"/>
            </w:tcBorders>
            <w:shd w:val="clear" w:color="auto" w:fill="FFFFFF"/>
            <w:vAlign w:val="cente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N</w:t>
            </w:r>
          </w:p>
        </w:tc>
        <w:tc>
          <w:tcPr>
            <w:tcW w:w="2003"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用户名</w:t>
            </w:r>
          </w:p>
        </w:tc>
      </w:tr>
      <w:tr w:rsidR="000F6046" w:rsidTr="00D767E9">
        <w:trPr>
          <w:trHeight w:val="285"/>
        </w:trPr>
        <w:tc>
          <w:tcPr>
            <w:tcW w:w="1411" w:type="pct"/>
            <w:tcBorders>
              <w:top w:val="nil"/>
              <w:left w:val="single" w:sz="4" w:space="0" w:color="auto"/>
              <w:bottom w:val="single" w:sz="4" w:space="0" w:color="auto"/>
              <w:right w:val="single" w:sz="4" w:space="0" w:color="auto"/>
            </w:tcBorders>
            <w:vAlign w:val="center"/>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model_name</w:t>
            </w:r>
          </w:p>
        </w:tc>
        <w:tc>
          <w:tcPr>
            <w:tcW w:w="1016" w:type="pct"/>
            <w:tcBorders>
              <w:top w:val="nil"/>
              <w:left w:val="nil"/>
              <w:bottom w:val="single" w:sz="4" w:space="0" w:color="auto"/>
              <w:right w:val="single" w:sz="4" w:space="0" w:color="auto"/>
            </w:tcBorders>
            <w:vAlign w:val="center"/>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varchar2(70)</w:t>
            </w:r>
          </w:p>
        </w:tc>
        <w:tc>
          <w:tcPr>
            <w:tcW w:w="570" w:type="pct"/>
            <w:tcBorders>
              <w:top w:val="nil"/>
              <w:left w:val="nil"/>
              <w:bottom w:val="single" w:sz="4" w:space="0" w:color="auto"/>
              <w:right w:val="single" w:sz="4" w:space="0" w:color="auto"/>
            </w:tcBorders>
            <w:shd w:val="clear" w:color="auto" w:fill="FFFFFF"/>
            <w:vAlign w:val="center"/>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N</w:t>
            </w:r>
          </w:p>
        </w:tc>
        <w:tc>
          <w:tcPr>
            <w:tcW w:w="2003" w:type="pct"/>
            <w:tcBorders>
              <w:top w:val="nil"/>
              <w:left w:val="nil"/>
              <w:bottom w:val="single" w:sz="4" w:space="0" w:color="auto"/>
              <w:right w:val="single" w:sz="4" w:space="0" w:color="auto"/>
            </w:tcBorders>
            <w:vAlign w:val="center"/>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模型名称</w:t>
            </w:r>
          </w:p>
        </w:tc>
      </w:tr>
      <w:tr w:rsidR="000F6046" w:rsidTr="00D767E9">
        <w:trPr>
          <w:trHeight w:val="285"/>
        </w:trPr>
        <w:tc>
          <w:tcPr>
            <w:tcW w:w="1411" w:type="pct"/>
            <w:tcBorders>
              <w:top w:val="nil"/>
              <w:left w:val="single" w:sz="4" w:space="0" w:color="auto"/>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model_note</w:t>
            </w:r>
          </w:p>
        </w:tc>
        <w:tc>
          <w:tcPr>
            <w:tcW w:w="1016"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varchar2(1024)</w:t>
            </w:r>
          </w:p>
        </w:tc>
        <w:tc>
          <w:tcPr>
            <w:tcW w:w="570" w:type="pct"/>
            <w:tcBorders>
              <w:top w:val="nil"/>
              <w:left w:val="nil"/>
              <w:bottom w:val="single" w:sz="4" w:space="0" w:color="auto"/>
              <w:right w:val="single" w:sz="4" w:space="0" w:color="auto"/>
            </w:tcBorders>
            <w:shd w:val="clear" w:color="auto" w:fill="FFFFFF"/>
            <w:vAlign w:val="cente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Y</w:t>
            </w:r>
          </w:p>
        </w:tc>
        <w:tc>
          <w:tcPr>
            <w:tcW w:w="2003"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模型说明</w:t>
            </w:r>
          </w:p>
        </w:tc>
      </w:tr>
      <w:tr w:rsidR="000F6046" w:rsidTr="00D767E9">
        <w:trPr>
          <w:trHeight w:val="285"/>
        </w:trPr>
        <w:tc>
          <w:tcPr>
            <w:tcW w:w="1411" w:type="pct"/>
            <w:tcBorders>
              <w:top w:val="nil"/>
              <w:left w:val="single" w:sz="4" w:space="0" w:color="auto"/>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file_name</w:t>
            </w:r>
          </w:p>
        </w:tc>
        <w:tc>
          <w:tcPr>
            <w:tcW w:w="1016"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varchar2(70)</w:t>
            </w:r>
          </w:p>
        </w:tc>
        <w:tc>
          <w:tcPr>
            <w:tcW w:w="570" w:type="pct"/>
            <w:tcBorders>
              <w:top w:val="nil"/>
              <w:left w:val="nil"/>
              <w:bottom w:val="single" w:sz="4" w:space="0" w:color="auto"/>
              <w:right w:val="single" w:sz="4" w:space="0" w:color="auto"/>
            </w:tcBorders>
            <w:shd w:val="clear" w:color="auto" w:fill="FFFFFF"/>
            <w:vAlign w:val="cente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N</w:t>
            </w:r>
          </w:p>
        </w:tc>
        <w:tc>
          <w:tcPr>
            <w:tcW w:w="2003"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模型文件名称</w:t>
            </w:r>
          </w:p>
        </w:tc>
      </w:tr>
      <w:tr w:rsidR="000F6046" w:rsidTr="00D767E9">
        <w:trPr>
          <w:trHeight w:val="285"/>
        </w:trPr>
        <w:tc>
          <w:tcPr>
            <w:tcW w:w="1411" w:type="pct"/>
            <w:tcBorders>
              <w:top w:val="nil"/>
              <w:left w:val="single" w:sz="4" w:space="0" w:color="auto"/>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file_size</w:t>
            </w:r>
          </w:p>
        </w:tc>
        <w:tc>
          <w:tcPr>
            <w:tcW w:w="1016"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number(11)</w:t>
            </w:r>
          </w:p>
        </w:tc>
        <w:tc>
          <w:tcPr>
            <w:tcW w:w="570" w:type="pct"/>
            <w:tcBorders>
              <w:top w:val="nil"/>
              <w:left w:val="nil"/>
              <w:bottom w:val="single" w:sz="4" w:space="0" w:color="auto"/>
              <w:right w:val="single" w:sz="4" w:space="0" w:color="auto"/>
            </w:tcBorders>
            <w:shd w:val="clear" w:color="auto" w:fill="FFFFFF"/>
            <w:vAlign w:val="cente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Y</w:t>
            </w:r>
          </w:p>
        </w:tc>
        <w:tc>
          <w:tcPr>
            <w:tcW w:w="2003"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模型文件大小</w:t>
            </w:r>
          </w:p>
        </w:tc>
      </w:tr>
      <w:tr w:rsidR="000F6046" w:rsidTr="00D767E9">
        <w:trPr>
          <w:trHeight w:val="285"/>
        </w:trPr>
        <w:tc>
          <w:tcPr>
            <w:tcW w:w="1411" w:type="pct"/>
            <w:tcBorders>
              <w:top w:val="nil"/>
              <w:left w:val="single" w:sz="4" w:space="0" w:color="auto"/>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file_path</w:t>
            </w:r>
          </w:p>
        </w:tc>
        <w:tc>
          <w:tcPr>
            <w:tcW w:w="1016"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varchar2(200)</w:t>
            </w:r>
          </w:p>
        </w:tc>
        <w:tc>
          <w:tcPr>
            <w:tcW w:w="570" w:type="pct"/>
            <w:tcBorders>
              <w:top w:val="nil"/>
              <w:left w:val="nil"/>
              <w:bottom w:val="single" w:sz="4" w:space="0" w:color="auto"/>
              <w:right w:val="single" w:sz="4" w:space="0" w:color="auto"/>
            </w:tcBorders>
            <w:shd w:val="clear" w:color="auto" w:fill="FFFFFF"/>
            <w:vAlign w:val="cente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Y</w:t>
            </w:r>
          </w:p>
        </w:tc>
        <w:tc>
          <w:tcPr>
            <w:tcW w:w="2003"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模型文件路径</w:t>
            </w:r>
          </w:p>
        </w:tc>
      </w:tr>
      <w:tr w:rsidR="000F6046" w:rsidTr="00D767E9">
        <w:trPr>
          <w:trHeight w:val="285"/>
        </w:trPr>
        <w:tc>
          <w:tcPr>
            <w:tcW w:w="1411" w:type="pct"/>
            <w:tcBorders>
              <w:top w:val="nil"/>
              <w:left w:val="single" w:sz="4" w:space="0" w:color="auto"/>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file_time</w:t>
            </w:r>
          </w:p>
        </w:tc>
        <w:tc>
          <w:tcPr>
            <w:tcW w:w="1016"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time</w:t>
            </w:r>
          </w:p>
        </w:tc>
        <w:tc>
          <w:tcPr>
            <w:tcW w:w="570" w:type="pct"/>
            <w:tcBorders>
              <w:top w:val="nil"/>
              <w:left w:val="nil"/>
              <w:bottom w:val="single" w:sz="4" w:space="0" w:color="auto"/>
              <w:right w:val="single" w:sz="4" w:space="0" w:color="auto"/>
            </w:tcBorders>
            <w:shd w:val="clear" w:color="auto" w:fill="FFFFFF"/>
            <w:vAlign w:val="center"/>
            <w:hideMark/>
          </w:tcPr>
          <w:p w:rsidR="000F6046" w:rsidRDefault="000F6046" w:rsidP="00D767E9">
            <w:pPr>
              <w:widowControl/>
              <w:jc w:val="center"/>
              <w:rPr>
                <w:rFonts w:ascii="宋体" w:hAnsi="宋体" w:cs="宋体"/>
                <w:color w:val="000000"/>
                <w:kern w:val="0"/>
                <w:szCs w:val="21"/>
              </w:rPr>
            </w:pPr>
            <w:r>
              <w:rPr>
                <w:rFonts w:ascii="宋体" w:hAnsi="宋体" w:cs="宋体" w:hint="eastAsia"/>
                <w:color w:val="000000"/>
                <w:kern w:val="0"/>
                <w:szCs w:val="21"/>
              </w:rPr>
              <w:t>N</w:t>
            </w:r>
          </w:p>
        </w:tc>
        <w:tc>
          <w:tcPr>
            <w:tcW w:w="2003" w:type="pct"/>
            <w:tcBorders>
              <w:top w:val="nil"/>
              <w:left w:val="nil"/>
              <w:bottom w:val="single" w:sz="4" w:space="0" w:color="auto"/>
              <w:right w:val="single" w:sz="4" w:space="0" w:color="auto"/>
            </w:tcBorders>
            <w:vAlign w:val="center"/>
            <w:hideMark/>
          </w:tcPr>
          <w:p w:rsidR="000F6046" w:rsidRDefault="000F6046" w:rsidP="00D767E9">
            <w:pPr>
              <w:widowControl/>
              <w:jc w:val="left"/>
              <w:rPr>
                <w:rFonts w:ascii="宋体" w:hAnsi="宋体" w:cs="宋体"/>
                <w:color w:val="000000"/>
                <w:kern w:val="0"/>
                <w:szCs w:val="21"/>
              </w:rPr>
            </w:pPr>
            <w:r>
              <w:rPr>
                <w:rFonts w:ascii="宋体" w:hAnsi="宋体" w:cs="宋体" w:hint="eastAsia"/>
                <w:color w:val="000000"/>
                <w:kern w:val="0"/>
                <w:szCs w:val="21"/>
              </w:rPr>
              <w:t>模型文件生成时间</w:t>
            </w:r>
          </w:p>
        </w:tc>
      </w:tr>
    </w:tbl>
    <w:p w:rsidR="000F6046" w:rsidRDefault="000F6046" w:rsidP="000F6046">
      <w:pPr>
        <w:spacing w:line="360" w:lineRule="auto"/>
        <w:ind w:firstLineChars="200" w:firstLine="480"/>
        <w:jc w:val="left"/>
        <w:rPr>
          <w:color w:val="000000" w:themeColor="text1"/>
          <w:sz w:val="24"/>
          <w:szCs w:val="24"/>
        </w:rPr>
      </w:pPr>
      <w:r>
        <w:rPr>
          <w:rFonts w:hint="eastAsia"/>
          <w:color w:val="000000" w:themeColor="text1"/>
          <w:sz w:val="24"/>
          <w:szCs w:val="24"/>
        </w:rPr>
        <w:t>日志文件示例</w:t>
      </w:r>
    </w:p>
    <w:p w:rsidR="000F6046" w:rsidRPr="00601C9C" w:rsidRDefault="000F6046" w:rsidP="000F6046">
      <w:pPr>
        <w:spacing w:line="360" w:lineRule="auto"/>
        <w:ind w:firstLineChars="200" w:firstLine="480"/>
        <w:jc w:val="left"/>
        <w:rPr>
          <w:color w:val="000000" w:themeColor="text1"/>
          <w:sz w:val="24"/>
          <w:szCs w:val="24"/>
        </w:rPr>
      </w:pPr>
      <w:r w:rsidRPr="00601C9C">
        <w:rPr>
          <w:color w:val="000000" w:themeColor="text1"/>
          <w:sz w:val="24"/>
          <w:szCs w:val="24"/>
        </w:rPr>
        <w:t xml:space="preserve">{ </w:t>
      </w:r>
    </w:p>
    <w:p w:rsidR="000F6046" w:rsidRPr="00EC5C64" w:rsidRDefault="000F6046" w:rsidP="000F6046">
      <w:pPr>
        <w:spacing w:line="360" w:lineRule="auto"/>
        <w:ind w:firstLineChars="300" w:firstLine="630"/>
        <w:jc w:val="left"/>
        <w:rPr>
          <w:rFonts w:ascii="宋体" w:hAnsi="宋体" w:cs="宋体"/>
          <w:color w:val="000000"/>
          <w:kern w:val="0"/>
          <w:szCs w:val="21"/>
        </w:rPr>
      </w:pPr>
      <w:r w:rsidRPr="00EC5C64">
        <w:rPr>
          <w:rFonts w:ascii="宋体" w:hAnsi="宋体" w:cs="宋体"/>
          <w:color w:val="000000"/>
          <w:kern w:val="0"/>
          <w:szCs w:val="21"/>
        </w:rPr>
        <w:t>"</w:t>
      </w:r>
      <w:r w:rsidRPr="00EC5C64">
        <w:rPr>
          <w:rFonts w:ascii="宋体" w:hAnsi="宋体" w:cs="宋体" w:hint="eastAsia"/>
          <w:color w:val="000000"/>
          <w:kern w:val="0"/>
          <w:szCs w:val="21"/>
        </w:rPr>
        <w:t>user</w:t>
      </w:r>
      <w:r>
        <w:rPr>
          <w:rFonts w:ascii="宋体" w:hAnsi="宋体" w:cs="宋体" w:hint="eastAsia"/>
          <w:color w:val="000000"/>
          <w:kern w:val="0"/>
          <w:szCs w:val="21"/>
        </w:rPr>
        <w:t>_name</w:t>
      </w:r>
      <w:r w:rsidRPr="00EC5C64">
        <w:rPr>
          <w:rFonts w:ascii="宋体" w:hAnsi="宋体" w:cs="宋体"/>
          <w:color w:val="000000"/>
          <w:kern w:val="0"/>
          <w:szCs w:val="21"/>
        </w:rPr>
        <w:t>": "</w:t>
      </w:r>
      <w:r>
        <w:rPr>
          <w:rFonts w:ascii="宋体" w:hAnsi="宋体" w:cs="宋体" w:hint="eastAsia"/>
          <w:color w:val="000000"/>
          <w:kern w:val="0"/>
          <w:szCs w:val="21"/>
        </w:rPr>
        <w:t>王</w:t>
      </w:r>
      <w:r w:rsidRPr="00EC5C64">
        <w:rPr>
          <w:rFonts w:ascii="宋体" w:hAnsi="宋体" w:cs="宋体"/>
          <w:color w:val="000000"/>
          <w:kern w:val="0"/>
          <w:szCs w:val="21"/>
        </w:rPr>
        <w:t>",</w:t>
      </w:r>
    </w:p>
    <w:p w:rsidR="000F6046" w:rsidRPr="00CD6F5B" w:rsidRDefault="000F6046" w:rsidP="000F6046">
      <w:pPr>
        <w:spacing w:line="360" w:lineRule="auto"/>
        <w:ind w:firstLineChars="300" w:firstLine="630"/>
        <w:jc w:val="left"/>
        <w:rPr>
          <w:rFonts w:ascii="宋体" w:hAnsi="宋体" w:cs="宋体"/>
          <w:color w:val="000000"/>
          <w:kern w:val="0"/>
          <w:szCs w:val="21"/>
        </w:rPr>
      </w:pPr>
      <w:r w:rsidRPr="00EC5C64">
        <w:rPr>
          <w:rFonts w:ascii="宋体" w:hAnsi="宋体" w:cs="宋体"/>
          <w:color w:val="000000"/>
          <w:kern w:val="0"/>
          <w:szCs w:val="21"/>
        </w:rPr>
        <w:t>"</w:t>
      </w:r>
      <w:r>
        <w:rPr>
          <w:rFonts w:ascii="宋体" w:hAnsi="宋体" w:cs="宋体" w:hint="eastAsia"/>
          <w:color w:val="000000"/>
          <w:kern w:val="0"/>
          <w:szCs w:val="21"/>
        </w:rPr>
        <w:t>model_name</w:t>
      </w:r>
      <w:r w:rsidRPr="00EC5C64">
        <w:rPr>
          <w:rFonts w:ascii="宋体" w:hAnsi="宋体" w:cs="宋体"/>
          <w:color w:val="000000"/>
          <w:kern w:val="0"/>
          <w:szCs w:val="21"/>
        </w:rPr>
        <w:t>": "</w:t>
      </w:r>
      <w:r>
        <w:rPr>
          <w:rFonts w:ascii="宋体" w:hAnsi="宋体" w:cs="宋体" w:hint="eastAsia"/>
          <w:color w:val="000000"/>
          <w:kern w:val="0"/>
          <w:szCs w:val="21"/>
        </w:rPr>
        <w:t>深蹲</w:t>
      </w:r>
      <w:r w:rsidRPr="00CD6F5B">
        <w:rPr>
          <w:rFonts w:ascii="宋体" w:hAnsi="宋体" w:cs="宋体"/>
          <w:color w:val="000000"/>
          <w:kern w:val="0"/>
          <w:szCs w:val="21"/>
        </w:rPr>
        <w:t xml:space="preserve">", </w:t>
      </w:r>
    </w:p>
    <w:p w:rsidR="000F6046" w:rsidRPr="00CD6F5B" w:rsidRDefault="000F6046" w:rsidP="000F6046">
      <w:pPr>
        <w:spacing w:line="360" w:lineRule="auto"/>
        <w:ind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model_note</w:t>
      </w:r>
      <w:r w:rsidRPr="00CD6F5B">
        <w:rPr>
          <w:rFonts w:ascii="宋体" w:hAnsi="宋体" w:cs="宋体"/>
          <w:color w:val="000000"/>
          <w:kern w:val="0"/>
          <w:szCs w:val="21"/>
        </w:rPr>
        <w:t>": "</w:t>
      </w:r>
      <w:r>
        <w:rPr>
          <w:rFonts w:ascii="宋体" w:hAnsi="宋体" w:cs="宋体" w:hint="eastAsia"/>
          <w:color w:val="000000"/>
          <w:kern w:val="0"/>
          <w:szCs w:val="21"/>
        </w:rPr>
        <w:t>深蹲</w:t>
      </w:r>
      <w:r w:rsidRPr="00CD6F5B">
        <w:rPr>
          <w:rFonts w:ascii="宋体" w:hAnsi="宋体" w:cs="宋体"/>
          <w:color w:val="000000"/>
          <w:kern w:val="0"/>
          <w:szCs w:val="21"/>
        </w:rPr>
        <w:t xml:space="preserve">", </w:t>
      </w:r>
    </w:p>
    <w:p w:rsidR="000F6046" w:rsidRPr="00CD6F5B" w:rsidRDefault="000F6046" w:rsidP="000F6046">
      <w:pPr>
        <w:spacing w:line="360" w:lineRule="auto"/>
        <w:ind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file_name</w:t>
      </w:r>
      <w:r w:rsidRPr="00CD6F5B">
        <w:rPr>
          <w:rFonts w:ascii="宋体" w:hAnsi="宋体" w:cs="宋体"/>
          <w:color w:val="000000"/>
          <w:kern w:val="0"/>
          <w:szCs w:val="21"/>
        </w:rPr>
        <w:t>": "</w:t>
      </w:r>
      <w:r w:rsidRPr="003878CC">
        <w:rPr>
          <w:rFonts w:ascii="宋体" w:hAnsi="宋体" w:cs="宋体"/>
          <w:color w:val="000000"/>
          <w:kern w:val="0"/>
          <w:szCs w:val="21"/>
        </w:rPr>
        <w:t>mgyy_mgAI_Origin_model_1_20170103_00000001_01</w:t>
      </w:r>
      <w:r w:rsidRPr="00CD6F5B">
        <w:rPr>
          <w:rFonts w:ascii="宋体" w:hAnsi="宋体" w:cs="宋体"/>
          <w:color w:val="000000"/>
          <w:kern w:val="0"/>
          <w:szCs w:val="21"/>
        </w:rPr>
        <w:t xml:space="preserve">", </w:t>
      </w:r>
    </w:p>
    <w:p w:rsidR="000F6046" w:rsidRPr="00CD6F5B" w:rsidRDefault="000F6046" w:rsidP="000F6046">
      <w:pPr>
        <w:spacing w:line="360" w:lineRule="auto"/>
        <w:ind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file_size</w:t>
      </w:r>
      <w:r w:rsidRPr="00CD6F5B">
        <w:rPr>
          <w:rFonts w:ascii="宋体" w:hAnsi="宋体" w:cs="宋体"/>
          <w:color w:val="000000"/>
          <w:kern w:val="0"/>
          <w:szCs w:val="21"/>
        </w:rPr>
        <w:t>": "</w:t>
      </w:r>
      <w:r>
        <w:rPr>
          <w:rFonts w:ascii="宋体" w:hAnsi="宋体" w:cs="宋体" w:hint="eastAsia"/>
          <w:color w:val="000000"/>
          <w:kern w:val="0"/>
          <w:szCs w:val="21"/>
        </w:rPr>
        <w:t>30</w:t>
      </w:r>
      <w:r w:rsidRPr="00CD6F5B">
        <w:rPr>
          <w:rFonts w:ascii="宋体" w:hAnsi="宋体" w:cs="宋体"/>
          <w:color w:val="000000"/>
          <w:kern w:val="0"/>
          <w:szCs w:val="21"/>
        </w:rPr>
        <w:t>0</w:t>
      </w:r>
      <w:r>
        <w:rPr>
          <w:rFonts w:ascii="宋体" w:hAnsi="宋体" w:cs="宋体"/>
          <w:color w:val="000000"/>
          <w:kern w:val="0"/>
          <w:szCs w:val="21"/>
        </w:rPr>
        <w:t>M</w:t>
      </w:r>
      <w:r w:rsidRPr="00CD6F5B">
        <w:rPr>
          <w:rFonts w:ascii="宋体" w:hAnsi="宋体" w:cs="宋体"/>
          <w:color w:val="000000"/>
          <w:kern w:val="0"/>
          <w:szCs w:val="21"/>
        </w:rPr>
        <w:t xml:space="preserve">", </w:t>
      </w:r>
    </w:p>
    <w:p w:rsidR="000F6046" w:rsidRPr="00CD6F5B" w:rsidRDefault="000F6046" w:rsidP="000F6046">
      <w:pPr>
        <w:spacing w:line="360" w:lineRule="auto"/>
        <w:ind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file_path</w:t>
      </w:r>
      <w:r>
        <w:rPr>
          <w:rFonts w:ascii="宋体" w:hAnsi="宋体" w:cs="宋体"/>
          <w:color w:val="000000"/>
          <w:kern w:val="0"/>
          <w:szCs w:val="21"/>
        </w:rPr>
        <w:t>":</w:t>
      </w:r>
      <w:r w:rsidRPr="00CD6F5B">
        <w:rPr>
          <w:rFonts w:ascii="宋体" w:hAnsi="宋体" w:cs="宋体"/>
          <w:color w:val="000000"/>
          <w:kern w:val="0"/>
          <w:szCs w:val="21"/>
        </w:rPr>
        <w:t>"</w:t>
      </w:r>
      <w:r>
        <w:rPr>
          <w:rFonts w:ascii="宋体" w:hAnsi="宋体" w:cs="宋体" w:hint="eastAsia"/>
          <w:color w:val="000000"/>
          <w:kern w:val="0"/>
          <w:szCs w:val="21"/>
        </w:rPr>
        <w:t>file</w:t>
      </w:r>
      <w:r>
        <w:rPr>
          <w:rFonts w:ascii="宋体" w:hAnsi="宋体" w:cs="宋体"/>
          <w:color w:val="000000"/>
          <w:kern w:val="0"/>
          <w:szCs w:val="21"/>
        </w:rPr>
        <w:t>:///data/</w:t>
      </w:r>
      <w:r w:rsidRPr="003878CC">
        <w:rPr>
          <w:rFonts w:ascii="宋体" w:hAnsi="宋体" w:cs="宋体"/>
          <w:color w:val="000000"/>
          <w:kern w:val="0"/>
          <w:szCs w:val="21"/>
        </w:rPr>
        <w:t>mgyy_mgAI_Origin_model_1_20170103_00000001_01</w:t>
      </w:r>
      <w:r w:rsidRPr="00CD6F5B">
        <w:rPr>
          <w:rFonts w:ascii="宋体" w:hAnsi="宋体" w:cs="宋体"/>
          <w:color w:val="000000"/>
          <w:kern w:val="0"/>
          <w:szCs w:val="21"/>
        </w:rPr>
        <w:t xml:space="preserve">", </w:t>
      </w:r>
    </w:p>
    <w:p w:rsidR="000F6046" w:rsidRDefault="000F6046" w:rsidP="000F6046">
      <w:pPr>
        <w:spacing w:line="360" w:lineRule="auto"/>
        <w:ind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file_time</w:t>
      </w:r>
      <w:r w:rsidRPr="00CD6F5B">
        <w:rPr>
          <w:rFonts w:ascii="宋体" w:hAnsi="宋体" w:cs="宋体"/>
          <w:color w:val="000000"/>
          <w:kern w:val="0"/>
          <w:szCs w:val="21"/>
        </w:rPr>
        <w:t>": "</w:t>
      </w:r>
      <w:r>
        <w:rPr>
          <w:rFonts w:ascii="宋体" w:hAnsi="宋体" w:cs="宋体"/>
          <w:color w:val="000000"/>
          <w:kern w:val="0"/>
          <w:szCs w:val="21"/>
        </w:rPr>
        <w:t>2017-10-13 15:03:00</w:t>
      </w:r>
      <w:r w:rsidRPr="00CD6F5B">
        <w:rPr>
          <w:rFonts w:ascii="宋体" w:hAnsi="宋体" w:cs="宋体"/>
          <w:color w:val="000000"/>
          <w:kern w:val="0"/>
          <w:szCs w:val="21"/>
        </w:rPr>
        <w:t>"</w:t>
      </w:r>
    </w:p>
    <w:p w:rsidR="000F6046" w:rsidRPr="00CD6F5B" w:rsidRDefault="000F6046" w:rsidP="000F6046">
      <w:pPr>
        <w:spacing w:line="360" w:lineRule="auto"/>
        <w:ind w:firstLineChars="300" w:firstLine="630"/>
        <w:jc w:val="left"/>
        <w:rPr>
          <w:rFonts w:ascii="宋体" w:hAnsi="宋体" w:cs="宋体"/>
          <w:color w:val="000000"/>
          <w:kern w:val="0"/>
          <w:szCs w:val="21"/>
        </w:rPr>
      </w:pPr>
      <w:r w:rsidRPr="00CD6F5B">
        <w:rPr>
          <w:rFonts w:ascii="宋体" w:hAnsi="宋体" w:cs="宋体"/>
          <w:color w:val="000000"/>
          <w:kern w:val="0"/>
          <w:szCs w:val="21"/>
        </w:rPr>
        <w:t>"</w:t>
      </w:r>
      <w:r>
        <w:rPr>
          <w:rFonts w:ascii="宋体" w:hAnsi="宋体" w:cs="宋体" w:hint="eastAsia"/>
          <w:color w:val="000000"/>
          <w:kern w:val="0"/>
          <w:szCs w:val="21"/>
        </w:rPr>
        <w:t>log</w:t>
      </w:r>
      <w:r w:rsidRPr="00CD6F5B">
        <w:rPr>
          <w:rFonts w:ascii="宋体" w:hAnsi="宋体" w:cs="宋体"/>
          <w:color w:val="000000"/>
          <w:kern w:val="0"/>
          <w:szCs w:val="21"/>
        </w:rPr>
        <w:t>"</w:t>
      </w:r>
      <w:r>
        <w:rPr>
          <w:rFonts w:ascii="宋体" w:hAnsi="宋体" w:cs="宋体" w:hint="eastAsia"/>
          <w:color w:val="000000"/>
          <w:kern w:val="0"/>
          <w:szCs w:val="21"/>
        </w:rPr>
        <w:t>:</w:t>
      </w:r>
      <w:r w:rsidRPr="00CD6F5B">
        <w:rPr>
          <w:rFonts w:ascii="宋体" w:hAnsi="宋体" w:cs="宋体"/>
          <w:color w:val="000000"/>
          <w:kern w:val="0"/>
          <w:szCs w:val="21"/>
        </w:rPr>
        <w:t>"</w:t>
      </w:r>
      <w:r w:rsidRPr="00DD51FC">
        <w:rPr>
          <w:rFonts w:ascii="宋体" w:hAnsi="宋体" w:cs="宋体" w:hint="eastAsia"/>
          <w:color w:val="000000"/>
          <w:kern w:val="0"/>
          <w:szCs w:val="21"/>
        </w:rPr>
        <w:t>学习率：0.01</w:t>
      </w:r>
      <w:r>
        <w:rPr>
          <w:rFonts w:ascii="宋体" w:hAnsi="宋体" w:cs="宋体"/>
          <w:color w:val="000000"/>
          <w:kern w:val="0"/>
          <w:szCs w:val="21"/>
        </w:rPr>
        <w:t>,</w:t>
      </w:r>
      <w:r w:rsidRPr="00DD51FC">
        <w:rPr>
          <w:rFonts w:ascii="宋体" w:hAnsi="宋体" w:cs="宋体" w:hint="eastAsia"/>
          <w:color w:val="000000"/>
          <w:kern w:val="0"/>
          <w:szCs w:val="21"/>
        </w:rPr>
        <w:t>激活函数：ReLU</w:t>
      </w:r>
      <w:r>
        <w:rPr>
          <w:rFonts w:ascii="宋体" w:hAnsi="宋体" w:cs="宋体"/>
          <w:color w:val="000000"/>
          <w:kern w:val="0"/>
          <w:szCs w:val="21"/>
        </w:rPr>
        <w:t>,</w:t>
      </w:r>
      <w:r w:rsidRPr="00DD51FC">
        <w:rPr>
          <w:rFonts w:ascii="宋体" w:hAnsi="宋体" w:cs="宋体" w:hint="eastAsia"/>
          <w:color w:val="000000"/>
          <w:kern w:val="0"/>
          <w:szCs w:val="21"/>
        </w:rPr>
        <w:t>训练轮数(epoch)：568</w:t>
      </w:r>
      <w:r>
        <w:rPr>
          <w:rFonts w:ascii="宋体" w:hAnsi="宋体" w:cs="宋体"/>
          <w:color w:val="000000"/>
          <w:kern w:val="0"/>
          <w:szCs w:val="21"/>
        </w:rPr>
        <w:t>,</w:t>
      </w:r>
      <w:r w:rsidRPr="00DD51FC">
        <w:rPr>
          <w:rFonts w:ascii="宋体" w:hAnsi="宋体" w:cs="宋体" w:hint="eastAsia"/>
          <w:color w:val="000000"/>
          <w:kern w:val="0"/>
          <w:szCs w:val="21"/>
        </w:rPr>
        <w:t>每批次样本数(batch size)：100</w:t>
      </w:r>
      <w:r>
        <w:rPr>
          <w:rFonts w:ascii="宋体" w:hAnsi="宋体" w:cs="宋体"/>
          <w:color w:val="000000"/>
          <w:kern w:val="0"/>
          <w:szCs w:val="21"/>
        </w:rPr>
        <w:t>,</w:t>
      </w:r>
      <w:r w:rsidRPr="00DD51FC">
        <w:rPr>
          <w:rFonts w:ascii="宋体" w:hAnsi="宋体" w:cs="宋体" w:hint="eastAsia"/>
          <w:color w:val="000000"/>
          <w:kern w:val="0"/>
          <w:szCs w:val="21"/>
        </w:rPr>
        <w:t>参数初始化方法：哈维尔初始化</w:t>
      </w:r>
      <w:r>
        <w:rPr>
          <w:rFonts w:ascii="宋体" w:hAnsi="宋体" w:cs="宋体" w:hint="eastAsia"/>
          <w:color w:val="000000"/>
          <w:kern w:val="0"/>
          <w:szCs w:val="21"/>
        </w:rPr>
        <w:t>,</w:t>
      </w:r>
      <w:r w:rsidRPr="00DD51FC">
        <w:rPr>
          <w:rFonts w:ascii="宋体" w:hAnsi="宋体" w:cs="宋体" w:hint="eastAsia"/>
          <w:color w:val="000000"/>
          <w:kern w:val="0"/>
          <w:szCs w:val="21"/>
        </w:rPr>
        <w:t>正则化：L2</w:t>
      </w:r>
      <w:r>
        <w:rPr>
          <w:rFonts w:ascii="宋体" w:hAnsi="宋体" w:cs="宋体"/>
          <w:color w:val="000000"/>
          <w:kern w:val="0"/>
          <w:szCs w:val="21"/>
        </w:rPr>
        <w:t>,</w:t>
      </w:r>
      <w:r w:rsidRPr="00DD51FC">
        <w:rPr>
          <w:rFonts w:ascii="宋体" w:hAnsi="宋体" w:cs="宋体" w:hint="eastAsia"/>
          <w:color w:val="000000"/>
          <w:kern w:val="0"/>
          <w:szCs w:val="21"/>
        </w:rPr>
        <w:t>优化算法：Adam</w:t>
      </w:r>
      <w:r>
        <w:rPr>
          <w:rFonts w:ascii="宋体" w:hAnsi="宋体" w:cs="宋体"/>
          <w:color w:val="000000"/>
          <w:kern w:val="0"/>
          <w:szCs w:val="21"/>
        </w:rPr>
        <w:t>,</w:t>
      </w:r>
      <w:r w:rsidRPr="00DD51FC">
        <w:rPr>
          <w:rFonts w:ascii="宋体" w:hAnsi="宋体" w:cs="宋体" w:hint="eastAsia"/>
          <w:color w:val="000000"/>
          <w:kern w:val="0"/>
          <w:szCs w:val="21"/>
        </w:rPr>
        <w:t>损失函数代价值：0.01</w:t>
      </w:r>
      <w:r w:rsidRPr="00CD6F5B">
        <w:rPr>
          <w:rFonts w:ascii="宋体" w:hAnsi="宋体" w:cs="宋体"/>
          <w:color w:val="000000"/>
          <w:kern w:val="0"/>
          <w:szCs w:val="21"/>
        </w:rPr>
        <w:t>"</w:t>
      </w:r>
    </w:p>
    <w:p w:rsidR="000F6046" w:rsidRPr="000241B5" w:rsidRDefault="000F6046" w:rsidP="000F6046">
      <w:pPr>
        <w:spacing w:line="360" w:lineRule="auto"/>
        <w:ind w:firstLineChars="200" w:firstLine="480"/>
        <w:jc w:val="left"/>
        <w:rPr>
          <w:color w:val="000000" w:themeColor="text1"/>
          <w:sz w:val="24"/>
          <w:szCs w:val="24"/>
        </w:rPr>
      </w:pPr>
      <w:r w:rsidRPr="00601C9C">
        <w:rPr>
          <w:color w:val="000000" w:themeColor="text1"/>
          <w:sz w:val="24"/>
          <w:szCs w:val="24"/>
        </w:rPr>
        <w:t>}</w:t>
      </w:r>
    </w:p>
    <w:p w:rsidR="000F6046" w:rsidRDefault="000F6046" w:rsidP="000F6046">
      <w:pPr>
        <w:spacing w:line="360" w:lineRule="auto"/>
        <w:ind w:firstLineChars="200" w:firstLine="480"/>
        <w:rPr>
          <w:rFonts w:ascii="宋体" w:hAnsi="宋体" w:cs="宋体"/>
          <w:color w:val="000000" w:themeColor="text1"/>
          <w:sz w:val="24"/>
          <w:szCs w:val="24"/>
        </w:rPr>
      </w:pPr>
    </w:p>
    <w:p w:rsidR="00C32408" w:rsidRDefault="000F6046" w:rsidP="002830D8">
      <w:pPr>
        <w:spacing w:line="360" w:lineRule="auto"/>
        <w:ind w:firstLineChars="200" w:firstLine="480"/>
        <w:rPr>
          <w:rFonts w:ascii="宋体" w:hAnsi="宋体" w:cs="宋体"/>
          <w:color w:val="000000" w:themeColor="text1"/>
          <w:sz w:val="24"/>
          <w:szCs w:val="24"/>
        </w:rPr>
      </w:pPr>
      <w:r w:rsidRPr="00BB628C">
        <w:rPr>
          <w:rFonts w:ascii="宋体" w:hAnsi="宋体" w:cs="宋体" w:hint="eastAsia"/>
          <w:color w:val="000000" w:themeColor="text1"/>
          <w:sz w:val="24"/>
          <w:szCs w:val="24"/>
        </w:rPr>
        <w:t>将上述</w:t>
      </w:r>
      <w:r w:rsidR="002830D8">
        <w:rPr>
          <w:rFonts w:ascii="宋体" w:hAnsi="宋体" w:cs="宋体" w:hint="eastAsia"/>
          <w:color w:val="000000" w:themeColor="text1"/>
          <w:sz w:val="24"/>
          <w:szCs w:val="24"/>
        </w:rPr>
        <w:t>日志信息写入</w:t>
      </w:r>
      <w:r w:rsidR="002830D8">
        <w:rPr>
          <w:rFonts w:ascii="宋体" w:hAnsi="宋体" w:cs="宋体"/>
          <w:color w:val="000000" w:themeColor="text1"/>
          <w:sz w:val="24"/>
          <w:szCs w:val="24"/>
        </w:rPr>
        <w:t>日志</w:t>
      </w:r>
      <w:r w:rsidR="002830D8">
        <w:rPr>
          <w:rFonts w:ascii="宋体" w:hAnsi="宋体" w:cs="宋体" w:hint="eastAsia"/>
          <w:color w:val="000000" w:themeColor="text1"/>
          <w:sz w:val="24"/>
          <w:szCs w:val="24"/>
        </w:rPr>
        <w:t>文件后</w:t>
      </w:r>
      <w:r w:rsidRPr="00BB628C">
        <w:rPr>
          <w:rFonts w:ascii="宋体" w:hAnsi="宋体" w:cs="宋体" w:hint="eastAsia"/>
          <w:color w:val="000000" w:themeColor="text1"/>
          <w:sz w:val="24"/>
          <w:szCs w:val="24"/>
        </w:rPr>
        <w:t>，</w:t>
      </w:r>
      <w:r w:rsidR="002830D8">
        <w:rPr>
          <w:rFonts w:ascii="宋体" w:hAnsi="宋体" w:cs="宋体" w:hint="eastAsia"/>
          <w:color w:val="000000" w:themeColor="text1"/>
          <w:sz w:val="24"/>
          <w:szCs w:val="24"/>
        </w:rPr>
        <w:t>与</w:t>
      </w:r>
      <w:r w:rsidR="002830D8">
        <w:rPr>
          <w:rFonts w:ascii="宋体" w:hAnsi="宋体" w:cs="宋体"/>
          <w:color w:val="000000" w:themeColor="text1"/>
          <w:sz w:val="24"/>
          <w:szCs w:val="24"/>
        </w:rPr>
        <w:t>模型</w:t>
      </w:r>
      <w:r w:rsidR="002830D8">
        <w:rPr>
          <w:rFonts w:ascii="宋体" w:hAnsi="宋体" w:cs="宋体" w:hint="eastAsia"/>
          <w:color w:val="000000" w:themeColor="text1"/>
          <w:sz w:val="24"/>
          <w:szCs w:val="24"/>
        </w:rPr>
        <w:t>版本文件</w:t>
      </w:r>
      <w:r w:rsidR="002830D8">
        <w:rPr>
          <w:rFonts w:ascii="宋体" w:hAnsi="宋体" w:cs="宋体"/>
          <w:color w:val="000000" w:themeColor="text1"/>
          <w:sz w:val="24"/>
          <w:szCs w:val="24"/>
        </w:rPr>
        <w:t>共同</w:t>
      </w:r>
      <w:r w:rsidRPr="00BB628C">
        <w:rPr>
          <w:rFonts w:ascii="宋体" w:hAnsi="宋体" w:cs="宋体" w:hint="eastAsia"/>
          <w:color w:val="000000" w:themeColor="text1"/>
          <w:sz w:val="24"/>
          <w:szCs w:val="24"/>
        </w:rPr>
        <w:t>存储在</w:t>
      </w:r>
      <w:r w:rsidR="002830D8">
        <w:rPr>
          <w:rFonts w:ascii="宋体" w:hAnsi="宋体" w:cs="宋体" w:hint="eastAsia"/>
          <w:color w:val="000000" w:themeColor="text1"/>
          <w:sz w:val="24"/>
          <w:szCs w:val="24"/>
        </w:rPr>
        <w:t>训练</w:t>
      </w:r>
      <w:r w:rsidR="002830D8">
        <w:rPr>
          <w:rFonts w:ascii="宋体" w:hAnsi="宋体" w:cs="宋体"/>
          <w:color w:val="000000" w:themeColor="text1"/>
          <w:sz w:val="24"/>
          <w:szCs w:val="24"/>
        </w:rPr>
        <w:t>服务器的</w:t>
      </w:r>
      <w:r w:rsidR="002830D8">
        <w:rPr>
          <w:rFonts w:ascii="宋体" w:hAnsi="宋体" w:cs="宋体" w:hint="eastAsia"/>
          <w:color w:val="000000" w:themeColor="text1"/>
          <w:sz w:val="24"/>
          <w:szCs w:val="24"/>
        </w:rPr>
        <w:t>指定</w:t>
      </w:r>
      <w:r w:rsidRPr="00BB628C">
        <w:rPr>
          <w:rFonts w:ascii="宋体" w:hAnsi="宋体" w:cs="宋体" w:hint="eastAsia"/>
          <w:color w:val="000000" w:themeColor="text1"/>
          <w:sz w:val="24"/>
          <w:szCs w:val="24"/>
        </w:rPr>
        <w:t>目录</w:t>
      </w:r>
      <w:r w:rsidRPr="00A37FDB">
        <w:rPr>
          <w:rFonts w:ascii="Consolas" w:hAnsi="Consolas" w:cs="宋体"/>
          <w:color w:val="24292E"/>
          <w:kern w:val="0"/>
          <w:sz w:val="20"/>
          <w:szCs w:val="20"/>
        </w:rPr>
        <w:t>model/YYMMDDHH</w:t>
      </w:r>
      <w:r w:rsidRPr="00BB628C">
        <w:rPr>
          <w:rFonts w:ascii="宋体" w:hAnsi="宋体" w:cs="宋体" w:hint="eastAsia"/>
          <w:color w:val="000000" w:themeColor="text1"/>
          <w:sz w:val="24"/>
          <w:szCs w:val="24"/>
        </w:rPr>
        <w:t>中，并执行</w:t>
      </w:r>
      <w:r w:rsidRPr="00A37FDB">
        <w:rPr>
          <w:rFonts w:ascii="Consolas" w:hAnsi="Consolas" w:cs="宋体"/>
          <w:color w:val="24292E"/>
          <w:kern w:val="0"/>
          <w:sz w:val="20"/>
          <w:szCs w:val="20"/>
        </w:rPr>
        <w:t>model.zip model/YYMMDDHH</w:t>
      </w:r>
      <w:r w:rsidRPr="00BB628C">
        <w:rPr>
          <w:rFonts w:ascii="宋体" w:hAnsi="宋体" w:cs="宋体" w:hint="eastAsia"/>
          <w:color w:val="000000" w:themeColor="text1"/>
          <w:sz w:val="24"/>
          <w:szCs w:val="24"/>
        </w:rPr>
        <w:t>将模型训练目录压缩打包等待发布。</w:t>
      </w:r>
    </w:p>
    <w:p w:rsidR="00507F48" w:rsidRPr="004008C5" w:rsidRDefault="00507F48" w:rsidP="00507F48">
      <w:pPr>
        <w:spacing w:line="360" w:lineRule="auto"/>
      </w:pPr>
    </w:p>
    <w:p w:rsidR="006E2FA5" w:rsidRDefault="006E2FA5" w:rsidP="006E2FA5">
      <w:pPr>
        <w:pStyle w:val="3"/>
        <w:rPr>
          <w:rFonts w:asciiTheme="minorEastAsia" w:eastAsiaTheme="minorEastAsia" w:hAnsiTheme="minorEastAsia"/>
          <w:color w:val="000000" w:themeColor="text1"/>
        </w:rPr>
      </w:pPr>
      <w:bookmarkStart w:id="43" w:name="_Toc496097631"/>
      <w:r>
        <w:rPr>
          <w:rFonts w:asciiTheme="minorEastAsia" w:eastAsiaTheme="minorEastAsia" w:hAnsiTheme="minorEastAsia" w:hint="eastAsia"/>
          <w:color w:val="000000" w:themeColor="text1"/>
        </w:rPr>
        <w:lastRenderedPageBreak/>
        <w:t>训练结果</w:t>
      </w:r>
      <w:r w:rsidR="00570016">
        <w:rPr>
          <w:rFonts w:asciiTheme="minorEastAsia" w:eastAsiaTheme="minorEastAsia" w:hAnsiTheme="minorEastAsia" w:hint="eastAsia"/>
          <w:color w:val="000000" w:themeColor="text1"/>
        </w:rPr>
        <w:t>发布</w:t>
      </w:r>
      <w:bookmarkEnd w:id="43"/>
    </w:p>
    <w:p w:rsidR="009C04AF" w:rsidRDefault="009C04AF" w:rsidP="009C04AF">
      <w:pPr>
        <w:pStyle w:val="4"/>
      </w:pPr>
      <w:r>
        <w:t>数据表</w:t>
      </w:r>
    </w:p>
    <w:p w:rsidR="006E708F" w:rsidRPr="009C04AF" w:rsidRDefault="0021364A" w:rsidP="009C04AF">
      <w:pPr>
        <w:spacing w:line="360" w:lineRule="auto"/>
        <w:rPr>
          <w:rFonts w:ascii="宋体" w:hAnsi="宋体"/>
          <w:sz w:val="24"/>
          <w:szCs w:val="24"/>
        </w:rPr>
      </w:pPr>
      <w:r>
        <w:rPr>
          <w:rFonts w:ascii="宋体" w:hAnsi="宋体" w:hint="eastAsia"/>
          <w:sz w:val="24"/>
          <w:szCs w:val="24"/>
        </w:rPr>
        <w:t>动作模型</w:t>
      </w:r>
      <w:r>
        <w:rPr>
          <w:rFonts w:ascii="宋体" w:hAnsi="宋体"/>
          <w:sz w:val="24"/>
          <w:szCs w:val="24"/>
        </w:rPr>
        <w:t>版本表</w:t>
      </w:r>
      <w:r>
        <w:rPr>
          <w:rFonts w:ascii="宋体" w:hAnsi="宋体" w:hint="eastAsia"/>
          <w:sz w:val="24"/>
          <w:szCs w:val="24"/>
        </w:rPr>
        <w:t>（action_model_version）</w:t>
      </w:r>
      <w:r>
        <w:rPr>
          <w:rFonts w:ascii="宋体" w:hAnsi="宋体"/>
          <w:sz w:val="24"/>
          <w:szCs w:val="24"/>
        </w:rPr>
        <w:t>、</w:t>
      </w:r>
      <w:r w:rsidR="009C04AF" w:rsidRPr="009C04AF">
        <w:rPr>
          <w:rFonts w:ascii="宋体" w:hAnsi="宋体" w:hint="eastAsia"/>
          <w:sz w:val="24"/>
          <w:szCs w:val="24"/>
        </w:rPr>
        <w:t>动作</w:t>
      </w:r>
      <w:r w:rsidR="009C04AF" w:rsidRPr="009C04AF">
        <w:rPr>
          <w:rFonts w:ascii="宋体" w:hAnsi="宋体"/>
          <w:sz w:val="24"/>
          <w:szCs w:val="24"/>
        </w:rPr>
        <w:t>模型发布日志表（</w:t>
      </w:r>
      <w:r w:rsidR="009C04AF" w:rsidRPr="009C04AF">
        <w:rPr>
          <w:rFonts w:ascii="宋体" w:hAnsi="宋体" w:hint="eastAsia"/>
          <w:sz w:val="24"/>
          <w:szCs w:val="24"/>
        </w:rPr>
        <w:t>action_model_publish_log</w:t>
      </w:r>
      <w:r w:rsidR="009C04AF" w:rsidRPr="009C04AF">
        <w:rPr>
          <w:rFonts w:ascii="宋体" w:hAnsi="宋体"/>
          <w:sz w:val="24"/>
          <w:szCs w:val="24"/>
        </w:rPr>
        <w:t>）</w:t>
      </w:r>
    </w:p>
    <w:p w:rsidR="004577B9" w:rsidRPr="0021364A" w:rsidRDefault="004577B9" w:rsidP="004008C5">
      <w:pPr>
        <w:spacing w:line="360" w:lineRule="auto"/>
        <w:rPr>
          <w:rFonts w:asciiTheme="minorEastAsia" w:eastAsiaTheme="minorEastAsia" w:hAnsiTheme="minorEastAsia"/>
          <w:color w:val="000000" w:themeColor="text1"/>
          <w:sz w:val="24"/>
          <w:szCs w:val="24"/>
        </w:rPr>
      </w:pPr>
    </w:p>
    <w:p w:rsidR="00B408A0" w:rsidRDefault="00B408A0" w:rsidP="00E124B7">
      <w:pPr>
        <w:pStyle w:val="4"/>
        <w:numPr>
          <w:ilvl w:val="3"/>
          <w:numId w:val="57"/>
        </w:numPr>
      </w:pPr>
      <w:r>
        <w:rPr>
          <w:rFonts w:hint="eastAsia"/>
        </w:rPr>
        <w:t>主要</w:t>
      </w:r>
      <w:r>
        <w:t>功能</w:t>
      </w:r>
    </w:p>
    <w:p w:rsidR="00D767E9" w:rsidRPr="00E363D0" w:rsidRDefault="00D767E9" w:rsidP="0021364A">
      <w:pPr>
        <w:pStyle w:val="21"/>
        <w:spacing w:after="0" w:line="360" w:lineRule="auto"/>
        <w:ind w:leftChars="0" w:left="0" w:firstLine="480"/>
        <w:rPr>
          <w:rFonts w:asciiTheme="minorEastAsia" w:eastAsiaTheme="minorEastAsia" w:hAnsiTheme="minorEastAsia"/>
          <w:color w:val="000000" w:themeColor="text1"/>
          <w:sz w:val="24"/>
        </w:rPr>
      </w:pPr>
      <w:r w:rsidRPr="00C02140">
        <w:rPr>
          <w:rFonts w:asciiTheme="minorEastAsia" w:eastAsiaTheme="minorEastAsia" w:hAnsiTheme="minorEastAsia" w:hint="eastAsia"/>
          <w:color w:val="000000" w:themeColor="text1"/>
          <w:sz w:val="24"/>
        </w:rPr>
        <w:t>在</w:t>
      </w:r>
      <w:r>
        <w:rPr>
          <w:rFonts w:asciiTheme="minorEastAsia" w:eastAsiaTheme="minorEastAsia" w:hAnsiTheme="minorEastAsia" w:hint="eastAsia"/>
          <w:color w:val="000000" w:themeColor="text1"/>
          <w:sz w:val="24"/>
        </w:rPr>
        <w:t>模型</w:t>
      </w:r>
      <w:r>
        <w:rPr>
          <w:rFonts w:asciiTheme="minorEastAsia" w:eastAsiaTheme="minorEastAsia" w:hAnsiTheme="minorEastAsia"/>
          <w:color w:val="000000" w:themeColor="text1"/>
          <w:sz w:val="24"/>
        </w:rPr>
        <w:t>训练人员完成</w:t>
      </w:r>
      <w:r>
        <w:rPr>
          <w:rFonts w:asciiTheme="minorEastAsia" w:eastAsiaTheme="minorEastAsia" w:hAnsiTheme="minorEastAsia" w:hint="eastAsia"/>
          <w:color w:val="000000" w:themeColor="text1"/>
          <w:sz w:val="24"/>
        </w:rPr>
        <w:t>模型训练后</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可以对模型文件新版本进行发布，</w:t>
      </w:r>
      <w:r>
        <w:rPr>
          <w:rFonts w:asciiTheme="minorEastAsia" w:eastAsiaTheme="minorEastAsia" w:hAnsiTheme="minorEastAsia"/>
          <w:color w:val="000000" w:themeColor="text1"/>
          <w:sz w:val="24"/>
        </w:rPr>
        <w:t>即</w:t>
      </w:r>
      <w:r>
        <w:rPr>
          <w:rFonts w:asciiTheme="minorEastAsia" w:eastAsiaTheme="minorEastAsia" w:hAnsiTheme="minorEastAsia" w:hint="eastAsia"/>
          <w:color w:val="000000" w:themeColor="text1"/>
          <w:sz w:val="24"/>
        </w:rPr>
        <w:t>算法</w:t>
      </w:r>
      <w:r>
        <w:rPr>
          <w:rFonts w:asciiTheme="minorEastAsia" w:eastAsiaTheme="minorEastAsia" w:hAnsiTheme="minorEastAsia"/>
          <w:color w:val="000000" w:themeColor="text1"/>
          <w:sz w:val="24"/>
        </w:rPr>
        <w:t>人员手工将模型文件从</w:t>
      </w:r>
      <w:r>
        <w:rPr>
          <w:rFonts w:asciiTheme="minorEastAsia" w:eastAsiaTheme="minorEastAsia" w:hAnsiTheme="minorEastAsia" w:hint="eastAsia"/>
          <w:color w:val="000000" w:themeColor="text1"/>
          <w:sz w:val="24"/>
        </w:rPr>
        <w:t>AI云平台下载</w:t>
      </w:r>
      <w:r>
        <w:rPr>
          <w:rFonts w:asciiTheme="minorEastAsia" w:eastAsiaTheme="minorEastAsia" w:hAnsiTheme="minorEastAsia"/>
          <w:color w:val="000000" w:themeColor="text1"/>
          <w:sz w:val="24"/>
        </w:rPr>
        <w:t>到</w:t>
      </w:r>
      <w:r>
        <w:rPr>
          <w:rFonts w:asciiTheme="minorEastAsia" w:eastAsiaTheme="minorEastAsia" w:hAnsiTheme="minorEastAsia" w:hint="eastAsia"/>
          <w:color w:val="000000" w:themeColor="text1"/>
          <w:sz w:val="24"/>
        </w:rPr>
        <w:t>AI前置</w:t>
      </w:r>
      <w:r>
        <w:rPr>
          <w:rFonts w:asciiTheme="minorEastAsia" w:eastAsiaTheme="minorEastAsia" w:hAnsiTheme="minorEastAsia"/>
          <w:color w:val="000000" w:themeColor="text1"/>
          <w:sz w:val="24"/>
        </w:rPr>
        <w:t>平台接口机上</w:t>
      </w:r>
      <w:r>
        <w:rPr>
          <w:rFonts w:asciiTheme="minorEastAsia" w:eastAsiaTheme="minorEastAsia" w:hAnsiTheme="minorEastAsia" w:hint="eastAsia"/>
          <w:color w:val="000000" w:themeColor="text1"/>
          <w:sz w:val="24"/>
        </w:rPr>
        <w:t>。</w:t>
      </w:r>
      <w:r w:rsidR="0021364A">
        <w:rPr>
          <w:rFonts w:asciiTheme="minorEastAsia" w:eastAsiaTheme="minorEastAsia" w:hAnsiTheme="minorEastAsia" w:hint="eastAsia"/>
          <w:color w:val="000000" w:themeColor="text1"/>
          <w:sz w:val="24"/>
        </w:rPr>
        <w:t>模型的存储路径与命名规范如下图</w:t>
      </w:r>
      <w:r>
        <w:rPr>
          <w:rFonts w:asciiTheme="minorEastAsia" w:eastAsiaTheme="minorEastAsia" w:hAnsiTheme="minorEastAsia" w:hint="eastAsia"/>
          <w:color w:val="000000" w:themeColor="text1"/>
          <w:sz w:val="24"/>
        </w:rPr>
        <w:t>示：</w:t>
      </w:r>
    </w:p>
    <w:p w:rsidR="00D767E9" w:rsidRPr="00B754B7" w:rsidRDefault="00001308" w:rsidP="00D767E9">
      <w:pPr>
        <w:rPr>
          <w:rFonts w:ascii="Times New Roman" w:hAnsi="Times New Roman"/>
        </w:rPr>
      </w:pPr>
      <w:r w:rsidRPr="00C112D2">
        <w:pict>
          <v:shape id="文本框 7" o:spid="_x0000_s1030" type="#_x0000_t202" style="width:427pt;height:48.95pt;visibility:visible;mso-position-horizontal-relative:char;mso-position-vertical-relative:line">
            <v:textbox style="mso-fit-shape-to-text:t">
              <w:txbxContent>
                <w:p w:rsidR="009D76CE" w:rsidRDefault="009D76CE" w:rsidP="00D767E9">
                  <w:pPr>
                    <w:rPr>
                      <w:rStyle w:val="a8"/>
                      <w:rFonts w:ascii="微软雅黑" w:eastAsia="微软雅黑" w:hAnsi="微软雅黑"/>
                      <w:sz w:val="28"/>
                      <w:szCs w:val="36"/>
                      <w:u w:val="none"/>
                    </w:rPr>
                  </w:pPr>
                  <w:r w:rsidRPr="00896E22">
                    <w:rPr>
                      <w:rStyle w:val="a8"/>
                      <w:rFonts w:ascii="微软雅黑" w:eastAsia="微软雅黑" w:hAnsi="微软雅黑"/>
                      <w:sz w:val="28"/>
                      <w:szCs w:val="36"/>
                    </w:rPr>
                    <w:t>mg</w:t>
                  </w:r>
                  <w:hyperlink r:id="rId35" w:history="1">
                    <w:r w:rsidRPr="00896E22">
                      <w:rPr>
                        <w:rStyle w:val="a8"/>
                        <w:rFonts w:ascii="微软雅黑" w:eastAsia="微软雅黑" w:hAnsi="微软雅黑"/>
                        <w:sz w:val="28"/>
                        <w:szCs w:val="36"/>
                      </w:rPr>
                      <w:t>yy_mgAI_Origin_</w:t>
                    </w:r>
                    <w:r>
                      <w:rPr>
                        <w:rStyle w:val="a8"/>
                        <w:rFonts w:ascii="微软雅黑" w:eastAsia="微软雅黑" w:hAnsi="微软雅黑"/>
                        <w:sz w:val="28"/>
                        <w:szCs w:val="36"/>
                      </w:rPr>
                      <w:t>model</w:t>
                    </w:r>
                    <w:r w:rsidRPr="00896E22">
                      <w:rPr>
                        <w:rStyle w:val="a8"/>
                        <w:rFonts w:ascii="微软雅黑" w:eastAsia="微软雅黑" w:hAnsi="微软雅黑"/>
                        <w:sz w:val="28"/>
                        <w:szCs w:val="36"/>
                      </w:rPr>
                      <w:t>_</w:t>
                    </w:r>
                    <w:r>
                      <w:rPr>
                        <w:rStyle w:val="a8"/>
                        <w:rFonts w:ascii="微软雅黑" w:eastAsia="微软雅黑" w:hAnsi="微软雅黑"/>
                        <w:sz w:val="28"/>
                        <w:szCs w:val="36"/>
                      </w:rPr>
                      <w:t>1_</w:t>
                    </w:r>
                    <w:r w:rsidRPr="00896E22">
                      <w:rPr>
                        <w:rStyle w:val="a8"/>
                        <w:rFonts w:ascii="微软雅黑" w:eastAsia="微软雅黑" w:hAnsi="微软雅黑"/>
                        <w:sz w:val="28"/>
                        <w:szCs w:val="36"/>
                      </w:rPr>
                      <w:t>20170103_00000001_</w:t>
                    </w:r>
                    <w:r>
                      <w:rPr>
                        <w:rStyle w:val="a8"/>
                        <w:rFonts w:ascii="微软雅黑" w:eastAsia="微软雅黑" w:hAnsi="微软雅黑" w:hint="eastAsia"/>
                        <w:sz w:val="28"/>
                        <w:szCs w:val="36"/>
                      </w:rPr>
                      <w:t>0</w:t>
                    </w:r>
                    <w:r>
                      <w:rPr>
                        <w:rStyle w:val="a8"/>
                        <w:rFonts w:ascii="微软雅黑" w:eastAsia="微软雅黑" w:hAnsi="微软雅黑"/>
                        <w:sz w:val="28"/>
                        <w:szCs w:val="36"/>
                      </w:rPr>
                      <w:t>1</w:t>
                    </w:r>
                    <w:r w:rsidRPr="00896E22">
                      <w:rPr>
                        <w:rStyle w:val="a8"/>
                        <w:rFonts w:ascii="微软雅黑" w:eastAsia="微软雅黑" w:hAnsi="微软雅黑"/>
                        <w:sz w:val="28"/>
                        <w:szCs w:val="36"/>
                      </w:rPr>
                      <w:t>.</w:t>
                    </w:r>
                    <w:r>
                      <w:rPr>
                        <w:rStyle w:val="a8"/>
                        <w:rFonts w:ascii="微软雅黑" w:eastAsia="微软雅黑" w:hAnsi="微软雅黑"/>
                        <w:sz w:val="28"/>
                        <w:szCs w:val="36"/>
                      </w:rPr>
                      <w:t>zip</w:t>
                    </w:r>
                  </w:hyperlink>
                </w:p>
                <w:p w:rsidR="009D76CE" w:rsidRPr="00E363D0" w:rsidRDefault="009D76CE" w:rsidP="00D767E9">
                  <w:pPr>
                    <w:pStyle w:val="ab"/>
                    <w:snapToGrid w:val="0"/>
                    <w:ind w:left="357" w:firstLineChars="0" w:firstLine="0"/>
                    <w:rPr>
                      <w:rFonts w:ascii="微软雅黑" w:eastAsia="微软雅黑" w:hAnsi="微软雅黑"/>
                      <w:color w:val="0000FF"/>
                      <w:sz w:val="24"/>
                      <w:szCs w:val="36"/>
                    </w:rPr>
                  </w:pPr>
                  <w:r w:rsidRPr="00E363D0">
                    <w:rPr>
                      <w:rFonts w:ascii="微软雅黑" w:eastAsia="微软雅黑" w:hAnsi="微软雅黑"/>
                      <w:color w:val="0000FF"/>
                      <w:sz w:val="24"/>
                      <w:szCs w:val="36"/>
                    </w:rPr>
                    <w:t>-model_20170103_00000001_01.prototxt(</w:t>
                  </w:r>
                  <w:r w:rsidRPr="00E363D0">
                    <w:rPr>
                      <w:rFonts w:ascii="微软雅黑" w:eastAsia="微软雅黑" w:hAnsi="微软雅黑" w:hint="eastAsia"/>
                      <w:color w:val="0000FF"/>
                      <w:sz w:val="24"/>
                      <w:szCs w:val="36"/>
                    </w:rPr>
                    <w:t>模型</w:t>
                  </w:r>
                  <w:r w:rsidRPr="00E363D0">
                    <w:rPr>
                      <w:rFonts w:ascii="微软雅黑" w:eastAsia="微软雅黑" w:hAnsi="微软雅黑"/>
                      <w:color w:val="0000FF"/>
                      <w:sz w:val="24"/>
                      <w:szCs w:val="36"/>
                    </w:rPr>
                    <w:t>网络结构)</w:t>
                  </w:r>
                </w:p>
                <w:p w:rsidR="009D76CE" w:rsidRPr="00E363D0" w:rsidRDefault="009D76CE" w:rsidP="00D767E9">
                  <w:pPr>
                    <w:pStyle w:val="ab"/>
                    <w:snapToGrid w:val="0"/>
                    <w:ind w:left="357" w:firstLineChars="0" w:firstLine="0"/>
                    <w:rPr>
                      <w:rFonts w:ascii="微软雅黑" w:eastAsia="微软雅黑" w:hAnsi="微软雅黑"/>
                      <w:color w:val="0000FF"/>
                      <w:sz w:val="24"/>
                      <w:szCs w:val="36"/>
                    </w:rPr>
                  </w:pPr>
                  <w:r w:rsidRPr="00E363D0">
                    <w:rPr>
                      <w:rFonts w:ascii="微软雅黑" w:eastAsia="微软雅黑" w:hAnsi="微软雅黑"/>
                      <w:color w:val="0000FF"/>
                      <w:sz w:val="24"/>
                      <w:szCs w:val="36"/>
                    </w:rPr>
                    <w:t>-model_20170103_00000001_01.caffemodel(模型文件)</w:t>
                  </w:r>
                </w:p>
                <w:p w:rsidR="009D76CE" w:rsidRDefault="009D76CE" w:rsidP="00D767E9">
                  <w:pPr>
                    <w:pStyle w:val="ab"/>
                    <w:snapToGrid w:val="0"/>
                    <w:ind w:left="357" w:firstLineChars="0" w:firstLine="0"/>
                    <w:rPr>
                      <w:rFonts w:ascii="微软雅黑" w:eastAsia="微软雅黑" w:hAnsi="微软雅黑"/>
                      <w:color w:val="0000FF"/>
                      <w:sz w:val="24"/>
                      <w:szCs w:val="36"/>
                    </w:rPr>
                  </w:pPr>
                  <w:r w:rsidRPr="00E363D0">
                    <w:rPr>
                      <w:rFonts w:ascii="微软雅黑" w:eastAsia="微软雅黑" w:hAnsi="微软雅黑"/>
                      <w:color w:val="0000FF"/>
                      <w:sz w:val="24"/>
                      <w:szCs w:val="36"/>
                    </w:rPr>
                    <w:t>- model_20170103_00000001_01.json(</w:t>
                  </w:r>
                  <w:r>
                    <w:rPr>
                      <w:rFonts w:ascii="微软雅黑" w:eastAsia="微软雅黑" w:hAnsi="微软雅黑" w:hint="eastAsia"/>
                      <w:color w:val="0000FF"/>
                      <w:sz w:val="24"/>
                      <w:szCs w:val="36"/>
                    </w:rPr>
                    <w:t>模型日志</w:t>
                  </w:r>
                  <w:r w:rsidRPr="00E363D0">
                    <w:rPr>
                      <w:rFonts w:ascii="微软雅黑" w:eastAsia="微软雅黑" w:hAnsi="微软雅黑"/>
                      <w:color w:val="0000FF"/>
                      <w:sz w:val="24"/>
                      <w:szCs w:val="36"/>
                    </w:rPr>
                    <w:t>文件)</w:t>
                  </w:r>
                </w:p>
                <w:p w:rsidR="009D76CE" w:rsidRPr="00E363D0" w:rsidRDefault="009D76CE" w:rsidP="00D767E9">
                  <w:pPr>
                    <w:pStyle w:val="ab"/>
                    <w:snapToGrid w:val="0"/>
                    <w:ind w:left="357" w:firstLineChars="0" w:firstLine="0"/>
                    <w:rPr>
                      <w:rFonts w:ascii="微软雅黑" w:eastAsia="微软雅黑" w:hAnsi="微软雅黑"/>
                      <w:color w:val="0000FF"/>
                      <w:sz w:val="24"/>
                      <w:szCs w:val="36"/>
                    </w:rPr>
                  </w:pPr>
                  <w:r>
                    <w:rPr>
                      <w:rFonts w:ascii="微软雅黑" w:eastAsia="微软雅黑" w:hAnsi="微软雅黑"/>
                      <w:color w:val="0000FF"/>
                      <w:sz w:val="24"/>
                      <w:szCs w:val="36"/>
                    </w:rPr>
                    <w:t>-</w:t>
                  </w:r>
                  <w:r w:rsidRPr="00E363D0">
                    <w:rPr>
                      <w:rFonts w:ascii="微软雅黑" w:eastAsia="微软雅黑" w:hAnsi="微软雅黑"/>
                      <w:color w:val="0000FF"/>
                      <w:sz w:val="24"/>
                      <w:szCs w:val="36"/>
                    </w:rPr>
                    <w:t>model_20170103_00000001_01.</w:t>
                  </w:r>
                  <w:r w:rsidRPr="001E1990">
                    <w:rPr>
                      <w:rFonts w:ascii="微软雅黑" w:eastAsia="微软雅黑" w:hAnsi="微软雅黑"/>
                      <w:color w:val="0000FF"/>
                      <w:sz w:val="24"/>
                      <w:szCs w:val="36"/>
                    </w:rPr>
                    <w:t>verf</w:t>
                  </w:r>
                  <w:r w:rsidRPr="00E363D0">
                    <w:rPr>
                      <w:rFonts w:ascii="微软雅黑" w:eastAsia="微软雅黑" w:hAnsi="微软雅黑"/>
                      <w:color w:val="0000FF"/>
                      <w:sz w:val="24"/>
                      <w:szCs w:val="36"/>
                    </w:rPr>
                    <w:t>(</w:t>
                  </w:r>
                  <w:r w:rsidRPr="00CD04C0">
                    <w:rPr>
                      <w:rFonts w:ascii="微软雅黑" w:eastAsia="微软雅黑" w:hAnsi="微软雅黑"/>
                      <w:color w:val="0000FF"/>
                      <w:sz w:val="24"/>
                      <w:szCs w:val="36"/>
                    </w:rPr>
                    <w:t>数据校验</w:t>
                  </w:r>
                  <w:r w:rsidRPr="00E363D0">
                    <w:rPr>
                      <w:rFonts w:ascii="微软雅黑" w:eastAsia="微软雅黑" w:hAnsi="微软雅黑"/>
                      <w:color w:val="0000FF"/>
                      <w:sz w:val="24"/>
                      <w:szCs w:val="36"/>
                    </w:rPr>
                    <w:t>文件)</w:t>
                  </w:r>
                </w:p>
                <w:p w:rsidR="009D76CE" w:rsidRDefault="009D76CE" w:rsidP="00D767E9">
                  <w:r>
                    <w:t xml:space="preserve">  [</w:t>
                  </w:r>
                  <w:r>
                    <w:rPr>
                      <w:rFonts w:hint="eastAsia"/>
                    </w:rPr>
                    <w:t>子公司名</w:t>
                  </w:r>
                  <w:r>
                    <w:rPr>
                      <w:rFonts w:hint="eastAsia"/>
                    </w:rPr>
                    <w:t>]</w:t>
                  </w:r>
                  <w:r>
                    <w:t>_[</w:t>
                  </w:r>
                  <w:r>
                    <w:rPr>
                      <w:rFonts w:hint="eastAsia"/>
                    </w:rPr>
                    <w:t>项目名</w:t>
                  </w:r>
                  <w:r>
                    <w:rPr>
                      <w:rFonts w:hint="eastAsia"/>
                    </w:rPr>
                    <w:t>]</w:t>
                  </w:r>
                  <w:r>
                    <w:t>_[Origin]_[</w:t>
                  </w:r>
                  <w:r>
                    <w:rPr>
                      <w:rFonts w:hint="eastAsia"/>
                    </w:rPr>
                    <w:t>文件类型</w:t>
                  </w:r>
                  <w:r>
                    <w:rPr>
                      <w:rFonts w:hint="eastAsia"/>
                    </w:rPr>
                    <w:t>]</w:t>
                  </w:r>
                  <w:r>
                    <w:t>_[</w:t>
                  </w:r>
                  <w:r>
                    <w:rPr>
                      <w:rFonts w:hint="eastAsia"/>
                    </w:rPr>
                    <w:t>版本</w:t>
                  </w:r>
                  <w:r>
                    <w:rPr>
                      <w:rFonts w:hint="eastAsia"/>
                    </w:rPr>
                    <w:t>]</w:t>
                  </w:r>
                  <w:r>
                    <w:t>_[</w:t>
                  </w:r>
                  <w:r>
                    <w:rPr>
                      <w:rFonts w:hint="eastAsia"/>
                    </w:rPr>
                    <w:t>日期</w:t>
                  </w:r>
                  <w:r>
                    <w:rPr>
                      <w:rFonts w:hint="eastAsia"/>
                    </w:rPr>
                    <w:t>]</w:t>
                  </w:r>
                  <w:r>
                    <w:t>_[</w:t>
                  </w:r>
                  <w:r>
                    <w:rPr>
                      <w:rFonts w:hint="eastAsia"/>
                    </w:rPr>
                    <w:t>自增标号（</w:t>
                  </w:r>
                  <w:r>
                    <w:t>8</w:t>
                  </w:r>
                  <w:r>
                    <w:rPr>
                      <w:rFonts w:hint="eastAsia"/>
                    </w:rPr>
                    <w:t>位）</w:t>
                  </w:r>
                  <w:r>
                    <w:rPr>
                      <w:rFonts w:hint="eastAsia"/>
                    </w:rPr>
                    <w:t>]</w:t>
                  </w:r>
                  <w:r>
                    <w:t>_[</w:t>
                  </w:r>
                  <w:r>
                    <w:rPr>
                      <w:rFonts w:hint="eastAsia"/>
                    </w:rPr>
                    <w:t>重传</w:t>
                  </w:r>
                  <w:r>
                    <w:t>序号</w:t>
                  </w:r>
                  <w:r>
                    <w:t>].</w:t>
                  </w:r>
                  <w:r>
                    <w:rPr>
                      <w:rFonts w:hint="eastAsia"/>
                    </w:rPr>
                    <w:t>文件类型</w:t>
                  </w:r>
                </w:p>
              </w:txbxContent>
            </v:textbox>
            <w10:wrap type="none"/>
            <w10:anchorlock/>
          </v:shape>
        </w:pict>
      </w:r>
    </w:p>
    <w:p w:rsidR="00D767E9" w:rsidRPr="0021364A" w:rsidRDefault="00D767E9" w:rsidP="0021364A">
      <w:pPr>
        <w:spacing w:line="360" w:lineRule="auto"/>
        <w:rPr>
          <w:rFonts w:ascii="宋体" w:hAnsi="宋体"/>
          <w:szCs w:val="24"/>
        </w:rPr>
      </w:pPr>
      <w:r w:rsidRPr="0021364A">
        <w:rPr>
          <w:rFonts w:ascii="宋体" w:hAnsi="宋体"/>
          <w:szCs w:val="24"/>
        </w:rPr>
        <w:t>注：</w:t>
      </w:r>
    </w:p>
    <w:p w:rsidR="00D767E9" w:rsidRPr="0021364A" w:rsidRDefault="00D767E9" w:rsidP="00E124B7">
      <w:pPr>
        <w:pStyle w:val="ab"/>
        <w:numPr>
          <w:ilvl w:val="0"/>
          <w:numId w:val="59"/>
        </w:numPr>
        <w:spacing w:line="360" w:lineRule="auto"/>
        <w:ind w:firstLineChars="0"/>
        <w:rPr>
          <w:rFonts w:ascii="宋体" w:hAnsi="宋体"/>
          <w:szCs w:val="24"/>
        </w:rPr>
      </w:pPr>
      <w:r w:rsidRPr="0021364A">
        <w:rPr>
          <w:rFonts w:ascii="宋体" w:hAnsi="宋体"/>
          <w:szCs w:val="24"/>
        </w:rPr>
        <w:t xml:space="preserve">[日期]为年月日日期（YYYYMMDD）格式，必须与其存储目录中的[日期]一致；[重传序号]默认为两位，为数字型，第一次传输是采用“00”，每次重传该值递增1。 </w:t>
      </w:r>
    </w:p>
    <w:p w:rsidR="00D767E9" w:rsidRPr="0021364A" w:rsidRDefault="00D767E9" w:rsidP="00E124B7">
      <w:pPr>
        <w:pStyle w:val="ab"/>
        <w:numPr>
          <w:ilvl w:val="0"/>
          <w:numId w:val="59"/>
        </w:numPr>
        <w:spacing w:line="360" w:lineRule="auto"/>
        <w:ind w:firstLineChars="0"/>
        <w:rPr>
          <w:rFonts w:ascii="宋体" w:hAnsi="宋体"/>
          <w:szCs w:val="24"/>
        </w:rPr>
      </w:pPr>
      <w:r w:rsidRPr="0021364A">
        <w:rPr>
          <w:rFonts w:ascii="宋体" w:hAnsi="宋体"/>
          <w:szCs w:val="24"/>
        </w:rPr>
        <w:t>[项目名]中不能包含下划线“_”。</w:t>
      </w:r>
    </w:p>
    <w:p w:rsidR="00D767E9" w:rsidRPr="0021364A" w:rsidRDefault="00D767E9" w:rsidP="00E124B7">
      <w:pPr>
        <w:pStyle w:val="ab"/>
        <w:numPr>
          <w:ilvl w:val="0"/>
          <w:numId w:val="59"/>
        </w:numPr>
        <w:spacing w:line="360" w:lineRule="auto"/>
        <w:ind w:firstLineChars="0"/>
        <w:rPr>
          <w:rFonts w:ascii="宋体" w:hAnsi="宋体"/>
          <w:szCs w:val="24"/>
        </w:rPr>
      </w:pPr>
      <w:r w:rsidRPr="0021364A">
        <w:rPr>
          <w:rFonts w:ascii="宋体" w:hAnsi="宋体" w:hint="eastAsia"/>
          <w:szCs w:val="24"/>
        </w:rPr>
        <w:t>数据校验文件第一列代表id文件名（包括相对目录，格式为rich_text\id），第二列为MD5值，第三列为文件大小。所有文件都需要校验，包括Fields.json和FieldDescription.txt。</w:t>
      </w:r>
    </w:p>
    <w:p w:rsidR="0021364A" w:rsidRPr="0021364A" w:rsidRDefault="0021364A" w:rsidP="0021364A">
      <w:pPr>
        <w:pStyle w:val="ab"/>
        <w:spacing w:line="360" w:lineRule="auto"/>
        <w:ind w:left="420" w:firstLineChars="0" w:firstLine="0"/>
        <w:rPr>
          <w:rFonts w:ascii="宋体" w:hAnsi="宋体"/>
          <w:sz w:val="24"/>
          <w:szCs w:val="24"/>
        </w:rPr>
      </w:pPr>
    </w:p>
    <w:p w:rsidR="0021364A" w:rsidRPr="0021364A" w:rsidRDefault="0021364A" w:rsidP="0021364A">
      <w:pPr>
        <w:pStyle w:val="ab"/>
        <w:spacing w:line="360" w:lineRule="auto"/>
        <w:ind w:left="420" w:firstLineChars="0" w:firstLine="0"/>
        <w:rPr>
          <w:rFonts w:ascii="宋体" w:hAnsi="宋体"/>
          <w:sz w:val="24"/>
          <w:szCs w:val="24"/>
        </w:rPr>
      </w:pPr>
      <w:r w:rsidRPr="0021364A">
        <w:rPr>
          <w:rFonts w:ascii="宋体" w:hAnsi="宋体" w:hint="eastAsia"/>
          <w:sz w:val="24"/>
          <w:szCs w:val="24"/>
        </w:rPr>
        <w:t>具体操作</w:t>
      </w:r>
      <w:r w:rsidRPr="0021364A">
        <w:rPr>
          <w:rFonts w:ascii="宋体" w:hAnsi="宋体"/>
          <w:sz w:val="24"/>
          <w:szCs w:val="24"/>
        </w:rPr>
        <w:t>步骤为：</w:t>
      </w:r>
    </w:p>
    <w:p w:rsidR="00D767E9" w:rsidRPr="0021364A" w:rsidRDefault="0021364A" w:rsidP="00E124B7">
      <w:pPr>
        <w:pStyle w:val="21"/>
        <w:numPr>
          <w:ilvl w:val="0"/>
          <w:numId w:val="58"/>
        </w:numPr>
        <w:spacing w:after="0" w:line="360" w:lineRule="auto"/>
        <w:ind w:leftChars="0" w:firstLineChars="0"/>
        <w:rPr>
          <w:rFonts w:ascii="宋体" w:hAnsi="宋体"/>
          <w:color w:val="000000" w:themeColor="text1"/>
          <w:sz w:val="24"/>
        </w:rPr>
      </w:pPr>
      <w:r w:rsidRPr="0021364A">
        <w:rPr>
          <w:rFonts w:ascii="宋体" w:hAnsi="宋体" w:hint="eastAsia"/>
          <w:color w:val="000000" w:themeColor="text1"/>
          <w:sz w:val="24"/>
        </w:rPr>
        <w:t>算法人员</w:t>
      </w:r>
      <w:r w:rsidR="00D767E9" w:rsidRPr="0021364A">
        <w:rPr>
          <w:rFonts w:ascii="宋体" w:hAnsi="宋体" w:hint="eastAsia"/>
          <w:color w:val="000000" w:themeColor="text1"/>
          <w:sz w:val="24"/>
        </w:rPr>
        <w:t>通过scp命令将待发布文件传输到AI云平台接口机的指定目录下。</w:t>
      </w:r>
    </w:p>
    <w:p w:rsidR="00D767E9" w:rsidRPr="0021364A" w:rsidRDefault="0021364A" w:rsidP="00E124B7">
      <w:pPr>
        <w:pStyle w:val="21"/>
        <w:numPr>
          <w:ilvl w:val="0"/>
          <w:numId w:val="58"/>
        </w:numPr>
        <w:spacing w:after="0" w:line="360" w:lineRule="auto"/>
        <w:ind w:leftChars="0" w:firstLineChars="0"/>
        <w:rPr>
          <w:rFonts w:ascii="宋体" w:hAnsi="宋体"/>
          <w:color w:val="000000" w:themeColor="text1"/>
          <w:sz w:val="24"/>
        </w:rPr>
      </w:pPr>
      <w:r w:rsidRPr="0021364A">
        <w:rPr>
          <w:rFonts w:ascii="宋体" w:hAnsi="宋体" w:hint="eastAsia"/>
          <w:color w:val="000000" w:themeColor="text1"/>
          <w:sz w:val="24"/>
        </w:rPr>
        <w:t>算法</w:t>
      </w:r>
      <w:r w:rsidR="00D767E9" w:rsidRPr="0021364A">
        <w:rPr>
          <w:rFonts w:ascii="宋体" w:hAnsi="宋体" w:hint="eastAsia"/>
          <w:color w:val="000000" w:themeColor="text1"/>
          <w:sz w:val="24"/>
        </w:rPr>
        <w:t>人员通过</w:t>
      </w:r>
      <w:r w:rsidR="00D767E9" w:rsidRPr="0021364A">
        <w:rPr>
          <w:rFonts w:ascii="宋体" w:hAnsi="宋体"/>
          <w:color w:val="000000" w:themeColor="text1"/>
          <w:sz w:val="24"/>
        </w:rPr>
        <w:t>手工</w:t>
      </w:r>
      <w:r w:rsidR="00D767E9" w:rsidRPr="0021364A">
        <w:rPr>
          <w:rFonts w:ascii="宋体" w:hAnsi="宋体" w:hint="eastAsia"/>
          <w:color w:val="000000" w:themeColor="text1"/>
          <w:sz w:val="24"/>
        </w:rPr>
        <w:t>方式将</w:t>
      </w:r>
      <w:r w:rsidR="00D767E9" w:rsidRPr="0021364A">
        <w:rPr>
          <w:rFonts w:ascii="宋体" w:hAnsi="宋体"/>
          <w:color w:val="000000" w:themeColor="text1"/>
          <w:sz w:val="24"/>
        </w:rPr>
        <w:t>模型文件</w:t>
      </w:r>
      <w:r w:rsidR="00D767E9" w:rsidRPr="0021364A">
        <w:rPr>
          <w:rFonts w:ascii="宋体" w:hAnsi="宋体" w:hint="eastAsia"/>
          <w:color w:val="000000" w:themeColor="text1"/>
          <w:sz w:val="24"/>
        </w:rPr>
        <w:t>从AI云平台接口机下载</w:t>
      </w:r>
      <w:r w:rsidR="00D767E9" w:rsidRPr="0021364A">
        <w:rPr>
          <w:rFonts w:ascii="宋体" w:hAnsi="宋体"/>
          <w:color w:val="000000" w:themeColor="text1"/>
          <w:sz w:val="24"/>
        </w:rPr>
        <w:t>到</w:t>
      </w:r>
      <w:r>
        <w:rPr>
          <w:rFonts w:ascii="宋体" w:hAnsi="宋体" w:hint="eastAsia"/>
          <w:color w:val="000000" w:themeColor="text1"/>
          <w:sz w:val="24"/>
        </w:rPr>
        <w:t>AI</w:t>
      </w:r>
      <w:r w:rsidR="00D767E9" w:rsidRPr="0021364A">
        <w:rPr>
          <w:rFonts w:ascii="宋体" w:hAnsi="宋体" w:hint="eastAsia"/>
          <w:color w:val="000000" w:themeColor="text1"/>
          <w:sz w:val="24"/>
        </w:rPr>
        <w:t>前置</w:t>
      </w:r>
      <w:r w:rsidR="00D767E9" w:rsidRPr="0021364A">
        <w:rPr>
          <w:rFonts w:ascii="宋体" w:hAnsi="宋体"/>
          <w:color w:val="000000" w:themeColor="text1"/>
          <w:sz w:val="24"/>
        </w:rPr>
        <w:t>服务平</w:t>
      </w:r>
      <w:r w:rsidR="00D767E9" w:rsidRPr="0021364A">
        <w:rPr>
          <w:rFonts w:ascii="宋体" w:hAnsi="宋体"/>
          <w:color w:val="000000" w:themeColor="text1"/>
          <w:sz w:val="24"/>
        </w:rPr>
        <w:lastRenderedPageBreak/>
        <w:t>台</w:t>
      </w:r>
      <w:r w:rsidR="00D767E9" w:rsidRPr="0021364A">
        <w:rPr>
          <w:rFonts w:ascii="宋体" w:hAnsi="宋体" w:hint="eastAsia"/>
          <w:color w:val="000000" w:themeColor="text1"/>
          <w:sz w:val="24"/>
        </w:rPr>
        <w:t>的指定目录下。</w:t>
      </w:r>
    </w:p>
    <w:p w:rsidR="00D767E9" w:rsidRPr="007E0EA0" w:rsidRDefault="007E0EA0" w:rsidP="00E124B7">
      <w:pPr>
        <w:pStyle w:val="21"/>
        <w:numPr>
          <w:ilvl w:val="0"/>
          <w:numId w:val="58"/>
        </w:numPr>
        <w:spacing w:after="0" w:line="360" w:lineRule="auto"/>
        <w:ind w:leftChars="0" w:firstLineChars="0"/>
        <w:rPr>
          <w:rFonts w:ascii="宋体" w:hAnsi="宋体"/>
          <w:color w:val="000000" w:themeColor="text1"/>
          <w:sz w:val="24"/>
        </w:rPr>
      </w:pPr>
      <w:r w:rsidRPr="0021364A">
        <w:rPr>
          <w:rFonts w:ascii="宋体" w:hAnsi="宋体" w:hint="eastAsia"/>
          <w:color w:val="000000" w:themeColor="text1"/>
          <w:sz w:val="24"/>
        </w:rPr>
        <w:t>算法人员</w:t>
      </w:r>
      <w:r w:rsidR="00D767E9" w:rsidRPr="0021364A">
        <w:rPr>
          <w:rFonts w:ascii="宋体" w:hAnsi="宋体" w:hint="eastAsia"/>
          <w:color w:val="000000" w:themeColor="text1"/>
          <w:sz w:val="24"/>
        </w:rPr>
        <w:t>通过</w:t>
      </w:r>
      <w:r w:rsidR="0021364A">
        <w:rPr>
          <w:rFonts w:ascii="宋体" w:hAnsi="宋体" w:hint="eastAsia"/>
          <w:color w:val="000000" w:themeColor="text1"/>
          <w:sz w:val="24"/>
        </w:rPr>
        <w:t>模型</w:t>
      </w:r>
      <w:r w:rsidR="0021364A">
        <w:rPr>
          <w:rFonts w:ascii="宋体" w:hAnsi="宋体"/>
          <w:color w:val="000000" w:themeColor="text1"/>
          <w:sz w:val="24"/>
        </w:rPr>
        <w:t>管理界面上的</w:t>
      </w:r>
      <w:r w:rsidR="00D767E9" w:rsidRPr="0021364A">
        <w:rPr>
          <w:rFonts w:ascii="宋体" w:hAnsi="宋体" w:hint="eastAsia"/>
          <w:color w:val="000000" w:themeColor="text1"/>
          <w:sz w:val="24"/>
        </w:rPr>
        <w:t>“发布新版本”</w:t>
      </w:r>
      <w:r w:rsidR="0021364A">
        <w:rPr>
          <w:rFonts w:ascii="宋体" w:hAnsi="宋体" w:cs="宋体" w:hint="eastAsia"/>
          <w:sz w:val="24"/>
        </w:rPr>
        <w:t>功能</w:t>
      </w:r>
      <w:r w:rsidR="0021364A">
        <w:rPr>
          <w:rFonts w:ascii="宋体" w:hAnsi="宋体" w:cs="宋体"/>
          <w:sz w:val="24"/>
        </w:rPr>
        <w:t>，</w:t>
      </w:r>
      <w:r w:rsidR="0021364A">
        <w:rPr>
          <w:rFonts w:ascii="宋体" w:hAnsi="宋体" w:cs="宋体" w:hint="eastAsia"/>
          <w:sz w:val="24"/>
        </w:rPr>
        <w:t>通知</w:t>
      </w:r>
      <w:r w:rsidR="0021364A">
        <w:rPr>
          <w:rFonts w:ascii="宋体" w:hAnsi="宋体" w:cs="宋体"/>
          <w:sz w:val="24"/>
        </w:rPr>
        <w:t>系统</w:t>
      </w:r>
      <w:r w:rsidR="00D767E9" w:rsidRPr="0021364A">
        <w:rPr>
          <w:rFonts w:ascii="宋体" w:hAnsi="宋体" w:cs="宋体" w:hint="eastAsia"/>
          <w:sz w:val="24"/>
        </w:rPr>
        <w:t>到</w:t>
      </w:r>
      <w:r w:rsidR="0021364A">
        <w:rPr>
          <w:rFonts w:ascii="宋体" w:hAnsi="宋体" w:cs="宋体" w:hint="eastAsia"/>
          <w:sz w:val="24"/>
        </w:rPr>
        <w:t>接口</w:t>
      </w:r>
      <w:r w:rsidR="0021364A">
        <w:rPr>
          <w:rFonts w:ascii="宋体" w:hAnsi="宋体" w:cs="宋体"/>
          <w:sz w:val="24"/>
        </w:rPr>
        <w:t>机的</w:t>
      </w:r>
      <w:r w:rsidR="0021364A">
        <w:rPr>
          <w:rFonts w:ascii="宋体" w:hAnsi="宋体" w:cs="宋体" w:hint="eastAsia"/>
          <w:sz w:val="24"/>
        </w:rPr>
        <w:t>指定的文件夹下读取新的模型文件。</w:t>
      </w:r>
      <w:r w:rsidR="00D767E9" w:rsidRPr="0021364A">
        <w:rPr>
          <w:rFonts w:ascii="宋体" w:hAnsi="宋体" w:cs="宋体" w:hint="eastAsia"/>
          <w:sz w:val="24"/>
        </w:rPr>
        <w:t>如果有新的模型文件，则</w:t>
      </w:r>
      <w:r w:rsidR="0021364A">
        <w:rPr>
          <w:rFonts w:ascii="宋体" w:hAnsi="宋体" w:cs="宋体" w:hint="eastAsia"/>
          <w:sz w:val="24"/>
        </w:rPr>
        <w:t>根据模型</w:t>
      </w:r>
      <w:r w:rsidR="0021364A">
        <w:rPr>
          <w:rFonts w:ascii="宋体" w:hAnsi="宋体" w:cs="宋体"/>
          <w:sz w:val="24"/>
        </w:rPr>
        <w:t>日志文件中的内容</w:t>
      </w:r>
      <w:r w:rsidR="0021364A">
        <w:rPr>
          <w:rFonts w:ascii="宋体" w:hAnsi="宋体" w:cs="宋体" w:hint="eastAsia"/>
          <w:sz w:val="24"/>
        </w:rPr>
        <w:t>向</w:t>
      </w:r>
      <w:r w:rsidR="0021364A">
        <w:rPr>
          <w:rFonts w:ascii="宋体" w:hAnsi="宋体" w:cs="宋体"/>
          <w:sz w:val="24"/>
        </w:rPr>
        <w:t>模型版本表中新增一条</w:t>
      </w:r>
      <w:r w:rsidR="0021364A">
        <w:rPr>
          <w:rFonts w:ascii="宋体" w:hAnsi="宋体" w:cs="宋体" w:hint="eastAsia"/>
          <w:sz w:val="24"/>
        </w:rPr>
        <w:t>版本记录</w:t>
      </w:r>
      <w:r w:rsidR="0021364A">
        <w:rPr>
          <w:rFonts w:ascii="宋体" w:hAnsi="宋体" w:cs="宋体"/>
          <w:sz w:val="24"/>
        </w:rPr>
        <w:t>，</w:t>
      </w:r>
      <w:r w:rsidR="00D767E9" w:rsidRPr="0021364A">
        <w:rPr>
          <w:rFonts w:ascii="宋体" w:hAnsi="宋体" w:cs="宋体" w:hint="eastAsia"/>
          <w:sz w:val="24"/>
        </w:rPr>
        <w:t>同时生成一条模型发布日志，日志字段定义见3.1.1</w:t>
      </w:r>
      <w:r w:rsidR="0021364A">
        <w:rPr>
          <w:rFonts w:ascii="宋体" w:hAnsi="宋体" w:cs="宋体" w:hint="eastAsia"/>
          <w:sz w:val="24"/>
        </w:rPr>
        <w:t>节</w:t>
      </w:r>
      <w:r w:rsidR="00D767E9" w:rsidRPr="0021364A">
        <w:rPr>
          <w:rFonts w:ascii="宋体" w:hAnsi="宋体" w:cs="宋体" w:hint="eastAsia"/>
          <w:sz w:val="24"/>
        </w:rPr>
        <w:t>。</w:t>
      </w:r>
    </w:p>
    <w:p w:rsidR="007E0EA0" w:rsidRPr="0021364A" w:rsidRDefault="007E0EA0" w:rsidP="00E124B7">
      <w:pPr>
        <w:pStyle w:val="21"/>
        <w:numPr>
          <w:ilvl w:val="0"/>
          <w:numId w:val="58"/>
        </w:numPr>
        <w:spacing w:after="0" w:line="360" w:lineRule="auto"/>
        <w:ind w:leftChars="0" w:firstLineChars="0"/>
        <w:rPr>
          <w:rFonts w:ascii="宋体" w:hAnsi="宋体"/>
          <w:color w:val="000000" w:themeColor="text1"/>
          <w:sz w:val="24"/>
        </w:rPr>
      </w:pPr>
      <w:r w:rsidRPr="0021364A">
        <w:rPr>
          <w:rFonts w:ascii="宋体" w:hAnsi="宋体" w:hint="eastAsia"/>
          <w:color w:val="000000" w:themeColor="text1"/>
          <w:sz w:val="24"/>
        </w:rPr>
        <w:t>算法人员</w:t>
      </w:r>
      <w:r>
        <w:rPr>
          <w:rFonts w:ascii="宋体" w:hAnsi="宋体" w:hint="eastAsia"/>
          <w:color w:val="000000" w:themeColor="text1"/>
          <w:sz w:val="24"/>
        </w:rPr>
        <w:t>在模型</w:t>
      </w:r>
      <w:r>
        <w:rPr>
          <w:rFonts w:ascii="宋体" w:hAnsi="宋体"/>
          <w:color w:val="000000" w:themeColor="text1"/>
          <w:sz w:val="24"/>
        </w:rPr>
        <w:t>管理界面</w:t>
      </w:r>
      <w:r>
        <w:rPr>
          <w:rFonts w:ascii="宋体" w:hAnsi="宋体" w:hint="eastAsia"/>
          <w:color w:val="000000" w:themeColor="text1"/>
          <w:sz w:val="24"/>
        </w:rPr>
        <w:t>上</w:t>
      </w:r>
      <w:r>
        <w:rPr>
          <w:rFonts w:ascii="宋体" w:hAnsi="宋体"/>
          <w:color w:val="000000" w:themeColor="text1"/>
          <w:sz w:val="24"/>
        </w:rPr>
        <w:t>选择</w:t>
      </w:r>
      <w:r>
        <w:rPr>
          <w:rFonts w:ascii="宋体" w:hAnsi="宋体" w:hint="eastAsia"/>
          <w:color w:val="000000" w:themeColor="text1"/>
          <w:sz w:val="24"/>
        </w:rPr>
        <w:t>某个模型</w:t>
      </w:r>
      <w:r>
        <w:rPr>
          <w:rFonts w:ascii="宋体" w:hAnsi="宋体"/>
          <w:color w:val="000000" w:themeColor="text1"/>
          <w:sz w:val="24"/>
        </w:rPr>
        <w:t>版本</w:t>
      </w:r>
      <w:r>
        <w:rPr>
          <w:rFonts w:ascii="宋体" w:hAnsi="宋体" w:hint="eastAsia"/>
          <w:color w:val="000000" w:themeColor="text1"/>
          <w:sz w:val="24"/>
        </w:rPr>
        <w:t>记录</w:t>
      </w:r>
      <w:r>
        <w:rPr>
          <w:rFonts w:ascii="宋体" w:hAnsi="宋体"/>
          <w:color w:val="000000" w:themeColor="text1"/>
          <w:sz w:val="24"/>
        </w:rPr>
        <w:t>，点击“</w:t>
      </w:r>
      <w:r>
        <w:rPr>
          <w:rFonts w:ascii="宋体" w:hAnsi="宋体" w:hint="eastAsia"/>
          <w:color w:val="000000" w:themeColor="text1"/>
          <w:sz w:val="24"/>
        </w:rPr>
        <w:t>使用</w:t>
      </w:r>
      <w:r>
        <w:rPr>
          <w:rFonts w:ascii="宋体" w:hAnsi="宋体"/>
          <w:color w:val="000000" w:themeColor="text1"/>
          <w:sz w:val="24"/>
        </w:rPr>
        <w:t>”</w:t>
      </w:r>
      <w:r>
        <w:rPr>
          <w:rFonts w:ascii="宋体" w:hAnsi="宋体" w:hint="eastAsia"/>
          <w:color w:val="000000" w:themeColor="text1"/>
          <w:sz w:val="24"/>
        </w:rPr>
        <w:t>按钮</w:t>
      </w:r>
      <w:r>
        <w:rPr>
          <w:rFonts w:ascii="宋体" w:hAnsi="宋体"/>
          <w:color w:val="000000" w:themeColor="text1"/>
          <w:sz w:val="24"/>
        </w:rPr>
        <w:t>，</w:t>
      </w:r>
      <w:r>
        <w:rPr>
          <w:rFonts w:ascii="宋体" w:hAnsi="宋体" w:hint="eastAsia"/>
          <w:color w:val="000000" w:themeColor="text1"/>
          <w:sz w:val="24"/>
        </w:rPr>
        <w:t>将</w:t>
      </w:r>
      <w:r>
        <w:rPr>
          <w:rFonts w:ascii="宋体" w:hAnsi="宋体"/>
          <w:color w:val="000000" w:themeColor="text1"/>
          <w:sz w:val="24"/>
        </w:rPr>
        <w:t>该版本</w:t>
      </w:r>
      <w:r>
        <w:rPr>
          <w:rFonts w:ascii="宋体" w:hAnsi="宋体" w:hint="eastAsia"/>
          <w:color w:val="000000" w:themeColor="text1"/>
          <w:sz w:val="24"/>
        </w:rPr>
        <w:t>的</w:t>
      </w:r>
      <w:r>
        <w:rPr>
          <w:rFonts w:ascii="宋体" w:hAnsi="宋体"/>
          <w:color w:val="000000" w:themeColor="text1"/>
          <w:sz w:val="24"/>
        </w:rPr>
        <w:t>模型文件发布到</w:t>
      </w:r>
      <w:r>
        <w:rPr>
          <w:rFonts w:ascii="宋体" w:hAnsi="宋体" w:hint="eastAsia"/>
          <w:color w:val="000000" w:themeColor="text1"/>
          <w:sz w:val="24"/>
        </w:rPr>
        <w:t>Tens</w:t>
      </w:r>
      <w:r>
        <w:rPr>
          <w:rFonts w:ascii="宋体" w:hAnsi="宋体"/>
          <w:color w:val="000000" w:themeColor="text1"/>
          <w:sz w:val="24"/>
        </w:rPr>
        <w:t>or</w:t>
      </w:r>
      <w:r>
        <w:rPr>
          <w:rFonts w:ascii="宋体" w:hAnsi="宋体" w:hint="eastAsia"/>
          <w:color w:val="000000" w:themeColor="text1"/>
          <w:sz w:val="24"/>
        </w:rPr>
        <w:t>flow学习</w:t>
      </w:r>
      <w:r>
        <w:rPr>
          <w:rFonts w:ascii="宋体" w:hAnsi="宋体"/>
          <w:color w:val="000000" w:themeColor="text1"/>
          <w:sz w:val="24"/>
        </w:rPr>
        <w:t>框架中</w:t>
      </w:r>
      <w:r>
        <w:rPr>
          <w:rFonts w:ascii="宋体" w:hAnsi="宋体" w:hint="eastAsia"/>
          <w:color w:val="000000" w:themeColor="text1"/>
          <w:sz w:val="24"/>
        </w:rPr>
        <w:t>。</w:t>
      </w:r>
    </w:p>
    <w:p w:rsidR="007E0F7E" w:rsidRPr="00507F48" w:rsidRDefault="007E0F7E" w:rsidP="00C36629">
      <w:pPr>
        <w:spacing w:line="360" w:lineRule="auto"/>
        <w:rPr>
          <w:color w:val="000000" w:themeColor="text1"/>
        </w:rPr>
      </w:pPr>
    </w:p>
    <w:p w:rsidR="004B29B4" w:rsidRPr="00443456" w:rsidRDefault="000237EC">
      <w:pPr>
        <w:pStyle w:val="2"/>
        <w:rPr>
          <w:rFonts w:asciiTheme="minorEastAsia" w:eastAsiaTheme="minorEastAsia" w:hAnsiTheme="minorEastAsia"/>
          <w:color w:val="000000" w:themeColor="text1"/>
        </w:rPr>
      </w:pPr>
      <w:bookmarkStart w:id="44" w:name="_Toc496097632"/>
      <w:r>
        <w:rPr>
          <w:rFonts w:asciiTheme="minorEastAsia" w:eastAsiaTheme="minorEastAsia" w:hAnsiTheme="minorEastAsia" w:hint="eastAsia"/>
          <w:color w:val="000000" w:themeColor="text1"/>
        </w:rPr>
        <w:t>视频</w:t>
      </w:r>
      <w:r>
        <w:rPr>
          <w:rFonts w:asciiTheme="minorEastAsia" w:eastAsiaTheme="minorEastAsia" w:hAnsiTheme="minorEastAsia"/>
          <w:color w:val="000000" w:themeColor="text1"/>
        </w:rPr>
        <w:t>模型使用</w:t>
      </w:r>
      <w:bookmarkEnd w:id="44"/>
    </w:p>
    <w:p w:rsidR="00AD6EF3" w:rsidRPr="00443456" w:rsidRDefault="000237EC" w:rsidP="00AD6EF3">
      <w:pPr>
        <w:pStyle w:val="3"/>
        <w:rPr>
          <w:rFonts w:asciiTheme="minorEastAsia" w:eastAsiaTheme="minorEastAsia" w:hAnsiTheme="minorEastAsia"/>
          <w:color w:val="000000" w:themeColor="text1"/>
        </w:rPr>
      </w:pPr>
      <w:bookmarkStart w:id="45" w:name="_Toc496097633"/>
      <w:r>
        <w:rPr>
          <w:rFonts w:asciiTheme="minorEastAsia" w:eastAsiaTheme="minorEastAsia" w:hAnsiTheme="minorEastAsia"/>
          <w:color w:val="000000" w:themeColor="text1"/>
        </w:rPr>
        <w:t>视频</w:t>
      </w:r>
      <w:r w:rsidR="001E02F1">
        <w:rPr>
          <w:rFonts w:asciiTheme="minorEastAsia" w:eastAsiaTheme="minorEastAsia" w:hAnsiTheme="minorEastAsia" w:hint="eastAsia"/>
          <w:color w:val="000000" w:themeColor="text1"/>
        </w:rPr>
        <w:t>直播及解析</w:t>
      </w:r>
      <w:bookmarkEnd w:id="45"/>
    </w:p>
    <w:p w:rsidR="007D4F4E" w:rsidRDefault="007D4F4E" w:rsidP="00E124B7">
      <w:pPr>
        <w:numPr>
          <w:ilvl w:val="0"/>
          <w:numId w:val="42"/>
        </w:numPr>
        <w:spacing w:line="360" w:lineRule="auto"/>
        <w:rPr>
          <w:rFonts w:asciiTheme="minorEastAsia" w:eastAsiaTheme="minorEastAsia" w:hAnsiTheme="minorEastAsia"/>
          <w:sz w:val="24"/>
        </w:rPr>
      </w:pPr>
      <w:r>
        <w:rPr>
          <w:rFonts w:asciiTheme="minorEastAsia" w:eastAsiaTheme="minorEastAsia" w:hAnsiTheme="minorEastAsia"/>
          <w:sz w:val="24"/>
        </w:rPr>
        <w:t>数据表</w:t>
      </w:r>
    </w:p>
    <w:p w:rsidR="007D4F4E" w:rsidRDefault="007D4F4E" w:rsidP="007D4F4E">
      <w:pPr>
        <w:spacing w:line="360" w:lineRule="auto"/>
        <w:rPr>
          <w:rFonts w:asciiTheme="minorEastAsia" w:eastAsiaTheme="minorEastAsia" w:hAnsiTheme="minorEastAsia"/>
          <w:sz w:val="24"/>
        </w:rPr>
      </w:pPr>
      <w:r>
        <w:rPr>
          <w:rFonts w:asciiTheme="minorEastAsia" w:eastAsiaTheme="minorEastAsia" w:hAnsiTheme="minorEastAsia" w:hint="eastAsia"/>
          <w:sz w:val="24"/>
        </w:rPr>
        <w:t>动作</w:t>
      </w:r>
      <w:r w:rsidR="00827CFE">
        <w:rPr>
          <w:rFonts w:asciiTheme="minorEastAsia" w:eastAsiaTheme="minorEastAsia" w:hAnsiTheme="minorEastAsia" w:hint="eastAsia"/>
          <w:sz w:val="24"/>
        </w:rPr>
        <w:t>截图</w:t>
      </w:r>
      <w:r>
        <w:rPr>
          <w:rFonts w:asciiTheme="minorEastAsia" w:eastAsiaTheme="minorEastAsia" w:hAnsiTheme="minorEastAsia"/>
          <w:sz w:val="24"/>
        </w:rPr>
        <w:t>表</w:t>
      </w:r>
      <w:r>
        <w:rPr>
          <w:rFonts w:asciiTheme="minorEastAsia" w:eastAsiaTheme="minorEastAsia" w:hAnsiTheme="minorEastAsia" w:hint="eastAsia"/>
          <w:sz w:val="24"/>
        </w:rPr>
        <w:t>（</w:t>
      </w:r>
      <w:r>
        <w:rPr>
          <w:rFonts w:asciiTheme="minorEastAsia" w:eastAsiaTheme="minorEastAsia" w:hAnsiTheme="minorEastAsia"/>
          <w:sz w:val="24"/>
        </w:rPr>
        <w:t>a</w:t>
      </w:r>
      <w:r w:rsidR="00827CFE">
        <w:rPr>
          <w:rFonts w:asciiTheme="minorEastAsia" w:eastAsiaTheme="minorEastAsia" w:hAnsiTheme="minorEastAsia"/>
          <w:sz w:val="24"/>
        </w:rPr>
        <w:t>ction_image</w:t>
      </w:r>
      <w:r>
        <w:rPr>
          <w:rFonts w:asciiTheme="minorEastAsia" w:eastAsiaTheme="minorEastAsia" w:hAnsiTheme="minorEastAsia" w:hint="eastAsia"/>
          <w:sz w:val="24"/>
        </w:rPr>
        <w:t>）、动作</w:t>
      </w:r>
      <w:r w:rsidR="00827CFE">
        <w:rPr>
          <w:rFonts w:asciiTheme="minorEastAsia" w:eastAsiaTheme="minorEastAsia" w:hAnsiTheme="minorEastAsia" w:hint="eastAsia"/>
          <w:sz w:val="24"/>
        </w:rPr>
        <w:t>处理</w:t>
      </w:r>
      <w:r w:rsidR="00827CFE">
        <w:rPr>
          <w:rFonts w:asciiTheme="minorEastAsia" w:eastAsiaTheme="minorEastAsia" w:hAnsiTheme="minorEastAsia"/>
          <w:sz w:val="24"/>
        </w:rPr>
        <w:t>视频</w:t>
      </w:r>
      <w:r>
        <w:rPr>
          <w:rFonts w:asciiTheme="minorEastAsia" w:eastAsiaTheme="minorEastAsia" w:hAnsiTheme="minorEastAsia" w:hint="eastAsia"/>
          <w:sz w:val="24"/>
        </w:rPr>
        <w:t>表</w:t>
      </w:r>
      <w:r>
        <w:rPr>
          <w:rFonts w:asciiTheme="minorEastAsia" w:eastAsiaTheme="minorEastAsia" w:hAnsiTheme="minorEastAsia"/>
          <w:sz w:val="24"/>
        </w:rPr>
        <w:t>（action</w:t>
      </w:r>
      <w:r w:rsidR="00827CFE">
        <w:rPr>
          <w:rFonts w:asciiTheme="minorEastAsia" w:eastAsiaTheme="minorEastAsia" w:hAnsiTheme="minorEastAsia"/>
          <w:sz w:val="24"/>
        </w:rPr>
        <w:t>_deal_video</w:t>
      </w:r>
      <w:r>
        <w:rPr>
          <w:rFonts w:asciiTheme="minorEastAsia" w:eastAsiaTheme="minorEastAsia" w:hAnsiTheme="minorEastAsia"/>
          <w:sz w:val="24"/>
        </w:rPr>
        <w:t>）</w:t>
      </w:r>
    </w:p>
    <w:tbl>
      <w:tblPr>
        <w:tblStyle w:val="aa"/>
        <w:tblW w:w="0" w:type="auto"/>
        <w:tblLook w:val="04A0"/>
      </w:tblPr>
      <w:tblGrid>
        <w:gridCol w:w="2280"/>
        <w:gridCol w:w="1656"/>
        <w:gridCol w:w="1191"/>
        <w:gridCol w:w="3169"/>
      </w:tblGrid>
      <w:tr w:rsidR="009E6ADB" w:rsidRPr="00B754B7" w:rsidTr="00EB6D67">
        <w:trPr>
          <w:trHeight w:val="270"/>
        </w:trPr>
        <w:tc>
          <w:tcPr>
            <w:tcW w:w="8296" w:type="dxa"/>
            <w:gridSpan w:val="4"/>
            <w:noWrap/>
          </w:tcPr>
          <w:p w:rsidR="009E6ADB" w:rsidRPr="00B754B7" w:rsidRDefault="009E6ADB" w:rsidP="00001308">
            <w:pPr>
              <w:pStyle w:val="af2"/>
              <w:spacing w:before="78" w:after="78"/>
              <w:rPr>
                <w:rFonts w:ascii="Times New Roman" w:hAnsi="Times New Roman"/>
              </w:rPr>
            </w:pPr>
            <w:r>
              <w:rPr>
                <w:rFonts w:ascii="Times New Roman" w:hAnsi="Times New Roman"/>
              </w:rPr>
              <w:t>ac</w:t>
            </w:r>
            <w:r w:rsidRPr="00DD5EA3">
              <w:rPr>
                <w:rFonts w:ascii="Times New Roman" w:hAnsi="Times New Roman" w:hint="eastAsia"/>
              </w:rPr>
              <w:t>tion</w:t>
            </w:r>
            <w:r>
              <w:rPr>
                <w:rFonts w:ascii="Times New Roman" w:hAnsi="Times New Roman"/>
              </w:rPr>
              <w:t>_image</w:t>
            </w:r>
            <w:r w:rsidRPr="00DD5EA3">
              <w:rPr>
                <w:rFonts w:ascii="Times New Roman" w:hAnsi="Times New Roman" w:hint="eastAsia"/>
              </w:rPr>
              <w:t>动作</w:t>
            </w:r>
            <w:r>
              <w:rPr>
                <w:rFonts w:ascii="Times New Roman" w:hAnsi="Times New Roman" w:hint="eastAsia"/>
              </w:rPr>
              <w:t>截图</w:t>
            </w:r>
            <w:r w:rsidRPr="00DD5EA3">
              <w:rPr>
                <w:rFonts w:ascii="Times New Roman" w:hAnsi="Times New Roman" w:hint="eastAsia"/>
              </w:rPr>
              <w:t>表</w:t>
            </w:r>
          </w:p>
        </w:tc>
      </w:tr>
      <w:tr w:rsidR="009E6ADB" w:rsidRPr="00B754B7" w:rsidTr="00EB6D67">
        <w:trPr>
          <w:trHeight w:val="270"/>
        </w:trPr>
        <w:tc>
          <w:tcPr>
            <w:tcW w:w="2280" w:type="dxa"/>
            <w:noWrap/>
            <w:hideMark/>
          </w:tcPr>
          <w:p w:rsidR="009E6ADB" w:rsidRPr="00B754B7" w:rsidRDefault="009E6ADB"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9E6ADB" w:rsidRPr="00B754B7" w:rsidRDefault="009E6ADB"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9E6ADB" w:rsidRPr="00B754B7" w:rsidRDefault="009E6ADB"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9E6ADB" w:rsidRPr="00B754B7" w:rsidRDefault="009E6ADB" w:rsidP="00001308">
            <w:pPr>
              <w:pStyle w:val="af2"/>
              <w:spacing w:before="78" w:after="78"/>
              <w:rPr>
                <w:rFonts w:ascii="Times New Roman" w:hAnsi="Times New Roman"/>
              </w:rPr>
            </w:pPr>
            <w:r w:rsidRPr="00B754B7">
              <w:rPr>
                <w:rFonts w:ascii="Times New Roman" w:hAnsi="Times New Roman"/>
              </w:rPr>
              <w:t>说明</w:t>
            </w:r>
          </w:p>
        </w:tc>
      </w:tr>
      <w:tr w:rsidR="009E6ADB" w:rsidRPr="00B754B7" w:rsidTr="00EB6D67">
        <w:trPr>
          <w:trHeight w:val="270"/>
        </w:trPr>
        <w:tc>
          <w:tcPr>
            <w:tcW w:w="2280" w:type="dxa"/>
            <w:noWrap/>
            <w:hideMark/>
          </w:tcPr>
          <w:p w:rsidR="009E6ADB" w:rsidRPr="00BA5B98" w:rsidRDefault="009E6ADB" w:rsidP="00EB6D67">
            <w:pPr>
              <w:pStyle w:val="af1"/>
              <w:rPr>
                <w:rFonts w:ascii="Times New Roman" w:hAnsi="Times New Roman"/>
                <w:b/>
                <w:u w:val="single"/>
              </w:rPr>
            </w:pPr>
            <w:r w:rsidRPr="00BA5B98">
              <w:rPr>
                <w:rFonts w:ascii="Times New Roman" w:hAnsi="Times New Roman"/>
                <w:b/>
                <w:u w:val="single"/>
              </w:rPr>
              <w:t>id</w:t>
            </w:r>
          </w:p>
        </w:tc>
        <w:tc>
          <w:tcPr>
            <w:tcW w:w="1656" w:type="dxa"/>
            <w:noWrap/>
            <w:hideMark/>
          </w:tcPr>
          <w:p w:rsidR="009E6ADB" w:rsidRPr="00B754B7" w:rsidRDefault="009E6ADB" w:rsidP="00EB6D67">
            <w:pPr>
              <w:pStyle w:val="af1"/>
              <w:rPr>
                <w:rFonts w:ascii="Times New Roman" w:hAnsi="Times New Roman"/>
              </w:rPr>
            </w:pPr>
            <w:r w:rsidRPr="00B754B7">
              <w:rPr>
                <w:rFonts w:ascii="Times New Roman" w:hAnsi="Times New Roman"/>
              </w:rPr>
              <w:t>Number(11)</w:t>
            </w:r>
          </w:p>
        </w:tc>
        <w:tc>
          <w:tcPr>
            <w:tcW w:w="1191" w:type="dxa"/>
          </w:tcPr>
          <w:p w:rsidR="009E6ADB" w:rsidRPr="00B754B7" w:rsidRDefault="009E6ADB"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9E6ADB" w:rsidRPr="00B754B7" w:rsidRDefault="009E6ADB" w:rsidP="00EB6D67">
            <w:pPr>
              <w:pStyle w:val="af1"/>
              <w:rPr>
                <w:rFonts w:ascii="Times New Roman" w:hAnsi="Times New Roman"/>
              </w:rPr>
            </w:pPr>
            <w:r>
              <w:rPr>
                <w:rFonts w:ascii="Times New Roman" w:hAnsi="Times New Roman" w:hint="eastAsia"/>
              </w:rPr>
              <w:t>动作</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p>
        </w:tc>
      </w:tr>
      <w:tr w:rsidR="009E6ADB" w:rsidRPr="00B754B7" w:rsidTr="00EB6D67">
        <w:trPr>
          <w:trHeight w:val="270"/>
        </w:trPr>
        <w:tc>
          <w:tcPr>
            <w:tcW w:w="2280" w:type="dxa"/>
            <w:noWrap/>
          </w:tcPr>
          <w:p w:rsidR="009E6ADB" w:rsidRPr="0035696E" w:rsidRDefault="009E6ADB" w:rsidP="00EB6D67">
            <w:pPr>
              <w:pStyle w:val="af1"/>
              <w:rPr>
                <w:rFonts w:ascii="宋体" w:hAnsi="宋体" w:cs="宋体"/>
                <w:szCs w:val="21"/>
              </w:rPr>
            </w:pPr>
            <w:r>
              <w:rPr>
                <w:rFonts w:ascii="宋体" w:hAnsi="宋体" w:cs="宋体"/>
                <w:szCs w:val="21"/>
              </w:rPr>
              <w:t>user_id</w:t>
            </w:r>
          </w:p>
        </w:tc>
        <w:tc>
          <w:tcPr>
            <w:tcW w:w="1656" w:type="dxa"/>
            <w:noWrap/>
          </w:tcPr>
          <w:p w:rsidR="009E6ADB" w:rsidRPr="00B754B7" w:rsidRDefault="009E6ADB" w:rsidP="00EB6D67">
            <w:pPr>
              <w:pStyle w:val="af1"/>
              <w:rPr>
                <w:rFonts w:ascii="Times New Roman" w:hAnsi="Times New Roman"/>
              </w:rPr>
            </w:pPr>
            <w:r>
              <w:rPr>
                <w:rFonts w:ascii="宋体" w:hAnsi="宋体" w:cs="宋体" w:hint="eastAsia"/>
                <w:szCs w:val="21"/>
              </w:rPr>
              <w:t>varchar2(100</w:t>
            </w:r>
            <w:r w:rsidRPr="00A6284E">
              <w:rPr>
                <w:rFonts w:ascii="宋体" w:hAnsi="宋体" w:cs="宋体" w:hint="eastAsia"/>
                <w:szCs w:val="21"/>
              </w:rPr>
              <w:t>)</w:t>
            </w:r>
          </w:p>
        </w:tc>
        <w:tc>
          <w:tcPr>
            <w:tcW w:w="1191" w:type="dxa"/>
          </w:tcPr>
          <w:p w:rsidR="009E6ADB" w:rsidRPr="00B754B7" w:rsidRDefault="009E6ADB" w:rsidP="00EB6D67">
            <w:pPr>
              <w:pStyle w:val="af1"/>
              <w:jc w:val="center"/>
              <w:rPr>
                <w:rFonts w:ascii="Times New Roman" w:hAnsi="Times New Roman"/>
              </w:rPr>
            </w:pPr>
            <w:r w:rsidRPr="00B754B7">
              <w:rPr>
                <w:rFonts w:ascii="Times New Roman" w:hAnsi="Times New Roman"/>
              </w:rPr>
              <w:t>Y</w:t>
            </w:r>
          </w:p>
        </w:tc>
        <w:tc>
          <w:tcPr>
            <w:tcW w:w="3169" w:type="dxa"/>
            <w:noWrap/>
          </w:tcPr>
          <w:p w:rsidR="009E6ADB" w:rsidRDefault="009E6ADB" w:rsidP="00EB6D67">
            <w:pPr>
              <w:pStyle w:val="af1"/>
              <w:rPr>
                <w:rFonts w:ascii="Times New Roman" w:hAnsi="Times New Roman"/>
              </w:rPr>
            </w:pPr>
            <w:r>
              <w:rPr>
                <w:rFonts w:ascii="Times New Roman" w:hAnsi="Times New Roman" w:hint="eastAsia"/>
              </w:rPr>
              <w:t>善跑用户</w:t>
            </w:r>
            <w:r>
              <w:rPr>
                <w:rFonts w:ascii="Times New Roman" w:hAnsi="Times New Roman" w:hint="eastAsia"/>
              </w:rPr>
              <w:t>ID</w:t>
            </w:r>
          </w:p>
        </w:tc>
      </w:tr>
      <w:tr w:rsidR="009E6ADB" w:rsidRPr="00B754B7" w:rsidTr="00EB6D67">
        <w:trPr>
          <w:trHeight w:val="270"/>
        </w:trPr>
        <w:tc>
          <w:tcPr>
            <w:tcW w:w="2280" w:type="dxa"/>
            <w:noWrap/>
            <w:vAlign w:val="center"/>
            <w:hideMark/>
          </w:tcPr>
          <w:p w:rsidR="009E6ADB" w:rsidRPr="00B754B7" w:rsidRDefault="009E6ADB" w:rsidP="00EB6D67">
            <w:pPr>
              <w:pStyle w:val="af1"/>
              <w:rPr>
                <w:rFonts w:ascii="Times New Roman" w:hAnsi="Times New Roman"/>
              </w:rPr>
            </w:pPr>
            <w:r>
              <w:rPr>
                <w:rFonts w:ascii="宋体" w:hAnsi="宋体" w:cs="宋体"/>
                <w:szCs w:val="21"/>
              </w:rPr>
              <w:t>a</w:t>
            </w:r>
            <w:r>
              <w:rPr>
                <w:rFonts w:ascii="宋体" w:hAnsi="宋体" w:cs="宋体" w:hint="eastAsia"/>
                <w:szCs w:val="21"/>
              </w:rPr>
              <w:t>ction_</w:t>
            </w:r>
            <w:r>
              <w:rPr>
                <w:rFonts w:ascii="宋体" w:hAnsi="宋体" w:cs="宋体"/>
                <w:szCs w:val="21"/>
              </w:rPr>
              <w:t>id</w:t>
            </w:r>
          </w:p>
        </w:tc>
        <w:tc>
          <w:tcPr>
            <w:tcW w:w="1656" w:type="dxa"/>
            <w:noWrap/>
            <w:vAlign w:val="center"/>
            <w:hideMark/>
          </w:tcPr>
          <w:p w:rsidR="009E6ADB" w:rsidRPr="00B754B7" w:rsidRDefault="009E6ADB" w:rsidP="00EB6D67">
            <w:pPr>
              <w:pStyle w:val="af1"/>
              <w:rPr>
                <w:rFonts w:ascii="Times New Roman" w:hAnsi="Times New Roman"/>
              </w:rPr>
            </w:pPr>
            <w:r>
              <w:rPr>
                <w:rFonts w:ascii="宋体" w:hAnsi="宋体" w:cs="宋体" w:hint="eastAsia"/>
                <w:szCs w:val="21"/>
              </w:rPr>
              <w:t>varchar2(100</w:t>
            </w:r>
            <w:r w:rsidRPr="00A6284E">
              <w:rPr>
                <w:rFonts w:ascii="宋体" w:hAnsi="宋体" w:cs="宋体" w:hint="eastAsia"/>
                <w:szCs w:val="21"/>
              </w:rPr>
              <w:t>)</w:t>
            </w:r>
          </w:p>
        </w:tc>
        <w:tc>
          <w:tcPr>
            <w:tcW w:w="1191" w:type="dxa"/>
            <w:vAlign w:val="center"/>
          </w:tcPr>
          <w:p w:rsidR="009E6ADB" w:rsidRPr="00B754B7" w:rsidRDefault="009E6ADB" w:rsidP="00EB6D67">
            <w:pPr>
              <w:pStyle w:val="af1"/>
              <w:jc w:val="center"/>
              <w:rPr>
                <w:rFonts w:ascii="Times New Roman" w:hAnsi="Times New Roman"/>
              </w:rPr>
            </w:pPr>
            <w:r>
              <w:rPr>
                <w:rFonts w:ascii="宋体" w:hAnsi="宋体" w:cs="宋体" w:hint="eastAsia"/>
                <w:szCs w:val="21"/>
              </w:rPr>
              <w:t>Y</w:t>
            </w:r>
          </w:p>
        </w:tc>
        <w:tc>
          <w:tcPr>
            <w:tcW w:w="3169" w:type="dxa"/>
            <w:noWrap/>
            <w:vAlign w:val="center"/>
            <w:hideMark/>
          </w:tcPr>
          <w:p w:rsidR="009E6ADB" w:rsidRPr="00B754B7" w:rsidRDefault="009E6ADB" w:rsidP="00EB6D67">
            <w:pPr>
              <w:pStyle w:val="af1"/>
              <w:rPr>
                <w:rFonts w:ascii="Times New Roman" w:hAnsi="Times New Roman"/>
              </w:rPr>
            </w:pPr>
            <w:r>
              <w:rPr>
                <w:rFonts w:ascii="宋体" w:hAnsi="宋体" w:cs="宋体" w:hint="eastAsia"/>
                <w:szCs w:val="21"/>
              </w:rPr>
              <w:t>动作编码</w:t>
            </w:r>
          </w:p>
        </w:tc>
      </w:tr>
      <w:tr w:rsidR="009E6ADB" w:rsidRPr="00B754B7" w:rsidTr="00EB6D67">
        <w:trPr>
          <w:trHeight w:val="270"/>
        </w:trPr>
        <w:tc>
          <w:tcPr>
            <w:tcW w:w="2280" w:type="dxa"/>
            <w:noWrap/>
            <w:vAlign w:val="center"/>
            <w:hideMark/>
          </w:tcPr>
          <w:p w:rsidR="009E6ADB" w:rsidRPr="00B754B7" w:rsidRDefault="009E6ADB" w:rsidP="00EB6D67">
            <w:pPr>
              <w:pStyle w:val="af1"/>
              <w:rPr>
                <w:rFonts w:ascii="Times New Roman" w:hAnsi="Times New Roman"/>
              </w:rPr>
            </w:pPr>
            <w:r>
              <w:rPr>
                <w:rFonts w:ascii="宋体" w:hAnsi="宋体" w:cs="宋体"/>
                <w:szCs w:val="21"/>
              </w:rPr>
              <w:t>v</w:t>
            </w:r>
            <w:r>
              <w:rPr>
                <w:rFonts w:ascii="宋体" w:hAnsi="宋体" w:cs="宋体" w:hint="eastAsia"/>
                <w:szCs w:val="21"/>
              </w:rPr>
              <w:t>ideo_</w:t>
            </w:r>
            <w:r>
              <w:rPr>
                <w:rFonts w:ascii="宋体" w:hAnsi="宋体" w:cs="宋体"/>
                <w:szCs w:val="21"/>
              </w:rPr>
              <w:t>id</w:t>
            </w:r>
          </w:p>
        </w:tc>
        <w:tc>
          <w:tcPr>
            <w:tcW w:w="1656" w:type="dxa"/>
            <w:noWrap/>
            <w:vAlign w:val="center"/>
            <w:hideMark/>
          </w:tcPr>
          <w:p w:rsidR="009E6ADB" w:rsidRPr="00B754B7" w:rsidRDefault="009E6ADB" w:rsidP="00EB6D67">
            <w:pPr>
              <w:pStyle w:val="af1"/>
              <w:rPr>
                <w:rFonts w:ascii="Times New Roman" w:hAnsi="Times New Roman"/>
              </w:rPr>
            </w:pPr>
            <w:r>
              <w:rPr>
                <w:rFonts w:ascii="宋体" w:hAnsi="宋体" w:cs="宋体" w:hint="eastAsia"/>
                <w:szCs w:val="21"/>
              </w:rPr>
              <w:t>varchar2(</w:t>
            </w:r>
            <w:r>
              <w:rPr>
                <w:rFonts w:ascii="宋体" w:hAnsi="宋体" w:cs="宋体"/>
                <w:szCs w:val="21"/>
              </w:rPr>
              <w:t>100</w:t>
            </w:r>
            <w:r w:rsidRPr="00A6284E">
              <w:rPr>
                <w:rFonts w:ascii="宋体" w:hAnsi="宋体" w:cs="宋体" w:hint="eastAsia"/>
                <w:szCs w:val="21"/>
              </w:rPr>
              <w:t>)</w:t>
            </w:r>
          </w:p>
        </w:tc>
        <w:tc>
          <w:tcPr>
            <w:tcW w:w="1191" w:type="dxa"/>
            <w:vAlign w:val="center"/>
          </w:tcPr>
          <w:p w:rsidR="009E6ADB" w:rsidRPr="00B754B7" w:rsidRDefault="009E6ADB" w:rsidP="00EB6D67">
            <w:pPr>
              <w:pStyle w:val="af1"/>
              <w:jc w:val="center"/>
              <w:rPr>
                <w:rFonts w:ascii="Times New Roman" w:hAnsi="Times New Roman"/>
              </w:rPr>
            </w:pPr>
            <w:r w:rsidRPr="00A6284E">
              <w:rPr>
                <w:rFonts w:ascii="宋体" w:hAnsi="宋体" w:cs="宋体" w:hint="eastAsia"/>
                <w:szCs w:val="21"/>
              </w:rPr>
              <w:t>Y</w:t>
            </w:r>
          </w:p>
        </w:tc>
        <w:tc>
          <w:tcPr>
            <w:tcW w:w="3169" w:type="dxa"/>
            <w:noWrap/>
            <w:vAlign w:val="center"/>
            <w:hideMark/>
          </w:tcPr>
          <w:p w:rsidR="009E6ADB" w:rsidRPr="00B754B7" w:rsidRDefault="009E6ADB" w:rsidP="00EB6D67">
            <w:pPr>
              <w:pStyle w:val="af1"/>
              <w:rPr>
                <w:rFonts w:ascii="Times New Roman" w:hAnsi="Times New Roman"/>
              </w:rPr>
            </w:pPr>
            <w:r>
              <w:rPr>
                <w:rFonts w:ascii="宋体" w:hAnsi="宋体" w:cs="宋体" w:hint="eastAsia"/>
                <w:szCs w:val="21"/>
              </w:rPr>
              <w:t>拍摄</w:t>
            </w:r>
            <w:r>
              <w:rPr>
                <w:rFonts w:ascii="宋体" w:hAnsi="宋体" w:cs="宋体"/>
                <w:szCs w:val="21"/>
              </w:rPr>
              <w:t>视频ID</w:t>
            </w:r>
          </w:p>
        </w:tc>
      </w:tr>
      <w:tr w:rsidR="009E6ADB" w:rsidRPr="00B754B7" w:rsidTr="00EB6D67">
        <w:trPr>
          <w:trHeight w:val="270"/>
        </w:trPr>
        <w:tc>
          <w:tcPr>
            <w:tcW w:w="2280" w:type="dxa"/>
            <w:noWrap/>
            <w:vAlign w:val="center"/>
          </w:tcPr>
          <w:p w:rsidR="009E6ADB" w:rsidRDefault="009E6ADB" w:rsidP="00EB6D67">
            <w:pPr>
              <w:pStyle w:val="af1"/>
              <w:rPr>
                <w:rFonts w:ascii="宋体" w:hAnsi="宋体" w:cs="宋体"/>
                <w:szCs w:val="21"/>
              </w:rPr>
            </w:pPr>
            <w:r>
              <w:rPr>
                <w:rFonts w:ascii="宋体" w:hAnsi="宋体" w:cs="宋体"/>
                <w:szCs w:val="21"/>
              </w:rPr>
              <w:t>i</w:t>
            </w:r>
            <w:r>
              <w:rPr>
                <w:rFonts w:ascii="宋体" w:hAnsi="宋体" w:cs="宋体" w:hint="eastAsia"/>
                <w:szCs w:val="21"/>
              </w:rPr>
              <w:t>mage_</w:t>
            </w:r>
            <w:r>
              <w:rPr>
                <w:rFonts w:ascii="宋体" w:hAnsi="宋体" w:cs="宋体"/>
                <w:szCs w:val="21"/>
              </w:rPr>
              <w:t>name</w:t>
            </w:r>
          </w:p>
        </w:tc>
        <w:tc>
          <w:tcPr>
            <w:tcW w:w="1656" w:type="dxa"/>
            <w:noWrap/>
            <w:vAlign w:val="center"/>
          </w:tcPr>
          <w:p w:rsidR="009E6ADB" w:rsidRDefault="009E6ADB" w:rsidP="00EB6D67">
            <w:pPr>
              <w:pStyle w:val="af1"/>
              <w:rPr>
                <w:rFonts w:ascii="宋体" w:hAnsi="宋体" w:cs="宋体"/>
                <w:szCs w:val="21"/>
              </w:rPr>
            </w:pPr>
            <w:r>
              <w:rPr>
                <w:rFonts w:ascii="宋体" w:hAnsi="宋体" w:cs="宋体" w:hint="eastAsia"/>
                <w:szCs w:val="21"/>
              </w:rPr>
              <w:t>varchar2(</w:t>
            </w:r>
            <w:r>
              <w:rPr>
                <w:rFonts w:ascii="宋体" w:hAnsi="宋体" w:cs="宋体"/>
                <w:szCs w:val="21"/>
              </w:rPr>
              <w:t>200</w:t>
            </w:r>
            <w:r w:rsidRPr="00A6284E">
              <w:rPr>
                <w:rFonts w:ascii="宋体" w:hAnsi="宋体" w:cs="宋体" w:hint="eastAsia"/>
                <w:szCs w:val="21"/>
              </w:rPr>
              <w:t>)</w:t>
            </w:r>
          </w:p>
        </w:tc>
        <w:tc>
          <w:tcPr>
            <w:tcW w:w="1191" w:type="dxa"/>
            <w:vAlign w:val="center"/>
          </w:tcPr>
          <w:p w:rsidR="009E6ADB" w:rsidRPr="00A6284E" w:rsidRDefault="009E6ADB" w:rsidP="00EB6D67">
            <w:pPr>
              <w:pStyle w:val="af1"/>
              <w:jc w:val="center"/>
              <w:rPr>
                <w:rFonts w:ascii="宋体" w:hAnsi="宋体" w:cs="宋体"/>
                <w:szCs w:val="21"/>
              </w:rPr>
            </w:pPr>
            <w:r>
              <w:rPr>
                <w:rFonts w:ascii="宋体" w:hAnsi="宋体" w:cs="宋体" w:hint="eastAsia"/>
                <w:szCs w:val="21"/>
              </w:rPr>
              <w:t>Y</w:t>
            </w:r>
          </w:p>
        </w:tc>
        <w:tc>
          <w:tcPr>
            <w:tcW w:w="3169" w:type="dxa"/>
            <w:noWrap/>
            <w:vAlign w:val="center"/>
          </w:tcPr>
          <w:p w:rsidR="009E6ADB" w:rsidRDefault="004F5DD0" w:rsidP="00EB6D67">
            <w:pPr>
              <w:pStyle w:val="af1"/>
              <w:rPr>
                <w:rFonts w:ascii="宋体" w:hAnsi="宋体" w:cs="宋体"/>
                <w:szCs w:val="21"/>
              </w:rPr>
            </w:pPr>
            <w:r>
              <w:rPr>
                <w:rFonts w:ascii="宋体" w:hAnsi="宋体" w:cs="宋体" w:hint="eastAsia"/>
                <w:szCs w:val="21"/>
              </w:rPr>
              <w:t>截图</w:t>
            </w:r>
            <w:r w:rsidR="009E6ADB">
              <w:rPr>
                <w:rFonts w:ascii="宋体" w:hAnsi="宋体" w:cs="宋体"/>
                <w:szCs w:val="21"/>
              </w:rPr>
              <w:t>名称</w:t>
            </w:r>
          </w:p>
        </w:tc>
      </w:tr>
      <w:tr w:rsidR="009E6ADB" w:rsidRPr="00B754B7" w:rsidTr="00EB6D67">
        <w:trPr>
          <w:trHeight w:val="270"/>
        </w:trPr>
        <w:tc>
          <w:tcPr>
            <w:tcW w:w="2280" w:type="dxa"/>
            <w:noWrap/>
            <w:vAlign w:val="center"/>
          </w:tcPr>
          <w:p w:rsidR="009E6ADB" w:rsidRDefault="009E6ADB" w:rsidP="00EB6D67">
            <w:pPr>
              <w:pStyle w:val="af1"/>
              <w:rPr>
                <w:rFonts w:ascii="宋体" w:hAnsi="宋体" w:cs="宋体"/>
                <w:szCs w:val="21"/>
              </w:rPr>
            </w:pPr>
            <w:r>
              <w:rPr>
                <w:rFonts w:ascii="Times New Roman" w:hAnsi="Times New Roman"/>
              </w:rPr>
              <w:t>image_url</w:t>
            </w:r>
          </w:p>
        </w:tc>
        <w:tc>
          <w:tcPr>
            <w:tcW w:w="1656" w:type="dxa"/>
            <w:noWrap/>
            <w:vAlign w:val="center"/>
          </w:tcPr>
          <w:p w:rsidR="009E6ADB" w:rsidRDefault="009E6ADB" w:rsidP="00EB6D67">
            <w:pPr>
              <w:pStyle w:val="af1"/>
              <w:rPr>
                <w:rFonts w:ascii="宋体" w:hAnsi="宋体" w:cs="宋体"/>
                <w:szCs w:val="21"/>
              </w:rPr>
            </w:pPr>
            <w:r>
              <w:rPr>
                <w:rFonts w:ascii="宋体" w:hAnsi="宋体" w:cs="宋体" w:hint="eastAsia"/>
                <w:szCs w:val="21"/>
              </w:rPr>
              <w:t>varchar2(</w:t>
            </w:r>
            <w:r>
              <w:rPr>
                <w:rFonts w:ascii="宋体" w:hAnsi="宋体" w:cs="宋体"/>
                <w:szCs w:val="21"/>
              </w:rPr>
              <w:t>1024</w:t>
            </w:r>
            <w:r w:rsidRPr="00A6284E">
              <w:rPr>
                <w:rFonts w:ascii="宋体" w:hAnsi="宋体" w:cs="宋体" w:hint="eastAsia"/>
                <w:szCs w:val="21"/>
              </w:rPr>
              <w:t>)</w:t>
            </w:r>
          </w:p>
        </w:tc>
        <w:tc>
          <w:tcPr>
            <w:tcW w:w="1191" w:type="dxa"/>
            <w:vAlign w:val="center"/>
          </w:tcPr>
          <w:p w:rsidR="009E6ADB" w:rsidRDefault="009E6ADB" w:rsidP="00EB6D67">
            <w:pPr>
              <w:pStyle w:val="af1"/>
              <w:jc w:val="center"/>
              <w:rPr>
                <w:rFonts w:ascii="宋体" w:hAnsi="宋体" w:cs="宋体"/>
                <w:szCs w:val="21"/>
              </w:rPr>
            </w:pPr>
            <w:r>
              <w:rPr>
                <w:rFonts w:ascii="宋体" w:hAnsi="宋体" w:cs="宋体" w:hint="eastAsia"/>
                <w:szCs w:val="21"/>
              </w:rPr>
              <w:t>Y</w:t>
            </w:r>
          </w:p>
        </w:tc>
        <w:tc>
          <w:tcPr>
            <w:tcW w:w="3169" w:type="dxa"/>
            <w:noWrap/>
            <w:vAlign w:val="center"/>
          </w:tcPr>
          <w:p w:rsidR="009E6ADB" w:rsidRDefault="004F5DD0" w:rsidP="00EB6D67">
            <w:pPr>
              <w:pStyle w:val="af1"/>
              <w:rPr>
                <w:rFonts w:ascii="宋体" w:hAnsi="宋体" w:cs="宋体"/>
                <w:szCs w:val="21"/>
              </w:rPr>
            </w:pPr>
            <w:r>
              <w:rPr>
                <w:rFonts w:ascii="宋体" w:hAnsi="宋体" w:cs="宋体" w:hint="eastAsia"/>
                <w:szCs w:val="21"/>
              </w:rPr>
              <w:t>截图</w:t>
            </w:r>
            <w:r w:rsidR="009E6ADB">
              <w:rPr>
                <w:rFonts w:ascii="宋体" w:hAnsi="宋体" w:cs="宋体"/>
                <w:szCs w:val="21"/>
              </w:rPr>
              <w:t>路径</w:t>
            </w:r>
          </w:p>
        </w:tc>
      </w:tr>
      <w:tr w:rsidR="005B2D05" w:rsidRPr="00B754B7" w:rsidTr="00EB6D67">
        <w:trPr>
          <w:trHeight w:val="270"/>
        </w:trPr>
        <w:tc>
          <w:tcPr>
            <w:tcW w:w="2280" w:type="dxa"/>
            <w:noWrap/>
            <w:vAlign w:val="center"/>
          </w:tcPr>
          <w:p w:rsidR="005B2D05" w:rsidRDefault="005B2D05" w:rsidP="00EB6D67">
            <w:pPr>
              <w:pStyle w:val="af1"/>
              <w:rPr>
                <w:rFonts w:ascii="Times New Roman" w:hAnsi="Times New Roman"/>
              </w:rPr>
            </w:pPr>
            <w:r>
              <w:rPr>
                <w:rFonts w:ascii="Times New Roman" w:hAnsi="Times New Roman"/>
              </w:rPr>
              <w:t>i</w:t>
            </w:r>
            <w:r>
              <w:rPr>
                <w:rFonts w:ascii="Times New Roman" w:hAnsi="Times New Roman" w:hint="eastAsia"/>
              </w:rPr>
              <w:t>mage_</w:t>
            </w:r>
            <w:r>
              <w:rPr>
                <w:rFonts w:ascii="Times New Roman" w:hAnsi="Times New Roman"/>
              </w:rPr>
              <w:t>frame</w:t>
            </w:r>
          </w:p>
        </w:tc>
        <w:tc>
          <w:tcPr>
            <w:tcW w:w="1656" w:type="dxa"/>
            <w:noWrap/>
            <w:vAlign w:val="center"/>
          </w:tcPr>
          <w:p w:rsidR="005B2D05" w:rsidRDefault="005B2D05" w:rsidP="00EB6D67">
            <w:pPr>
              <w:pStyle w:val="af1"/>
              <w:rPr>
                <w:rFonts w:ascii="宋体" w:hAnsi="宋体" w:cs="宋体"/>
                <w:szCs w:val="21"/>
              </w:rPr>
            </w:pPr>
            <w:r>
              <w:rPr>
                <w:rFonts w:ascii="宋体" w:hAnsi="宋体" w:cs="宋体" w:hint="eastAsia"/>
                <w:szCs w:val="21"/>
              </w:rPr>
              <w:t>number</w:t>
            </w:r>
          </w:p>
        </w:tc>
        <w:tc>
          <w:tcPr>
            <w:tcW w:w="1191" w:type="dxa"/>
            <w:vAlign w:val="center"/>
          </w:tcPr>
          <w:p w:rsidR="005B2D05" w:rsidRDefault="005B2D05" w:rsidP="00EB6D67">
            <w:pPr>
              <w:pStyle w:val="af1"/>
              <w:jc w:val="center"/>
              <w:rPr>
                <w:rFonts w:ascii="宋体" w:hAnsi="宋体" w:cs="宋体"/>
                <w:szCs w:val="21"/>
              </w:rPr>
            </w:pPr>
            <w:r>
              <w:rPr>
                <w:rFonts w:ascii="宋体" w:hAnsi="宋体" w:cs="宋体" w:hint="eastAsia"/>
                <w:szCs w:val="21"/>
              </w:rPr>
              <w:t>N</w:t>
            </w:r>
          </w:p>
        </w:tc>
        <w:tc>
          <w:tcPr>
            <w:tcW w:w="3169" w:type="dxa"/>
            <w:noWrap/>
            <w:vAlign w:val="center"/>
          </w:tcPr>
          <w:p w:rsidR="005B2D05" w:rsidRDefault="005B2D05" w:rsidP="00EB6D67">
            <w:pPr>
              <w:pStyle w:val="af1"/>
              <w:rPr>
                <w:rFonts w:ascii="宋体" w:hAnsi="宋体" w:cs="宋体"/>
                <w:szCs w:val="21"/>
              </w:rPr>
            </w:pPr>
            <w:r>
              <w:rPr>
                <w:rFonts w:ascii="宋体" w:hAnsi="宋体" w:cs="宋体" w:hint="eastAsia"/>
                <w:szCs w:val="21"/>
              </w:rPr>
              <w:t>截图</w:t>
            </w:r>
            <w:r>
              <w:rPr>
                <w:rFonts w:ascii="宋体" w:hAnsi="宋体" w:cs="宋体"/>
                <w:szCs w:val="21"/>
              </w:rPr>
              <w:t>帧号</w:t>
            </w:r>
          </w:p>
        </w:tc>
      </w:tr>
      <w:tr w:rsidR="005B2D05" w:rsidRPr="00B754B7" w:rsidTr="00EB6D67">
        <w:trPr>
          <w:trHeight w:val="270"/>
        </w:trPr>
        <w:tc>
          <w:tcPr>
            <w:tcW w:w="2280" w:type="dxa"/>
            <w:noWrap/>
            <w:vAlign w:val="center"/>
          </w:tcPr>
          <w:p w:rsidR="005B2D05" w:rsidRDefault="005B2D05" w:rsidP="00EB6D67">
            <w:pPr>
              <w:pStyle w:val="af1"/>
              <w:rPr>
                <w:rFonts w:ascii="Times New Roman" w:hAnsi="Times New Roman"/>
              </w:rPr>
            </w:pPr>
            <w:r>
              <w:rPr>
                <w:rFonts w:ascii="Times New Roman" w:hAnsi="Times New Roman"/>
              </w:rPr>
              <w:t>i</w:t>
            </w:r>
            <w:r>
              <w:rPr>
                <w:rFonts w:ascii="Times New Roman" w:hAnsi="Times New Roman" w:hint="eastAsia"/>
              </w:rPr>
              <w:t>mage_</w:t>
            </w:r>
            <w:r>
              <w:rPr>
                <w:rFonts w:ascii="Times New Roman" w:hAnsi="Times New Roman"/>
              </w:rPr>
              <w:t>time</w:t>
            </w:r>
          </w:p>
        </w:tc>
        <w:tc>
          <w:tcPr>
            <w:tcW w:w="1656" w:type="dxa"/>
            <w:noWrap/>
            <w:vAlign w:val="center"/>
          </w:tcPr>
          <w:p w:rsidR="005B2D05" w:rsidRDefault="005B2D05" w:rsidP="00EB6D67">
            <w:pPr>
              <w:pStyle w:val="af1"/>
              <w:rPr>
                <w:rFonts w:ascii="宋体" w:hAnsi="宋体" w:cs="宋体"/>
                <w:szCs w:val="21"/>
              </w:rPr>
            </w:pPr>
            <w:r>
              <w:rPr>
                <w:rFonts w:ascii="宋体" w:hAnsi="宋体" w:cs="宋体"/>
                <w:szCs w:val="21"/>
              </w:rPr>
              <w:t>N</w:t>
            </w:r>
            <w:r>
              <w:rPr>
                <w:rFonts w:ascii="宋体" w:hAnsi="宋体" w:cs="宋体" w:hint="eastAsia"/>
                <w:szCs w:val="21"/>
              </w:rPr>
              <w:t>umber</w:t>
            </w:r>
          </w:p>
        </w:tc>
        <w:tc>
          <w:tcPr>
            <w:tcW w:w="1191" w:type="dxa"/>
            <w:vAlign w:val="center"/>
          </w:tcPr>
          <w:p w:rsidR="005B2D05" w:rsidRDefault="005B2D05" w:rsidP="00EB6D67">
            <w:pPr>
              <w:pStyle w:val="af1"/>
              <w:jc w:val="center"/>
              <w:rPr>
                <w:rFonts w:ascii="宋体" w:hAnsi="宋体" w:cs="宋体"/>
                <w:szCs w:val="21"/>
              </w:rPr>
            </w:pPr>
            <w:r>
              <w:rPr>
                <w:rFonts w:ascii="宋体" w:hAnsi="宋体" w:cs="宋体" w:hint="eastAsia"/>
                <w:szCs w:val="21"/>
              </w:rPr>
              <w:t>N</w:t>
            </w:r>
          </w:p>
        </w:tc>
        <w:tc>
          <w:tcPr>
            <w:tcW w:w="3169" w:type="dxa"/>
            <w:noWrap/>
            <w:vAlign w:val="center"/>
          </w:tcPr>
          <w:p w:rsidR="005B2D05" w:rsidRDefault="005B2D05" w:rsidP="00EB6D67">
            <w:pPr>
              <w:pStyle w:val="af1"/>
              <w:rPr>
                <w:rFonts w:ascii="宋体" w:hAnsi="宋体" w:cs="宋体"/>
                <w:szCs w:val="21"/>
              </w:rPr>
            </w:pPr>
            <w:r>
              <w:rPr>
                <w:rFonts w:ascii="宋体" w:hAnsi="宋体" w:cs="宋体" w:hint="eastAsia"/>
                <w:szCs w:val="21"/>
              </w:rPr>
              <w:t>截图</w:t>
            </w:r>
            <w:r>
              <w:rPr>
                <w:rFonts w:ascii="宋体" w:hAnsi="宋体" w:cs="宋体"/>
                <w:szCs w:val="21"/>
              </w:rPr>
              <w:t>时间点</w:t>
            </w:r>
          </w:p>
        </w:tc>
      </w:tr>
      <w:tr w:rsidR="009E6ADB" w:rsidRPr="00B754B7" w:rsidTr="00EB6D67">
        <w:trPr>
          <w:trHeight w:val="270"/>
        </w:trPr>
        <w:tc>
          <w:tcPr>
            <w:tcW w:w="2280" w:type="dxa"/>
            <w:noWrap/>
          </w:tcPr>
          <w:p w:rsidR="009E6ADB" w:rsidRDefault="009E6ADB" w:rsidP="00EB6D67">
            <w:pPr>
              <w:pStyle w:val="af1"/>
              <w:rPr>
                <w:rFonts w:ascii="宋体" w:hAnsi="宋体" w:cs="宋体"/>
                <w:szCs w:val="21"/>
              </w:rPr>
            </w:pPr>
            <w:r>
              <w:rPr>
                <w:rFonts w:ascii="Times New Roman" w:hAnsi="Times New Roman"/>
              </w:rPr>
              <w:t>in_time</w:t>
            </w:r>
          </w:p>
        </w:tc>
        <w:tc>
          <w:tcPr>
            <w:tcW w:w="1656" w:type="dxa"/>
            <w:noWrap/>
          </w:tcPr>
          <w:p w:rsidR="009E6ADB" w:rsidRDefault="009E6ADB" w:rsidP="00EB6D67">
            <w:pPr>
              <w:pStyle w:val="af1"/>
              <w:rPr>
                <w:rFonts w:ascii="宋体" w:hAnsi="宋体" w:cs="宋体"/>
                <w:szCs w:val="21"/>
              </w:rPr>
            </w:pPr>
            <w:r w:rsidRPr="00B754B7">
              <w:rPr>
                <w:rFonts w:ascii="Times New Roman" w:hAnsi="Times New Roman"/>
              </w:rPr>
              <w:t>date</w:t>
            </w:r>
          </w:p>
        </w:tc>
        <w:tc>
          <w:tcPr>
            <w:tcW w:w="1191" w:type="dxa"/>
          </w:tcPr>
          <w:p w:rsidR="009E6ADB" w:rsidRPr="00A6284E" w:rsidRDefault="009E6ADB" w:rsidP="00EB6D67">
            <w:pPr>
              <w:pStyle w:val="af1"/>
              <w:jc w:val="center"/>
              <w:rPr>
                <w:rFonts w:ascii="宋体" w:hAnsi="宋体" w:cs="宋体"/>
                <w:szCs w:val="21"/>
              </w:rPr>
            </w:pPr>
            <w:r>
              <w:rPr>
                <w:rFonts w:ascii="Times New Roman" w:hAnsi="Times New Roman"/>
              </w:rPr>
              <w:t>Y</w:t>
            </w:r>
          </w:p>
        </w:tc>
        <w:tc>
          <w:tcPr>
            <w:tcW w:w="3169" w:type="dxa"/>
            <w:noWrap/>
          </w:tcPr>
          <w:p w:rsidR="009E6ADB" w:rsidRDefault="009E6ADB" w:rsidP="00EB6D67">
            <w:pPr>
              <w:pStyle w:val="af1"/>
              <w:rPr>
                <w:rFonts w:ascii="宋体" w:hAnsi="宋体" w:cs="宋体"/>
                <w:szCs w:val="21"/>
              </w:rPr>
            </w:pPr>
            <w:r>
              <w:rPr>
                <w:rFonts w:ascii="Times New Roman" w:hAnsi="Times New Roman" w:hint="eastAsia"/>
              </w:rPr>
              <w:t>入库</w:t>
            </w:r>
            <w:r w:rsidRPr="00B754B7">
              <w:rPr>
                <w:rFonts w:ascii="Times New Roman" w:hAnsi="Times New Roman"/>
              </w:rPr>
              <w:t>时间</w:t>
            </w:r>
          </w:p>
        </w:tc>
      </w:tr>
    </w:tbl>
    <w:p w:rsidR="009E6ADB" w:rsidRDefault="009E6ADB" w:rsidP="007D4F4E">
      <w:pPr>
        <w:spacing w:line="360" w:lineRule="auto"/>
        <w:rPr>
          <w:rFonts w:asciiTheme="minorEastAsia" w:eastAsiaTheme="minorEastAsia" w:hAnsiTheme="minorEastAsia"/>
          <w:sz w:val="24"/>
        </w:rPr>
      </w:pPr>
    </w:p>
    <w:tbl>
      <w:tblPr>
        <w:tblStyle w:val="aa"/>
        <w:tblW w:w="0" w:type="auto"/>
        <w:tblLook w:val="04A0"/>
      </w:tblPr>
      <w:tblGrid>
        <w:gridCol w:w="2280"/>
        <w:gridCol w:w="1656"/>
        <w:gridCol w:w="1191"/>
        <w:gridCol w:w="3169"/>
      </w:tblGrid>
      <w:tr w:rsidR="009E6ADB" w:rsidRPr="00B754B7" w:rsidTr="00EB6D67">
        <w:trPr>
          <w:trHeight w:val="270"/>
        </w:trPr>
        <w:tc>
          <w:tcPr>
            <w:tcW w:w="8296" w:type="dxa"/>
            <w:gridSpan w:val="4"/>
            <w:noWrap/>
          </w:tcPr>
          <w:p w:rsidR="009E6ADB" w:rsidRPr="00B754B7" w:rsidRDefault="009E6ADB" w:rsidP="00001308">
            <w:pPr>
              <w:pStyle w:val="af2"/>
              <w:spacing w:before="78" w:after="78"/>
              <w:rPr>
                <w:rFonts w:ascii="Times New Roman" w:hAnsi="Times New Roman"/>
              </w:rPr>
            </w:pPr>
            <w:r>
              <w:rPr>
                <w:rFonts w:ascii="Times New Roman" w:hAnsi="Times New Roman"/>
              </w:rPr>
              <w:t>ac</w:t>
            </w:r>
            <w:r w:rsidRPr="00DD5EA3">
              <w:rPr>
                <w:rFonts w:ascii="Times New Roman" w:hAnsi="Times New Roman" w:hint="eastAsia"/>
              </w:rPr>
              <w:t>tion</w:t>
            </w:r>
            <w:r>
              <w:rPr>
                <w:rFonts w:ascii="Times New Roman" w:hAnsi="Times New Roman"/>
              </w:rPr>
              <w:t>_deal_video</w:t>
            </w:r>
            <w:r w:rsidRPr="00DD5EA3">
              <w:rPr>
                <w:rFonts w:ascii="Times New Roman" w:hAnsi="Times New Roman" w:hint="eastAsia"/>
              </w:rPr>
              <w:t>动作</w:t>
            </w:r>
            <w:r>
              <w:rPr>
                <w:rFonts w:ascii="Times New Roman" w:hAnsi="Times New Roman" w:hint="eastAsia"/>
              </w:rPr>
              <w:t>处理</w:t>
            </w:r>
            <w:r>
              <w:rPr>
                <w:rFonts w:ascii="Times New Roman" w:hAnsi="Times New Roman"/>
              </w:rPr>
              <w:t>视频</w:t>
            </w:r>
            <w:r w:rsidRPr="00DD5EA3">
              <w:rPr>
                <w:rFonts w:ascii="Times New Roman" w:hAnsi="Times New Roman" w:hint="eastAsia"/>
              </w:rPr>
              <w:t>表</w:t>
            </w:r>
          </w:p>
        </w:tc>
      </w:tr>
      <w:tr w:rsidR="009E6ADB" w:rsidRPr="00B754B7" w:rsidTr="00EB6D67">
        <w:trPr>
          <w:trHeight w:val="270"/>
        </w:trPr>
        <w:tc>
          <w:tcPr>
            <w:tcW w:w="2280" w:type="dxa"/>
            <w:noWrap/>
            <w:hideMark/>
          </w:tcPr>
          <w:p w:rsidR="009E6ADB" w:rsidRPr="00B754B7" w:rsidRDefault="009E6ADB" w:rsidP="00001308">
            <w:pPr>
              <w:pStyle w:val="af2"/>
              <w:spacing w:before="78" w:after="78"/>
              <w:rPr>
                <w:rFonts w:ascii="Times New Roman" w:hAnsi="Times New Roman"/>
              </w:rPr>
            </w:pPr>
            <w:r w:rsidRPr="00B754B7">
              <w:rPr>
                <w:rFonts w:ascii="Times New Roman" w:hAnsi="Times New Roman"/>
              </w:rPr>
              <w:t>字段</w:t>
            </w:r>
          </w:p>
        </w:tc>
        <w:tc>
          <w:tcPr>
            <w:tcW w:w="1656" w:type="dxa"/>
            <w:noWrap/>
            <w:hideMark/>
          </w:tcPr>
          <w:p w:rsidR="009E6ADB" w:rsidRPr="00B754B7" w:rsidRDefault="009E6ADB" w:rsidP="00001308">
            <w:pPr>
              <w:pStyle w:val="af2"/>
              <w:spacing w:before="78" w:after="78"/>
              <w:rPr>
                <w:rFonts w:ascii="Times New Roman" w:hAnsi="Times New Roman"/>
              </w:rPr>
            </w:pPr>
            <w:r w:rsidRPr="00B754B7">
              <w:rPr>
                <w:rFonts w:ascii="Times New Roman" w:hAnsi="Times New Roman"/>
              </w:rPr>
              <w:t>类型</w:t>
            </w:r>
          </w:p>
        </w:tc>
        <w:tc>
          <w:tcPr>
            <w:tcW w:w="1191" w:type="dxa"/>
          </w:tcPr>
          <w:p w:rsidR="009E6ADB" w:rsidRPr="00B754B7" w:rsidRDefault="009E6ADB" w:rsidP="00001308">
            <w:pPr>
              <w:pStyle w:val="af2"/>
              <w:spacing w:before="78" w:after="78"/>
              <w:rPr>
                <w:rFonts w:ascii="Times New Roman" w:hAnsi="Times New Roman"/>
              </w:rPr>
            </w:pPr>
            <w:r w:rsidRPr="00B754B7">
              <w:rPr>
                <w:rFonts w:ascii="Times New Roman" w:hAnsi="Times New Roman"/>
              </w:rPr>
              <w:t>是否必填</w:t>
            </w:r>
          </w:p>
        </w:tc>
        <w:tc>
          <w:tcPr>
            <w:tcW w:w="3169" w:type="dxa"/>
            <w:noWrap/>
            <w:hideMark/>
          </w:tcPr>
          <w:p w:rsidR="009E6ADB" w:rsidRPr="00B754B7" w:rsidRDefault="009E6ADB" w:rsidP="00001308">
            <w:pPr>
              <w:pStyle w:val="af2"/>
              <w:spacing w:before="78" w:after="78"/>
              <w:rPr>
                <w:rFonts w:ascii="Times New Roman" w:hAnsi="Times New Roman"/>
              </w:rPr>
            </w:pPr>
            <w:r w:rsidRPr="00B754B7">
              <w:rPr>
                <w:rFonts w:ascii="Times New Roman" w:hAnsi="Times New Roman"/>
              </w:rPr>
              <w:t>说明</w:t>
            </w:r>
          </w:p>
        </w:tc>
      </w:tr>
      <w:tr w:rsidR="009E6ADB" w:rsidRPr="00B754B7" w:rsidTr="00EB6D67">
        <w:trPr>
          <w:trHeight w:val="270"/>
        </w:trPr>
        <w:tc>
          <w:tcPr>
            <w:tcW w:w="2280" w:type="dxa"/>
            <w:noWrap/>
            <w:hideMark/>
          </w:tcPr>
          <w:p w:rsidR="009E6ADB" w:rsidRPr="00BA5B98" w:rsidRDefault="009E6ADB" w:rsidP="00EB6D67">
            <w:pPr>
              <w:pStyle w:val="af1"/>
              <w:rPr>
                <w:rFonts w:ascii="Times New Roman" w:hAnsi="Times New Roman"/>
                <w:b/>
                <w:u w:val="single"/>
              </w:rPr>
            </w:pPr>
            <w:r w:rsidRPr="00BA5B98">
              <w:rPr>
                <w:rFonts w:ascii="Times New Roman" w:hAnsi="Times New Roman"/>
                <w:b/>
                <w:u w:val="single"/>
              </w:rPr>
              <w:t>id</w:t>
            </w:r>
          </w:p>
        </w:tc>
        <w:tc>
          <w:tcPr>
            <w:tcW w:w="1656" w:type="dxa"/>
            <w:noWrap/>
            <w:hideMark/>
          </w:tcPr>
          <w:p w:rsidR="009E6ADB" w:rsidRPr="00B754B7" w:rsidRDefault="009E6ADB" w:rsidP="00EB6D67">
            <w:pPr>
              <w:pStyle w:val="af1"/>
              <w:rPr>
                <w:rFonts w:ascii="Times New Roman" w:hAnsi="Times New Roman"/>
              </w:rPr>
            </w:pPr>
            <w:r w:rsidRPr="00B754B7">
              <w:rPr>
                <w:rFonts w:ascii="Times New Roman" w:hAnsi="Times New Roman"/>
              </w:rPr>
              <w:t>Number(11)</w:t>
            </w:r>
          </w:p>
        </w:tc>
        <w:tc>
          <w:tcPr>
            <w:tcW w:w="1191" w:type="dxa"/>
          </w:tcPr>
          <w:p w:rsidR="009E6ADB" w:rsidRPr="00B754B7" w:rsidRDefault="009E6ADB" w:rsidP="00EB6D67">
            <w:pPr>
              <w:pStyle w:val="af1"/>
              <w:jc w:val="center"/>
              <w:rPr>
                <w:rFonts w:ascii="Times New Roman" w:hAnsi="Times New Roman"/>
              </w:rPr>
            </w:pPr>
            <w:r w:rsidRPr="00B754B7">
              <w:rPr>
                <w:rFonts w:ascii="Times New Roman" w:hAnsi="Times New Roman"/>
              </w:rPr>
              <w:t>Y</w:t>
            </w:r>
          </w:p>
        </w:tc>
        <w:tc>
          <w:tcPr>
            <w:tcW w:w="3169" w:type="dxa"/>
            <w:noWrap/>
            <w:hideMark/>
          </w:tcPr>
          <w:p w:rsidR="009E6ADB" w:rsidRPr="00B754B7" w:rsidRDefault="009E6ADB" w:rsidP="00EB6D67">
            <w:pPr>
              <w:pStyle w:val="af1"/>
              <w:rPr>
                <w:rFonts w:ascii="Times New Roman" w:hAnsi="Times New Roman"/>
              </w:rPr>
            </w:pPr>
            <w:r>
              <w:rPr>
                <w:rFonts w:ascii="Times New Roman" w:hAnsi="Times New Roman" w:hint="eastAsia"/>
              </w:rPr>
              <w:t>动作</w:t>
            </w:r>
            <w:r w:rsidRPr="00B754B7">
              <w:rPr>
                <w:rFonts w:ascii="Times New Roman" w:hAnsi="Times New Roman"/>
              </w:rPr>
              <w:t>id</w:t>
            </w:r>
            <w:r>
              <w:rPr>
                <w:rFonts w:ascii="Times New Roman" w:hAnsi="Times New Roman" w:hint="eastAsia"/>
              </w:rPr>
              <w:t>，自增</w:t>
            </w:r>
            <w:r>
              <w:rPr>
                <w:rFonts w:ascii="Times New Roman" w:hAnsi="Times New Roman" w:hint="eastAsia"/>
              </w:rPr>
              <w:t>id</w:t>
            </w:r>
          </w:p>
        </w:tc>
      </w:tr>
      <w:tr w:rsidR="00D013F0" w:rsidRPr="00B754B7" w:rsidTr="00EB6D67">
        <w:trPr>
          <w:trHeight w:val="270"/>
        </w:trPr>
        <w:tc>
          <w:tcPr>
            <w:tcW w:w="2280" w:type="dxa"/>
            <w:noWrap/>
          </w:tcPr>
          <w:p w:rsidR="00D013F0" w:rsidRPr="0035696E" w:rsidRDefault="00D013F0" w:rsidP="00D013F0">
            <w:pPr>
              <w:pStyle w:val="af1"/>
              <w:rPr>
                <w:rFonts w:ascii="宋体" w:hAnsi="宋体" w:cs="宋体"/>
                <w:szCs w:val="21"/>
              </w:rPr>
            </w:pPr>
            <w:r>
              <w:rPr>
                <w:rFonts w:ascii="宋体" w:hAnsi="宋体" w:cs="宋体"/>
                <w:szCs w:val="21"/>
              </w:rPr>
              <w:t>user_id</w:t>
            </w:r>
          </w:p>
        </w:tc>
        <w:tc>
          <w:tcPr>
            <w:tcW w:w="1656" w:type="dxa"/>
            <w:noWrap/>
          </w:tcPr>
          <w:p w:rsidR="00D013F0" w:rsidRPr="00B754B7" w:rsidRDefault="00D013F0" w:rsidP="00D013F0">
            <w:pPr>
              <w:pStyle w:val="af1"/>
              <w:rPr>
                <w:rFonts w:ascii="Times New Roman" w:hAnsi="Times New Roman"/>
              </w:rPr>
            </w:pPr>
            <w:r>
              <w:rPr>
                <w:rFonts w:ascii="宋体" w:hAnsi="宋体" w:cs="宋体" w:hint="eastAsia"/>
                <w:szCs w:val="21"/>
              </w:rPr>
              <w:t>varchar2(100</w:t>
            </w:r>
            <w:r w:rsidRPr="00A6284E">
              <w:rPr>
                <w:rFonts w:ascii="宋体" w:hAnsi="宋体" w:cs="宋体" w:hint="eastAsia"/>
                <w:szCs w:val="21"/>
              </w:rPr>
              <w:t>)</w:t>
            </w:r>
          </w:p>
        </w:tc>
        <w:tc>
          <w:tcPr>
            <w:tcW w:w="1191" w:type="dxa"/>
          </w:tcPr>
          <w:p w:rsidR="00D013F0" w:rsidRPr="00B754B7" w:rsidRDefault="00D013F0" w:rsidP="00D013F0">
            <w:pPr>
              <w:pStyle w:val="af1"/>
              <w:jc w:val="center"/>
              <w:rPr>
                <w:rFonts w:ascii="Times New Roman" w:hAnsi="Times New Roman"/>
              </w:rPr>
            </w:pPr>
            <w:r w:rsidRPr="00B754B7">
              <w:rPr>
                <w:rFonts w:ascii="Times New Roman" w:hAnsi="Times New Roman"/>
              </w:rPr>
              <w:t>Y</w:t>
            </w:r>
          </w:p>
        </w:tc>
        <w:tc>
          <w:tcPr>
            <w:tcW w:w="3169" w:type="dxa"/>
            <w:noWrap/>
          </w:tcPr>
          <w:p w:rsidR="00D013F0" w:rsidRDefault="00D013F0" w:rsidP="00D013F0">
            <w:pPr>
              <w:pStyle w:val="af1"/>
              <w:rPr>
                <w:rFonts w:ascii="Times New Roman" w:hAnsi="Times New Roman"/>
              </w:rPr>
            </w:pPr>
            <w:r>
              <w:rPr>
                <w:rFonts w:ascii="Times New Roman" w:hAnsi="Times New Roman" w:hint="eastAsia"/>
              </w:rPr>
              <w:t>善跑用户</w:t>
            </w:r>
            <w:r>
              <w:rPr>
                <w:rFonts w:ascii="Times New Roman" w:hAnsi="Times New Roman" w:hint="eastAsia"/>
              </w:rPr>
              <w:t>ID</w:t>
            </w:r>
          </w:p>
        </w:tc>
      </w:tr>
      <w:tr w:rsidR="00D013F0" w:rsidRPr="00B754B7" w:rsidTr="00D013F0">
        <w:trPr>
          <w:trHeight w:val="270"/>
        </w:trPr>
        <w:tc>
          <w:tcPr>
            <w:tcW w:w="2280" w:type="dxa"/>
            <w:noWrap/>
            <w:vAlign w:val="center"/>
          </w:tcPr>
          <w:p w:rsidR="00D013F0" w:rsidRPr="00B754B7" w:rsidRDefault="00D013F0" w:rsidP="00D013F0">
            <w:pPr>
              <w:pStyle w:val="af1"/>
              <w:rPr>
                <w:rFonts w:ascii="Times New Roman" w:hAnsi="Times New Roman"/>
              </w:rPr>
            </w:pPr>
            <w:r>
              <w:rPr>
                <w:rFonts w:ascii="宋体" w:hAnsi="宋体" w:cs="宋体"/>
                <w:szCs w:val="21"/>
              </w:rPr>
              <w:t>a</w:t>
            </w:r>
            <w:r>
              <w:rPr>
                <w:rFonts w:ascii="宋体" w:hAnsi="宋体" w:cs="宋体" w:hint="eastAsia"/>
                <w:szCs w:val="21"/>
              </w:rPr>
              <w:t>ction_</w:t>
            </w:r>
            <w:r>
              <w:rPr>
                <w:rFonts w:ascii="宋体" w:hAnsi="宋体" w:cs="宋体"/>
                <w:szCs w:val="21"/>
              </w:rPr>
              <w:t>id</w:t>
            </w:r>
          </w:p>
        </w:tc>
        <w:tc>
          <w:tcPr>
            <w:tcW w:w="1656" w:type="dxa"/>
            <w:noWrap/>
            <w:vAlign w:val="center"/>
          </w:tcPr>
          <w:p w:rsidR="00D013F0" w:rsidRPr="00B754B7" w:rsidRDefault="00D013F0" w:rsidP="00D013F0">
            <w:pPr>
              <w:pStyle w:val="af1"/>
              <w:rPr>
                <w:rFonts w:ascii="Times New Roman" w:hAnsi="Times New Roman"/>
              </w:rPr>
            </w:pPr>
            <w:r>
              <w:rPr>
                <w:rFonts w:ascii="宋体" w:hAnsi="宋体" w:cs="宋体" w:hint="eastAsia"/>
                <w:szCs w:val="21"/>
              </w:rPr>
              <w:t>varchar2(100</w:t>
            </w:r>
            <w:r w:rsidRPr="00A6284E">
              <w:rPr>
                <w:rFonts w:ascii="宋体" w:hAnsi="宋体" w:cs="宋体" w:hint="eastAsia"/>
                <w:szCs w:val="21"/>
              </w:rPr>
              <w:t>)</w:t>
            </w:r>
          </w:p>
        </w:tc>
        <w:tc>
          <w:tcPr>
            <w:tcW w:w="1191" w:type="dxa"/>
            <w:vAlign w:val="center"/>
          </w:tcPr>
          <w:p w:rsidR="00D013F0" w:rsidRPr="00B754B7" w:rsidRDefault="00D013F0" w:rsidP="00D013F0">
            <w:pPr>
              <w:pStyle w:val="af1"/>
              <w:jc w:val="center"/>
              <w:rPr>
                <w:rFonts w:ascii="Times New Roman" w:hAnsi="Times New Roman"/>
              </w:rPr>
            </w:pPr>
            <w:r>
              <w:rPr>
                <w:rFonts w:ascii="宋体" w:hAnsi="宋体" w:cs="宋体" w:hint="eastAsia"/>
                <w:szCs w:val="21"/>
              </w:rPr>
              <w:t>Y</w:t>
            </w:r>
          </w:p>
        </w:tc>
        <w:tc>
          <w:tcPr>
            <w:tcW w:w="3169" w:type="dxa"/>
            <w:noWrap/>
            <w:vAlign w:val="center"/>
          </w:tcPr>
          <w:p w:rsidR="00D013F0" w:rsidRPr="00B754B7" w:rsidRDefault="00D013F0" w:rsidP="00D013F0">
            <w:pPr>
              <w:pStyle w:val="af1"/>
              <w:rPr>
                <w:rFonts w:ascii="Times New Roman" w:hAnsi="Times New Roman"/>
              </w:rPr>
            </w:pPr>
            <w:r>
              <w:rPr>
                <w:rFonts w:ascii="宋体" w:hAnsi="宋体" w:cs="宋体" w:hint="eastAsia"/>
                <w:szCs w:val="21"/>
              </w:rPr>
              <w:t>动作编码</w:t>
            </w:r>
          </w:p>
        </w:tc>
      </w:tr>
      <w:tr w:rsidR="00D013F0" w:rsidRPr="00B754B7" w:rsidTr="00D013F0">
        <w:trPr>
          <w:trHeight w:val="270"/>
        </w:trPr>
        <w:tc>
          <w:tcPr>
            <w:tcW w:w="2280" w:type="dxa"/>
            <w:noWrap/>
            <w:vAlign w:val="center"/>
          </w:tcPr>
          <w:p w:rsidR="00D013F0" w:rsidRPr="00B754B7" w:rsidRDefault="00D013F0" w:rsidP="00D013F0">
            <w:pPr>
              <w:pStyle w:val="af1"/>
              <w:rPr>
                <w:rFonts w:ascii="Times New Roman" w:hAnsi="Times New Roman"/>
              </w:rPr>
            </w:pPr>
            <w:r>
              <w:rPr>
                <w:rFonts w:ascii="宋体" w:hAnsi="宋体" w:cs="宋体"/>
                <w:szCs w:val="21"/>
              </w:rPr>
              <w:t>v</w:t>
            </w:r>
            <w:r>
              <w:rPr>
                <w:rFonts w:ascii="宋体" w:hAnsi="宋体" w:cs="宋体" w:hint="eastAsia"/>
                <w:szCs w:val="21"/>
              </w:rPr>
              <w:t>ideo_</w:t>
            </w:r>
            <w:r>
              <w:rPr>
                <w:rFonts w:ascii="宋体" w:hAnsi="宋体" w:cs="宋体"/>
                <w:szCs w:val="21"/>
              </w:rPr>
              <w:t>id</w:t>
            </w:r>
          </w:p>
        </w:tc>
        <w:tc>
          <w:tcPr>
            <w:tcW w:w="1656" w:type="dxa"/>
            <w:noWrap/>
            <w:vAlign w:val="center"/>
          </w:tcPr>
          <w:p w:rsidR="00D013F0" w:rsidRPr="00B754B7" w:rsidRDefault="00D013F0" w:rsidP="00D013F0">
            <w:pPr>
              <w:pStyle w:val="af1"/>
              <w:rPr>
                <w:rFonts w:ascii="Times New Roman" w:hAnsi="Times New Roman"/>
              </w:rPr>
            </w:pPr>
            <w:r>
              <w:rPr>
                <w:rFonts w:ascii="宋体" w:hAnsi="宋体" w:cs="宋体" w:hint="eastAsia"/>
                <w:szCs w:val="21"/>
              </w:rPr>
              <w:t>varchar2(</w:t>
            </w:r>
            <w:r>
              <w:rPr>
                <w:rFonts w:ascii="宋体" w:hAnsi="宋体" w:cs="宋体"/>
                <w:szCs w:val="21"/>
              </w:rPr>
              <w:t>100</w:t>
            </w:r>
            <w:r w:rsidRPr="00A6284E">
              <w:rPr>
                <w:rFonts w:ascii="宋体" w:hAnsi="宋体" w:cs="宋体" w:hint="eastAsia"/>
                <w:szCs w:val="21"/>
              </w:rPr>
              <w:t>)</w:t>
            </w:r>
          </w:p>
        </w:tc>
        <w:tc>
          <w:tcPr>
            <w:tcW w:w="1191" w:type="dxa"/>
            <w:vAlign w:val="center"/>
          </w:tcPr>
          <w:p w:rsidR="00D013F0" w:rsidRPr="00B754B7" w:rsidRDefault="00D013F0" w:rsidP="00D013F0">
            <w:pPr>
              <w:pStyle w:val="af1"/>
              <w:jc w:val="center"/>
              <w:rPr>
                <w:rFonts w:ascii="Times New Roman" w:hAnsi="Times New Roman"/>
              </w:rPr>
            </w:pPr>
            <w:r w:rsidRPr="00A6284E">
              <w:rPr>
                <w:rFonts w:ascii="宋体" w:hAnsi="宋体" w:cs="宋体" w:hint="eastAsia"/>
                <w:szCs w:val="21"/>
              </w:rPr>
              <w:t>Y</w:t>
            </w:r>
          </w:p>
        </w:tc>
        <w:tc>
          <w:tcPr>
            <w:tcW w:w="3169" w:type="dxa"/>
            <w:noWrap/>
            <w:vAlign w:val="center"/>
          </w:tcPr>
          <w:p w:rsidR="00D013F0" w:rsidRPr="00B754B7" w:rsidRDefault="00D013F0" w:rsidP="00D013F0">
            <w:pPr>
              <w:pStyle w:val="af1"/>
              <w:rPr>
                <w:rFonts w:ascii="Times New Roman" w:hAnsi="Times New Roman"/>
              </w:rPr>
            </w:pPr>
            <w:r>
              <w:rPr>
                <w:rFonts w:ascii="宋体" w:hAnsi="宋体" w:cs="宋体" w:hint="eastAsia"/>
                <w:szCs w:val="21"/>
              </w:rPr>
              <w:t>拍摄</w:t>
            </w:r>
            <w:r>
              <w:rPr>
                <w:rFonts w:ascii="宋体" w:hAnsi="宋体" w:cs="宋体"/>
                <w:szCs w:val="21"/>
              </w:rPr>
              <w:t>视频ID</w:t>
            </w:r>
          </w:p>
        </w:tc>
      </w:tr>
      <w:tr w:rsidR="00D013F0" w:rsidRPr="00B754B7" w:rsidTr="00EB6D67">
        <w:trPr>
          <w:trHeight w:val="270"/>
        </w:trPr>
        <w:tc>
          <w:tcPr>
            <w:tcW w:w="2280" w:type="dxa"/>
            <w:noWrap/>
            <w:vAlign w:val="center"/>
          </w:tcPr>
          <w:p w:rsidR="00D013F0" w:rsidRDefault="004F5DD0" w:rsidP="00D013F0">
            <w:pPr>
              <w:pStyle w:val="af1"/>
              <w:rPr>
                <w:rFonts w:ascii="宋体" w:hAnsi="宋体" w:cs="宋体"/>
                <w:szCs w:val="21"/>
              </w:rPr>
            </w:pPr>
            <w:r>
              <w:rPr>
                <w:rFonts w:ascii="宋体" w:hAnsi="宋体" w:cs="宋体"/>
                <w:szCs w:val="21"/>
              </w:rPr>
              <w:t>video</w:t>
            </w:r>
            <w:r w:rsidR="00D013F0">
              <w:rPr>
                <w:rFonts w:ascii="宋体" w:hAnsi="宋体" w:cs="宋体" w:hint="eastAsia"/>
                <w:szCs w:val="21"/>
              </w:rPr>
              <w:t>_</w:t>
            </w:r>
            <w:r w:rsidR="00D013F0">
              <w:rPr>
                <w:rFonts w:ascii="宋体" w:hAnsi="宋体" w:cs="宋体"/>
                <w:szCs w:val="21"/>
              </w:rPr>
              <w:t>name</w:t>
            </w:r>
          </w:p>
        </w:tc>
        <w:tc>
          <w:tcPr>
            <w:tcW w:w="1656" w:type="dxa"/>
            <w:noWrap/>
            <w:vAlign w:val="center"/>
          </w:tcPr>
          <w:p w:rsidR="00D013F0" w:rsidRDefault="00D013F0" w:rsidP="00D013F0">
            <w:pPr>
              <w:pStyle w:val="af1"/>
              <w:rPr>
                <w:rFonts w:ascii="宋体" w:hAnsi="宋体" w:cs="宋体"/>
                <w:szCs w:val="21"/>
              </w:rPr>
            </w:pPr>
            <w:r>
              <w:rPr>
                <w:rFonts w:ascii="宋体" w:hAnsi="宋体" w:cs="宋体" w:hint="eastAsia"/>
                <w:szCs w:val="21"/>
              </w:rPr>
              <w:t>varchar2(</w:t>
            </w:r>
            <w:r>
              <w:rPr>
                <w:rFonts w:ascii="宋体" w:hAnsi="宋体" w:cs="宋体"/>
                <w:szCs w:val="21"/>
              </w:rPr>
              <w:t>200</w:t>
            </w:r>
            <w:r w:rsidRPr="00A6284E">
              <w:rPr>
                <w:rFonts w:ascii="宋体" w:hAnsi="宋体" w:cs="宋体" w:hint="eastAsia"/>
                <w:szCs w:val="21"/>
              </w:rPr>
              <w:t>)</w:t>
            </w:r>
          </w:p>
        </w:tc>
        <w:tc>
          <w:tcPr>
            <w:tcW w:w="1191" w:type="dxa"/>
            <w:vAlign w:val="center"/>
          </w:tcPr>
          <w:p w:rsidR="00D013F0" w:rsidRPr="00A6284E" w:rsidRDefault="00D013F0" w:rsidP="00D013F0">
            <w:pPr>
              <w:pStyle w:val="af1"/>
              <w:jc w:val="center"/>
              <w:rPr>
                <w:rFonts w:ascii="宋体" w:hAnsi="宋体" w:cs="宋体"/>
                <w:szCs w:val="21"/>
              </w:rPr>
            </w:pPr>
            <w:r>
              <w:rPr>
                <w:rFonts w:ascii="宋体" w:hAnsi="宋体" w:cs="宋体" w:hint="eastAsia"/>
                <w:szCs w:val="21"/>
              </w:rPr>
              <w:t>Y</w:t>
            </w:r>
          </w:p>
        </w:tc>
        <w:tc>
          <w:tcPr>
            <w:tcW w:w="3169" w:type="dxa"/>
            <w:noWrap/>
            <w:vAlign w:val="center"/>
          </w:tcPr>
          <w:p w:rsidR="00D013F0" w:rsidRDefault="00D013F0" w:rsidP="00D013F0">
            <w:pPr>
              <w:pStyle w:val="af1"/>
              <w:rPr>
                <w:rFonts w:ascii="宋体" w:hAnsi="宋体" w:cs="宋体"/>
                <w:szCs w:val="21"/>
              </w:rPr>
            </w:pPr>
            <w:r>
              <w:rPr>
                <w:rFonts w:ascii="宋体" w:hAnsi="宋体" w:cs="宋体" w:hint="eastAsia"/>
                <w:szCs w:val="21"/>
              </w:rPr>
              <w:t>视频</w:t>
            </w:r>
            <w:r>
              <w:rPr>
                <w:rFonts w:ascii="宋体" w:hAnsi="宋体" w:cs="宋体"/>
                <w:szCs w:val="21"/>
              </w:rPr>
              <w:t>名称</w:t>
            </w:r>
          </w:p>
        </w:tc>
      </w:tr>
      <w:tr w:rsidR="00D013F0" w:rsidRPr="00B754B7" w:rsidTr="00EB6D67">
        <w:trPr>
          <w:trHeight w:val="270"/>
        </w:trPr>
        <w:tc>
          <w:tcPr>
            <w:tcW w:w="2280" w:type="dxa"/>
            <w:noWrap/>
            <w:vAlign w:val="center"/>
          </w:tcPr>
          <w:p w:rsidR="00D013F0" w:rsidRPr="00B754B7" w:rsidRDefault="004F5DD0" w:rsidP="00D013F0">
            <w:pPr>
              <w:pStyle w:val="af1"/>
              <w:rPr>
                <w:rFonts w:ascii="Times New Roman" w:hAnsi="Times New Roman"/>
              </w:rPr>
            </w:pPr>
            <w:r>
              <w:rPr>
                <w:rFonts w:ascii="Times New Roman" w:hAnsi="Times New Roman"/>
              </w:rPr>
              <w:t>video</w:t>
            </w:r>
            <w:r w:rsidR="00D013F0">
              <w:rPr>
                <w:rFonts w:ascii="Times New Roman" w:hAnsi="Times New Roman"/>
              </w:rPr>
              <w:t>_url</w:t>
            </w:r>
          </w:p>
        </w:tc>
        <w:tc>
          <w:tcPr>
            <w:tcW w:w="1656" w:type="dxa"/>
            <w:noWrap/>
            <w:vAlign w:val="center"/>
          </w:tcPr>
          <w:p w:rsidR="00D013F0" w:rsidRPr="00B754B7" w:rsidRDefault="00D013F0" w:rsidP="00D013F0">
            <w:pPr>
              <w:pStyle w:val="af1"/>
              <w:rPr>
                <w:rFonts w:ascii="Times New Roman" w:hAnsi="Times New Roman"/>
              </w:rPr>
            </w:pPr>
            <w:r>
              <w:rPr>
                <w:rFonts w:ascii="宋体" w:hAnsi="宋体" w:cs="宋体" w:hint="eastAsia"/>
                <w:szCs w:val="21"/>
              </w:rPr>
              <w:t>varchar2(</w:t>
            </w:r>
            <w:r>
              <w:rPr>
                <w:rFonts w:ascii="宋体" w:hAnsi="宋体" w:cs="宋体"/>
                <w:szCs w:val="21"/>
              </w:rPr>
              <w:t>1024</w:t>
            </w:r>
            <w:r w:rsidRPr="00A6284E">
              <w:rPr>
                <w:rFonts w:ascii="宋体" w:hAnsi="宋体" w:cs="宋体" w:hint="eastAsia"/>
                <w:szCs w:val="21"/>
              </w:rPr>
              <w:t>)</w:t>
            </w:r>
          </w:p>
        </w:tc>
        <w:tc>
          <w:tcPr>
            <w:tcW w:w="1191" w:type="dxa"/>
            <w:vAlign w:val="center"/>
          </w:tcPr>
          <w:p w:rsidR="00D013F0" w:rsidRPr="00B754B7" w:rsidRDefault="00D013F0" w:rsidP="00D013F0">
            <w:pPr>
              <w:pStyle w:val="af1"/>
              <w:jc w:val="center"/>
              <w:rPr>
                <w:rFonts w:ascii="Times New Roman" w:hAnsi="Times New Roman"/>
              </w:rPr>
            </w:pPr>
            <w:r>
              <w:rPr>
                <w:rFonts w:ascii="宋体" w:hAnsi="宋体" w:cs="宋体" w:hint="eastAsia"/>
                <w:szCs w:val="21"/>
              </w:rPr>
              <w:t>Y</w:t>
            </w:r>
          </w:p>
        </w:tc>
        <w:tc>
          <w:tcPr>
            <w:tcW w:w="3169" w:type="dxa"/>
            <w:noWrap/>
            <w:vAlign w:val="center"/>
          </w:tcPr>
          <w:p w:rsidR="00D013F0" w:rsidRPr="00B754B7" w:rsidRDefault="00D013F0" w:rsidP="00D013F0">
            <w:pPr>
              <w:pStyle w:val="af1"/>
              <w:rPr>
                <w:rFonts w:ascii="Times New Roman" w:hAnsi="Times New Roman"/>
              </w:rPr>
            </w:pPr>
            <w:r>
              <w:rPr>
                <w:rFonts w:ascii="宋体" w:hAnsi="宋体" w:cs="宋体" w:hint="eastAsia"/>
                <w:szCs w:val="21"/>
              </w:rPr>
              <w:t>视频</w:t>
            </w:r>
            <w:r>
              <w:rPr>
                <w:rFonts w:ascii="宋体" w:hAnsi="宋体" w:cs="宋体"/>
                <w:szCs w:val="21"/>
              </w:rPr>
              <w:t>路径</w:t>
            </w:r>
          </w:p>
        </w:tc>
      </w:tr>
      <w:tr w:rsidR="00D013F0" w:rsidRPr="00B754B7" w:rsidTr="00EB6D67">
        <w:trPr>
          <w:trHeight w:val="270"/>
        </w:trPr>
        <w:tc>
          <w:tcPr>
            <w:tcW w:w="2280" w:type="dxa"/>
            <w:noWrap/>
          </w:tcPr>
          <w:p w:rsidR="00D013F0" w:rsidRPr="00B754B7" w:rsidRDefault="00D013F0" w:rsidP="00D013F0">
            <w:pPr>
              <w:pStyle w:val="af1"/>
              <w:rPr>
                <w:rFonts w:ascii="Times New Roman" w:hAnsi="Times New Roman"/>
              </w:rPr>
            </w:pPr>
            <w:r>
              <w:rPr>
                <w:rFonts w:ascii="Times New Roman" w:hAnsi="Times New Roman"/>
              </w:rPr>
              <w:t>in_time</w:t>
            </w:r>
          </w:p>
        </w:tc>
        <w:tc>
          <w:tcPr>
            <w:tcW w:w="1656" w:type="dxa"/>
            <w:noWrap/>
          </w:tcPr>
          <w:p w:rsidR="00D013F0" w:rsidRPr="00B754B7" w:rsidRDefault="00D013F0" w:rsidP="00D013F0">
            <w:pPr>
              <w:pStyle w:val="af1"/>
              <w:rPr>
                <w:rFonts w:ascii="Times New Roman" w:hAnsi="Times New Roman"/>
              </w:rPr>
            </w:pPr>
            <w:r w:rsidRPr="00B754B7">
              <w:rPr>
                <w:rFonts w:ascii="Times New Roman" w:hAnsi="Times New Roman"/>
              </w:rPr>
              <w:t>date</w:t>
            </w:r>
          </w:p>
        </w:tc>
        <w:tc>
          <w:tcPr>
            <w:tcW w:w="1191" w:type="dxa"/>
          </w:tcPr>
          <w:p w:rsidR="00D013F0" w:rsidRPr="00B754B7" w:rsidRDefault="00D013F0" w:rsidP="00D013F0">
            <w:pPr>
              <w:pStyle w:val="af1"/>
              <w:jc w:val="center"/>
              <w:rPr>
                <w:rFonts w:ascii="Times New Roman" w:hAnsi="Times New Roman"/>
              </w:rPr>
            </w:pPr>
            <w:r>
              <w:rPr>
                <w:rFonts w:ascii="Times New Roman" w:hAnsi="Times New Roman"/>
              </w:rPr>
              <w:t>Y</w:t>
            </w:r>
          </w:p>
        </w:tc>
        <w:tc>
          <w:tcPr>
            <w:tcW w:w="3169" w:type="dxa"/>
            <w:noWrap/>
          </w:tcPr>
          <w:p w:rsidR="00D013F0" w:rsidRPr="00B754B7" w:rsidRDefault="00D013F0" w:rsidP="00D013F0">
            <w:pPr>
              <w:pStyle w:val="af1"/>
              <w:rPr>
                <w:rFonts w:ascii="Times New Roman" w:hAnsi="Times New Roman"/>
              </w:rPr>
            </w:pPr>
            <w:r>
              <w:rPr>
                <w:rFonts w:ascii="Times New Roman" w:hAnsi="Times New Roman" w:hint="eastAsia"/>
              </w:rPr>
              <w:t>入库</w:t>
            </w:r>
            <w:r w:rsidRPr="00B754B7">
              <w:rPr>
                <w:rFonts w:ascii="Times New Roman" w:hAnsi="Times New Roman"/>
              </w:rPr>
              <w:t>时间</w:t>
            </w:r>
          </w:p>
        </w:tc>
      </w:tr>
    </w:tbl>
    <w:p w:rsidR="009E6ADB" w:rsidRDefault="009E6ADB" w:rsidP="007D4F4E">
      <w:pPr>
        <w:spacing w:line="360" w:lineRule="auto"/>
        <w:rPr>
          <w:rFonts w:asciiTheme="minorEastAsia" w:eastAsiaTheme="minorEastAsia" w:hAnsiTheme="minorEastAsia"/>
          <w:sz w:val="24"/>
        </w:rPr>
      </w:pPr>
    </w:p>
    <w:p w:rsidR="007D4F4E" w:rsidRDefault="007D4F4E" w:rsidP="00E124B7">
      <w:pPr>
        <w:numPr>
          <w:ilvl w:val="0"/>
          <w:numId w:val="42"/>
        </w:numPr>
        <w:spacing w:line="360" w:lineRule="auto"/>
        <w:rPr>
          <w:rFonts w:asciiTheme="minorEastAsia" w:eastAsiaTheme="minorEastAsia" w:hAnsiTheme="minorEastAsia"/>
          <w:sz w:val="24"/>
        </w:rPr>
      </w:pPr>
      <w:r>
        <w:rPr>
          <w:rFonts w:asciiTheme="minorEastAsia" w:eastAsiaTheme="minorEastAsia" w:hAnsiTheme="minorEastAsia" w:hint="eastAsia"/>
          <w:sz w:val="24"/>
        </w:rPr>
        <w:lastRenderedPageBreak/>
        <w:t>主要功能</w:t>
      </w:r>
    </w:p>
    <w:p w:rsidR="00BA7F66" w:rsidRDefault="00BA7F66" w:rsidP="00BA7F66">
      <w:pPr>
        <w:spacing w:line="360" w:lineRule="auto"/>
        <w:ind w:firstLineChars="200" w:firstLine="480"/>
        <w:rPr>
          <w:rFonts w:asciiTheme="minorEastAsia" w:eastAsiaTheme="minorEastAsia" w:hAnsiTheme="minorEastAsia"/>
          <w:sz w:val="24"/>
        </w:rPr>
      </w:pPr>
      <w:r>
        <w:rPr>
          <w:rFonts w:hint="eastAsia"/>
          <w:color w:val="000000" w:themeColor="text1"/>
          <w:sz w:val="24"/>
        </w:rPr>
        <w:t>善跑</w:t>
      </w:r>
      <w:r>
        <w:rPr>
          <w:color w:val="000000" w:themeColor="text1"/>
          <w:sz w:val="24"/>
        </w:rPr>
        <w:t>用户使用</w:t>
      </w:r>
      <w:r>
        <w:rPr>
          <w:rFonts w:hint="eastAsia"/>
          <w:color w:val="000000" w:themeColor="text1"/>
          <w:sz w:val="24"/>
        </w:rPr>
        <w:t>训练</w:t>
      </w:r>
      <w:r>
        <w:rPr>
          <w:color w:val="000000" w:themeColor="text1"/>
          <w:sz w:val="24"/>
        </w:rPr>
        <w:t>指导功能</w:t>
      </w:r>
      <w:r>
        <w:rPr>
          <w:rFonts w:hint="eastAsia"/>
          <w:color w:val="000000" w:themeColor="text1"/>
          <w:sz w:val="24"/>
        </w:rPr>
        <w:t>时</w:t>
      </w:r>
      <w:r>
        <w:rPr>
          <w:color w:val="000000" w:themeColor="text1"/>
          <w:sz w:val="24"/>
        </w:rPr>
        <w:t>需要直播自己的训练过程，善跑客户端</w:t>
      </w:r>
      <w:r>
        <w:rPr>
          <w:rFonts w:hint="eastAsia"/>
          <w:color w:val="000000" w:themeColor="text1"/>
          <w:sz w:val="24"/>
        </w:rPr>
        <w:t>内嵌</w:t>
      </w:r>
      <w:r>
        <w:rPr>
          <w:color w:val="000000" w:themeColor="text1"/>
          <w:sz w:val="24"/>
        </w:rPr>
        <w:t>咪咕视讯的直播</w:t>
      </w:r>
      <w:r>
        <w:rPr>
          <w:rFonts w:hint="eastAsia"/>
          <w:color w:val="000000" w:themeColor="text1"/>
          <w:sz w:val="24"/>
        </w:rPr>
        <w:t>SDK</w:t>
      </w:r>
      <w:r>
        <w:rPr>
          <w:rFonts w:hint="eastAsia"/>
          <w:color w:val="000000" w:themeColor="text1"/>
          <w:sz w:val="24"/>
        </w:rPr>
        <w:t>，</w:t>
      </w:r>
      <w:r>
        <w:rPr>
          <w:color w:val="000000" w:themeColor="text1"/>
          <w:sz w:val="24"/>
        </w:rPr>
        <w:t>直播</w:t>
      </w:r>
      <w:r>
        <w:rPr>
          <w:rFonts w:hint="eastAsia"/>
          <w:color w:val="000000" w:themeColor="text1"/>
          <w:sz w:val="24"/>
        </w:rPr>
        <w:t>SDK</w:t>
      </w:r>
      <w:r>
        <w:rPr>
          <w:rFonts w:hint="eastAsia"/>
          <w:color w:val="000000" w:themeColor="text1"/>
          <w:sz w:val="24"/>
        </w:rPr>
        <w:t>会调起</w:t>
      </w:r>
      <w:r>
        <w:rPr>
          <w:color w:val="000000" w:themeColor="text1"/>
          <w:sz w:val="24"/>
        </w:rPr>
        <w:t>移动终端</w:t>
      </w:r>
      <w:r>
        <w:rPr>
          <w:rFonts w:hint="eastAsia"/>
          <w:color w:val="000000" w:themeColor="text1"/>
          <w:sz w:val="24"/>
        </w:rPr>
        <w:t>的</w:t>
      </w:r>
      <w:r>
        <w:rPr>
          <w:color w:val="000000" w:themeColor="text1"/>
          <w:sz w:val="24"/>
        </w:rPr>
        <w:t>摄像头</w:t>
      </w:r>
      <w:r>
        <w:rPr>
          <w:rFonts w:hint="eastAsia"/>
          <w:color w:val="000000" w:themeColor="text1"/>
          <w:sz w:val="24"/>
        </w:rPr>
        <w:t>拍摄</w:t>
      </w:r>
      <w:r>
        <w:rPr>
          <w:color w:val="000000" w:themeColor="text1"/>
          <w:sz w:val="24"/>
        </w:rPr>
        <w:t>用户训练视频，</w:t>
      </w:r>
      <w:r>
        <w:rPr>
          <w:rFonts w:hint="eastAsia"/>
          <w:color w:val="000000" w:themeColor="text1"/>
          <w:sz w:val="24"/>
        </w:rPr>
        <w:t>实时</w:t>
      </w:r>
      <w:r>
        <w:rPr>
          <w:color w:val="000000" w:themeColor="text1"/>
          <w:sz w:val="24"/>
        </w:rPr>
        <w:t>将视频流程压缩转换</w:t>
      </w:r>
      <w:r>
        <w:rPr>
          <w:rFonts w:hint="eastAsia"/>
          <w:color w:val="000000" w:themeColor="text1"/>
          <w:sz w:val="24"/>
        </w:rPr>
        <w:t>协议传输</w:t>
      </w:r>
      <w:r>
        <w:rPr>
          <w:color w:val="000000" w:themeColor="text1"/>
          <w:sz w:val="24"/>
        </w:rPr>
        <w:t>至咪咕视讯服务端。咪咕视讯服务端</w:t>
      </w:r>
      <w:r>
        <w:rPr>
          <w:rFonts w:hint="eastAsia"/>
          <w:color w:val="000000" w:themeColor="text1"/>
          <w:sz w:val="24"/>
        </w:rPr>
        <w:t>接收</w:t>
      </w:r>
      <w:r>
        <w:rPr>
          <w:color w:val="000000" w:themeColor="text1"/>
          <w:sz w:val="24"/>
        </w:rPr>
        <w:t>到视频流后，实时将视频流按时间序列逐</w:t>
      </w:r>
      <w:r>
        <w:rPr>
          <w:rFonts w:hint="eastAsia"/>
          <w:color w:val="000000" w:themeColor="text1"/>
          <w:sz w:val="24"/>
        </w:rPr>
        <w:t>帧</w:t>
      </w:r>
      <w:r>
        <w:rPr>
          <w:color w:val="000000" w:themeColor="text1"/>
          <w:sz w:val="24"/>
        </w:rPr>
        <w:t>转成图片存储在咪咕云上，同时将视频流录制成视频，视频也保存在咪咕云上。咪咕</w:t>
      </w:r>
      <w:r>
        <w:rPr>
          <w:rFonts w:hint="eastAsia"/>
          <w:color w:val="000000" w:themeColor="text1"/>
          <w:sz w:val="24"/>
        </w:rPr>
        <w:t>视讯</w:t>
      </w:r>
      <w:r>
        <w:rPr>
          <w:color w:val="000000" w:themeColor="text1"/>
          <w:sz w:val="24"/>
        </w:rPr>
        <w:t>服务端实时回调互娱大数据平台的接口地址，将</w:t>
      </w:r>
      <w:r>
        <w:rPr>
          <w:rFonts w:hint="eastAsia"/>
          <w:color w:val="000000" w:themeColor="text1"/>
          <w:sz w:val="24"/>
        </w:rPr>
        <w:t>视频</w:t>
      </w:r>
      <w:r>
        <w:rPr>
          <w:color w:val="000000" w:themeColor="text1"/>
          <w:sz w:val="24"/>
        </w:rPr>
        <w:t>截图、录制视频</w:t>
      </w:r>
      <w:r>
        <w:rPr>
          <w:rFonts w:hint="eastAsia"/>
          <w:color w:val="000000" w:themeColor="text1"/>
          <w:sz w:val="24"/>
        </w:rPr>
        <w:t>在</w:t>
      </w:r>
      <w:r>
        <w:rPr>
          <w:color w:val="000000" w:themeColor="text1"/>
          <w:sz w:val="24"/>
        </w:rPr>
        <w:t>咪咕云上的</w:t>
      </w:r>
      <w:r>
        <w:rPr>
          <w:rFonts w:hint="eastAsia"/>
          <w:color w:val="000000" w:themeColor="text1"/>
          <w:sz w:val="24"/>
        </w:rPr>
        <w:t>编号</w:t>
      </w:r>
      <w:r>
        <w:rPr>
          <w:color w:val="000000" w:themeColor="text1"/>
          <w:sz w:val="24"/>
        </w:rPr>
        <w:t>和地址回传给互娱大数据平台，互娱大数据平台</w:t>
      </w:r>
      <w:r>
        <w:rPr>
          <w:rFonts w:hint="eastAsia"/>
          <w:color w:val="000000" w:themeColor="text1"/>
          <w:sz w:val="24"/>
        </w:rPr>
        <w:t>接收</w:t>
      </w:r>
      <w:r>
        <w:rPr>
          <w:color w:val="000000" w:themeColor="text1"/>
          <w:sz w:val="24"/>
        </w:rPr>
        <w:t>后</w:t>
      </w:r>
      <w:r>
        <w:rPr>
          <w:rFonts w:hint="eastAsia"/>
          <w:color w:val="000000" w:themeColor="text1"/>
          <w:sz w:val="24"/>
        </w:rPr>
        <w:t>将</w:t>
      </w:r>
      <w:r>
        <w:rPr>
          <w:color w:val="000000" w:themeColor="text1"/>
          <w:sz w:val="24"/>
        </w:rPr>
        <w:t>地址保存入数据库</w:t>
      </w:r>
      <w:r>
        <w:rPr>
          <w:rFonts w:hint="eastAsia"/>
          <w:color w:val="000000" w:themeColor="text1"/>
          <w:sz w:val="24"/>
        </w:rPr>
        <w:t>，作为</w:t>
      </w:r>
      <w:r>
        <w:rPr>
          <w:color w:val="000000" w:themeColor="text1"/>
          <w:sz w:val="24"/>
        </w:rPr>
        <w:t>运动视频</w:t>
      </w:r>
      <w:r>
        <w:rPr>
          <w:rFonts w:hint="eastAsia"/>
          <w:color w:val="000000" w:themeColor="text1"/>
          <w:sz w:val="24"/>
        </w:rPr>
        <w:t>理解</w:t>
      </w:r>
      <w:r>
        <w:rPr>
          <w:color w:val="000000" w:themeColor="text1"/>
          <w:sz w:val="24"/>
        </w:rPr>
        <w:t>模型的输入。</w:t>
      </w:r>
    </w:p>
    <w:p w:rsidR="00884A97" w:rsidRDefault="00884A97" w:rsidP="00884A97">
      <w:pPr>
        <w:spacing w:line="360" w:lineRule="auto"/>
        <w:jc w:val="center"/>
        <w:rPr>
          <w:color w:val="000000" w:themeColor="text1"/>
          <w:sz w:val="24"/>
        </w:rPr>
      </w:pPr>
      <w:r>
        <w:rPr>
          <w:noProof/>
        </w:rPr>
        <w:drawing>
          <wp:inline distT="0" distB="0" distL="0" distR="0">
            <wp:extent cx="5274310" cy="27654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65425"/>
                    </a:xfrm>
                    <a:prstGeom prst="rect">
                      <a:avLst/>
                    </a:prstGeom>
                  </pic:spPr>
                </pic:pic>
              </a:graphicData>
            </a:graphic>
          </wp:inline>
        </w:drawing>
      </w:r>
    </w:p>
    <w:p w:rsidR="00884A97" w:rsidRDefault="00884A97" w:rsidP="00480C23">
      <w:pPr>
        <w:spacing w:line="360" w:lineRule="auto"/>
        <w:ind w:firstLineChars="200" w:firstLine="480"/>
        <w:rPr>
          <w:color w:val="000000" w:themeColor="text1"/>
          <w:sz w:val="24"/>
        </w:rPr>
      </w:pPr>
    </w:p>
    <w:p w:rsidR="00884A97" w:rsidRPr="00BA7F66" w:rsidRDefault="00BA7F66" w:rsidP="00BA7F66">
      <w:pPr>
        <w:spacing w:line="360" w:lineRule="auto"/>
        <w:ind w:firstLineChars="200" w:firstLine="480"/>
        <w:rPr>
          <w:rFonts w:ascii="宋体" w:hAnsi="宋体"/>
          <w:color w:val="000000" w:themeColor="text1"/>
          <w:sz w:val="24"/>
          <w:szCs w:val="24"/>
        </w:rPr>
      </w:pPr>
      <w:r w:rsidRPr="00BA7F66">
        <w:rPr>
          <w:rFonts w:ascii="宋体" w:hAnsi="宋体" w:hint="eastAsia"/>
          <w:color w:val="000000" w:themeColor="text1"/>
          <w:sz w:val="24"/>
          <w:szCs w:val="24"/>
        </w:rPr>
        <w:t>主要流程</w:t>
      </w:r>
      <w:r w:rsidRPr="00BA7F66">
        <w:rPr>
          <w:rFonts w:ascii="宋体" w:hAnsi="宋体"/>
          <w:color w:val="000000" w:themeColor="text1"/>
          <w:sz w:val="24"/>
          <w:szCs w:val="24"/>
        </w:rPr>
        <w:t>如下：</w:t>
      </w:r>
    </w:p>
    <w:p w:rsidR="00BA7F66" w:rsidRPr="00BA7F66" w:rsidRDefault="00BA7F66" w:rsidP="00BA7F66">
      <w:pPr>
        <w:numPr>
          <w:ilvl w:val="0"/>
          <w:numId w:val="61"/>
        </w:numPr>
        <w:spacing w:line="360" w:lineRule="auto"/>
        <w:rPr>
          <w:rFonts w:ascii="宋体" w:hAnsi="宋体"/>
          <w:sz w:val="24"/>
          <w:szCs w:val="24"/>
        </w:rPr>
      </w:pPr>
      <w:r w:rsidRPr="00BA7F66">
        <w:rPr>
          <w:rFonts w:ascii="宋体" w:hAnsi="宋体" w:hint="eastAsia"/>
          <w:sz w:val="24"/>
          <w:szCs w:val="24"/>
        </w:rPr>
        <w:t>善跑</w:t>
      </w:r>
      <w:r w:rsidRPr="00BA7F66">
        <w:rPr>
          <w:rFonts w:ascii="宋体" w:hAnsi="宋体"/>
          <w:sz w:val="24"/>
          <w:szCs w:val="24"/>
        </w:rPr>
        <w:t>客户端调用直播</w:t>
      </w:r>
      <w:r w:rsidRPr="00BA7F66">
        <w:rPr>
          <w:rFonts w:ascii="宋体" w:hAnsi="宋体" w:hint="eastAsia"/>
          <w:sz w:val="24"/>
          <w:szCs w:val="24"/>
        </w:rPr>
        <w:t>SDK的</w:t>
      </w:r>
      <w:r>
        <w:rPr>
          <w:rFonts w:ascii="宋体" w:hAnsi="宋体" w:hint="eastAsia"/>
          <w:sz w:val="24"/>
          <w:szCs w:val="24"/>
        </w:rPr>
        <w:t>创建</w:t>
      </w:r>
      <w:r>
        <w:rPr>
          <w:rFonts w:ascii="宋体" w:hAnsi="宋体"/>
          <w:sz w:val="24"/>
          <w:szCs w:val="24"/>
        </w:rPr>
        <w:t>直播接口，将</w:t>
      </w:r>
      <w:r w:rsidR="003A1B17">
        <w:rPr>
          <w:rFonts w:ascii="宋体" w:hAnsi="宋体" w:hint="eastAsia"/>
          <w:sz w:val="24"/>
          <w:szCs w:val="24"/>
        </w:rPr>
        <w:t>善跑</w:t>
      </w:r>
      <w:r>
        <w:rPr>
          <w:rFonts w:ascii="宋体" w:hAnsi="宋体" w:hint="eastAsia"/>
          <w:sz w:val="24"/>
          <w:szCs w:val="24"/>
        </w:rPr>
        <w:t>用户</w:t>
      </w:r>
      <w:r>
        <w:rPr>
          <w:rFonts w:ascii="宋体" w:hAnsi="宋体"/>
          <w:sz w:val="24"/>
          <w:szCs w:val="24"/>
        </w:rPr>
        <w:t>的userid</w:t>
      </w:r>
      <w:r>
        <w:rPr>
          <w:rFonts w:ascii="宋体" w:hAnsi="宋体" w:hint="eastAsia"/>
          <w:sz w:val="24"/>
          <w:szCs w:val="24"/>
        </w:rPr>
        <w:t>、训练</w:t>
      </w:r>
      <w:r>
        <w:rPr>
          <w:rFonts w:ascii="宋体" w:hAnsi="宋体"/>
          <w:sz w:val="24"/>
          <w:szCs w:val="24"/>
        </w:rPr>
        <w:t>动作的</w:t>
      </w:r>
      <w:r>
        <w:rPr>
          <w:rFonts w:ascii="宋体" w:hAnsi="宋体" w:hint="eastAsia"/>
          <w:sz w:val="24"/>
          <w:szCs w:val="24"/>
        </w:rPr>
        <w:t>actionid拼接成</w:t>
      </w:r>
      <w:r>
        <w:rPr>
          <w:rFonts w:ascii="宋体" w:hAnsi="宋体"/>
          <w:sz w:val="24"/>
          <w:szCs w:val="24"/>
        </w:rPr>
        <w:t>userid_</w:t>
      </w:r>
      <w:r>
        <w:rPr>
          <w:rFonts w:ascii="宋体" w:hAnsi="宋体" w:hint="eastAsia"/>
          <w:sz w:val="24"/>
          <w:szCs w:val="24"/>
        </w:rPr>
        <w:t>actionid</w:t>
      </w:r>
      <w:r w:rsidR="00CC2E74">
        <w:rPr>
          <w:rFonts w:ascii="宋体" w:hAnsi="宋体" w:hint="eastAsia"/>
          <w:sz w:val="24"/>
          <w:szCs w:val="24"/>
        </w:rPr>
        <w:t>作为接口</w:t>
      </w:r>
      <w:r w:rsidR="00CC2E74">
        <w:rPr>
          <w:rFonts w:ascii="宋体" w:hAnsi="宋体"/>
          <w:sz w:val="24"/>
          <w:szCs w:val="24"/>
        </w:rPr>
        <w:t>的</w:t>
      </w:r>
      <w:r w:rsidR="00CC2E74">
        <w:rPr>
          <w:rFonts w:ascii="宋体" w:hAnsi="宋体" w:hint="eastAsia"/>
          <w:sz w:val="24"/>
          <w:szCs w:val="24"/>
        </w:rPr>
        <w:t>userid输入参数</w:t>
      </w:r>
      <w:r w:rsidR="00506F31">
        <w:rPr>
          <w:rFonts w:ascii="宋体" w:hAnsi="宋体" w:hint="eastAsia"/>
          <w:sz w:val="24"/>
          <w:szCs w:val="24"/>
        </w:rPr>
        <w:t>，</w:t>
      </w:r>
      <w:r w:rsidR="00506F31">
        <w:rPr>
          <w:rFonts w:ascii="宋体" w:hAnsi="宋体"/>
          <w:sz w:val="24"/>
          <w:szCs w:val="24"/>
        </w:rPr>
        <w:t>直播</w:t>
      </w:r>
      <w:r w:rsidR="00506F31">
        <w:rPr>
          <w:rFonts w:ascii="宋体" w:hAnsi="宋体" w:hint="eastAsia"/>
          <w:sz w:val="24"/>
          <w:szCs w:val="24"/>
        </w:rPr>
        <w:t>SDK返回chnannl</w:t>
      </w:r>
      <w:r w:rsidR="00506F31">
        <w:rPr>
          <w:rFonts w:ascii="宋体" w:hAnsi="宋体"/>
          <w:sz w:val="24"/>
          <w:szCs w:val="24"/>
        </w:rPr>
        <w:t>id</w:t>
      </w:r>
      <w:r w:rsidR="00CC2E74">
        <w:rPr>
          <w:rFonts w:ascii="宋体" w:hAnsi="宋体" w:hint="eastAsia"/>
          <w:sz w:val="24"/>
          <w:szCs w:val="24"/>
        </w:rPr>
        <w:t>。</w:t>
      </w:r>
    </w:p>
    <w:p w:rsidR="00BA7F66" w:rsidRDefault="00CC2E74" w:rsidP="00BA7F66">
      <w:pPr>
        <w:numPr>
          <w:ilvl w:val="0"/>
          <w:numId w:val="61"/>
        </w:numPr>
        <w:spacing w:line="360" w:lineRule="auto"/>
        <w:rPr>
          <w:rFonts w:ascii="宋体" w:hAnsi="宋体"/>
          <w:sz w:val="24"/>
          <w:szCs w:val="24"/>
        </w:rPr>
      </w:pPr>
      <w:r>
        <w:rPr>
          <w:rFonts w:ascii="宋体" w:hAnsi="宋体" w:hint="eastAsia"/>
          <w:sz w:val="24"/>
          <w:szCs w:val="24"/>
        </w:rPr>
        <w:t>善跑</w:t>
      </w:r>
      <w:r>
        <w:rPr>
          <w:rFonts w:ascii="宋体" w:hAnsi="宋体"/>
          <w:sz w:val="24"/>
          <w:szCs w:val="24"/>
        </w:rPr>
        <w:t>客户端</w:t>
      </w:r>
      <w:r>
        <w:rPr>
          <w:rFonts w:ascii="宋体" w:hAnsi="宋体" w:hint="eastAsia"/>
          <w:sz w:val="24"/>
          <w:szCs w:val="24"/>
        </w:rPr>
        <w:t>调用</w:t>
      </w:r>
      <w:r w:rsidRPr="00BA7F66">
        <w:rPr>
          <w:rFonts w:ascii="宋体" w:hAnsi="宋体"/>
          <w:sz w:val="24"/>
          <w:szCs w:val="24"/>
        </w:rPr>
        <w:t>直播</w:t>
      </w:r>
      <w:r w:rsidRPr="00BA7F66">
        <w:rPr>
          <w:rFonts w:ascii="宋体" w:hAnsi="宋体" w:hint="eastAsia"/>
          <w:sz w:val="24"/>
          <w:szCs w:val="24"/>
        </w:rPr>
        <w:t>SDK的</w:t>
      </w:r>
      <w:r>
        <w:rPr>
          <w:rFonts w:ascii="宋体" w:hAnsi="宋体" w:hint="eastAsia"/>
          <w:sz w:val="24"/>
          <w:szCs w:val="24"/>
        </w:rPr>
        <w:t>采集</w:t>
      </w:r>
      <w:r>
        <w:rPr>
          <w:rFonts w:ascii="宋体" w:hAnsi="宋体"/>
          <w:sz w:val="24"/>
          <w:szCs w:val="24"/>
        </w:rPr>
        <w:t>直播接口，</w:t>
      </w:r>
      <w:r>
        <w:rPr>
          <w:rFonts w:ascii="宋体" w:hAnsi="宋体" w:hint="eastAsia"/>
          <w:sz w:val="24"/>
          <w:szCs w:val="24"/>
        </w:rPr>
        <w:t>开始</w:t>
      </w:r>
      <w:r>
        <w:rPr>
          <w:rFonts w:ascii="宋体" w:hAnsi="宋体"/>
          <w:sz w:val="24"/>
          <w:szCs w:val="24"/>
        </w:rPr>
        <w:t>向视讯</w:t>
      </w:r>
      <w:r>
        <w:rPr>
          <w:rFonts w:ascii="宋体" w:hAnsi="宋体" w:hint="eastAsia"/>
          <w:sz w:val="24"/>
          <w:szCs w:val="24"/>
        </w:rPr>
        <w:t>CDN推送</w:t>
      </w:r>
      <w:r>
        <w:rPr>
          <w:rFonts w:ascii="宋体" w:hAnsi="宋体"/>
          <w:sz w:val="24"/>
          <w:szCs w:val="24"/>
        </w:rPr>
        <w:t>视频流</w:t>
      </w:r>
      <w:r>
        <w:rPr>
          <w:rFonts w:ascii="宋体" w:hAnsi="宋体" w:hint="eastAsia"/>
          <w:sz w:val="24"/>
          <w:szCs w:val="24"/>
        </w:rPr>
        <w:t>，CDN通知视讯</w:t>
      </w:r>
      <w:r>
        <w:rPr>
          <w:rFonts w:ascii="宋体" w:hAnsi="宋体"/>
          <w:sz w:val="24"/>
          <w:szCs w:val="24"/>
        </w:rPr>
        <w:t>的</w:t>
      </w:r>
      <w:r>
        <w:rPr>
          <w:rFonts w:ascii="宋体" w:hAnsi="宋体" w:hint="eastAsia"/>
          <w:sz w:val="24"/>
          <w:szCs w:val="24"/>
        </w:rPr>
        <w:t>PaaS服务接收</w:t>
      </w:r>
      <w:r>
        <w:rPr>
          <w:rFonts w:ascii="宋体" w:hAnsi="宋体"/>
          <w:sz w:val="24"/>
          <w:szCs w:val="24"/>
        </w:rPr>
        <w:t>视频流启动截图服务。</w:t>
      </w:r>
    </w:p>
    <w:p w:rsidR="00CC2E74" w:rsidRDefault="00CC2E74" w:rsidP="00BA7F66">
      <w:pPr>
        <w:numPr>
          <w:ilvl w:val="0"/>
          <w:numId w:val="61"/>
        </w:numPr>
        <w:spacing w:line="360" w:lineRule="auto"/>
        <w:rPr>
          <w:rFonts w:ascii="宋体" w:hAnsi="宋体"/>
          <w:sz w:val="24"/>
          <w:szCs w:val="24"/>
        </w:rPr>
      </w:pPr>
      <w:r>
        <w:rPr>
          <w:rFonts w:ascii="宋体" w:hAnsi="宋体" w:hint="eastAsia"/>
          <w:sz w:val="24"/>
          <w:szCs w:val="24"/>
        </w:rPr>
        <w:t>视讯PaaS服务调用</w:t>
      </w:r>
      <w:r>
        <w:rPr>
          <w:rFonts w:ascii="宋体" w:hAnsi="宋体"/>
          <w:sz w:val="24"/>
          <w:szCs w:val="24"/>
        </w:rPr>
        <w:t>互娱大数据平台上的</w:t>
      </w:r>
      <w:r>
        <w:rPr>
          <w:rFonts w:ascii="宋体" w:hAnsi="宋体" w:hint="eastAsia"/>
          <w:sz w:val="24"/>
          <w:szCs w:val="24"/>
        </w:rPr>
        <w:t>截图</w:t>
      </w:r>
      <w:r>
        <w:rPr>
          <w:rFonts w:ascii="宋体" w:hAnsi="宋体"/>
          <w:sz w:val="24"/>
          <w:szCs w:val="24"/>
        </w:rPr>
        <w:t>开始</w:t>
      </w:r>
      <w:r w:rsidR="001853B9">
        <w:rPr>
          <w:rFonts w:ascii="宋体" w:hAnsi="宋体" w:hint="eastAsia"/>
          <w:sz w:val="24"/>
          <w:szCs w:val="24"/>
        </w:rPr>
        <w:t>通知</w:t>
      </w:r>
      <w:r>
        <w:rPr>
          <w:rFonts w:ascii="宋体" w:hAnsi="宋体"/>
          <w:sz w:val="24"/>
          <w:szCs w:val="24"/>
        </w:rPr>
        <w:t>接口，</w:t>
      </w:r>
      <w:r>
        <w:rPr>
          <w:rFonts w:ascii="宋体" w:hAnsi="宋体" w:hint="eastAsia"/>
          <w:sz w:val="24"/>
          <w:szCs w:val="24"/>
        </w:rPr>
        <w:t>传递截图在</w:t>
      </w:r>
      <w:r>
        <w:rPr>
          <w:rFonts w:ascii="宋体" w:hAnsi="宋体"/>
          <w:sz w:val="24"/>
          <w:szCs w:val="24"/>
        </w:rPr>
        <w:t>咪咕云上的</w:t>
      </w:r>
      <w:r>
        <w:rPr>
          <w:rFonts w:ascii="宋体" w:hAnsi="宋体" w:hint="eastAsia"/>
          <w:sz w:val="24"/>
          <w:szCs w:val="24"/>
        </w:rPr>
        <w:t>存储目录</w:t>
      </w:r>
      <w:r>
        <w:rPr>
          <w:rFonts w:ascii="宋体" w:hAnsi="宋体"/>
          <w:sz w:val="24"/>
          <w:szCs w:val="24"/>
        </w:rPr>
        <w:t>地址</w:t>
      </w:r>
      <w:r>
        <w:rPr>
          <w:rFonts w:ascii="宋体" w:hAnsi="宋体" w:hint="eastAsia"/>
          <w:sz w:val="24"/>
          <w:szCs w:val="24"/>
        </w:rPr>
        <w:t>、</w:t>
      </w:r>
      <w:r>
        <w:rPr>
          <w:rFonts w:ascii="宋体" w:hAnsi="宋体"/>
          <w:sz w:val="24"/>
          <w:szCs w:val="24"/>
        </w:rPr>
        <w:t>时间戳</w:t>
      </w:r>
      <w:r w:rsidR="00B16B35">
        <w:rPr>
          <w:rFonts w:ascii="宋体" w:hAnsi="宋体" w:hint="eastAsia"/>
          <w:sz w:val="24"/>
          <w:szCs w:val="24"/>
        </w:rPr>
        <w:t>、</w:t>
      </w:r>
      <w:r w:rsidR="001853B9">
        <w:rPr>
          <w:rFonts w:ascii="宋体" w:hAnsi="宋体" w:hint="eastAsia"/>
          <w:sz w:val="24"/>
          <w:szCs w:val="24"/>
        </w:rPr>
        <w:t>chnannl</w:t>
      </w:r>
      <w:r w:rsidR="001853B9">
        <w:rPr>
          <w:rFonts w:ascii="宋体" w:hAnsi="宋体"/>
          <w:sz w:val="24"/>
          <w:szCs w:val="24"/>
        </w:rPr>
        <w:t>id</w:t>
      </w:r>
      <w:r w:rsidR="00CA26D1">
        <w:rPr>
          <w:rFonts w:ascii="宋体" w:hAnsi="宋体" w:hint="eastAsia"/>
          <w:sz w:val="24"/>
          <w:szCs w:val="24"/>
        </w:rPr>
        <w:t>、</w:t>
      </w:r>
      <w:r w:rsidR="00CA26D1">
        <w:rPr>
          <w:rFonts w:ascii="宋体" w:hAnsi="宋体"/>
          <w:sz w:val="24"/>
          <w:szCs w:val="24"/>
        </w:rPr>
        <w:t>userid</w:t>
      </w:r>
      <w:r>
        <w:rPr>
          <w:rFonts w:ascii="宋体" w:hAnsi="宋体" w:hint="eastAsia"/>
          <w:sz w:val="24"/>
          <w:szCs w:val="24"/>
        </w:rPr>
        <w:t>，</w:t>
      </w:r>
      <w:r>
        <w:rPr>
          <w:rFonts w:ascii="宋体" w:hAnsi="宋体"/>
          <w:sz w:val="24"/>
          <w:szCs w:val="24"/>
        </w:rPr>
        <w:t>目录</w:t>
      </w:r>
      <w:r>
        <w:rPr>
          <w:rFonts w:ascii="宋体" w:hAnsi="宋体" w:hint="eastAsia"/>
          <w:sz w:val="24"/>
          <w:szCs w:val="24"/>
        </w:rPr>
        <w:t>以</w:t>
      </w:r>
      <w:r>
        <w:rPr>
          <w:rFonts w:ascii="宋体" w:hAnsi="宋体"/>
          <w:sz w:val="24"/>
          <w:szCs w:val="24"/>
        </w:rPr>
        <w:t>userid_</w:t>
      </w:r>
      <w:r>
        <w:rPr>
          <w:rFonts w:ascii="宋体" w:hAnsi="宋体" w:hint="eastAsia"/>
          <w:sz w:val="24"/>
          <w:szCs w:val="24"/>
        </w:rPr>
        <w:t>actionid</w:t>
      </w:r>
      <w:r>
        <w:rPr>
          <w:rFonts w:ascii="宋体" w:hAnsi="宋体"/>
          <w:sz w:val="24"/>
          <w:szCs w:val="24"/>
        </w:rPr>
        <w:t>_channelid</w:t>
      </w:r>
      <w:r>
        <w:rPr>
          <w:rFonts w:ascii="宋体" w:hAnsi="宋体" w:hint="eastAsia"/>
          <w:sz w:val="24"/>
          <w:szCs w:val="24"/>
        </w:rPr>
        <w:t>形式</w:t>
      </w:r>
      <w:r>
        <w:rPr>
          <w:rFonts w:ascii="宋体" w:hAnsi="宋体"/>
          <w:sz w:val="24"/>
          <w:szCs w:val="24"/>
        </w:rPr>
        <w:t>命名</w:t>
      </w:r>
      <w:r>
        <w:rPr>
          <w:rFonts w:ascii="宋体" w:hAnsi="宋体" w:hint="eastAsia"/>
          <w:sz w:val="24"/>
          <w:szCs w:val="24"/>
        </w:rPr>
        <w:t>。</w:t>
      </w:r>
    </w:p>
    <w:p w:rsidR="00CC2E74" w:rsidRDefault="00CC2E74" w:rsidP="00BA7F66">
      <w:pPr>
        <w:numPr>
          <w:ilvl w:val="0"/>
          <w:numId w:val="61"/>
        </w:numPr>
        <w:spacing w:line="360" w:lineRule="auto"/>
        <w:rPr>
          <w:rFonts w:ascii="宋体" w:hAnsi="宋体"/>
          <w:sz w:val="24"/>
          <w:szCs w:val="24"/>
        </w:rPr>
      </w:pPr>
      <w:r>
        <w:rPr>
          <w:rFonts w:ascii="宋体" w:hAnsi="宋体" w:hint="eastAsia"/>
          <w:sz w:val="24"/>
          <w:szCs w:val="24"/>
        </w:rPr>
        <w:t>视讯PaaS服务开始</w:t>
      </w:r>
      <w:r>
        <w:rPr>
          <w:rFonts w:ascii="宋体" w:hAnsi="宋体"/>
          <w:sz w:val="24"/>
          <w:szCs w:val="24"/>
        </w:rPr>
        <w:t>对视频流截取图片，每秒视频截取</w:t>
      </w:r>
      <w:r>
        <w:rPr>
          <w:rFonts w:ascii="宋体" w:hAnsi="宋体" w:hint="eastAsia"/>
          <w:sz w:val="24"/>
          <w:szCs w:val="24"/>
        </w:rPr>
        <w:t>5张</w:t>
      </w:r>
      <w:r>
        <w:rPr>
          <w:rFonts w:ascii="宋体" w:hAnsi="宋体"/>
          <w:sz w:val="24"/>
          <w:szCs w:val="24"/>
        </w:rPr>
        <w:t>图片</w:t>
      </w:r>
      <w:r>
        <w:rPr>
          <w:rFonts w:ascii="宋体" w:hAnsi="宋体" w:hint="eastAsia"/>
          <w:sz w:val="24"/>
          <w:szCs w:val="24"/>
        </w:rPr>
        <w:t>，</w:t>
      </w:r>
      <w:r>
        <w:rPr>
          <w:rFonts w:ascii="宋体" w:hAnsi="宋体"/>
          <w:sz w:val="24"/>
          <w:szCs w:val="24"/>
        </w:rPr>
        <w:t>图片的命名规范为userid_</w:t>
      </w:r>
      <w:r>
        <w:rPr>
          <w:rFonts w:ascii="宋体" w:hAnsi="宋体" w:hint="eastAsia"/>
          <w:sz w:val="24"/>
          <w:szCs w:val="24"/>
        </w:rPr>
        <w:t>actionid</w:t>
      </w:r>
      <w:r>
        <w:rPr>
          <w:rFonts w:ascii="宋体" w:hAnsi="宋体"/>
          <w:sz w:val="24"/>
          <w:szCs w:val="24"/>
        </w:rPr>
        <w:t>_channelid_</w:t>
      </w:r>
      <w:r>
        <w:rPr>
          <w:rFonts w:ascii="宋体" w:hAnsi="宋体" w:hint="eastAsia"/>
          <w:sz w:val="24"/>
          <w:szCs w:val="24"/>
        </w:rPr>
        <w:t>时间</w:t>
      </w:r>
      <w:r>
        <w:rPr>
          <w:rFonts w:ascii="宋体" w:hAnsi="宋体"/>
          <w:sz w:val="24"/>
          <w:szCs w:val="24"/>
        </w:rPr>
        <w:t>戳</w:t>
      </w:r>
      <w:r>
        <w:rPr>
          <w:rFonts w:ascii="宋体" w:hAnsi="宋体" w:hint="eastAsia"/>
          <w:sz w:val="24"/>
          <w:szCs w:val="24"/>
        </w:rPr>
        <w:t>_序号.jpg，图片</w:t>
      </w:r>
      <w:r>
        <w:rPr>
          <w:rFonts w:ascii="宋体" w:hAnsi="宋体"/>
          <w:sz w:val="24"/>
          <w:szCs w:val="24"/>
        </w:rPr>
        <w:t>分辨率遵循</w:t>
      </w:r>
      <w:r>
        <w:rPr>
          <w:rFonts w:ascii="宋体" w:hAnsi="宋体" w:hint="eastAsia"/>
          <w:sz w:val="24"/>
          <w:szCs w:val="24"/>
        </w:rPr>
        <w:lastRenderedPageBreak/>
        <w:t>直播流</w:t>
      </w:r>
      <w:r>
        <w:rPr>
          <w:rFonts w:ascii="宋体" w:hAnsi="宋体"/>
          <w:sz w:val="24"/>
          <w:szCs w:val="24"/>
        </w:rPr>
        <w:t>的分辨率（</w:t>
      </w:r>
      <w:r w:rsidR="0081277F">
        <w:rPr>
          <w:rFonts w:ascii="宋体" w:hAnsi="宋体" w:hint="eastAsia"/>
          <w:sz w:val="24"/>
          <w:szCs w:val="24"/>
        </w:rPr>
        <w:t>推荐</w:t>
      </w:r>
      <w:r>
        <w:rPr>
          <w:rFonts w:ascii="宋体" w:hAnsi="宋体" w:hint="eastAsia"/>
          <w:sz w:val="24"/>
          <w:szCs w:val="24"/>
        </w:rPr>
        <w:t>640*480</w:t>
      </w:r>
      <w:r>
        <w:rPr>
          <w:rFonts w:ascii="宋体" w:hAnsi="宋体"/>
          <w:sz w:val="24"/>
          <w:szCs w:val="24"/>
        </w:rPr>
        <w:t>）</w:t>
      </w:r>
      <w:r w:rsidR="0081277F">
        <w:rPr>
          <w:rFonts w:ascii="宋体" w:hAnsi="宋体" w:hint="eastAsia"/>
          <w:sz w:val="24"/>
          <w:szCs w:val="24"/>
        </w:rPr>
        <w:t>，时间</w:t>
      </w:r>
      <w:r w:rsidR="0081277F">
        <w:rPr>
          <w:rFonts w:ascii="宋体" w:hAnsi="宋体"/>
          <w:sz w:val="24"/>
          <w:szCs w:val="24"/>
        </w:rPr>
        <w:t>戳</w:t>
      </w:r>
      <w:r w:rsidR="0081277F">
        <w:rPr>
          <w:rFonts w:ascii="宋体" w:hAnsi="宋体" w:hint="eastAsia"/>
          <w:sz w:val="24"/>
          <w:szCs w:val="24"/>
        </w:rPr>
        <w:t>序号</w:t>
      </w:r>
      <w:r w:rsidR="0081277F">
        <w:rPr>
          <w:rFonts w:ascii="宋体" w:hAnsi="宋体"/>
          <w:sz w:val="24"/>
          <w:szCs w:val="24"/>
        </w:rPr>
        <w:t>为</w:t>
      </w:r>
      <w:r w:rsidR="0081277F">
        <w:rPr>
          <w:rFonts w:ascii="宋体" w:hAnsi="宋体" w:hint="eastAsia"/>
          <w:sz w:val="24"/>
          <w:szCs w:val="24"/>
        </w:rPr>
        <w:t>1</w:t>
      </w:r>
      <w:r w:rsidR="0081277F">
        <w:rPr>
          <w:rFonts w:ascii="宋体" w:hAnsi="宋体"/>
          <w:sz w:val="24"/>
          <w:szCs w:val="24"/>
        </w:rPr>
        <w:t>-5</w:t>
      </w:r>
      <w:r w:rsidR="0081277F">
        <w:rPr>
          <w:rFonts w:ascii="宋体" w:hAnsi="宋体" w:hint="eastAsia"/>
          <w:sz w:val="24"/>
          <w:szCs w:val="24"/>
        </w:rPr>
        <w:t>，</w:t>
      </w:r>
      <w:r w:rsidR="0081277F">
        <w:rPr>
          <w:rFonts w:ascii="宋体" w:hAnsi="宋体"/>
          <w:sz w:val="24"/>
          <w:szCs w:val="24"/>
        </w:rPr>
        <w:t>截图存储在</w:t>
      </w:r>
      <w:r w:rsidR="00B16B35">
        <w:rPr>
          <w:rFonts w:ascii="宋体" w:hAnsi="宋体" w:hint="eastAsia"/>
          <w:sz w:val="24"/>
          <w:szCs w:val="24"/>
        </w:rPr>
        <w:t>第3步</w:t>
      </w:r>
      <w:r w:rsidR="00B16B35">
        <w:rPr>
          <w:rFonts w:ascii="宋体" w:hAnsi="宋体"/>
          <w:sz w:val="24"/>
          <w:szCs w:val="24"/>
        </w:rPr>
        <w:t>提及的</w:t>
      </w:r>
      <w:r w:rsidR="0081277F">
        <w:rPr>
          <w:rFonts w:ascii="宋体" w:hAnsi="宋体" w:hint="eastAsia"/>
          <w:sz w:val="24"/>
          <w:szCs w:val="24"/>
        </w:rPr>
        <w:t>咪咕</w:t>
      </w:r>
      <w:r w:rsidR="00B16B35">
        <w:rPr>
          <w:rFonts w:ascii="宋体" w:hAnsi="宋体"/>
          <w:sz w:val="24"/>
          <w:szCs w:val="24"/>
        </w:rPr>
        <w:t>云</w:t>
      </w:r>
      <w:r w:rsidR="0081277F">
        <w:rPr>
          <w:rFonts w:ascii="宋体" w:hAnsi="宋体" w:hint="eastAsia"/>
          <w:sz w:val="24"/>
          <w:szCs w:val="24"/>
        </w:rPr>
        <w:t>存储目录中</w:t>
      </w:r>
      <w:r w:rsidR="00CB5C3A">
        <w:rPr>
          <w:rFonts w:ascii="宋体" w:hAnsi="宋体" w:hint="eastAsia"/>
          <w:sz w:val="24"/>
          <w:szCs w:val="24"/>
        </w:rPr>
        <w:t>，时间</w:t>
      </w:r>
      <w:r w:rsidR="00CB5C3A">
        <w:rPr>
          <w:rFonts w:ascii="宋体" w:hAnsi="宋体"/>
          <w:sz w:val="24"/>
          <w:szCs w:val="24"/>
        </w:rPr>
        <w:t>戳</w:t>
      </w:r>
      <w:r w:rsidR="00CB5C3A">
        <w:rPr>
          <w:rFonts w:ascii="宋体" w:hAnsi="宋体" w:hint="eastAsia"/>
          <w:sz w:val="24"/>
          <w:szCs w:val="24"/>
        </w:rPr>
        <w:t>为</w:t>
      </w:r>
      <w:r w:rsidR="00CB5C3A">
        <w:rPr>
          <w:rFonts w:ascii="宋体" w:hAnsi="宋体"/>
          <w:sz w:val="24"/>
          <w:szCs w:val="24"/>
        </w:rPr>
        <w:t>系统时间（</w:t>
      </w:r>
      <w:r w:rsidR="00CB5C3A">
        <w:rPr>
          <w:rFonts w:ascii="宋体" w:hAnsi="宋体" w:hint="eastAsia"/>
          <w:sz w:val="24"/>
          <w:szCs w:val="24"/>
        </w:rPr>
        <w:t>非视频</w:t>
      </w:r>
      <w:r w:rsidR="00CB5C3A">
        <w:rPr>
          <w:rFonts w:ascii="宋体" w:hAnsi="宋体"/>
          <w:sz w:val="24"/>
          <w:szCs w:val="24"/>
        </w:rPr>
        <w:t>播放时间）</w:t>
      </w:r>
      <w:r w:rsidR="00CB5C3A">
        <w:rPr>
          <w:rFonts w:ascii="宋体" w:hAnsi="宋体" w:hint="eastAsia"/>
          <w:sz w:val="24"/>
          <w:szCs w:val="24"/>
        </w:rPr>
        <w:t>，</w:t>
      </w:r>
      <w:r w:rsidR="00CB5C3A">
        <w:rPr>
          <w:rFonts w:ascii="宋体" w:hAnsi="宋体"/>
          <w:sz w:val="24"/>
          <w:szCs w:val="24"/>
        </w:rPr>
        <w:t>格式为</w:t>
      </w:r>
      <w:r w:rsidR="00CB5C3A">
        <w:rPr>
          <w:rFonts w:ascii="宋体" w:hAnsi="宋体" w:hint="eastAsia"/>
          <w:sz w:val="24"/>
          <w:szCs w:val="24"/>
        </w:rPr>
        <w:t>YYYYMMDDHHMMSS。</w:t>
      </w:r>
    </w:p>
    <w:p w:rsidR="0081277F" w:rsidRDefault="00E93408" w:rsidP="00BA7F66">
      <w:pPr>
        <w:numPr>
          <w:ilvl w:val="0"/>
          <w:numId w:val="61"/>
        </w:numPr>
        <w:spacing w:line="360" w:lineRule="auto"/>
        <w:rPr>
          <w:rFonts w:ascii="宋体" w:hAnsi="宋体"/>
          <w:sz w:val="24"/>
          <w:szCs w:val="24"/>
        </w:rPr>
      </w:pPr>
      <w:r>
        <w:rPr>
          <w:rFonts w:ascii="宋体" w:hAnsi="宋体" w:hint="eastAsia"/>
          <w:sz w:val="24"/>
          <w:szCs w:val="24"/>
        </w:rPr>
        <w:t>互娱</w:t>
      </w:r>
      <w:r>
        <w:rPr>
          <w:rFonts w:ascii="宋体" w:hAnsi="宋体"/>
          <w:sz w:val="24"/>
          <w:szCs w:val="24"/>
        </w:rPr>
        <w:t>大数据平台</w:t>
      </w:r>
      <w:r w:rsidR="00813683">
        <w:rPr>
          <w:rFonts w:ascii="宋体" w:hAnsi="宋体" w:hint="eastAsia"/>
          <w:sz w:val="24"/>
          <w:szCs w:val="24"/>
        </w:rPr>
        <w:t>从接收到开始截图通知后</w:t>
      </w:r>
      <w:r w:rsidR="00B16B35">
        <w:rPr>
          <w:rFonts w:ascii="宋体" w:hAnsi="宋体"/>
          <w:sz w:val="24"/>
          <w:szCs w:val="24"/>
        </w:rPr>
        <w:t>，从接口</w:t>
      </w:r>
      <w:r w:rsidR="00B16B35">
        <w:rPr>
          <w:rFonts w:ascii="宋体" w:hAnsi="宋体" w:hint="eastAsia"/>
          <w:sz w:val="24"/>
          <w:szCs w:val="24"/>
        </w:rPr>
        <w:t>返回参数</w:t>
      </w:r>
      <w:r w:rsidR="00813683">
        <w:rPr>
          <w:rFonts w:ascii="宋体" w:hAnsi="宋体"/>
          <w:sz w:val="24"/>
          <w:szCs w:val="24"/>
        </w:rPr>
        <w:t>的时间戳</w:t>
      </w:r>
      <w:r w:rsidR="00813683">
        <w:rPr>
          <w:rFonts w:ascii="宋体" w:hAnsi="宋体" w:hint="eastAsia"/>
          <w:sz w:val="24"/>
          <w:szCs w:val="24"/>
        </w:rPr>
        <w:t>+1秒</w:t>
      </w:r>
      <w:r w:rsidR="00813683">
        <w:rPr>
          <w:rFonts w:ascii="宋体" w:hAnsi="宋体"/>
          <w:sz w:val="24"/>
          <w:szCs w:val="24"/>
        </w:rPr>
        <w:t>开始，每隔</w:t>
      </w:r>
      <w:r w:rsidR="00813683">
        <w:rPr>
          <w:rFonts w:ascii="宋体" w:hAnsi="宋体" w:hint="eastAsia"/>
          <w:sz w:val="24"/>
          <w:szCs w:val="24"/>
        </w:rPr>
        <w:t>1秒</w:t>
      </w:r>
      <w:r w:rsidR="00813683">
        <w:rPr>
          <w:rFonts w:ascii="宋体" w:hAnsi="宋体"/>
          <w:sz w:val="24"/>
          <w:szCs w:val="24"/>
        </w:rPr>
        <w:t>创建一个线程，首先</w:t>
      </w:r>
      <w:r w:rsidR="00813683">
        <w:rPr>
          <w:rFonts w:ascii="宋体" w:hAnsi="宋体" w:hint="eastAsia"/>
          <w:sz w:val="24"/>
          <w:szCs w:val="24"/>
        </w:rPr>
        <w:t>按照</w:t>
      </w:r>
      <w:r w:rsidR="00813683">
        <w:rPr>
          <w:rFonts w:ascii="宋体" w:hAnsi="宋体"/>
          <w:sz w:val="24"/>
          <w:szCs w:val="24"/>
        </w:rPr>
        <w:t>第</w:t>
      </w:r>
      <w:r w:rsidR="00813683">
        <w:rPr>
          <w:rFonts w:ascii="宋体" w:hAnsi="宋体" w:hint="eastAsia"/>
          <w:sz w:val="24"/>
          <w:szCs w:val="24"/>
        </w:rPr>
        <w:t>4步</w:t>
      </w:r>
      <w:r w:rsidR="00B16B35">
        <w:rPr>
          <w:rFonts w:ascii="宋体" w:hAnsi="宋体"/>
          <w:sz w:val="24"/>
          <w:szCs w:val="24"/>
        </w:rPr>
        <w:t>中</w:t>
      </w:r>
      <w:r w:rsidR="00B16B35">
        <w:rPr>
          <w:rFonts w:ascii="宋体" w:hAnsi="宋体" w:hint="eastAsia"/>
          <w:sz w:val="24"/>
          <w:szCs w:val="24"/>
        </w:rPr>
        <w:t>的</w:t>
      </w:r>
      <w:r w:rsidR="00813683">
        <w:rPr>
          <w:rFonts w:ascii="宋体" w:hAnsi="宋体" w:hint="eastAsia"/>
          <w:sz w:val="24"/>
          <w:szCs w:val="24"/>
        </w:rPr>
        <w:t>视频</w:t>
      </w:r>
      <w:r w:rsidR="00B16B35">
        <w:rPr>
          <w:rFonts w:ascii="宋体" w:hAnsi="宋体"/>
          <w:sz w:val="24"/>
          <w:szCs w:val="24"/>
        </w:rPr>
        <w:t>截图</w:t>
      </w:r>
      <w:r w:rsidR="00B16B35">
        <w:rPr>
          <w:rFonts w:ascii="宋体" w:hAnsi="宋体" w:hint="eastAsia"/>
          <w:sz w:val="24"/>
          <w:szCs w:val="24"/>
        </w:rPr>
        <w:t>命名</w:t>
      </w:r>
      <w:r w:rsidR="00B16B35">
        <w:rPr>
          <w:rFonts w:ascii="宋体" w:hAnsi="宋体"/>
          <w:sz w:val="24"/>
          <w:szCs w:val="24"/>
        </w:rPr>
        <w:t>规范构造截图名称</w:t>
      </w:r>
      <w:r w:rsidR="00813683">
        <w:rPr>
          <w:rFonts w:ascii="宋体" w:hAnsi="宋体" w:hint="eastAsia"/>
          <w:sz w:val="24"/>
          <w:szCs w:val="24"/>
        </w:rPr>
        <w:t>，</w:t>
      </w:r>
      <w:r w:rsidR="00B16B35">
        <w:rPr>
          <w:rFonts w:ascii="宋体" w:hAnsi="宋体" w:hint="eastAsia"/>
          <w:sz w:val="24"/>
          <w:szCs w:val="24"/>
        </w:rPr>
        <w:t>再</w:t>
      </w:r>
      <w:r w:rsidR="00813683">
        <w:rPr>
          <w:rFonts w:ascii="宋体" w:hAnsi="宋体" w:hint="eastAsia"/>
          <w:sz w:val="24"/>
          <w:szCs w:val="24"/>
        </w:rPr>
        <w:t>从</w:t>
      </w:r>
      <w:r w:rsidR="00813683">
        <w:rPr>
          <w:rFonts w:ascii="宋体" w:hAnsi="宋体"/>
          <w:sz w:val="24"/>
          <w:szCs w:val="24"/>
        </w:rPr>
        <w:t>咪咕云上下载截图到本地。如果</w:t>
      </w:r>
      <w:r w:rsidR="00813683">
        <w:rPr>
          <w:rFonts w:ascii="宋体" w:hAnsi="宋体" w:hint="eastAsia"/>
          <w:sz w:val="24"/>
          <w:szCs w:val="24"/>
        </w:rPr>
        <w:t>下载</w:t>
      </w:r>
      <w:r w:rsidR="00813683">
        <w:rPr>
          <w:rFonts w:ascii="宋体" w:hAnsi="宋体"/>
          <w:sz w:val="24"/>
          <w:szCs w:val="24"/>
        </w:rPr>
        <w:t>失败需要</w:t>
      </w:r>
      <w:r w:rsidR="00813683">
        <w:rPr>
          <w:rFonts w:ascii="宋体" w:hAnsi="宋体" w:hint="eastAsia"/>
          <w:sz w:val="24"/>
          <w:szCs w:val="24"/>
        </w:rPr>
        <w:t>重试3次</w:t>
      </w:r>
      <w:r w:rsidR="00813683">
        <w:rPr>
          <w:rFonts w:ascii="宋体" w:hAnsi="宋体"/>
          <w:sz w:val="24"/>
          <w:szCs w:val="24"/>
        </w:rPr>
        <w:t>。</w:t>
      </w:r>
      <w:r w:rsidR="00F8258F">
        <w:rPr>
          <w:rFonts w:ascii="宋体" w:hAnsi="宋体" w:hint="eastAsia"/>
          <w:sz w:val="24"/>
          <w:szCs w:val="24"/>
        </w:rPr>
        <w:t>图片</w:t>
      </w:r>
      <w:r w:rsidR="00F8258F">
        <w:rPr>
          <w:rFonts w:ascii="宋体" w:hAnsi="宋体"/>
          <w:sz w:val="24"/>
          <w:szCs w:val="24"/>
        </w:rPr>
        <w:t>下载成功后将图片的本地路径保存入本地</w:t>
      </w:r>
      <w:r w:rsidR="00F8258F">
        <w:rPr>
          <w:rFonts w:ascii="宋体" w:hAnsi="宋体" w:hint="eastAsia"/>
          <w:sz w:val="24"/>
          <w:szCs w:val="24"/>
        </w:rPr>
        <w:t>Redis。</w:t>
      </w:r>
    </w:p>
    <w:p w:rsidR="00B16B35" w:rsidRDefault="00F8258F" w:rsidP="00BA7F66">
      <w:pPr>
        <w:numPr>
          <w:ilvl w:val="0"/>
          <w:numId w:val="61"/>
        </w:numPr>
        <w:spacing w:line="360" w:lineRule="auto"/>
        <w:rPr>
          <w:rFonts w:ascii="宋体" w:hAnsi="宋体"/>
          <w:sz w:val="24"/>
          <w:szCs w:val="24"/>
        </w:rPr>
      </w:pPr>
      <w:r>
        <w:rPr>
          <w:rFonts w:ascii="宋体" w:hAnsi="宋体" w:hint="eastAsia"/>
          <w:sz w:val="24"/>
          <w:szCs w:val="24"/>
        </w:rPr>
        <w:t>用户如果</w:t>
      </w:r>
      <w:r>
        <w:rPr>
          <w:rFonts w:ascii="宋体" w:hAnsi="宋体"/>
          <w:sz w:val="24"/>
          <w:szCs w:val="24"/>
        </w:rPr>
        <w:t>主动停止直播</w:t>
      </w:r>
      <w:r>
        <w:rPr>
          <w:rFonts w:ascii="宋体" w:hAnsi="宋体" w:hint="eastAsia"/>
          <w:sz w:val="24"/>
          <w:szCs w:val="24"/>
        </w:rPr>
        <w:t>或由于</w:t>
      </w:r>
      <w:r w:rsidR="00B16B35">
        <w:rPr>
          <w:rFonts w:ascii="宋体" w:hAnsi="宋体" w:hint="eastAsia"/>
          <w:sz w:val="24"/>
          <w:szCs w:val="24"/>
        </w:rPr>
        <w:t>APP</w:t>
      </w:r>
      <w:r>
        <w:rPr>
          <w:rFonts w:ascii="宋体" w:hAnsi="宋体"/>
          <w:sz w:val="24"/>
          <w:szCs w:val="24"/>
        </w:rPr>
        <w:t>异常中断直播，</w:t>
      </w:r>
      <w:r w:rsidR="00B16B35">
        <w:rPr>
          <w:rFonts w:ascii="宋体" w:hAnsi="宋体" w:hint="eastAsia"/>
          <w:sz w:val="24"/>
          <w:szCs w:val="24"/>
        </w:rPr>
        <w:t>用户</w:t>
      </w:r>
      <w:r w:rsidR="00B16B35">
        <w:rPr>
          <w:rFonts w:ascii="宋体" w:hAnsi="宋体"/>
          <w:sz w:val="24"/>
          <w:szCs w:val="24"/>
        </w:rPr>
        <w:t>正常结束直播善跑</w:t>
      </w:r>
      <w:r w:rsidR="00B16B35">
        <w:rPr>
          <w:rFonts w:ascii="宋体" w:hAnsi="宋体" w:hint="eastAsia"/>
          <w:sz w:val="24"/>
          <w:szCs w:val="24"/>
        </w:rPr>
        <w:t>客户端</w:t>
      </w:r>
      <w:r w:rsidR="00B16B35">
        <w:rPr>
          <w:rFonts w:ascii="宋体" w:hAnsi="宋体"/>
          <w:sz w:val="24"/>
          <w:szCs w:val="24"/>
        </w:rPr>
        <w:t>需调用直播</w:t>
      </w:r>
      <w:r w:rsidR="00B16B35">
        <w:rPr>
          <w:rFonts w:ascii="宋体" w:hAnsi="宋体" w:hint="eastAsia"/>
          <w:sz w:val="24"/>
          <w:szCs w:val="24"/>
        </w:rPr>
        <w:t>SDK的</w:t>
      </w:r>
      <w:r w:rsidR="00B16B35">
        <w:rPr>
          <w:rFonts w:ascii="宋体" w:hAnsi="宋体"/>
          <w:sz w:val="24"/>
          <w:szCs w:val="24"/>
        </w:rPr>
        <w:t>直播</w:t>
      </w:r>
      <w:r w:rsidR="00CB5C3A">
        <w:rPr>
          <w:rFonts w:ascii="宋体" w:hAnsi="宋体" w:hint="eastAsia"/>
          <w:sz w:val="24"/>
          <w:szCs w:val="24"/>
        </w:rPr>
        <w:t>关闭</w:t>
      </w:r>
      <w:r w:rsidR="00B16B35">
        <w:rPr>
          <w:rFonts w:ascii="宋体" w:hAnsi="宋体"/>
          <w:sz w:val="24"/>
          <w:szCs w:val="24"/>
        </w:rPr>
        <w:t>接口</w:t>
      </w:r>
      <w:r w:rsidR="00CB5C3A">
        <w:rPr>
          <w:rFonts w:ascii="宋体" w:hAnsi="宋体" w:hint="eastAsia"/>
          <w:sz w:val="24"/>
          <w:szCs w:val="24"/>
        </w:rPr>
        <w:t>，</w:t>
      </w:r>
      <w:r w:rsidR="00CB5C3A">
        <w:rPr>
          <w:rFonts w:ascii="宋体" w:hAnsi="宋体"/>
          <w:sz w:val="24"/>
          <w:szCs w:val="24"/>
        </w:rPr>
        <w:t>异常</w:t>
      </w:r>
      <w:r w:rsidR="00CB5C3A">
        <w:rPr>
          <w:rFonts w:ascii="宋体" w:hAnsi="宋体" w:hint="eastAsia"/>
          <w:sz w:val="24"/>
          <w:szCs w:val="24"/>
        </w:rPr>
        <w:t>中断</w:t>
      </w:r>
      <w:r w:rsidR="00CB5C3A">
        <w:rPr>
          <w:rFonts w:ascii="宋体" w:hAnsi="宋体"/>
          <w:sz w:val="24"/>
          <w:szCs w:val="24"/>
        </w:rPr>
        <w:t>由咪咕</w:t>
      </w:r>
      <w:r w:rsidR="00CB5C3A">
        <w:rPr>
          <w:rFonts w:ascii="宋体" w:hAnsi="宋体" w:hint="eastAsia"/>
          <w:sz w:val="24"/>
          <w:szCs w:val="24"/>
        </w:rPr>
        <w:t>视讯</w:t>
      </w:r>
      <w:r w:rsidR="00CB5C3A">
        <w:rPr>
          <w:rFonts w:ascii="宋体" w:hAnsi="宋体"/>
          <w:sz w:val="24"/>
          <w:szCs w:val="24"/>
        </w:rPr>
        <w:t>服务端自动检测后并通知互娱大数据平台</w:t>
      </w:r>
      <w:r w:rsidR="00CB5C3A">
        <w:rPr>
          <w:rFonts w:ascii="宋体" w:hAnsi="宋体" w:hint="eastAsia"/>
          <w:sz w:val="24"/>
          <w:szCs w:val="24"/>
        </w:rPr>
        <w:t>。</w:t>
      </w:r>
    </w:p>
    <w:p w:rsidR="00F8258F" w:rsidRDefault="00B16B35" w:rsidP="00BA7F66">
      <w:pPr>
        <w:numPr>
          <w:ilvl w:val="0"/>
          <w:numId w:val="61"/>
        </w:numPr>
        <w:spacing w:line="360" w:lineRule="auto"/>
        <w:rPr>
          <w:rFonts w:ascii="宋体" w:hAnsi="宋体"/>
          <w:sz w:val="24"/>
          <w:szCs w:val="24"/>
        </w:rPr>
      </w:pPr>
      <w:r>
        <w:rPr>
          <w:rFonts w:ascii="宋体" w:hAnsi="宋体" w:hint="eastAsia"/>
          <w:sz w:val="24"/>
          <w:szCs w:val="24"/>
        </w:rPr>
        <w:t>直播</w:t>
      </w:r>
      <w:r>
        <w:rPr>
          <w:rFonts w:ascii="宋体" w:hAnsi="宋体"/>
          <w:sz w:val="24"/>
          <w:szCs w:val="24"/>
        </w:rPr>
        <w:t>结束后，</w:t>
      </w:r>
      <w:r>
        <w:rPr>
          <w:rFonts w:ascii="宋体" w:hAnsi="宋体" w:hint="eastAsia"/>
          <w:sz w:val="24"/>
          <w:szCs w:val="24"/>
        </w:rPr>
        <w:t>视讯</w:t>
      </w:r>
      <w:r>
        <w:rPr>
          <w:rFonts w:ascii="宋体" w:hAnsi="宋体"/>
          <w:sz w:val="24"/>
          <w:szCs w:val="24"/>
        </w:rPr>
        <w:t>服务端检测到直播状态为结束或异常，</w:t>
      </w:r>
      <w:r>
        <w:rPr>
          <w:rFonts w:ascii="宋体" w:hAnsi="宋体" w:hint="eastAsia"/>
          <w:sz w:val="24"/>
          <w:szCs w:val="24"/>
        </w:rPr>
        <w:t>会</w:t>
      </w:r>
      <w:r>
        <w:rPr>
          <w:rFonts w:ascii="宋体" w:hAnsi="宋体"/>
          <w:sz w:val="24"/>
          <w:szCs w:val="24"/>
        </w:rPr>
        <w:t>通知互娱大数据平台</w:t>
      </w:r>
      <w:r>
        <w:rPr>
          <w:rFonts w:ascii="宋体" w:hAnsi="宋体" w:hint="eastAsia"/>
          <w:sz w:val="24"/>
          <w:szCs w:val="24"/>
        </w:rPr>
        <w:t>，</w:t>
      </w:r>
      <w:r w:rsidR="00CB5C3A">
        <w:rPr>
          <w:rFonts w:ascii="宋体" w:hAnsi="宋体" w:hint="eastAsia"/>
          <w:sz w:val="24"/>
          <w:szCs w:val="24"/>
        </w:rPr>
        <w:t>如</w:t>
      </w:r>
      <w:r w:rsidR="00CB5C3A">
        <w:rPr>
          <w:rFonts w:ascii="宋体" w:hAnsi="宋体"/>
          <w:sz w:val="24"/>
          <w:szCs w:val="24"/>
        </w:rPr>
        <w:t>直播状态为暂停，则</w:t>
      </w:r>
      <w:r w:rsidR="00063704">
        <w:rPr>
          <w:rFonts w:ascii="宋体" w:hAnsi="宋体" w:hint="eastAsia"/>
          <w:sz w:val="24"/>
          <w:szCs w:val="24"/>
        </w:rPr>
        <w:t>大数据</w:t>
      </w:r>
      <w:r w:rsidR="00063704">
        <w:rPr>
          <w:rFonts w:ascii="宋体" w:hAnsi="宋体"/>
          <w:sz w:val="24"/>
          <w:szCs w:val="24"/>
        </w:rPr>
        <w:t>平台</w:t>
      </w:r>
      <w:r w:rsidR="00063704">
        <w:rPr>
          <w:rFonts w:ascii="宋体" w:hAnsi="宋体" w:hint="eastAsia"/>
          <w:sz w:val="24"/>
          <w:szCs w:val="24"/>
        </w:rPr>
        <w:t>调用</w:t>
      </w:r>
      <w:r w:rsidR="00063704">
        <w:rPr>
          <w:rFonts w:ascii="宋体" w:hAnsi="宋体"/>
          <w:sz w:val="24"/>
          <w:szCs w:val="24"/>
        </w:rPr>
        <w:t>视讯服务端的直播</w:t>
      </w:r>
      <w:r w:rsidR="00063704">
        <w:rPr>
          <w:rFonts w:ascii="宋体" w:hAnsi="宋体" w:hint="eastAsia"/>
          <w:sz w:val="24"/>
          <w:szCs w:val="24"/>
        </w:rPr>
        <w:t>关闭接口</w:t>
      </w:r>
      <w:r w:rsidR="00063704">
        <w:rPr>
          <w:rFonts w:ascii="宋体" w:hAnsi="宋体"/>
          <w:sz w:val="24"/>
          <w:szCs w:val="24"/>
        </w:rPr>
        <w:t>中止直播</w:t>
      </w:r>
      <w:r w:rsidR="00063704">
        <w:rPr>
          <w:rFonts w:ascii="宋体" w:hAnsi="宋体" w:hint="eastAsia"/>
          <w:sz w:val="24"/>
          <w:szCs w:val="24"/>
        </w:rPr>
        <w:t>，</w:t>
      </w:r>
      <w:r w:rsidR="00063704">
        <w:rPr>
          <w:rFonts w:ascii="宋体" w:hAnsi="宋体"/>
          <w:sz w:val="24"/>
          <w:szCs w:val="24"/>
        </w:rPr>
        <w:t>关闭成功后</w:t>
      </w:r>
      <w:r w:rsidR="006310BA">
        <w:rPr>
          <w:rFonts w:ascii="宋体" w:hAnsi="宋体" w:hint="eastAsia"/>
          <w:sz w:val="24"/>
          <w:szCs w:val="24"/>
        </w:rPr>
        <w:t>停止</w:t>
      </w:r>
      <w:r w:rsidR="006310BA">
        <w:rPr>
          <w:rFonts w:ascii="宋体" w:hAnsi="宋体"/>
          <w:sz w:val="24"/>
          <w:szCs w:val="24"/>
        </w:rPr>
        <w:t>线程下载截图，</w:t>
      </w:r>
      <w:r w:rsidR="00063704">
        <w:rPr>
          <w:rFonts w:ascii="宋体" w:hAnsi="宋体"/>
          <w:sz w:val="24"/>
          <w:szCs w:val="24"/>
        </w:rPr>
        <w:t>再调用视讯服务端的</w:t>
      </w:r>
      <w:r w:rsidR="00063704">
        <w:rPr>
          <w:rFonts w:ascii="宋体" w:hAnsi="宋体" w:hint="eastAsia"/>
          <w:sz w:val="24"/>
          <w:szCs w:val="24"/>
        </w:rPr>
        <w:t>删除</w:t>
      </w:r>
      <w:r w:rsidR="00063704">
        <w:rPr>
          <w:rFonts w:ascii="宋体" w:hAnsi="宋体"/>
          <w:sz w:val="24"/>
          <w:szCs w:val="24"/>
        </w:rPr>
        <w:t>图片接口，将</w:t>
      </w:r>
      <w:r w:rsidR="00063704">
        <w:rPr>
          <w:rFonts w:ascii="宋体" w:hAnsi="宋体" w:hint="eastAsia"/>
          <w:sz w:val="24"/>
          <w:szCs w:val="24"/>
        </w:rPr>
        <w:t>咪咕</w:t>
      </w:r>
      <w:r w:rsidR="00063704">
        <w:rPr>
          <w:rFonts w:ascii="宋体" w:hAnsi="宋体"/>
          <w:sz w:val="24"/>
          <w:szCs w:val="24"/>
        </w:rPr>
        <w:t>云上的视频截图目录及其中图片一并删除</w:t>
      </w:r>
      <w:r w:rsidR="00063704">
        <w:rPr>
          <w:rFonts w:ascii="宋体" w:hAnsi="宋体" w:hint="eastAsia"/>
          <w:sz w:val="24"/>
          <w:szCs w:val="24"/>
        </w:rPr>
        <w:t>。</w:t>
      </w:r>
    </w:p>
    <w:p w:rsidR="00063704" w:rsidRDefault="00063704" w:rsidP="00BA7F66">
      <w:pPr>
        <w:numPr>
          <w:ilvl w:val="0"/>
          <w:numId w:val="61"/>
        </w:numPr>
        <w:spacing w:line="360" w:lineRule="auto"/>
        <w:rPr>
          <w:rFonts w:ascii="宋体" w:hAnsi="宋体"/>
          <w:sz w:val="24"/>
          <w:szCs w:val="24"/>
        </w:rPr>
      </w:pPr>
      <w:r>
        <w:rPr>
          <w:rFonts w:ascii="宋体" w:hAnsi="宋体" w:hint="eastAsia"/>
          <w:sz w:val="24"/>
          <w:szCs w:val="24"/>
        </w:rPr>
        <w:t>视讯</w:t>
      </w:r>
      <w:r>
        <w:rPr>
          <w:rFonts w:ascii="宋体" w:hAnsi="宋体"/>
          <w:sz w:val="24"/>
          <w:szCs w:val="24"/>
        </w:rPr>
        <w:t>服务端在直播关闭后，</w:t>
      </w:r>
      <w:r>
        <w:rPr>
          <w:rFonts w:ascii="宋体" w:hAnsi="宋体" w:hint="eastAsia"/>
          <w:sz w:val="24"/>
          <w:szCs w:val="24"/>
        </w:rPr>
        <w:t>录制</w:t>
      </w:r>
      <w:r>
        <w:rPr>
          <w:rFonts w:ascii="宋体" w:hAnsi="宋体"/>
          <w:sz w:val="24"/>
          <w:szCs w:val="24"/>
        </w:rPr>
        <w:t>视频并保存到咪咕云上，</w:t>
      </w:r>
      <w:r>
        <w:rPr>
          <w:rFonts w:ascii="宋体" w:hAnsi="宋体" w:hint="eastAsia"/>
          <w:sz w:val="24"/>
          <w:szCs w:val="24"/>
        </w:rPr>
        <w:t>通知</w:t>
      </w:r>
      <w:r>
        <w:rPr>
          <w:rFonts w:ascii="宋体" w:hAnsi="宋体"/>
          <w:sz w:val="24"/>
          <w:szCs w:val="24"/>
        </w:rPr>
        <w:t>互娱大数据平台视频的保存地址。</w:t>
      </w:r>
    </w:p>
    <w:p w:rsidR="00F26FF1" w:rsidRDefault="00F26FF1" w:rsidP="00063704">
      <w:pPr>
        <w:spacing w:line="360" w:lineRule="auto"/>
        <w:rPr>
          <w:color w:val="000000" w:themeColor="text1"/>
          <w:sz w:val="24"/>
        </w:rPr>
      </w:pPr>
    </w:p>
    <w:p w:rsidR="00827121" w:rsidRDefault="00B37855" w:rsidP="00480C23">
      <w:pPr>
        <w:spacing w:line="360" w:lineRule="auto"/>
        <w:ind w:firstLineChars="200" w:firstLine="480"/>
        <w:rPr>
          <w:color w:val="000000" w:themeColor="text1"/>
          <w:sz w:val="24"/>
        </w:rPr>
      </w:pPr>
      <w:r>
        <w:rPr>
          <w:rFonts w:hint="eastAsia"/>
          <w:color w:val="000000" w:themeColor="text1"/>
          <w:sz w:val="24"/>
        </w:rPr>
        <w:t>直播</w:t>
      </w:r>
      <w:r>
        <w:rPr>
          <w:rFonts w:hint="eastAsia"/>
          <w:color w:val="000000" w:themeColor="text1"/>
          <w:sz w:val="24"/>
        </w:rPr>
        <w:t>SDK</w:t>
      </w:r>
      <w:r w:rsidR="00827121" w:rsidRPr="00827121">
        <w:rPr>
          <w:rFonts w:hint="eastAsia"/>
          <w:color w:val="000000" w:themeColor="text1"/>
          <w:sz w:val="24"/>
        </w:rPr>
        <w:t>支持</w:t>
      </w:r>
      <w:r w:rsidR="00827121" w:rsidRPr="00827121">
        <w:rPr>
          <w:rFonts w:hint="eastAsia"/>
          <w:color w:val="000000" w:themeColor="text1"/>
          <w:sz w:val="24"/>
        </w:rPr>
        <w:t>Android</w:t>
      </w:r>
      <w:r w:rsidR="00827121" w:rsidRPr="00827121">
        <w:rPr>
          <w:rFonts w:hint="eastAsia"/>
          <w:color w:val="000000" w:themeColor="text1"/>
          <w:sz w:val="24"/>
        </w:rPr>
        <w:t>（</w:t>
      </w:r>
      <w:r w:rsidR="00827121" w:rsidRPr="00827121">
        <w:rPr>
          <w:rFonts w:hint="eastAsia"/>
          <w:color w:val="000000" w:themeColor="text1"/>
          <w:sz w:val="24"/>
        </w:rPr>
        <w:t>5.0</w:t>
      </w:r>
      <w:r w:rsidR="00827121" w:rsidRPr="00827121">
        <w:rPr>
          <w:rFonts w:hint="eastAsia"/>
          <w:color w:val="000000" w:themeColor="text1"/>
          <w:sz w:val="24"/>
        </w:rPr>
        <w:t>系统及以上）、</w:t>
      </w:r>
      <w:r w:rsidR="00827121" w:rsidRPr="00827121">
        <w:rPr>
          <w:rFonts w:hint="eastAsia"/>
          <w:color w:val="000000" w:themeColor="text1"/>
          <w:sz w:val="24"/>
        </w:rPr>
        <w:t>iPhone</w:t>
      </w:r>
      <w:r w:rsidR="00827121" w:rsidRPr="00827121">
        <w:rPr>
          <w:rFonts w:hint="eastAsia"/>
          <w:color w:val="000000" w:themeColor="text1"/>
          <w:sz w:val="24"/>
        </w:rPr>
        <w:t>（</w:t>
      </w:r>
      <w:r w:rsidR="00827121" w:rsidRPr="00827121">
        <w:rPr>
          <w:rFonts w:hint="eastAsia"/>
          <w:color w:val="000000" w:themeColor="text1"/>
          <w:sz w:val="24"/>
        </w:rPr>
        <w:t>iPhone5</w:t>
      </w:r>
      <w:r w:rsidR="00827121" w:rsidRPr="00827121">
        <w:rPr>
          <w:rFonts w:hint="eastAsia"/>
          <w:color w:val="000000" w:themeColor="text1"/>
          <w:sz w:val="24"/>
        </w:rPr>
        <w:t>及以上</w:t>
      </w:r>
      <w:r w:rsidR="00827121" w:rsidRPr="00827121">
        <w:rPr>
          <w:rFonts w:hint="eastAsia"/>
          <w:color w:val="000000" w:themeColor="text1"/>
          <w:sz w:val="24"/>
        </w:rPr>
        <w:t>iOS8</w:t>
      </w:r>
      <w:r w:rsidR="00827121" w:rsidRPr="00827121">
        <w:rPr>
          <w:rFonts w:hint="eastAsia"/>
          <w:color w:val="000000" w:themeColor="text1"/>
          <w:sz w:val="24"/>
        </w:rPr>
        <w:t>及以上）设备前、后摄像头进行用户</w:t>
      </w:r>
      <w:r w:rsidR="00827121" w:rsidRPr="00827121">
        <w:rPr>
          <w:color w:val="000000" w:themeColor="text1"/>
          <w:sz w:val="24"/>
        </w:rPr>
        <w:t>动作</w:t>
      </w:r>
      <w:r>
        <w:rPr>
          <w:rFonts w:hint="eastAsia"/>
          <w:color w:val="000000" w:themeColor="text1"/>
          <w:sz w:val="24"/>
        </w:rPr>
        <w:t>视频拍摄</w:t>
      </w:r>
      <w:r w:rsidR="00E653AF">
        <w:rPr>
          <w:rFonts w:hint="eastAsia"/>
          <w:color w:val="000000" w:themeColor="text1"/>
          <w:sz w:val="24"/>
        </w:rPr>
        <w:t>，</w:t>
      </w:r>
      <w:r w:rsidR="00E653AF">
        <w:rPr>
          <w:color w:val="000000" w:themeColor="text1"/>
          <w:sz w:val="24"/>
        </w:rPr>
        <w:t>视频格式为</w:t>
      </w:r>
      <w:r w:rsidR="00BC2853">
        <w:rPr>
          <w:rFonts w:hint="eastAsia"/>
          <w:color w:val="000000" w:themeColor="text1"/>
          <w:sz w:val="24"/>
        </w:rPr>
        <w:t>MP4</w:t>
      </w:r>
      <w:r>
        <w:rPr>
          <w:rFonts w:hint="eastAsia"/>
          <w:color w:val="000000" w:themeColor="text1"/>
          <w:sz w:val="24"/>
        </w:rPr>
        <w:t>，</w:t>
      </w:r>
      <w:r>
        <w:rPr>
          <w:color w:val="000000" w:themeColor="text1"/>
          <w:sz w:val="24"/>
        </w:rPr>
        <w:t>时长不超过</w:t>
      </w:r>
      <w:r>
        <w:rPr>
          <w:rFonts w:hint="eastAsia"/>
          <w:color w:val="000000" w:themeColor="text1"/>
          <w:sz w:val="24"/>
        </w:rPr>
        <w:t>90</w:t>
      </w:r>
      <w:r>
        <w:rPr>
          <w:rFonts w:hint="eastAsia"/>
          <w:color w:val="000000" w:themeColor="text1"/>
          <w:sz w:val="24"/>
        </w:rPr>
        <w:t>秒；</w:t>
      </w:r>
      <w:r>
        <w:rPr>
          <w:color w:val="000000" w:themeColor="text1"/>
          <w:sz w:val="24"/>
        </w:rPr>
        <w:t>视频截图图片格式为</w:t>
      </w:r>
      <w:r>
        <w:rPr>
          <w:color w:val="000000" w:themeColor="text1"/>
          <w:sz w:val="24"/>
        </w:rPr>
        <w:t>JPG</w:t>
      </w:r>
      <w:r>
        <w:rPr>
          <w:rFonts w:hint="eastAsia"/>
          <w:color w:val="000000" w:themeColor="text1"/>
          <w:sz w:val="24"/>
        </w:rPr>
        <w:t>，</w:t>
      </w:r>
      <w:r>
        <w:rPr>
          <w:color w:val="000000" w:themeColor="text1"/>
          <w:sz w:val="24"/>
        </w:rPr>
        <w:t>分辨率不低于</w:t>
      </w:r>
      <w:r>
        <w:rPr>
          <w:rFonts w:hint="eastAsia"/>
          <w:color w:val="000000" w:themeColor="text1"/>
          <w:sz w:val="24"/>
        </w:rPr>
        <w:t>640*480</w:t>
      </w:r>
      <w:r>
        <w:rPr>
          <w:rFonts w:hint="eastAsia"/>
          <w:color w:val="000000" w:themeColor="text1"/>
          <w:sz w:val="24"/>
        </w:rPr>
        <w:t>像素，</w:t>
      </w:r>
      <w:r>
        <w:rPr>
          <w:color w:val="000000" w:themeColor="text1"/>
          <w:sz w:val="24"/>
        </w:rPr>
        <w:t>每秒截图不少于</w:t>
      </w:r>
      <w:r w:rsidR="00063704">
        <w:rPr>
          <w:color w:val="000000" w:themeColor="text1"/>
          <w:sz w:val="24"/>
        </w:rPr>
        <w:t>5</w:t>
      </w:r>
      <w:r w:rsidR="00063704">
        <w:rPr>
          <w:rFonts w:hint="eastAsia"/>
          <w:color w:val="000000" w:themeColor="text1"/>
          <w:sz w:val="24"/>
        </w:rPr>
        <w:t>张</w:t>
      </w:r>
      <w:r w:rsidR="00706844">
        <w:rPr>
          <w:rFonts w:hint="eastAsia"/>
          <w:color w:val="000000" w:themeColor="text1"/>
          <w:sz w:val="24"/>
        </w:rPr>
        <w:t>。</w:t>
      </w:r>
    </w:p>
    <w:p w:rsidR="006D13AD" w:rsidRDefault="006D13AD" w:rsidP="006D13AD">
      <w:pPr>
        <w:spacing w:line="360" w:lineRule="auto"/>
        <w:rPr>
          <w:color w:val="000000" w:themeColor="text1"/>
          <w:sz w:val="24"/>
        </w:rPr>
      </w:pPr>
    </w:p>
    <w:p w:rsidR="000237EC" w:rsidRPr="00443456" w:rsidRDefault="000237EC" w:rsidP="000237EC">
      <w:pPr>
        <w:pStyle w:val="3"/>
        <w:rPr>
          <w:rFonts w:asciiTheme="minorEastAsia" w:eastAsiaTheme="minorEastAsia" w:hAnsiTheme="minorEastAsia"/>
          <w:color w:val="000000" w:themeColor="text1"/>
        </w:rPr>
      </w:pPr>
      <w:bookmarkStart w:id="46" w:name="_Toc496097634"/>
      <w:r>
        <w:rPr>
          <w:rFonts w:asciiTheme="minorEastAsia" w:eastAsiaTheme="minorEastAsia" w:hAnsiTheme="minorEastAsia"/>
          <w:color w:val="000000" w:themeColor="text1"/>
        </w:rPr>
        <w:t>模型</w:t>
      </w:r>
      <w:r w:rsidR="00360940">
        <w:rPr>
          <w:rFonts w:asciiTheme="minorEastAsia" w:eastAsiaTheme="minorEastAsia" w:hAnsiTheme="minorEastAsia" w:hint="eastAsia"/>
          <w:color w:val="000000" w:themeColor="text1"/>
        </w:rPr>
        <w:t>在线</w:t>
      </w:r>
      <w:r>
        <w:rPr>
          <w:rFonts w:asciiTheme="minorEastAsia" w:eastAsiaTheme="minorEastAsia" w:hAnsiTheme="minorEastAsia"/>
          <w:color w:val="000000" w:themeColor="text1"/>
        </w:rPr>
        <w:t>使用</w:t>
      </w:r>
      <w:bookmarkEnd w:id="46"/>
    </w:p>
    <w:p w:rsidR="006F01FE" w:rsidRDefault="006F01FE" w:rsidP="006F01FE">
      <w:pPr>
        <w:spacing w:line="360" w:lineRule="auto"/>
        <w:ind w:firstLineChars="200" w:firstLine="480"/>
        <w:jc w:val="left"/>
        <w:rPr>
          <w:rFonts w:ascii="宋体" w:hAnsi="宋体"/>
          <w:sz w:val="24"/>
          <w:szCs w:val="24"/>
        </w:rPr>
      </w:pPr>
      <w:r w:rsidRPr="006F01FE">
        <w:rPr>
          <w:rFonts w:hint="eastAsia"/>
          <w:sz w:val="24"/>
        </w:rPr>
        <w:t>模型</w:t>
      </w:r>
      <w:r w:rsidRPr="006F01FE">
        <w:rPr>
          <w:sz w:val="24"/>
        </w:rPr>
        <w:t>在线使用是指善跑用户在训练过程中</w:t>
      </w:r>
      <w:r w:rsidRPr="006F01FE">
        <w:rPr>
          <w:rFonts w:hint="eastAsia"/>
          <w:sz w:val="24"/>
        </w:rPr>
        <w:t>，</w:t>
      </w:r>
      <w:r w:rsidRPr="006F01FE">
        <w:rPr>
          <w:sz w:val="24"/>
        </w:rPr>
        <w:t>从</w:t>
      </w:r>
      <w:r w:rsidRPr="006F01FE">
        <w:rPr>
          <w:rFonts w:hint="eastAsia"/>
          <w:sz w:val="24"/>
        </w:rPr>
        <w:t>AI</w:t>
      </w:r>
      <w:r w:rsidRPr="006F01FE">
        <w:rPr>
          <w:rFonts w:hint="eastAsia"/>
          <w:sz w:val="24"/>
        </w:rPr>
        <w:t>模型</w:t>
      </w:r>
      <w:r w:rsidRPr="006F01FE">
        <w:rPr>
          <w:sz w:val="24"/>
        </w:rPr>
        <w:t>动态获取训练评价</w:t>
      </w:r>
      <w:r>
        <w:rPr>
          <w:rFonts w:hint="eastAsia"/>
          <w:sz w:val="24"/>
        </w:rPr>
        <w:t>。</w:t>
      </w:r>
      <w:r>
        <w:rPr>
          <w:rFonts w:ascii="宋体" w:hAnsi="宋体" w:hint="eastAsia"/>
          <w:sz w:val="24"/>
          <w:szCs w:val="24"/>
        </w:rPr>
        <w:t>善跑</w:t>
      </w:r>
      <w:r w:rsidRPr="00760B5C">
        <w:rPr>
          <w:rFonts w:ascii="宋体" w:hAnsi="宋体" w:hint="eastAsia"/>
          <w:sz w:val="24"/>
          <w:szCs w:val="24"/>
        </w:rPr>
        <w:t>AI</w:t>
      </w:r>
      <w:r>
        <w:rPr>
          <w:rFonts w:ascii="宋体" w:hAnsi="宋体" w:hint="eastAsia"/>
          <w:sz w:val="24"/>
          <w:szCs w:val="24"/>
        </w:rPr>
        <w:t>模型</w:t>
      </w:r>
      <w:r>
        <w:rPr>
          <w:rFonts w:ascii="宋体" w:hAnsi="宋体"/>
          <w:sz w:val="24"/>
          <w:szCs w:val="24"/>
        </w:rPr>
        <w:t>在线</w:t>
      </w:r>
      <w:r>
        <w:rPr>
          <w:rFonts w:ascii="宋体" w:hAnsi="宋体" w:hint="eastAsia"/>
          <w:sz w:val="24"/>
          <w:szCs w:val="24"/>
        </w:rPr>
        <w:t>服务部署在AI前置服务</w:t>
      </w:r>
      <w:r w:rsidRPr="00760B5C">
        <w:rPr>
          <w:rFonts w:ascii="宋体" w:hAnsi="宋体"/>
          <w:sz w:val="24"/>
          <w:szCs w:val="24"/>
        </w:rPr>
        <w:t>平台</w:t>
      </w:r>
      <w:r>
        <w:rPr>
          <w:rFonts w:ascii="宋体" w:hAnsi="宋体" w:hint="eastAsia"/>
          <w:sz w:val="24"/>
          <w:szCs w:val="24"/>
        </w:rPr>
        <w:t>上，服务</w:t>
      </w:r>
      <w:r>
        <w:rPr>
          <w:rFonts w:ascii="宋体" w:hAnsi="宋体"/>
          <w:sz w:val="24"/>
          <w:szCs w:val="24"/>
        </w:rPr>
        <w:t>方式为</w:t>
      </w:r>
      <w:r w:rsidRPr="00760B5C">
        <w:rPr>
          <w:rFonts w:ascii="宋体" w:hAnsi="宋体" w:hint="eastAsia"/>
          <w:sz w:val="24"/>
          <w:szCs w:val="24"/>
        </w:rPr>
        <w:t>RESTAPI服务</w:t>
      </w:r>
      <w:r>
        <w:rPr>
          <w:rFonts w:ascii="宋体" w:hAnsi="宋体" w:hint="eastAsia"/>
          <w:sz w:val="24"/>
          <w:szCs w:val="24"/>
        </w:rPr>
        <w:t>。</w:t>
      </w:r>
    </w:p>
    <w:p w:rsidR="006F01FE" w:rsidRDefault="006F01FE" w:rsidP="006F01FE">
      <w:pPr>
        <w:spacing w:line="360" w:lineRule="auto"/>
        <w:ind w:firstLineChars="200" w:firstLine="480"/>
        <w:jc w:val="left"/>
        <w:rPr>
          <w:rFonts w:ascii="宋体" w:hAnsi="宋体"/>
          <w:color w:val="000000" w:themeColor="text1"/>
        </w:rPr>
      </w:pPr>
      <w:r w:rsidRPr="00760B5C">
        <w:rPr>
          <w:rFonts w:ascii="宋体" w:hAnsi="宋体" w:hint="eastAsia"/>
          <w:sz w:val="24"/>
          <w:szCs w:val="24"/>
        </w:rPr>
        <w:t>咪咕</w:t>
      </w:r>
      <w:r>
        <w:rPr>
          <w:rFonts w:ascii="宋体" w:hAnsi="宋体" w:hint="eastAsia"/>
          <w:sz w:val="24"/>
          <w:szCs w:val="24"/>
        </w:rPr>
        <w:t>善跑客户端调用</w:t>
      </w:r>
      <w:r w:rsidRPr="00760B5C">
        <w:rPr>
          <w:rFonts w:ascii="宋体" w:hAnsi="宋体" w:hint="eastAsia"/>
          <w:sz w:val="24"/>
          <w:szCs w:val="24"/>
        </w:rPr>
        <w:t>咪咕</w:t>
      </w:r>
      <w:r>
        <w:rPr>
          <w:rFonts w:ascii="宋体" w:hAnsi="宋体" w:hint="eastAsia"/>
          <w:sz w:val="24"/>
          <w:szCs w:val="24"/>
        </w:rPr>
        <w:t>善跑服务端的AI服务接口，</w:t>
      </w:r>
      <w:r w:rsidRPr="00760B5C">
        <w:rPr>
          <w:rFonts w:ascii="宋体" w:hAnsi="宋体" w:hint="eastAsia"/>
          <w:sz w:val="24"/>
          <w:szCs w:val="24"/>
        </w:rPr>
        <w:t>咪咕</w:t>
      </w:r>
      <w:r>
        <w:rPr>
          <w:rFonts w:ascii="宋体" w:hAnsi="宋体" w:hint="eastAsia"/>
          <w:sz w:val="24"/>
          <w:szCs w:val="24"/>
        </w:rPr>
        <w:t>善跑服务端调用互娱大数据平台的AI服务接口，互娱大数据平台</w:t>
      </w:r>
      <w:r w:rsidR="00BE6917">
        <w:rPr>
          <w:rFonts w:ascii="宋体" w:hAnsi="宋体" w:hint="eastAsia"/>
          <w:sz w:val="24"/>
          <w:szCs w:val="24"/>
        </w:rPr>
        <w:t>根据</w:t>
      </w:r>
      <w:r w:rsidR="00BE6917">
        <w:rPr>
          <w:rFonts w:ascii="宋体" w:hAnsi="宋体"/>
          <w:sz w:val="24"/>
          <w:szCs w:val="24"/>
        </w:rPr>
        <w:t>userid</w:t>
      </w:r>
      <w:r w:rsidR="00BE6917">
        <w:rPr>
          <w:rFonts w:ascii="宋体" w:hAnsi="宋体" w:hint="eastAsia"/>
          <w:sz w:val="24"/>
          <w:szCs w:val="24"/>
        </w:rPr>
        <w:t>、actionid、channelid从Redis中</w:t>
      </w:r>
      <w:r w:rsidR="00BE6917">
        <w:rPr>
          <w:rFonts w:ascii="宋体" w:hAnsi="宋体"/>
          <w:sz w:val="24"/>
          <w:szCs w:val="24"/>
        </w:rPr>
        <w:t>查询用户最新的截图地址，</w:t>
      </w:r>
      <w:r>
        <w:rPr>
          <w:rFonts w:ascii="宋体" w:hAnsi="宋体" w:hint="eastAsia"/>
          <w:sz w:val="24"/>
          <w:szCs w:val="24"/>
        </w:rPr>
        <w:t>再将请求转发到AI前置</w:t>
      </w:r>
      <w:r w:rsidRPr="00760B5C">
        <w:rPr>
          <w:rFonts w:ascii="宋体" w:hAnsi="宋体"/>
          <w:sz w:val="24"/>
          <w:szCs w:val="24"/>
        </w:rPr>
        <w:t>服务</w:t>
      </w:r>
      <w:r>
        <w:rPr>
          <w:rFonts w:ascii="宋体" w:hAnsi="宋体" w:hint="eastAsia"/>
          <w:sz w:val="24"/>
          <w:szCs w:val="24"/>
        </w:rPr>
        <w:lastRenderedPageBreak/>
        <w:t>平台，</w:t>
      </w:r>
      <w:r>
        <w:rPr>
          <w:rFonts w:ascii="宋体" w:hAnsi="宋体"/>
          <w:sz w:val="24"/>
          <w:szCs w:val="24"/>
        </w:rPr>
        <w:t>获取结果后逐级返回至善跑客户端</w:t>
      </w:r>
      <w:r>
        <w:rPr>
          <w:rFonts w:ascii="宋体" w:hAnsi="宋体" w:hint="eastAsia"/>
          <w:sz w:val="24"/>
          <w:szCs w:val="24"/>
        </w:rPr>
        <w:t>向</w:t>
      </w:r>
      <w:r>
        <w:rPr>
          <w:rFonts w:ascii="宋体" w:hAnsi="宋体"/>
          <w:sz w:val="24"/>
          <w:szCs w:val="24"/>
        </w:rPr>
        <w:t>用户呈现。</w:t>
      </w:r>
    </w:p>
    <w:p w:rsidR="006F01FE" w:rsidRDefault="006F01FE" w:rsidP="006F01FE">
      <w:pPr>
        <w:spacing w:line="360" w:lineRule="auto"/>
        <w:ind w:firstLineChars="200" w:firstLine="480"/>
        <w:jc w:val="left"/>
        <w:rPr>
          <w:color w:val="000000" w:themeColor="text1"/>
          <w:sz w:val="24"/>
          <w:szCs w:val="24"/>
        </w:rPr>
      </w:pPr>
      <w:r>
        <w:rPr>
          <w:rFonts w:hint="eastAsia"/>
          <w:color w:val="000000" w:themeColor="text1"/>
          <w:sz w:val="24"/>
          <w:szCs w:val="24"/>
        </w:rPr>
        <w:t>运动训练指导模型在线使用服务的</w:t>
      </w:r>
      <w:r w:rsidRPr="000241B5">
        <w:rPr>
          <w:rFonts w:hint="eastAsia"/>
          <w:color w:val="000000" w:themeColor="text1"/>
          <w:sz w:val="24"/>
          <w:szCs w:val="24"/>
        </w:rPr>
        <w:t>REST</w:t>
      </w:r>
      <w:r>
        <w:rPr>
          <w:rFonts w:hint="eastAsia"/>
          <w:color w:val="000000" w:themeColor="text1"/>
          <w:sz w:val="24"/>
          <w:szCs w:val="24"/>
        </w:rPr>
        <w:t>ful</w:t>
      </w:r>
      <w:r w:rsidRPr="000241B5">
        <w:rPr>
          <w:rFonts w:hint="eastAsia"/>
          <w:color w:val="000000" w:themeColor="text1"/>
          <w:sz w:val="24"/>
          <w:szCs w:val="24"/>
        </w:rPr>
        <w:t xml:space="preserve"> URL</w:t>
      </w:r>
      <w:r w:rsidRPr="000241B5">
        <w:rPr>
          <w:rFonts w:hint="eastAsia"/>
          <w:color w:val="000000" w:themeColor="text1"/>
          <w:sz w:val="24"/>
          <w:szCs w:val="24"/>
        </w:rPr>
        <w:t>为</w:t>
      </w:r>
      <w:r w:rsidRPr="000241B5">
        <w:rPr>
          <w:rFonts w:hint="eastAsia"/>
          <w:color w:val="000000" w:themeColor="text1"/>
          <w:sz w:val="24"/>
          <w:szCs w:val="24"/>
        </w:rPr>
        <w:t>http</w:t>
      </w:r>
      <w:r w:rsidRPr="000241B5">
        <w:rPr>
          <w:color w:val="000000" w:themeColor="text1"/>
          <w:sz w:val="24"/>
          <w:szCs w:val="24"/>
        </w:rPr>
        <w:t>://migu_url</w:t>
      </w:r>
      <w:r w:rsidRPr="000241B5">
        <w:rPr>
          <w:rFonts w:hint="eastAsia"/>
          <w:color w:val="000000" w:themeColor="text1"/>
          <w:sz w:val="24"/>
          <w:szCs w:val="24"/>
        </w:rPr>
        <w:t>/</w:t>
      </w:r>
      <w:r>
        <w:rPr>
          <w:rFonts w:hint="eastAsia"/>
          <w:color w:val="000000" w:themeColor="text1"/>
          <w:sz w:val="24"/>
          <w:szCs w:val="24"/>
        </w:rPr>
        <w:t>shanpao</w:t>
      </w:r>
      <w:r w:rsidRPr="000241B5">
        <w:rPr>
          <w:rFonts w:hint="eastAsia"/>
          <w:color w:val="000000" w:themeColor="text1"/>
          <w:sz w:val="24"/>
          <w:szCs w:val="24"/>
        </w:rPr>
        <w:t>/</w:t>
      </w:r>
      <w:r>
        <w:rPr>
          <w:rFonts w:hint="eastAsia"/>
          <w:color w:val="000000" w:themeColor="text1"/>
          <w:sz w:val="24"/>
          <w:szCs w:val="24"/>
        </w:rPr>
        <w:t>training</w:t>
      </w:r>
      <w:r w:rsidRPr="000241B5">
        <w:rPr>
          <w:color w:val="000000" w:themeColor="text1"/>
          <w:sz w:val="24"/>
          <w:szCs w:val="24"/>
        </w:rPr>
        <w:t>/</w:t>
      </w:r>
      <w:r>
        <w:rPr>
          <w:rFonts w:hint="eastAsia"/>
          <w:color w:val="000000" w:themeColor="text1"/>
          <w:sz w:val="24"/>
          <w:szCs w:val="24"/>
        </w:rPr>
        <w:t>action</w:t>
      </w:r>
      <w:r>
        <w:rPr>
          <w:color w:val="000000" w:themeColor="text1"/>
          <w:sz w:val="24"/>
          <w:szCs w:val="24"/>
        </w:rPr>
        <w:t>/</w:t>
      </w:r>
      <w:r>
        <w:rPr>
          <w:rFonts w:hint="eastAsia"/>
          <w:color w:val="000000" w:themeColor="text1"/>
          <w:sz w:val="24"/>
          <w:szCs w:val="24"/>
        </w:rPr>
        <w:t>online</w:t>
      </w:r>
      <w:r>
        <w:rPr>
          <w:color w:val="000000" w:themeColor="text1"/>
          <w:sz w:val="24"/>
          <w:szCs w:val="24"/>
        </w:rPr>
        <w:t>_instruction</w:t>
      </w:r>
      <w:r w:rsidRPr="000241B5">
        <w:rPr>
          <w:color w:val="000000" w:themeColor="text1"/>
          <w:sz w:val="24"/>
          <w:szCs w:val="24"/>
        </w:rPr>
        <w:t>/v1</w:t>
      </w:r>
      <w:r w:rsidRPr="000241B5">
        <w:rPr>
          <w:rFonts w:hint="eastAsia"/>
          <w:color w:val="000000" w:themeColor="text1"/>
          <w:sz w:val="24"/>
          <w:szCs w:val="24"/>
        </w:rPr>
        <w:t>/</w:t>
      </w:r>
      <w:r w:rsidRPr="000241B5">
        <w:rPr>
          <w:rFonts w:hint="eastAsia"/>
          <w:color w:val="000000" w:themeColor="text1"/>
          <w:sz w:val="24"/>
          <w:szCs w:val="24"/>
        </w:rPr>
        <w:t>，使用</w:t>
      </w:r>
      <w:r w:rsidRPr="000241B5">
        <w:rPr>
          <w:rFonts w:hint="eastAsia"/>
          <w:color w:val="000000" w:themeColor="text1"/>
          <w:sz w:val="24"/>
          <w:szCs w:val="24"/>
        </w:rPr>
        <w:t>POST</w:t>
      </w:r>
      <w:r>
        <w:rPr>
          <w:rFonts w:hint="eastAsia"/>
          <w:color w:val="000000" w:themeColor="text1"/>
          <w:sz w:val="24"/>
          <w:szCs w:val="24"/>
        </w:rPr>
        <w:t>方法</w:t>
      </w:r>
      <w:r w:rsidRPr="000241B5">
        <w:rPr>
          <w:rFonts w:hint="eastAsia"/>
          <w:color w:val="000000" w:themeColor="text1"/>
          <w:sz w:val="24"/>
          <w:szCs w:val="24"/>
        </w:rPr>
        <w:t>调用</w:t>
      </w:r>
      <w:r w:rsidRPr="000241B5">
        <w:rPr>
          <w:rFonts w:hint="eastAsia"/>
          <w:color w:val="000000" w:themeColor="text1"/>
          <w:sz w:val="24"/>
          <w:szCs w:val="24"/>
        </w:rPr>
        <w:t>RESTAPI</w:t>
      </w:r>
      <w:r>
        <w:rPr>
          <w:rFonts w:hint="eastAsia"/>
          <w:color w:val="000000" w:themeColor="text1"/>
          <w:sz w:val="24"/>
          <w:szCs w:val="24"/>
        </w:rPr>
        <w:t>，</w:t>
      </w:r>
      <w:r w:rsidRPr="000241B5">
        <w:rPr>
          <w:rFonts w:hint="eastAsia"/>
          <w:color w:val="000000" w:themeColor="text1"/>
          <w:sz w:val="24"/>
          <w:szCs w:val="24"/>
        </w:rPr>
        <w:t>参数设计如下：</w:t>
      </w:r>
    </w:p>
    <w:p w:rsidR="006F01FE" w:rsidRPr="001D5272" w:rsidRDefault="006F01FE" w:rsidP="006F01FE">
      <w:pPr>
        <w:spacing w:line="360" w:lineRule="auto"/>
        <w:ind w:firstLineChars="200" w:firstLine="482"/>
        <w:jc w:val="left"/>
        <w:rPr>
          <w:color w:val="000000" w:themeColor="text1"/>
          <w:sz w:val="24"/>
          <w:szCs w:val="24"/>
        </w:rPr>
      </w:pPr>
      <w:r w:rsidRPr="0035696E">
        <w:rPr>
          <w:rFonts w:hint="eastAsia"/>
          <w:b/>
          <w:color w:val="000000" w:themeColor="text1"/>
          <w:sz w:val="24"/>
          <w:szCs w:val="24"/>
        </w:rPr>
        <w:t>传输方式：</w:t>
      </w:r>
      <w:r>
        <w:rPr>
          <w:color w:val="000000" w:themeColor="text1"/>
          <w:sz w:val="24"/>
          <w:szCs w:val="24"/>
        </w:rPr>
        <w:t>HTTP-REST JSON</w:t>
      </w:r>
    </w:p>
    <w:p w:rsidR="006F01FE" w:rsidRPr="001D5272" w:rsidRDefault="006F01FE" w:rsidP="006F01FE">
      <w:pPr>
        <w:spacing w:line="360" w:lineRule="auto"/>
        <w:ind w:firstLineChars="200" w:firstLine="482"/>
        <w:jc w:val="left"/>
        <w:rPr>
          <w:color w:val="000000" w:themeColor="text1"/>
          <w:sz w:val="24"/>
          <w:szCs w:val="24"/>
        </w:rPr>
      </w:pPr>
      <w:r w:rsidRPr="0035696E">
        <w:rPr>
          <w:rFonts w:hint="eastAsia"/>
          <w:b/>
          <w:color w:val="000000" w:themeColor="text1"/>
          <w:sz w:val="24"/>
          <w:szCs w:val="24"/>
        </w:rPr>
        <w:t>传输方式：</w:t>
      </w:r>
      <w:r w:rsidRPr="001D5272">
        <w:rPr>
          <w:color w:val="000000" w:themeColor="text1"/>
          <w:sz w:val="24"/>
          <w:szCs w:val="24"/>
        </w:rPr>
        <w:t>GET/POST</w:t>
      </w:r>
    </w:p>
    <w:p w:rsidR="006F01FE" w:rsidRPr="001D5272" w:rsidRDefault="006F01FE" w:rsidP="006F01FE">
      <w:pPr>
        <w:spacing w:line="360" w:lineRule="auto"/>
        <w:ind w:firstLineChars="200" w:firstLine="482"/>
        <w:jc w:val="left"/>
        <w:rPr>
          <w:color w:val="000000" w:themeColor="text1"/>
          <w:sz w:val="24"/>
          <w:szCs w:val="24"/>
        </w:rPr>
      </w:pPr>
      <w:r w:rsidRPr="0035696E">
        <w:rPr>
          <w:rFonts w:hint="eastAsia"/>
          <w:b/>
          <w:color w:val="000000" w:themeColor="text1"/>
          <w:sz w:val="24"/>
          <w:szCs w:val="24"/>
        </w:rPr>
        <w:t>数据编码：</w:t>
      </w:r>
      <w:r>
        <w:rPr>
          <w:color w:val="000000" w:themeColor="text1"/>
          <w:sz w:val="24"/>
          <w:szCs w:val="24"/>
        </w:rPr>
        <w:t>UTF-8</w:t>
      </w:r>
    </w:p>
    <w:p w:rsidR="006F01FE" w:rsidRPr="0035696E" w:rsidRDefault="006F01FE" w:rsidP="006F01FE">
      <w:pPr>
        <w:spacing w:line="360" w:lineRule="auto"/>
        <w:ind w:firstLineChars="200" w:firstLine="482"/>
        <w:jc w:val="left"/>
        <w:rPr>
          <w:b/>
          <w:color w:val="000000" w:themeColor="text1"/>
          <w:sz w:val="24"/>
          <w:szCs w:val="24"/>
        </w:rPr>
      </w:pPr>
      <w:r w:rsidRPr="0035696E">
        <w:rPr>
          <w:rFonts w:hint="eastAsia"/>
          <w:b/>
          <w:color w:val="000000" w:themeColor="text1"/>
          <w:sz w:val="24"/>
          <w:szCs w:val="24"/>
        </w:rPr>
        <w:t>输入参数：</w:t>
      </w:r>
    </w:p>
    <w:tbl>
      <w:tblPr>
        <w:tblStyle w:val="aa"/>
        <w:tblW w:w="0" w:type="auto"/>
        <w:tblLook w:val="04A0"/>
      </w:tblPr>
      <w:tblGrid>
        <w:gridCol w:w="1929"/>
        <w:gridCol w:w="1401"/>
        <w:gridCol w:w="1036"/>
        <w:gridCol w:w="4156"/>
      </w:tblGrid>
      <w:tr w:rsidR="006F01FE" w:rsidRPr="00F77E3E" w:rsidTr="0070249F">
        <w:tc>
          <w:tcPr>
            <w:tcW w:w="2176" w:type="dxa"/>
          </w:tcPr>
          <w:p w:rsidR="006F01FE" w:rsidRPr="0035696E" w:rsidRDefault="006F01FE" w:rsidP="0070249F">
            <w:pPr>
              <w:jc w:val="center"/>
              <w:rPr>
                <w:b/>
                <w:szCs w:val="24"/>
              </w:rPr>
            </w:pPr>
            <w:r w:rsidRPr="0035696E">
              <w:rPr>
                <w:rFonts w:hint="eastAsia"/>
                <w:b/>
                <w:szCs w:val="24"/>
              </w:rPr>
              <w:t>参数</w:t>
            </w:r>
            <w:r>
              <w:rPr>
                <w:rFonts w:hint="eastAsia"/>
                <w:b/>
                <w:szCs w:val="24"/>
              </w:rPr>
              <w:t>名称</w:t>
            </w:r>
          </w:p>
        </w:tc>
        <w:tc>
          <w:tcPr>
            <w:tcW w:w="1788" w:type="dxa"/>
          </w:tcPr>
          <w:p w:rsidR="006F01FE" w:rsidRPr="0035696E" w:rsidRDefault="006F01FE" w:rsidP="0070249F">
            <w:pPr>
              <w:jc w:val="center"/>
              <w:rPr>
                <w:b/>
                <w:szCs w:val="24"/>
              </w:rPr>
            </w:pPr>
            <w:r w:rsidRPr="0035696E">
              <w:rPr>
                <w:rFonts w:hint="eastAsia"/>
                <w:b/>
                <w:szCs w:val="24"/>
              </w:rPr>
              <w:t>描述</w:t>
            </w:r>
          </w:p>
        </w:tc>
        <w:tc>
          <w:tcPr>
            <w:tcW w:w="1276" w:type="dxa"/>
          </w:tcPr>
          <w:p w:rsidR="006F01FE" w:rsidRPr="0035696E" w:rsidRDefault="006F01FE" w:rsidP="0070249F">
            <w:pPr>
              <w:jc w:val="center"/>
              <w:rPr>
                <w:b/>
                <w:szCs w:val="24"/>
              </w:rPr>
            </w:pPr>
            <w:r w:rsidRPr="0035696E">
              <w:rPr>
                <w:rFonts w:hint="eastAsia"/>
                <w:b/>
                <w:szCs w:val="24"/>
              </w:rPr>
              <w:t>是否必填</w:t>
            </w:r>
          </w:p>
        </w:tc>
        <w:tc>
          <w:tcPr>
            <w:tcW w:w="3056" w:type="dxa"/>
          </w:tcPr>
          <w:p w:rsidR="006F01FE" w:rsidRPr="0035696E" w:rsidRDefault="006F01FE" w:rsidP="0070249F">
            <w:pPr>
              <w:jc w:val="center"/>
              <w:rPr>
                <w:b/>
                <w:szCs w:val="24"/>
              </w:rPr>
            </w:pPr>
            <w:r w:rsidRPr="0035696E">
              <w:rPr>
                <w:rFonts w:hint="eastAsia"/>
                <w:b/>
                <w:szCs w:val="24"/>
              </w:rPr>
              <w:t>备注</w:t>
            </w:r>
          </w:p>
        </w:tc>
      </w:tr>
      <w:tr w:rsidR="006F01FE" w:rsidRPr="000241B5" w:rsidTr="0070249F">
        <w:tc>
          <w:tcPr>
            <w:tcW w:w="2176" w:type="dxa"/>
            <w:vAlign w:val="center"/>
          </w:tcPr>
          <w:p w:rsidR="006F01FE" w:rsidRPr="000241B5" w:rsidRDefault="006F01FE" w:rsidP="0070249F">
            <w:pPr>
              <w:jc w:val="center"/>
              <w:rPr>
                <w:szCs w:val="24"/>
              </w:rPr>
            </w:pPr>
            <w:r>
              <w:rPr>
                <w:rFonts w:ascii="宋体" w:hAnsi="宋体" w:cs="宋体"/>
                <w:color w:val="000000"/>
              </w:rPr>
              <w:t>u</w:t>
            </w:r>
            <w:r w:rsidR="00A77D21">
              <w:rPr>
                <w:rFonts w:ascii="宋体" w:hAnsi="宋体" w:cs="宋体" w:hint="eastAsia"/>
                <w:color w:val="000000"/>
              </w:rPr>
              <w:t>ser</w:t>
            </w:r>
            <w:r>
              <w:rPr>
                <w:rFonts w:ascii="宋体" w:hAnsi="宋体" w:cs="宋体" w:hint="eastAsia"/>
                <w:color w:val="000000"/>
              </w:rPr>
              <w:t>id</w:t>
            </w:r>
          </w:p>
        </w:tc>
        <w:tc>
          <w:tcPr>
            <w:tcW w:w="1788" w:type="dxa"/>
            <w:vAlign w:val="center"/>
          </w:tcPr>
          <w:p w:rsidR="006F01FE" w:rsidRPr="000241B5" w:rsidRDefault="006F01FE" w:rsidP="0070249F">
            <w:pPr>
              <w:jc w:val="center"/>
              <w:rPr>
                <w:szCs w:val="24"/>
              </w:rPr>
            </w:pPr>
            <w:r>
              <w:rPr>
                <w:rFonts w:ascii="宋体" w:hAnsi="宋体" w:cs="宋体" w:hint="eastAsia"/>
                <w:color w:val="000000"/>
              </w:rPr>
              <w:t>善跑</w:t>
            </w:r>
            <w:r>
              <w:rPr>
                <w:rFonts w:ascii="宋体" w:hAnsi="宋体" w:cs="宋体"/>
                <w:color w:val="000000"/>
              </w:rPr>
              <w:t>用户编号</w:t>
            </w:r>
          </w:p>
        </w:tc>
        <w:tc>
          <w:tcPr>
            <w:tcW w:w="1276" w:type="dxa"/>
          </w:tcPr>
          <w:p w:rsidR="006F01FE" w:rsidRDefault="006A6BC4" w:rsidP="0070249F">
            <w:pPr>
              <w:rPr>
                <w:rFonts w:ascii="宋体" w:hAnsi="宋体" w:cs="宋体"/>
                <w:color w:val="000000"/>
              </w:rPr>
            </w:pPr>
            <w:r>
              <w:rPr>
                <w:rFonts w:ascii="宋体" w:hAnsi="宋体" w:cs="宋体" w:hint="eastAsia"/>
                <w:color w:val="000000"/>
              </w:rPr>
              <w:t>Y</w:t>
            </w:r>
          </w:p>
        </w:tc>
        <w:tc>
          <w:tcPr>
            <w:tcW w:w="3056" w:type="dxa"/>
            <w:vAlign w:val="center"/>
          </w:tcPr>
          <w:p w:rsidR="006F01FE" w:rsidRPr="000241B5" w:rsidRDefault="006F01FE" w:rsidP="0070249F">
            <w:pPr>
              <w:rPr>
                <w:szCs w:val="24"/>
              </w:rPr>
            </w:pPr>
            <w:r>
              <w:rPr>
                <w:rFonts w:ascii="宋体" w:hAnsi="宋体" w:cs="宋体" w:hint="eastAsia"/>
                <w:color w:val="000000"/>
              </w:rPr>
              <w:t>善跑</w:t>
            </w:r>
            <w:r>
              <w:rPr>
                <w:rFonts w:ascii="宋体" w:hAnsi="宋体" w:cs="宋体"/>
                <w:color w:val="000000"/>
              </w:rPr>
              <w:t>用户编号</w:t>
            </w:r>
          </w:p>
        </w:tc>
      </w:tr>
      <w:tr w:rsidR="006F01FE" w:rsidRPr="000241B5" w:rsidTr="0070249F">
        <w:tc>
          <w:tcPr>
            <w:tcW w:w="2176" w:type="dxa"/>
            <w:vAlign w:val="center"/>
          </w:tcPr>
          <w:p w:rsidR="006F01FE" w:rsidRPr="000241B5" w:rsidRDefault="00A77D21" w:rsidP="0070249F">
            <w:pPr>
              <w:jc w:val="center"/>
              <w:rPr>
                <w:szCs w:val="24"/>
              </w:rPr>
            </w:pPr>
            <w:r>
              <w:rPr>
                <w:rFonts w:ascii="宋体" w:hAnsi="宋体" w:cs="宋体"/>
                <w:color w:val="000000"/>
              </w:rPr>
              <w:t>action</w:t>
            </w:r>
            <w:r w:rsidR="006F01FE">
              <w:rPr>
                <w:rFonts w:ascii="宋体" w:hAnsi="宋体" w:cs="宋体"/>
                <w:color w:val="000000"/>
              </w:rPr>
              <w:t>id</w:t>
            </w:r>
          </w:p>
        </w:tc>
        <w:tc>
          <w:tcPr>
            <w:tcW w:w="1788" w:type="dxa"/>
            <w:vAlign w:val="center"/>
          </w:tcPr>
          <w:p w:rsidR="006F01FE" w:rsidRPr="000241B5" w:rsidRDefault="006F01FE" w:rsidP="0070249F">
            <w:pPr>
              <w:jc w:val="center"/>
              <w:rPr>
                <w:szCs w:val="24"/>
              </w:rPr>
            </w:pPr>
            <w:r>
              <w:rPr>
                <w:rFonts w:ascii="宋体" w:hAnsi="宋体" w:cs="宋体" w:hint="eastAsia"/>
                <w:color w:val="000000"/>
              </w:rPr>
              <w:t>训练</w:t>
            </w:r>
            <w:r>
              <w:rPr>
                <w:rFonts w:ascii="宋体" w:hAnsi="宋体" w:cs="宋体"/>
                <w:color w:val="000000"/>
              </w:rPr>
              <w:t>动作编号</w:t>
            </w:r>
          </w:p>
        </w:tc>
        <w:tc>
          <w:tcPr>
            <w:tcW w:w="1276" w:type="dxa"/>
          </w:tcPr>
          <w:p w:rsidR="006F01FE" w:rsidRDefault="006A6BC4" w:rsidP="0070249F">
            <w:pPr>
              <w:rPr>
                <w:rFonts w:ascii="宋体" w:hAnsi="宋体" w:cs="宋体"/>
                <w:color w:val="000000"/>
              </w:rPr>
            </w:pPr>
            <w:r>
              <w:rPr>
                <w:rFonts w:ascii="宋体" w:hAnsi="宋体" w:cs="宋体" w:hint="eastAsia"/>
                <w:color w:val="000000"/>
              </w:rPr>
              <w:t>Y</w:t>
            </w:r>
          </w:p>
        </w:tc>
        <w:tc>
          <w:tcPr>
            <w:tcW w:w="3056" w:type="dxa"/>
            <w:vAlign w:val="center"/>
          </w:tcPr>
          <w:p w:rsidR="006F01FE" w:rsidRPr="000241B5" w:rsidRDefault="006F01FE" w:rsidP="0070249F">
            <w:pPr>
              <w:rPr>
                <w:szCs w:val="24"/>
              </w:rPr>
            </w:pPr>
            <w:r>
              <w:rPr>
                <w:rFonts w:ascii="宋体" w:hAnsi="宋体" w:cs="宋体" w:hint="eastAsia"/>
                <w:color w:val="000000"/>
              </w:rPr>
              <w:t>训练</w:t>
            </w:r>
            <w:r>
              <w:rPr>
                <w:rFonts w:ascii="宋体" w:hAnsi="宋体" w:cs="宋体"/>
                <w:color w:val="000000"/>
              </w:rPr>
              <w:t>动作编号</w:t>
            </w:r>
          </w:p>
        </w:tc>
      </w:tr>
      <w:tr w:rsidR="00506F31" w:rsidRPr="000241B5" w:rsidTr="0070249F">
        <w:tc>
          <w:tcPr>
            <w:tcW w:w="2176" w:type="dxa"/>
            <w:vAlign w:val="center"/>
          </w:tcPr>
          <w:p w:rsidR="00506F31" w:rsidRDefault="00506F31" w:rsidP="0070249F">
            <w:pPr>
              <w:jc w:val="center"/>
              <w:rPr>
                <w:rFonts w:ascii="宋体" w:hAnsi="宋体" w:cs="宋体"/>
                <w:color w:val="000000"/>
              </w:rPr>
            </w:pPr>
            <w:r>
              <w:rPr>
                <w:rFonts w:ascii="宋体" w:hAnsi="宋体"/>
                <w:sz w:val="24"/>
                <w:szCs w:val="24"/>
              </w:rPr>
              <w:t>c</w:t>
            </w:r>
            <w:r>
              <w:rPr>
                <w:rFonts w:ascii="宋体" w:hAnsi="宋体" w:hint="eastAsia"/>
                <w:sz w:val="24"/>
                <w:szCs w:val="24"/>
              </w:rPr>
              <w:t>hannelid</w:t>
            </w:r>
          </w:p>
        </w:tc>
        <w:tc>
          <w:tcPr>
            <w:tcW w:w="1788" w:type="dxa"/>
            <w:vAlign w:val="center"/>
          </w:tcPr>
          <w:p w:rsidR="00506F31" w:rsidRDefault="00506F31" w:rsidP="0070249F">
            <w:pPr>
              <w:jc w:val="center"/>
              <w:rPr>
                <w:rFonts w:ascii="宋体" w:hAnsi="宋体" w:cs="宋体"/>
                <w:color w:val="000000"/>
              </w:rPr>
            </w:pPr>
            <w:r>
              <w:rPr>
                <w:rFonts w:ascii="宋体" w:hAnsi="宋体" w:cs="宋体" w:hint="eastAsia"/>
                <w:color w:val="000000"/>
              </w:rPr>
              <w:t>直播</w:t>
            </w:r>
            <w:r>
              <w:rPr>
                <w:rFonts w:ascii="宋体" w:hAnsi="宋体" w:cs="宋体"/>
                <w:color w:val="000000"/>
              </w:rPr>
              <w:t>频道号</w:t>
            </w:r>
          </w:p>
        </w:tc>
        <w:tc>
          <w:tcPr>
            <w:tcW w:w="1276" w:type="dxa"/>
          </w:tcPr>
          <w:p w:rsidR="00506F31" w:rsidRDefault="00506F31" w:rsidP="0070249F">
            <w:pPr>
              <w:rPr>
                <w:rFonts w:ascii="宋体" w:hAnsi="宋体" w:cs="宋体"/>
                <w:color w:val="000000"/>
              </w:rPr>
            </w:pPr>
            <w:r>
              <w:rPr>
                <w:rFonts w:ascii="宋体" w:hAnsi="宋体" w:cs="宋体" w:hint="eastAsia"/>
                <w:color w:val="000000"/>
              </w:rPr>
              <w:t>Y</w:t>
            </w:r>
          </w:p>
        </w:tc>
        <w:tc>
          <w:tcPr>
            <w:tcW w:w="3056" w:type="dxa"/>
            <w:vAlign w:val="center"/>
          </w:tcPr>
          <w:p w:rsidR="00506F31" w:rsidRDefault="00506F31" w:rsidP="0070249F">
            <w:pPr>
              <w:rPr>
                <w:rFonts w:ascii="宋体" w:hAnsi="宋体" w:cs="宋体"/>
                <w:color w:val="000000"/>
              </w:rPr>
            </w:pPr>
            <w:r>
              <w:rPr>
                <w:rFonts w:ascii="宋体" w:hAnsi="宋体" w:cs="宋体" w:hint="eastAsia"/>
                <w:color w:val="000000"/>
              </w:rPr>
              <w:t>直播</w:t>
            </w:r>
            <w:r>
              <w:rPr>
                <w:rFonts w:ascii="宋体" w:hAnsi="宋体" w:cs="宋体"/>
                <w:color w:val="000000"/>
              </w:rPr>
              <w:t>频道号</w:t>
            </w:r>
          </w:p>
        </w:tc>
      </w:tr>
      <w:tr w:rsidR="006F01FE" w:rsidRPr="000241B5" w:rsidTr="0070249F">
        <w:tc>
          <w:tcPr>
            <w:tcW w:w="2176" w:type="dxa"/>
            <w:vAlign w:val="center"/>
          </w:tcPr>
          <w:p w:rsidR="006F01FE" w:rsidRPr="000241B5" w:rsidRDefault="006F01FE" w:rsidP="0070249F">
            <w:pPr>
              <w:jc w:val="center"/>
              <w:rPr>
                <w:rFonts w:ascii="宋体" w:hAnsi="宋体" w:cs="宋体"/>
                <w:color w:val="000000"/>
                <w:kern w:val="0"/>
                <w:szCs w:val="24"/>
              </w:rPr>
            </w:pPr>
            <w:r>
              <w:rPr>
                <w:rFonts w:ascii="宋体" w:hAnsi="宋体" w:cs="宋体"/>
                <w:color w:val="000000"/>
              </w:rPr>
              <w:t>frames_img</w:t>
            </w:r>
          </w:p>
        </w:tc>
        <w:tc>
          <w:tcPr>
            <w:tcW w:w="1788" w:type="dxa"/>
            <w:vAlign w:val="center"/>
          </w:tcPr>
          <w:p w:rsidR="006F01FE" w:rsidRPr="000241B5" w:rsidRDefault="006F01FE" w:rsidP="0070249F">
            <w:pPr>
              <w:jc w:val="center"/>
              <w:rPr>
                <w:szCs w:val="24"/>
              </w:rPr>
            </w:pPr>
            <w:r>
              <w:rPr>
                <w:rFonts w:ascii="宋体" w:hAnsi="宋体" w:cs="宋体" w:hint="eastAsia"/>
                <w:color w:val="000000"/>
              </w:rPr>
              <w:t>图像帧</w:t>
            </w:r>
            <w:r>
              <w:rPr>
                <w:rFonts w:ascii="宋体" w:hAnsi="宋体" w:cs="宋体"/>
                <w:color w:val="000000"/>
              </w:rPr>
              <w:t>地址</w:t>
            </w:r>
          </w:p>
        </w:tc>
        <w:tc>
          <w:tcPr>
            <w:tcW w:w="1276" w:type="dxa"/>
          </w:tcPr>
          <w:p w:rsidR="006F01FE" w:rsidRDefault="006A6BC4" w:rsidP="0070249F">
            <w:pPr>
              <w:widowControl/>
              <w:jc w:val="left"/>
              <w:rPr>
                <w:rFonts w:ascii="宋体" w:hAnsi="宋体" w:cs="宋体"/>
                <w:color w:val="000000"/>
              </w:rPr>
            </w:pPr>
            <w:r>
              <w:rPr>
                <w:rFonts w:ascii="宋体" w:hAnsi="宋体" w:cs="宋体" w:hint="eastAsia"/>
                <w:color w:val="000000"/>
              </w:rPr>
              <w:t>Y</w:t>
            </w:r>
          </w:p>
        </w:tc>
        <w:tc>
          <w:tcPr>
            <w:tcW w:w="3056" w:type="dxa"/>
            <w:vAlign w:val="center"/>
          </w:tcPr>
          <w:p w:rsidR="006F01FE" w:rsidRDefault="006F01FE" w:rsidP="0070249F">
            <w:pPr>
              <w:widowControl/>
              <w:jc w:val="left"/>
              <w:rPr>
                <w:rFonts w:ascii="宋体" w:hAnsi="宋体" w:cs="宋体"/>
                <w:color w:val="000000"/>
                <w:kern w:val="0"/>
                <w:szCs w:val="24"/>
              </w:rPr>
            </w:pPr>
            <w:r>
              <w:rPr>
                <w:rFonts w:ascii="宋体" w:hAnsi="宋体" w:cs="宋体" w:hint="eastAsia"/>
                <w:color w:val="000000"/>
              </w:rPr>
              <w:t>图像帧</w:t>
            </w:r>
            <w:r>
              <w:rPr>
                <w:rFonts w:ascii="宋体" w:hAnsi="宋体" w:cs="宋体"/>
                <w:color w:val="000000"/>
              </w:rPr>
              <w:t>地址数据，每地址以</w:t>
            </w:r>
            <w:r>
              <w:rPr>
                <w:rFonts w:ascii="宋体" w:hAnsi="宋体" w:cs="宋体" w:hint="eastAsia"/>
                <w:color w:val="000000"/>
              </w:rPr>
              <w:t>逗号隔开。图像的命名规范为[</w:t>
            </w:r>
            <w:r w:rsidR="00A77D21">
              <w:rPr>
                <w:rFonts w:ascii="宋体" w:hAnsi="宋体" w:cs="宋体"/>
                <w:color w:val="000000"/>
              </w:rPr>
              <w:t>user</w:t>
            </w:r>
            <w:r>
              <w:rPr>
                <w:rFonts w:ascii="宋体" w:hAnsi="宋体" w:cs="宋体"/>
                <w:color w:val="000000"/>
              </w:rPr>
              <w:t>id</w:t>
            </w:r>
            <w:r>
              <w:rPr>
                <w:rFonts w:ascii="宋体" w:hAnsi="宋体" w:cs="宋体" w:hint="eastAsia"/>
                <w:color w:val="000000"/>
              </w:rPr>
              <w:t>]_[</w:t>
            </w:r>
            <w:r w:rsidR="00A77D21">
              <w:rPr>
                <w:rFonts w:ascii="宋体" w:hAnsi="宋体" w:cs="宋体"/>
                <w:color w:val="000000"/>
              </w:rPr>
              <w:t>action</w:t>
            </w:r>
            <w:r>
              <w:rPr>
                <w:rFonts w:ascii="宋体" w:hAnsi="宋体" w:cs="宋体"/>
                <w:color w:val="000000"/>
              </w:rPr>
              <w:t>id</w:t>
            </w:r>
            <w:r>
              <w:rPr>
                <w:rFonts w:ascii="宋体" w:hAnsi="宋体" w:cs="宋体" w:hint="eastAsia"/>
                <w:color w:val="000000"/>
              </w:rPr>
              <w:t>]_</w:t>
            </w:r>
            <w:r w:rsidR="00506F31">
              <w:rPr>
                <w:rFonts w:ascii="宋体" w:hAnsi="宋体" w:cs="宋体"/>
                <w:color w:val="000000"/>
              </w:rPr>
              <w:t>[</w:t>
            </w:r>
            <w:r w:rsidR="00506F31">
              <w:rPr>
                <w:rFonts w:ascii="宋体" w:hAnsi="宋体"/>
                <w:sz w:val="24"/>
                <w:szCs w:val="24"/>
              </w:rPr>
              <w:t>c</w:t>
            </w:r>
            <w:r w:rsidR="00506F31">
              <w:rPr>
                <w:rFonts w:ascii="宋体" w:hAnsi="宋体" w:hint="eastAsia"/>
                <w:sz w:val="24"/>
                <w:szCs w:val="24"/>
              </w:rPr>
              <w:t>hannelid</w:t>
            </w:r>
            <w:r w:rsidR="006A2C5A">
              <w:rPr>
                <w:rFonts w:ascii="宋体" w:hAnsi="宋体" w:cs="宋体"/>
                <w:color w:val="000000"/>
              </w:rPr>
              <w:t>]_</w:t>
            </w:r>
            <w:r>
              <w:rPr>
                <w:rFonts w:ascii="宋体" w:hAnsi="宋体" w:cs="宋体" w:hint="eastAsia"/>
                <w:color w:val="000000"/>
              </w:rPr>
              <w:t>[帧对应的时刻]</w:t>
            </w:r>
            <w:r w:rsidR="00326631">
              <w:rPr>
                <w:rFonts w:ascii="宋体" w:hAnsi="宋体" w:cs="宋体" w:hint="eastAsia"/>
                <w:color w:val="000000"/>
              </w:rPr>
              <w:t>_[序号]</w:t>
            </w:r>
            <w:r>
              <w:rPr>
                <w:rFonts w:ascii="宋体" w:hAnsi="宋体" w:cs="宋体" w:hint="eastAsia"/>
                <w:color w:val="000000"/>
              </w:rPr>
              <w:t>.jpg</w:t>
            </w:r>
          </w:p>
        </w:tc>
      </w:tr>
    </w:tbl>
    <w:p w:rsidR="006F01FE" w:rsidRPr="00A378FD" w:rsidRDefault="006F01FE" w:rsidP="006F01FE">
      <w:pPr>
        <w:spacing w:line="360" w:lineRule="auto"/>
        <w:ind w:firstLineChars="200" w:firstLine="482"/>
        <w:rPr>
          <w:rFonts w:asciiTheme="minorEastAsia" w:eastAsiaTheme="minorEastAsia" w:hAnsiTheme="minorEastAsia"/>
          <w:b/>
          <w:bCs/>
          <w:kern w:val="0"/>
          <w:sz w:val="24"/>
          <w:szCs w:val="24"/>
        </w:rPr>
      </w:pPr>
      <w:r w:rsidRPr="00A378FD">
        <w:rPr>
          <w:rFonts w:asciiTheme="minorEastAsia" w:eastAsiaTheme="minorEastAsia" w:hAnsiTheme="minorEastAsia" w:hint="eastAsia"/>
          <w:b/>
          <w:bCs/>
          <w:kern w:val="0"/>
          <w:sz w:val="24"/>
          <w:szCs w:val="24"/>
        </w:rPr>
        <w:t>返回</w:t>
      </w:r>
      <w:r>
        <w:rPr>
          <w:rFonts w:asciiTheme="minorEastAsia" w:eastAsiaTheme="minorEastAsia" w:hAnsiTheme="minorEastAsia" w:hint="eastAsia"/>
          <w:b/>
          <w:bCs/>
          <w:kern w:val="0"/>
          <w:sz w:val="24"/>
          <w:szCs w:val="24"/>
        </w:rPr>
        <w:t>结果</w:t>
      </w:r>
      <w:r w:rsidRPr="00A378FD">
        <w:rPr>
          <w:rFonts w:asciiTheme="minorEastAsia" w:eastAsiaTheme="minorEastAsia" w:hAnsiTheme="minorEastAsia" w:hint="eastAsia"/>
          <w:b/>
          <w:bCs/>
          <w:kern w:val="0"/>
          <w:sz w:val="24"/>
          <w:szCs w:val="24"/>
        </w:rPr>
        <w:t>：</w:t>
      </w:r>
    </w:p>
    <w:tbl>
      <w:tblPr>
        <w:tblStyle w:val="aa"/>
        <w:tblW w:w="0" w:type="auto"/>
        <w:tblLook w:val="04A0"/>
      </w:tblPr>
      <w:tblGrid>
        <w:gridCol w:w="2122"/>
        <w:gridCol w:w="2541"/>
        <w:gridCol w:w="3633"/>
      </w:tblGrid>
      <w:tr w:rsidR="006F01FE" w:rsidRPr="000241B5" w:rsidTr="0070249F">
        <w:tc>
          <w:tcPr>
            <w:tcW w:w="2122" w:type="dxa"/>
          </w:tcPr>
          <w:p w:rsidR="006F01FE" w:rsidRPr="000241B5" w:rsidRDefault="006F01FE" w:rsidP="0070249F">
            <w:pPr>
              <w:jc w:val="center"/>
              <w:rPr>
                <w:szCs w:val="24"/>
              </w:rPr>
            </w:pPr>
            <w:r w:rsidRPr="0035696E">
              <w:rPr>
                <w:rFonts w:hint="eastAsia"/>
                <w:b/>
                <w:szCs w:val="24"/>
              </w:rPr>
              <w:t>参数</w:t>
            </w:r>
            <w:r>
              <w:rPr>
                <w:rFonts w:hint="eastAsia"/>
                <w:b/>
                <w:szCs w:val="24"/>
              </w:rPr>
              <w:t>名称</w:t>
            </w:r>
          </w:p>
        </w:tc>
        <w:tc>
          <w:tcPr>
            <w:tcW w:w="2541" w:type="dxa"/>
          </w:tcPr>
          <w:p w:rsidR="006F01FE" w:rsidRPr="000241B5" w:rsidRDefault="006F01FE" w:rsidP="0070249F">
            <w:pPr>
              <w:jc w:val="center"/>
              <w:rPr>
                <w:szCs w:val="24"/>
              </w:rPr>
            </w:pPr>
            <w:r w:rsidRPr="0035696E">
              <w:rPr>
                <w:rFonts w:hint="eastAsia"/>
                <w:b/>
                <w:szCs w:val="24"/>
              </w:rPr>
              <w:t>描述</w:t>
            </w:r>
          </w:p>
        </w:tc>
        <w:tc>
          <w:tcPr>
            <w:tcW w:w="3633" w:type="dxa"/>
          </w:tcPr>
          <w:p w:rsidR="006F01FE" w:rsidRPr="000241B5" w:rsidRDefault="006F01FE" w:rsidP="0070249F">
            <w:pPr>
              <w:jc w:val="center"/>
              <w:rPr>
                <w:szCs w:val="24"/>
              </w:rPr>
            </w:pPr>
            <w:r w:rsidRPr="0035696E">
              <w:rPr>
                <w:rFonts w:hint="eastAsia"/>
                <w:b/>
                <w:szCs w:val="24"/>
              </w:rPr>
              <w:t>备注</w:t>
            </w:r>
          </w:p>
        </w:tc>
      </w:tr>
      <w:tr w:rsidR="006F01FE" w:rsidRPr="000241B5" w:rsidTr="0070249F">
        <w:tc>
          <w:tcPr>
            <w:tcW w:w="2122" w:type="dxa"/>
          </w:tcPr>
          <w:p w:rsidR="006F01FE" w:rsidRPr="000241B5" w:rsidRDefault="006F01FE" w:rsidP="0070249F">
            <w:pPr>
              <w:jc w:val="center"/>
              <w:rPr>
                <w:szCs w:val="24"/>
              </w:rPr>
            </w:pPr>
            <w:r w:rsidRPr="000241B5">
              <w:rPr>
                <w:rFonts w:hint="eastAsia"/>
                <w:szCs w:val="24"/>
              </w:rPr>
              <w:t>code</w:t>
            </w:r>
          </w:p>
        </w:tc>
        <w:tc>
          <w:tcPr>
            <w:tcW w:w="2541" w:type="dxa"/>
          </w:tcPr>
          <w:p w:rsidR="006F01FE" w:rsidRPr="000241B5" w:rsidRDefault="006F01FE" w:rsidP="0070249F">
            <w:pPr>
              <w:pStyle w:val="Default"/>
              <w:jc w:val="center"/>
            </w:pPr>
            <w:r>
              <w:rPr>
                <w:rFonts w:hint="eastAsia"/>
                <w:sz w:val="22"/>
                <w:szCs w:val="22"/>
              </w:rPr>
              <w:t>状态码</w:t>
            </w:r>
          </w:p>
        </w:tc>
        <w:tc>
          <w:tcPr>
            <w:tcW w:w="3633" w:type="dxa"/>
          </w:tcPr>
          <w:p w:rsidR="006F01FE" w:rsidRPr="000241B5" w:rsidRDefault="006F01FE" w:rsidP="0070249F">
            <w:pPr>
              <w:rPr>
                <w:szCs w:val="24"/>
              </w:rPr>
            </w:pPr>
            <w:r>
              <w:rPr>
                <w:rFonts w:hint="eastAsia"/>
                <w:szCs w:val="24"/>
              </w:rPr>
              <w:t>0000</w:t>
            </w:r>
            <w:r>
              <w:rPr>
                <w:rFonts w:hint="eastAsia"/>
                <w:szCs w:val="24"/>
              </w:rPr>
              <w:t>：成功；状态码详细定义见</w:t>
            </w:r>
            <w:r w:rsidRPr="00AF4EC2">
              <w:rPr>
                <w:rFonts w:hint="eastAsia"/>
                <w:szCs w:val="24"/>
              </w:rPr>
              <w:t>4</w:t>
            </w:r>
            <w:r w:rsidRPr="00AF4EC2">
              <w:rPr>
                <w:rFonts w:hint="eastAsia"/>
                <w:szCs w:val="24"/>
              </w:rPr>
              <w:tab/>
            </w:r>
            <w:r w:rsidRPr="00AF4EC2">
              <w:rPr>
                <w:rFonts w:hint="eastAsia"/>
                <w:szCs w:val="24"/>
              </w:rPr>
              <w:t>系统响应码</w:t>
            </w:r>
          </w:p>
        </w:tc>
      </w:tr>
      <w:tr w:rsidR="006F01FE" w:rsidRPr="000241B5" w:rsidTr="0070249F">
        <w:tc>
          <w:tcPr>
            <w:tcW w:w="2122" w:type="dxa"/>
          </w:tcPr>
          <w:p w:rsidR="006F01FE" w:rsidRPr="000241B5" w:rsidRDefault="006F01FE" w:rsidP="0070249F">
            <w:pPr>
              <w:jc w:val="center"/>
              <w:rPr>
                <w:szCs w:val="24"/>
              </w:rPr>
            </w:pPr>
            <w:r>
              <w:rPr>
                <w:szCs w:val="24"/>
              </w:rPr>
              <w:t>pose_</w:t>
            </w:r>
            <w:r>
              <w:rPr>
                <w:rFonts w:hint="eastAsia"/>
                <w:szCs w:val="24"/>
              </w:rPr>
              <w:t>error</w:t>
            </w:r>
          </w:p>
        </w:tc>
        <w:tc>
          <w:tcPr>
            <w:tcW w:w="2541" w:type="dxa"/>
          </w:tcPr>
          <w:p w:rsidR="006F01FE" w:rsidRDefault="006F01FE" w:rsidP="0070249F">
            <w:pPr>
              <w:pStyle w:val="Default"/>
              <w:jc w:val="center"/>
              <w:rPr>
                <w:sz w:val="22"/>
                <w:szCs w:val="22"/>
              </w:rPr>
            </w:pPr>
            <w:r w:rsidRPr="002C3ECE">
              <w:rPr>
                <w:rFonts w:hint="eastAsia"/>
              </w:rPr>
              <w:t>动作</w:t>
            </w:r>
            <w:r w:rsidRPr="002C3ECE">
              <w:t>偏差</w:t>
            </w:r>
          </w:p>
        </w:tc>
        <w:tc>
          <w:tcPr>
            <w:tcW w:w="3633" w:type="dxa"/>
          </w:tcPr>
          <w:p w:rsidR="006F01FE" w:rsidRDefault="006F01FE" w:rsidP="0070249F">
            <w:pPr>
              <w:rPr>
                <w:szCs w:val="24"/>
              </w:rPr>
            </w:pPr>
            <w:r w:rsidRPr="002C3ECE">
              <w:rPr>
                <w:rFonts w:hint="eastAsia"/>
                <w:szCs w:val="24"/>
              </w:rPr>
              <w:t>动作</w:t>
            </w:r>
            <w:r w:rsidRPr="002C3ECE">
              <w:rPr>
                <w:szCs w:val="24"/>
              </w:rPr>
              <w:t>偏差百分比</w:t>
            </w:r>
          </w:p>
        </w:tc>
      </w:tr>
    </w:tbl>
    <w:p w:rsidR="006F01FE" w:rsidRDefault="006F01FE" w:rsidP="006F01FE">
      <w:pPr>
        <w:spacing w:line="360" w:lineRule="auto"/>
        <w:ind w:firstLineChars="200" w:firstLine="482"/>
        <w:jc w:val="left"/>
        <w:rPr>
          <w:color w:val="000000" w:themeColor="text1"/>
          <w:sz w:val="24"/>
          <w:szCs w:val="24"/>
        </w:rPr>
      </w:pPr>
      <w:r>
        <w:rPr>
          <w:rFonts w:hint="eastAsia"/>
          <w:b/>
          <w:color w:val="000000" w:themeColor="text1"/>
          <w:sz w:val="24"/>
          <w:szCs w:val="24"/>
        </w:rPr>
        <w:t>请求示例</w:t>
      </w:r>
      <w:r w:rsidRPr="0035696E">
        <w:rPr>
          <w:rFonts w:hint="eastAsia"/>
          <w:b/>
          <w:color w:val="000000" w:themeColor="text1"/>
          <w:sz w:val="24"/>
          <w:szCs w:val="24"/>
        </w:rPr>
        <w:t>：</w:t>
      </w:r>
    </w:p>
    <w:p w:rsidR="006F01FE" w:rsidRPr="006A6BC4" w:rsidRDefault="006F01FE" w:rsidP="006F01FE">
      <w:pPr>
        <w:spacing w:line="360" w:lineRule="auto"/>
        <w:ind w:firstLineChars="200" w:firstLine="420"/>
        <w:jc w:val="left"/>
        <w:rPr>
          <w:rFonts w:ascii="宋体" w:hAnsi="宋体" w:cs="宋体"/>
          <w:color w:val="000000"/>
        </w:rPr>
      </w:pPr>
      <w:r w:rsidRPr="00E37BB1">
        <w:rPr>
          <w:rFonts w:ascii="宋体" w:hAnsi="宋体" w:cs="宋体" w:hint="eastAsia"/>
          <w:color w:val="000000"/>
        </w:rPr>
        <w:t>http</w:t>
      </w:r>
      <w:r w:rsidRPr="00E37BB1">
        <w:rPr>
          <w:rFonts w:ascii="宋体" w:hAnsi="宋体" w:cs="宋体"/>
          <w:color w:val="000000"/>
        </w:rPr>
        <w:t>://migu_url</w:t>
      </w:r>
      <w:r w:rsidRPr="00E37BB1">
        <w:rPr>
          <w:rFonts w:ascii="宋体" w:hAnsi="宋体" w:cs="宋体" w:hint="eastAsia"/>
          <w:color w:val="000000"/>
        </w:rPr>
        <w:t>/shanpao/training</w:t>
      </w:r>
      <w:r w:rsidRPr="00E37BB1">
        <w:rPr>
          <w:rFonts w:ascii="宋体" w:hAnsi="宋体" w:cs="宋体"/>
          <w:color w:val="000000"/>
        </w:rPr>
        <w:t>/</w:t>
      </w:r>
      <w:r w:rsidRPr="00E37BB1">
        <w:rPr>
          <w:rFonts w:ascii="宋体" w:hAnsi="宋体" w:cs="宋体" w:hint="eastAsia"/>
          <w:color w:val="000000"/>
        </w:rPr>
        <w:t>action</w:t>
      </w:r>
      <w:r w:rsidRPr="00E37BB1">
        <w:rPr>
          <w:rFonts w:ascii="宋体" w:hAnsi="宋体" w:cs="宋体"/>
          <w:color w:val="000000"/>
        </w:rPr>
        <w:t>/</w:t>
      </w:r>
      <w:r w:rsidRPr="00E37BB1">
        <w:rPr>
          <w:rFonts w:ascii="宋体" w:hAnsi="宋体" w:cs="宋体" w:hint="eastAsia"/>
          <w:color w:val="000000"/>
        </w:rPr>
        <w:t>online</w:t>
      </w:r>
      <w:r w:rsidRPr="00E37BB1">
        <w:rPr>
          <w:rFonts w:ascii="宋体" w:hAnsi="宋体" w:cs="宋体"/>
          <w:color w:val="000000"/>
        </w:rPr>
        <w:t>_instruction/v1</w:t>
      </w:r>
      <w:r w:rsidRPr="00E37BB1">
        <w:rPr>
          <w:rFonts w:ascii="宋体" w:hAnsi="宋体" w:cs="宋体" w:hint="eastAsia"/>
          <w:color w:val="000000"/>
        </w:rPr>
        <w:t>?</w:t>
      </w:r>
      <w:r>
        <w:rPr>
          <w:rFonts w:ascii="宋体" w:hAnsi="宋体" w:cs="宋体"/>
          <w:color w:val="000000"/>
        </w:rPr>
        <w:t>u</w:t>
      </w:r>
      <w:r w:rsidR="00A77D21">
        <w:rPr>
          <w:rFonts w:ascii="宋体" w:hAnsi="宋体" w:cs="宋体" w:hint="eastAsia"/>
          <w:color w:val="000000"/>
        </w:rPr>
        <w:t>ser</w:t>
      </w:r>
      <w:r>
        <w:rPr>
          <w:rFonts w:ascii="宋体" w:hAnsi="宋体" w:cs="宋体" w:hint="eastAsia"/>
          <w:color w:val="000000"/>
        </w:rPr>
        <w:t>id=mgsp201700001</w:t>
      </w:r>
      <w:r w:rsidR="00A77D21">
        <w:rPr>
          <w:rFonts w:ascii="宋体" w:hAnsi="宋体" w:cs="宋体"/>
          <w:color w:val="000000"/>
        </w:rPr>
        <w:t>&amp;action</w:t>
      </w:r>
      <w:r>
        <w:rPr>
          <w:rFonts w:ascii="宋体" w:hAnsi="宋体" w:cs="宋体"/>
          <w:color w:val="000000"/>
        </w:rPr>
        <w:t>id=action0001</w:t>
      </w:r>
      <w:r>
        <w:rPr>
          <w:rFonts w:ascii="宋体" w:hAnsi="宋体" w:cs="宋体" w:hint="eastAsia"/>
          <w:color w:val="000000"/>
        </w:rPr>
        <w:t>&amp;</w:t>
      </w:r>
      <w:r w:rsidR="00A77D21">
        <w:rPr>
          <w:rFonts w:ascii="宋体" w:hAnsi="宋体" w:cs="宋体"/>
          <w:color w:val="000000"/>
        </w:rPr>
        <w:t>channel</w:t>
      </w:r>
      <w:r w:rsidR="00EB086D">
        <w:rPr>
          <w:rFonts w:ascii="宋体" w:hAnsi="宋体" w:cs="宋体"/>
          <w:color w:val="000000"/>
        </w:rPr>
        <w:t>id</w:t>
      </w:r>
      <w:r>
        <w:rPr>
          <w:rFonts w:ascii="宋体" w:hAnsi="宋体" w:cs="宋体" w:hint="eastAsia"/>
          <w:color w:val="000000"/>
        </w:rPr>
        <w:t>=</w:t>
      </w:r>
      <w:r w:rsidR="00EB086D">
        <w:rPr>
          <w:rFonts w:ascii="宋体" w:hAnsi="宋体" w:cs="宋体"/>
          <w:color w:val="000000"/>
        </w:rPr>
        <w:t>channel1</w:t>
      </w:r>
      <w:r>
        <w:rPr>
          <w:rFonts w:ascii="宋体" w:hAnsi="宋体" w:cs="宋体"/>
          <w:color w:val="000000"/>
        </w:rPr>
        <w:t>&amp;</w:t>
      </w:r>
      <w:r w:rsidRPr="006A6BC4">
        <w:rPr>
          <w:rFonts w:ascii="宋体" w:hAnsi="宋体" w:cs="宋体"/>
          <w:color w:val="000000"/>
        </w:rPr>
        <w:t>frames_img=</w:t>
      </w:r>
      <w:r w:rsidR="006A2C5A">
        <w:rPr>
          <w:rFonts w:ascii="宋体" w:hAnsi="宋体" w:cs="宋体"/>
          <w:color w:val="000000"/>
        </w:rPr>
        <w:t>user1_action1_</w:t>
      </w:r>
      <w:r w:rsidR="00EB086D">
        <w:rPr>
          <w:rFonts w:ascii="宋体" w:hAnsi="宋体" w:cs="宋体"/>
          <w:color w:val="000000"/>
        </w:rPr>
        <w:t>channel1</w:t>
      </w:r>
      <w:r w:rsidR="00EB086D">
        <w:rPr>
          <w:rFonts w:ascii="宋体" w:hAnsi="宋体" w:cs="宋体" w:hint="eastAsia"/>
          <w:color w:val="000000"/>
        </w:rPr>
        <w:t>=</w:t>
      </w:r>
      <w:r w:rsidR="006A2C5A">
        <w:rPr>
          <w:rFonts w:ascii="宋体" w:hAnsi="宋体" w:cs="宋体"/>
          <w:color w:val="000000"/>
        </w:rPr>
        <w:t>_</w:t>
      </w:r>
      <w:r w:rsidRPr="006A6BC4">
        <w:rPr>
          <w:rFonts w:ascii="宋体" w:hAnsi="宋体" w:cs="宋体"/>
          <w:color w:val="000000"/>
        </w:rPr>
        <w:t>1.jp</w:t>
      </w:r>
      <w:r w:rsidRPr="006A6BC4">
        <w:rPr>
          <w:rFonts w:ascii="宋体" w:hAnsi="宋体" w:cs="宋体" w:hint="eastAsia"/>
          <w:color w:val="000000"/>
        </w:rPr>
        <w:t>g</w:t>
      </w:r>
      <w:r w:rsidRPr="006A6BC4">
        <w:rPr>
          <w:rFonts w:ascii="宋体" w:hAnsi="宋体" w:cs="宋体"/>
          <w:color w:val="000000"/>
        </w:rPr>
        <w:t>,</w:t>
      </w:r>
      <w:r w:rsidR="006A2C5A">
        <w:rPr>
          <w:rFonts w:ascii="宋体" w:hAnsi="宋体" w:cs="宋体"/>
          <w:color w:val="000000"/>
        </w:rPr>
        <w:t>user1_action1_</w:t>
      </w:r>
      <w:r w:rsidR="00EB086D">
        <w:rPr>
          <w:rFonts w:ascii="宋体" w:hAnsi="宋体" w:cs="宋体"/>
          <w:color w:val="000000"/>
        </w:rPr>
        <w:t>channel1</w:t>
      </w:r>
      <w:r w:rsidR="006A2C5A">
        <w:rPr>
          <w:rFonts w:ascii="宋体" w:hAnsi="宋体" w:cs="宋体"/>
          <w:color w:val="000000"/>
        </w:rPr>
        <w:t>_</w:t>
      </w:r>
      <w:r w:rsidRPr="006A6BC4">
        <w:rPr>
          <w:rFonts w:ascii="宋体" w:hAnsi="宋体" w:cs="宋体"/>
          <w:color w:val="000000"/>
        </w:rPr>
        <w:t>6.jpg,</w:t>
      </w:r>
      <w:r w:rsidR="006A2C5A">
        <w:rPr>
          <w:rFonts w:ascii="宋体" w:hAnsi="宋体" w:cs="宋体"/>
          <w:color w:val="000000"/>
        </w:rPr>
        <w:t>user1_action1_</w:t>
      </w:r>
      <w:r w:rsidR="00EB086D">
        <w:rPr>
          <w:rFonts w:ascii="宋体" w:hAnsi="宋体" w:cs="宋体"/>
          <w:color w:val="000000"/>
        </w:rPr>
        <w:t>channel1</w:t>
      </w:r>
      <w:r w:rsidR="006A2C5A">
        <w:rPr>
          <w:rFonts w:ascii="宋体" w:hAnsi="宋体" w:cs="宋体"/>
          <w:color w:val="000000"/>
        </w:rPr>
        <w:t>_</w:t>
      </w:r>
      <w:r w:rsidRPr="006A6BC4">
        <w:rPr>
          <w:rFonts w:ascii="宋体" w:hAnsi="宋体" w:cs="宋体"/>
          <w:color w:val="000000"/>
        </w:rPr>
        <w:t>11.jpg</w:t>
      </w:r>
    </w:p>
    <w:p w:rsidR="006F01FE" w:rsidRDefault="006F01FE" w:rsidP="006F01FE">
      <w:pPr>
        <w:spacing w:line="360" w:lineRule="auto"/>
        <w:ind w:firstLineChars="200" w:firstLine="482"/>
        <w:jc w:val="left"/>
        <w:rPr>
          <w:color w:val="000000" w:themeColor="text1"/>
          <w:sz w:val="24"/>
          <w:szCs w:val="24"/>
        </w:rPr>
      </w:pPr>
      <w:r w:rsidRPr="00315193">
        <w:rPr>
          <w:b/>
          <w:bCs/>
          <w:color w:val="000000" w:themeColor="text1"/>
          <w:sz w:val="24"/>
          <w:szCs w:val="24"/>
        </w:rPr>
        <w:t>JSON</w:t>
      </w:r>
      <w:r>
        <w:rPr>
          <w:rFonts w:hint="eastAsia"/>
          <w:b/>
          <w:color w:val="000000" w:themeColor="text1"/>
          <w:sz w:val="24"/>
          <w:szCs w:val="24"/>
        </w:rPr>
        <w:t>返回示例</w:t>
      </w:r>
      <w:r w:rsidRPr="0035696E">
        <w:rPr>
          <w:rFonts w:hint="eastAsia"/>
          <w:b/>
          <w:color w:val="000000" w:themeColor="text1"/>
          <w:sz w:val="24"/>
          <w:szCs w:val="24"/>
        </w:rPr>
        <w:t>：</w:t>
      </w:r>
    </w:p>
    <w:p w:rsidR="006F01FE" w:rsidRPr="00601C9C" w:rsidRDefault="006F01FE" w:rsidP="006F01FE">
      <w:pPr>
        <w:spacing w:line="360" w:lineRule="auto"/>
        <w:ind w:firstLineChars="200" w:firstLine="480"/>
        <w:jc w:val="left"/>
        <w:rPr>
          <w:color w:val="000000" w:themeColor="text1"/>
          <w:sz w:val="24"/>
          <w:szCs w:val="24"/>
        </w:rPr>
      </w:pPr>
      <w:r w:rsidRPr="00601C9C">
        <w:rPr>
          <w:color w:val="000000" w:themeColor="text1"/>
          <w:sz w:val="24"/>
          <w:szCs w:val="24"/>
        </w:rPr>
        <w:t xml:space="preserve">{ </w:t>
      </w:r>
    </w:p>
    <w:p w:rsidR="006F01FE" w:rsidRPr="00601C9C" w:rsidRDefault="006F01FE" w:rsidP="006F01FE">
      <w:pPr>
        <w:spacing w:line="360" w:lineRule="auto"/>
        <w:ind w:firstLineChars="300" w:firstLine="720"/>
        <w:jc w:val="left"/>
        <w:rPr>
          <w:color w:val="000000" w:themeColor="text1"/>
          <w:sz w:val="24"/>
          <w:szCs w:val="24"/>
        </w:rPr>
      </w:pPr>
      <w:r>
        <w:rPr>
          <w:color w:val="000000" w:themeColor="text1"/>
          <w:sz w:val="24"/>
          <w:szCs w:val="24"/>
        </w:rPr>
        <w:t>"status": "</w:t>
      </w:r>
      <w:r w:rsidRPr="00601C9C">
        <w:rPr>
          <w:color w:val="000000" w:themeColor="text1"/>
          <w:sz w:val="24"/>
          <w:szCs w:val="24"/>
        </w:rPr>
        <w:t>000</w:t>
      </w:r>
      <w:r>
        <w:rPr>
          <w:color w:val="000000" w:themeColor="text1"/>
          <w:sz w:val="24"/>
          <w:szCs w:val="24"/>
        </w:rPr>
        <w:t>0</w:t>
      </w:r>
      <w:r w:rsidRPr="00601C9C">
        <w:rPr>
          <w:color w:val="000000" w:themeColor="text1"/>
          <w:sz w:val="24"/>
          <w:szCs w:val="24"/>
        </w:rPr>
        <w:t xml:space="preserve">", </w:t>
      </w:r>
    </w:p>
    <w:p w:rsidR="006F01FE" w:rsidRPr="00601C9C" w:rsidRDefault="006F01FE" w:rsidP="006F01FE">
      <w:pPr>
        <w:spacing w:line="360" w:lineRule="auto"/>
        <w:ind w:firstLineChars="300" w:firstLine="720"/>
        <w:jc w:val="left"/>
        <w:rPr>
          <w:color w:val="000000" w:themeColor="text1"/>
          <w:sz w:val="24"/>
          <w:szCs w:val="24"/>
        </w:rPr>
      </w:pPr>
      <w:r w:rsidRPr="00601C9C">
        <w:rPr>
          <w:color w:val="000000" w:themeColor="text1"/>
          <w:sz w:val="24"/>
          <w:szCs w:val="24"/>
        </w:rPr>
        <w:t>"</w:t>
      </w:r>
      <w:r>
        <w:rPr>
          <w:szCs w:val="24"/>
        </w:rPr>
        <w:t>pose_</w:t>
      </w:r>
      <w:r>
        <w:rPr>
          <w:rFonts w:hint="eastAsia"/>
          <w:szCs w:val="24"/>
        </w:rPr>
        <w:t>error</w:t>
      </w:r>
      <w:r w:rsidRPr="00601C9C">
        <w:rPr>
          <w:color w:val="000000" w:themeColor="text1"/>
          <w:sz w:val="24"/>
          <w:szCs w:val="24"/>
        </w:rPr>
        <w:t xml:space="preserve"> ": "</w:t>
      </w:r>
      <w:r>
        <w:rPr>
          <w:color w:val="000000" w:themeColor="text1"/>
          <w:sz w:val="24"/>
          <w:szCs w:val="24"/>
        </w:rPr>
        <w:t>80"</w:t>
      </w:r>
    </w:p>
    <w:p w:rsidR="006F01FE" w:rsidRPr="00C8085B" w:rsidRDefault="006F01FE" w:rsidP="00C8085B">
      <w:pPr>
        <w:spacing w:line="360" w:lineRule="auto"/>
        <w:ind w:firstLineChars="200" w:firstLine="480"/>
        <w:jc w:val="left"/>
        <w:rPr>
          <w:color w:val="000000" w:themeColor="text1"/>
          <w:sz w:val="24"/>
          <w:szCs w:val="24"/>
        </w:rPr>
      </w:pPr>
      <w:r w:rsidRPr="00601C9C">
        <w:rPr>
          <w:color w:val="000000" w:themeColor="text1"/>
          <w:sz w:val="24"/>
          <w:szCs w:val="24"/>
        </w:rPr>
        <w:t>}</w:t>
      </w:r>
    </w:p>
    <w:p w:rsidR="00C8085B" w:rsidRPr="00C8085B" w:rsidRDefault="00C8085B" w:rsidP="00C8085B">
      <w:pPr>
        <w:spacing w:line="360" w:lineRule="auto"/>
        <w:ind w:firstLineChars="200" w:firstLine="482"/>
        <w:jc w:val="left"/>
        <w:rPr>
          <w:color w:val="000000" w:themeColor="text1"/>
          <w:sz w:val="24"/>
          <w:szCs w:val="24"/>
        </w:rPr>
      </w:pPr>
      <w:r>
        <w:rPr>
          <w:rFonts w:hint="eastAsia"/>
          <w:b/>
          <w:color w:val="000000" w:themeColor="text1"/>
          <w:sz w:val="24"/>
          <w:szCs w:val="24"/>
        </w:rPr>
        <w:t>接口性能</w:t>
      </w:r>
      <w:r w:rsidRPr="0035696E">
        <w:rPr>
          <w:rFonts w:hint="eastAsia"/>
          <w:b/>
          <w:color w:val="000000" w:themeColor="text1"/>
          <w:sz w:val="24"/>
          <w:szCs w:val="24"/>
        </w:rPr>
        <w:t>：</w:t>
      </w:r>
      <w:r w:rsidRPr="00C8085B">
        <w:rPr>
          <w:rFonts w:hint="eastAsia"/>
          <w:color w:val="000000" w:themeColor="text1"/>
          <w:sz w:val="24"/>
          <w:szCs w:val="24"/>
        </w:rPr>
        <w:t>最大</w:t>
      </w:r>
      <w:r w:rsidRPr="00C8085B">
        <w:rPr>
          <w:color w:val="000000" w:themeColor="text1"/>
          <w:sz w:val="24"/>
          <w:szCs w:val="24"/>
        </w:rPr>
        <w:t>并发用户</w:t>
      </w:r>
      <w:r w:rsidRPr="00C8085B">
        <w:rPr>
          <w:rFonts w:hint="eastAsia"/>
          <w:color w:val="000000" w:themeColor="text1"/>
          <w:sz w:val="24"/>
          <w:szCs w:val="24"/>
        </w:rPr>
        <w:t>100</w:t>
      </w:r>
      <w:r w:rsidRPr="00C8085B">
        <w:rPr>
          <w:rFonts w:hint="eastAsia"/>
          <w:color w:val="000000" w:themeColor="text1"/>
          <w:sz w:val="24"/>
          <w:szCs w:val="24"/>
        </w:rPr>
        <w:t>，</w:t>
      </w:r>
      <w:r w:rsidRPr="00C8085B">
        <w:rPr>
          <w:color w:val="000000" w:themeColor="text1"/>
          <w:sz w:val="24"/>
          <w:szCs w:val="24"/>
        </w:rPr>
        <w:t>响应时间</w:t>
      </w:r>
      <w:r w:rsidRPr="00C8085B">
        <w:rPr>
          <w:rFonts w:hint="eastAsia"/>
          <w:color w:val="000000" w:themeColor="text1"/>
          <w:sz w:val="24"/>
          <w:szCs w:val="24"/>
        </w:rPr>
        <w:t>不高于</w:t>
      </w:r>
      <w:r w:rsidRPr="00C8085B">
        <w:rPr>
          <w:rFonts w:hint="eastAsia"/>
          <w:color w:val="000000" w:themeColor="text1"/>
          <w:sz w:val="24"/>
          <w:szCs w:val="24"/>
        </w:rPr>
        <w:t>1.5</w:t>
      </w:r>
      <w:r w:rsidRPr="00C8085B">
        <w:rPr>
          <w:rFonts w:hint="eastAsia"/>
          <w:color w:val="000000" w:themeColor="text1"/>
          <w:sz w:val="24"/>
          <w:szCs w:val="24"/>
        </w:rPr>
        <w:t>秒</w:t>
      </w:r>
    </w:p>
    <w:p w:rsidR="000E625D" w:rsidRDefault="000E625D" w:rsidP="000E625D">
      <w:pPr>
        <w:spacing w:line="360" w:lineRule="auto"/>
        <w:jc w:val="center"/>
        <w:rPr>
          <w:color w:val="000000" w:themeColor="text1"/>
          <w:sz w:val="24"/>
        </w:rPr>
      </w:pPr>
    </w:p>
    <w:p w:rsidR="000237EC" w:rsidRPr="00443456" w:rsidRDefault="000237EC" w:rsidP="000237EC">
      <w:pPr>
        <w:pStyle w:val="3"/>
        <w:rPr>
          <w:rFonts w:asciiTheme="minorEastAsia" w:eastAsiaTheme="minorEastAsia" w:hAnsiTheme="minorEastAsia"/>
          <w:color w:val="000000" w:themeColor="text1"/>
        </w:rPr>
      </w:pPr>
      <w:bookmarkStart w:id="47" w:name="_Toc496097635"/>
      <w:r>
        <w:rPr>
          <w:rFonts w:asciiTheme="minorEastAsia" w:eastAsiaTheme="minorEastAsia" w:hAnsiTheme="minorEastAsia"/>
          <w:color w:val="000000" w:themeColor="text1"/>
        </w:rPr>
        <w:t>模型</w:t>
      </w:r>
      <w:r w:rsidR="00360940">
        <w:rPr>
          <w:rFonts w:asciiTheme="minorEastAsia" w:eastAsiaTheme="minorEastAsia" w:hAnsiTheme="minorEastAsia" w:hint="eastAsia"/>
          <w:color w:val="000000" w:themeColor="text1"/>
        </w:rPr>
        <w:t>离线</w:t>
      </w:r>
      <w:r w:rsidR="00360940">
        <w:rPr>
          <w:rFonts w:asciiTheme="minorEastAsia" w:eastAsiaTheme="minorEastAsia" w:hAnsiTheme="minorEastAsia"/>
          <w:color w:val="000000" w:themeColor="text1"/>
        </w:rPr>
        <w:t>使用</w:t>
      </w:r>
      <w:bookmarkEnd w:id="47"/>
    </w:p>
    <w:p w:rsidR="000C5B85" w:rsidRDefault="000C5B85" w:rsidP="000C5B85">
      <w:pPr>
        <w:spacing w:line="360" w:lineRule="auto"/>
        <w:ind w:firstLineChars="200" w:firstLine="480"/>
        <w:jc w:val="left"/>
        <w:rPr>
          <w:rFonts w:ascii="宋体" w:hAnsi="宋体"/>
          <w:sz w:val="24"/>
          <w:szCs w:val="24"/>
        </w:rPr>
      </w:pPr>
      <w:r w:rsidRPr="006F01FE">
        <w:rPr>
          <w:rFonts w:hint="eastAsia"/>
          <w:sz w:val="24"/>
        </w:rPr>
        <w:t>模型</w:t>
      </w:r>
      <w:r>
        <w:rPr>
          <w:rFonts w:hint="eastAsia"/>
          <w:sz w:val="24"/>
        </w:rPr>
        <w:t>离线</w:t>
      </w:r>
      <w:r w:rsidRPr="006F01FE">
        <w:rPr>
          <w:sz w:val="24"/>
        </w:rPr>
        <w:t>使用是指善跑用户在训练</w:t>
      </w:r>
      <w:r>
        <w:rPr>
          <w:rFonts w:hint="eastAsia"/>
          <w:sz w:val="24"/>
        </w:rPr>
        <w:t>接收</w:t>
      </w:r>
      <w:r>
        <w:rPr>
          <w:sz w:val="24"/>
        </w:rPr>
        <w:t>后</w:t>
      </w:r>
      <w:r w:rsidRPr="006F01FE">
        <w:rPr>
          <w:rFonts w:hint="eastAsia"/>
          <w:sz w:val="24"/>
        </w:rPr>
        <w:t>，</w:t>
      </w:r>
      <w:r w:rsidRPr="006F01FE">
        <w:rPr>
          <w:sz w:val="24"/>
        </w:rPr>
        <w:t>从</w:t>
      </w:r>
      <w:r w:rsidRPr="006F01FE">
        <w:rPr>
          <w:rFonts w:hint="eastAsia"/>
          <w:sz w:val="24"/>
        </w:rPr>
        <w:t>AI</w:t>
      </w:r>
      <w:r w:rsidRPr="006F01FE">
        <w:rPr>
          <w:rFonts w:hint="eastAsia"/>
          <w:sz w:val="24"/>
        </w:rPr>
        <w:t>模型</w:t>
      </w:r>
      <w:r>
        <w:rPr>
          <w:rFonts w:hint="eastAsia"/>
          <w:sz w:val="24"/>
        </w:rPr>
        <w:t>观看处理后</w:t>
      </w:r>
      <w:r>
        <w:rPr>
          <w:sz w:val="24"/>
        </w:rPr>
        <w:t>视频</w:t>
      </w:r>
      <w:r>
        <w:rPr>
          <w:rFonts w:hint="eastAsia"/>
          <w:sz w:val="24"/>
        </w:rPr>
        <w:t>并</w:t>
      </w:r>
      <w:r>
        <w:rPr>
          <w:sz w:val="24"/>
        </w:rPr>
        <w:t>获取</w:t>
      </w:r>
      <w:r w:rsidRPr="006F01FE">
        <w:rPr>
          <w:sz w:val="24"/>
        </w:rPr>
        <w:t>训练评价</w:t>
      </w:r>
      <w:r>
        <w:rPr>
          <w:rFonts w:hint="eastAsia"/>
          <w:sz w:val="24"/>
        </w:rPr>
        <w:t>。</w:t>
      </w:r>
      <w:r>
        <w:rPr>
          <w:rFonts w:ascii="宋体" w:hAnsi="宋体" w:hint="eastAsia"/>
          <w:sz w:val="24"/>
          <w:szCs w:val="24"/>
        </w:rPr>
        <w:t>善跑</w:t>
      </w:r>
      <w:r w:rsidRPr="00760B5C">
        <w:rPr>
          <w:rFonts w:ascii="宋体" w:hAnsi="宋体" w:hint="eastAsia"/>
          <w:sz w:val="24"/>
          <w:szCs w:val="24"/>
        </w:rPr>
        <w:t>AI</w:t>
      </w:r>
      <w:r>
        <w:rPr>
          <w:rFonts w:ascii="宋体" w:hAnsi="宋体" w:hint="eastAsia"/>
          <w:sz w:val="24"/>
          <w:szCs w:val="24"/>
        </w:rPr>
        <w:t>模型离线服务部署在AI前置服务</w:t>
      </w:r>
      <w:r w:rsidRPr="00760B5C">
        <w:rPr>
          <w:rFonts w:ascii="宋体" w:hAnsi="宋体"/>
          <w:sz w:val="24"/>
          <w:szCs w:val="24"/>
        </w:rPr>
        <w:t>平台</w:t>
      </w:r>
      <w:r>
        <w:rPr>
          <w:rFonts w:ascii="宋体" w:hAnsi="宋体" w:hint="eastAsia"/>
          <w:sz w:val="24"/>
          <w:szCs w:val="24"/>
        </w:rPr>
        <w:t>上，服务</w:t>
      </w:r>
      <w:r>
        <w:rPr>
          <w:rFonts w:ascii="宋体" w:hAnsi="宋体"/>
          <w:sz w:val="24"/>
          <w:szCs w:val="24"/>
        </w:rPr>
        <w:t>方式为</w:t>
      </w:r>
      <w:r w:rsidRPr="00760B5C">
        <w:rPr>
          <w:rFonts w:ascii="宋体" w:hAnsi="宋体" w:hint="eastAsia"/>
          <w:sz w:val="24"/>
          <w:szCs w:val="24"/>
        </w:rPr>
        <w:t>RESTAPI服务</w:t>
      </w:r>
      <w:r>
        <w:rPr>
          <w:rFonts w:ascii="宋体" w:hAnsi="宋体" w:hint="eastAsia"/>
          <w:sz w:val="24"/>
          <w:szCs w:val="24"/>
        </w:rPr>
        <w:t>。</w:t>
      </w:r>
    </w:p>
    <w:p w:rsidR="00AC6ED1" w:rsidRPr="000C5B85" w:rsidRDefault="000C5B85" w:rsidP="000C5B85">
      <w:pPr>
        <w:spacing w:line="360" w:lineRule="auto"/>
        <w:ind w:firstLineChars="200" w:firstLine="480"/>
        <w:jc w:val="left"/>
        <w:rPr>
          <w:rFonts w:ascii="宋体" w:hAnsi="宋体"/>
          <w:sz w:val="24"/>
          <w:szCs w:val="24"/>
        </w:rPr>
      </w:pPr>
      <w:r w:rsidRPr="00760B5C">
        <w:rPr>
          <w:rFonts w:ascii="宋体" w:hAnsi="宋体" w:hint="eastAsia"/>
          <w:sz w:val="24"/>
          <w:szCs w:val="24"/>
        </w:rPr>
        <w:t>咪咕</w:t>
      </w:r>
      <w:r>
        <w:rPr>
          <w:rFonts w:ascii="宋体" w:hAnsi="宋体" w:hint="eastAsia"/>
          <w:sz w:val="24"/>
          <w:szCs w:val="24"/>
        </w:rPr>
        <w:t>善跑客户端调用</w:t>
      </w:r>
      <w:r w:rsidRPr="00760B5C">
        <w:rPr>
          <w:rFonts w:ascii="宋体" w:hAnsi="宋体" w:hint="eastAsia"/>
          <w:sz w:val="24"/>
          <w:szCs w:val="24"/>
        </w:rPr>
        <w:t>咪咕</w:t>
      </w:r>
      <w:r>
        <w:rPr>
          <w:rFonts w:ascii="宋体" w:hAnsi="宋体" w:hint="eastAsia"/>
          <w:sz w:val="24"/>
          <w:szCs w:val="24"/>
        </w:rPr>
        <w:t>善跑服务端的AI服务接口，</w:t>
      </w:r>
      <w:r w:rsidRPr="00760B5C">
        <w:rPr>
          <w:rFonts w:ascii="宋体" w:hAnsi="宋体" w:hint="eastAsia"/>
          <w:sz w:val="24"/>
          <w:szCs w:val="24"/>
        </w:rPr>
        <w:t>咪咕</w:t>
      </w:r>
      <w:r>
        <w:rPr>
          <w:rFonts w:ascii="宋体" w:hAnsi="宋体" w:hint="eastAsia"/>
          <w:sz w:val="24"/>
          <w:szCs w:val="24"/>
        </w:rPr>
        <w:t>善跑服务端调用互娱大数据平台的AI服务接口，互娱大数据平台</w:t>
      </w:r>
      <w:r w:rsidR="00BE6917">
        <w:rPr>
          <w:rFonts w:ascii="宋体" w:hAnsi="宋体" w:hint="eastAsia"/>
          <w:sz w:val="24"/>
          <w:szCs w:val="24"/>
        </w:rPr>
        <w:t>根据userid、actionid查询用户</w:t>
      </w:r>
      <w:r w:rsidR="00BE6917">
        <w:rPr>
          <w:rFonts w:ascii="宋体" w:hAnsi="宋体"/>
          <w:sz w:val="24"/>
          <w:szCs w:val="24"/>
        </w:rPr>
        <w:t>最新的录制视频，</w:t>
      </w:r>
      <w:r>
        <w:rPr>
          <w:rFonts w:ascii="宋体" w:hAnsi="宋体" w:hint="eastAsia"/>
          <w:sz w:val="24"/>
          <w:szCs w:val="24"/>
        </w:rPr>
        <w:t>再将请求转发到AI前置</w:t>
      </w:r>
      <w:r w:rsidRPr="00760B5C">
        <w:rPr>
          <w:rFonts w:ascii="宋体" w:hAnsi="宋体"/>
          <w:sz w:val="24"/>
          <w:szCs w:val="24"/>
        </w:rPr>
        <w:t>服务</w:t>
      </w:r>
      <w:r>
        <w:rPr>
          <w:rFonts w:ascii="宋体" w:hAnsi="宋体" w:hint="eastAsia"/>
          <w:sz w:val="24"/>
          <w:szCs w:val="24"/>
        </w:rPr>
        <w:t>平台，</w:t>
      </w:r>
      <w:r>
        <w:rPr>
          <w:rFonts w:ascii="宋体" w:hAnsi="宋体"/>
          <w:sz w:val="24"/>
          <w:szCs w:val="24"/>
        </w:rPr>
        <w:t>获取结果后逐级返回至善跑客户端</w:t>
      </w:r>
      <w:r>
        <w:rPr>
          <w:rFonts w:ascii="宋体" w:hAnsi="宋体" w:hint="eastAsia"/>
          <w:sz w:val="24"/>
          <w:szCs w:val="24"/>
        </w:rPr>
        <w:t>向</w:t>
      </w:r>
      <w:r>
        <w:rPr>
          <w:rFonts w:ascii="宋体" w:hAnsi="宋体"/>
          <w:sz w:val="24"/>
          <w:szCs w:val="24"/>
        </w:rPr>
        <w:t>用户呈现。</w:t>
      </w:r>
    </w:p>
    <w:p w:rsidR="000C5B85" w:rsidRPr="00EC7E3E" w:rsidRDefault="000C5B85" w:rsidP="000C5B85">
      <w:pPr>
        <w:spacing w:line="360" w:lineRule="auto"/>
        <w:ind w:firstLineChars="200" w:firstLine="480"/>
        <w:jc w:val="left"/>
        <w:rPr>
          <w:color w:val="000000" w:themeColor="text1"/>
          <w:sz w:val="24"/>
          <w:szCs w:val="24"/>
        </w:rPr>
      </w:pPr>
      <w:r w:rsidRPr="00EC7E3E">
        <w:rPr>
          <w:rFonts w:hint="eastAsia"/>
          <w:color w:val="000000" w:themeColor="text1"/>
          <w:sz w:val="24"/>
          <w:szCs w:val="24"/>
        </w:rPr>
        <w:t>运动训练指导模型离线使用服务的</w:t>
      </w:r>
      <w:r w:rsidRPr="00EC7E3E">
        <w:rPr>
          <w:rFonts w:hint="eastAsia"/>
          <w:color w:val="000000" w:themeColor="text1"/>
          <w:sz w:val="24"/>
          <w:szCs w:val="24"/>
        </w:rPr>
        <w:t>RESTful URL</w:t>
      </w:r>
      <w:r w:rsidRPr="00EC7E3E">
        <w:rPr>
          <w:rFonts w:hint="eastAsia"/>
          <w:color w:val="000000" w:themeColor="text1"/>
          <w:sz w:val="24"/>
          <w:szCs w:val="24"/>
        </w:rPr>
        <w:t>为</w:t>
      </w:r>
      <w:r w:rsidRPr="00EC7E3E">
        <w:rPr>
          <w:rFonts w:hint="eastAsia"/>
          <w:color w:val="000000" w:themeColor="text1"/>
          <w:sz w:val="24"/>
          <w:szCs w:val="24"/>
        </w:rPr>
        <w:t>http</w:t>
      </w:r>
      <w:r w:rsidRPr="00EC7E3E">
        <w:rPr>
          <w:color w:val="000000" w:themeColor="text1"/>
          <w:sz w:val="24"/>
          <w:szCs w:val="24"/>
        </w:rPr>
        <w:t>://migu_url</w:t>
      </w:r>
      <w:r w:rsidRPr="00EC7E3E">
        <w:rPr>
          <w:rFonts w:hint="eastAsia"/>
          <w:color w:val="000000" w:themeColor="text1"/>
          <w:sz w:val="24"/>
          <w:szCs w:val="24"/>
        </w:rPr>
        <w:t>/shanpao/training</w:t>
      </w:r>
      <w:r w:rsidRPr="00EC7E3E">
        <w:rPr>
          <w:color w:val="000000" w:themeColor="text1"/>
          <w:sz w:val="24"/>
          <w:szCs w:val="24"/>
        </w:rPr>
        <w:t>/</w:t>
      </w:r>
      <w:r w:rsidRPr="00EC7E3E">
        <w:rPr>
          <w:rFonts w:hint="eastAsia"/>
          <w:color w:val="000000" w:themeColor="text1"/>
          <w:sz w:val="24"/>
          <w:szCs w:val="24"/>
        </w:rPr>
        <w:t>action</w:t>
      </w:r>
      <w:r w:rsidRPr="00EC7E3E">
        <w:rPr>
          <w:color w:val="000000" w:themeColor="text1"/>
          <w:sz w:val="24"/>
          <w:szCs w:val="24"/>
        </w:rPr>
        <w:t>/</w:t>
      </w:r>
      <w:r w:rsidRPr="00EC7E3E">
        <w:rPr>
          <w:rFonts w:hint="eastAsia"/>
          <w:color w:val="000000" w:themeColor="text1"/>
          <w:sz w:val="24"/>
          <w:szCs w:val="24"/>
        </w:rPr>
        <w:t>offline</w:t>
      </w:r>
      <w:r w:rsidRPr="00EC7E3E">
        <w:rPr>
          <w:color w:val="000000" w:themeColor="text1"/>
          <w:sz w:val="24"/>
          <w:szCs w:val="24"/>
        </w:rPr>
        <w:t>_instruction/v1</w:t>
      </w:r>
      <w:r w:rsidRPr="00EC7E3E">
        <w:rPr>
          <w:rFonts w:hint="eastAsia"/>
          <w:color w:val="000000" w:themeColor="text1"/>
          <w:sz w:val="24"/>
          <w:szCs w:val="24"/>
        </w:rPr>
        <w:t>/</w:t>
      </w:r>
      <w:r w:rsidRPr="00EC7E3E">
        <w:rPr>
          <w:rFonts w:hint="eastAsia"/>
          <w:color w:val="000000" w:themeColor="text1"/>
          <w:sz w:val="24"/>
          <w:szCs w:val="24"/>
        </w:rPr>
        <w:t>，使用</w:t>
      </w:r>
      <w:r w:rsidRPr="00EC7E3E">
        <w:rPr>
          <w:rFonts w:hint="eastAsia"/>
          <w:color w:val="000000" w:themeColor="text1"/>
          <w:sz w:val="24"/>
          <w:szCs w:val="24"/>
        </w:rPr>
        <w:t>POST</w:t>
      </w:r>
      <w:r w:rsidRPr="00EC7E3E">
        <w:rPr>
          <w:rFonts w:hint="eastAsia"/>
          <w:color w:val="000000" w:themeColor="text1"/>
          <w:sz w:val="24"/>
          <w:szCs w:val="24"/>
        </w:rPr>
        <w:t>方法调用</w:t>
      </w:r>
      <w:r w:rsidRPr="00EC7E3E">
        <w:rPr>
          <w:rFonts w:hint="eastAsia"/>
          <w:color w:val="000000" w:themeColor="text1"/>
          <w:sz w:val="24"/>
          <w:szCs w:val="24"/>
        </w:rPr>
        <w:t>RESTAPI</w:t>
      </w:r>
      <w:r w:rsidRPr="00EC7E3E">
        <w:rPr>
          <w:rFonts w:hint="eastAsia"/>
          <w:color w:val="000000" w:themeColor="text1"/>
          <w:sz w:val="24"/>
          <w:szCs w:val="24"/>
        </w:rPr>
        <w:t>的参数设计如下：</w:t>
      </w:r>
    </w:p>
    <w:p w:rsidR="000C5B85" w:rsidRPr="001D5272" w:rsidRDefault="000C5B85" w:rsidP="000C5B85">
      <w:pPr>
        <w:spacing w:line="360" w:lineRule="auto"/>
        <w:ind w:firstLineChars="200" w:firstLine="482"/>
        <w:jc w:val="left"/>
        <w:rPr>
          <w:color w:val="000000" w:themeColor="text1"/>
          <w:sz w:val="24"/>
          <w:szCs w:val="24"/>
        </w:rPr>
      </w:pPr>
      <w:r w:rsidRPr="0035696E">
        <w:rPr>
          <w:rFonts w:hint="eastAsia"/>
          <w:b/>
          <w:color w:val="000000" w:themeColor="text1"/>
          <w:sz w:val="24"/>
          <w:szCs w:val="24"/>
        </w:rPr>
        <w:t>传输方式：</w:t>
      </w:r>
      <w:r>
        <w:rPr>
          <w:color w:val="000000" w:themeColor="text1"/>
          <w:sz w:val="24"/>
          <w:szCs w:val="24"/>
        </w:rPr>
        <w:t>HTTP-REST JSON</w:t>
      </w:r>
    </w:p>
    <w:p w:rsidR="000C5B85" w:rsidRPr="001D5272" w:rsidRDefault="000C5B85" w:rsidP="000C5B85">
      <w:pPr>
        <w:spacing w:line="360" w:lineRule="auto"/>
        <w:ind w:firstLineChars="200" w:firstLine="482"/>
        <w:jc w:val="left"/>
        <w:rPr>
          <w:color w:val="000000" w:themeColor="text1"/>
          <w:sz w:val="24"/>
          <w:szCs w:val="24"/>
        </w:rPr>
      </w:pPr>
      <w:r w:rsidRPr="0035696E">
        <w:rPr>
          <w:rFonts w:hint="eastAsia"/>
          <w:b/>
          <w:color w:val="000000" w:themeColor="text1"/>
          <w:sz w:val="24"/>
          <w:szCs w:val="24"/>
        </w:rPr>
        <w:t>传输方式：</w:t>
      </w:r>
      <w:r w:rsidRPr="001D5272">
        <w:rPr>
          <w:color w:val="000000" w:themeColor="text1"/>
          <w:sz w:val="24"/>
          <w:szCs w:val="24"/>
        </w:rPr>
        <w:t>GET/POST</w:t>
      </w:r>
    </w:p>
    <w:p w:rsidR="000C5B85" w:rsidRPr="001D5272" w:rsidRDefault="000C5B85" w:rsidP="000C5B85">
      <w:pPr>
        <w:spacing w:line="360" w:lineRule="auto"/>
        <w:ind w:firstLineChars="200" w:firstLine="482"/>
        <w:jc w:val="left"/>
        <w:rPr>
          <w:color w:val="000000" w:themeColor="text1"/>
          <w:sz w:val="24"/>
          <w:szCs w:val="24"/>
        </w:rPr>
      </w:pPr>
      <w:r w:rsidRPr="0035696E">
        <w:rPr>
          <w:rFonts w:hint="eastAsia"/>
          <w:b/>
          <w:color w:val="000000" w:themeColor="text1"/>
          <w:sz w:val="24"/>
          <w:szCs w:val="24"/>
        </w:rPr>
        <w:t>数据编码：</w:t>
      </w:r>
      <w:r>
        <w:rPr>
          <w:color w:val="000000" w:themeColor="text1"/>
          <w:sz w:val="24"/>
          <w:szCs w:val="24"/>
        </w:rPr>
        <w:t>UTF-8</w:t>
      </w:r>
    </w:p>
    <w:p w:rsidR="000C5B85" w:rsidRPr="0035696E" w:rsidRDefault="000C5B85" w:rsidP="000C5B85">
      <w:pPr>
        <w:spacing w:line="360" w:lineRule="auto"/>
        <w:ind w:firstLineChars="200" w:firstLine="482"/>
        <w:jc w:val="left"/>
        <w:rPr>
          <w:b/>
          <w:color w:val="000000" w:themeColor="text1"/>
          <w:sz w:val="24"/>
          <w:szCs w:val="24"/>
        </w:rPr>
      </w:pPr>
      <w:r w:rsidRPr="0035696E">
        <w:rPr>
          <w:rFonts w:hint="eastAsia"/>
          <w:b/>
          <w:color w:val="000000" w:themeColor="text1"/>
          <w:sz w:val="24"/>
          <w:szCs w:val="24"/>
        </w:rPr>
        <w:t>输入参数：</w:t>
      </w:r>
    </w:p>
    <w:tbl>
      <w:tblPr>
        <w:tblStyle w:val="aa"/>
        <w:tblW w:w="0" w:type="auto"/>
        <w:tblLook w:val="04A0"/>
      </w:tblPr>
      <w:tblGrid>
        <w:gridCol w:w="1806"/>
        <w:gridCol w:w="1631"/>
        <w:gridCol w:w="929"/>
        <w:gridCol w:w="4156"/>
      </w:tblGrid>
      <w:tr w:rsidR="000C5B85" w:rsidRPr="00F77E3E" w:rsidTr="00506F31">
        <w:tc>
          <w:tcPr>
            <w:tcW w:w="1905" w:type="dxa"/>
          </w:tcPr>
          <w:p w:rsidR="000C5B85" w:rsidRPr="0035696E" w:rsidRDefault="000C5B85" w:rsidP="0070249F">
            <w:pPr>
              <w:jc w:val="center"/>
              <w:rPr>
                <w:b/>
                <w:szCs w:val="24"/>
              </w:rPr>
            </w:pPr>
            <w:r w:rsidRPr="0035696E">
              <w:rPr>
                <w:rFonts w:hint="eastAsia"/>
                <w:b/>
                <w:szCs w:val="24"/>
              </w:rPr>
              <w:t>参数</w:t>
            </w:r>
            <w:r>
              <w:rPr>
                <w:rFonts w:hint="eastAsia"/>
                <w:b/>
                <w:szCs w:val="24"/>
              </w:rPr>
              <w:t>名称</w:t>
            </w:r>
          </w:p>
        </w:tc>
        <w:tc>
          <w:tcPr>
            <w:tcW w:w="1936" w:type="dxa"/>
          </w:tcPr>
          <w:p w:rsidR="000C5B85" w:rsidRPr="0035696E" w:rsidRDefault="000C5B85" w:rsidP="0070249F">
            <w:pPr>
              <w:jc w:val="center"/>
              <w:rPr>
                <w:b/>
                <w:szCs w:val="24"/>
              </w:rPr>
            </w:pPr>
            <w:r w:rsidRPr="0035696E">
              <w:rPr>
                <w:rFonts w:hint="eastAsia"/>
                <w:b/>
                <w:szCs w:val="24"/>
              </w:rPr>
              <w:t>描述</w:t>
            </w:r>
          </w:p>
        </w:tc>
        <w:tc>
          <w:tcPr>
            <w:tcW w:w="1055" w:type="dxa"/>
          </w:tcPr>
          <w:p w:rsidR="000C5B85" w:rsidRPr="0035696E" w:rsidRDefault="000C5B85" w:rsidP="0070249F">
            <w:pPr>
              <w:jc w:val="center"/>
              <w:rPr>
                <w:b/>
                <w:szCs w:val="24"/>
              </w:rPr>
            </w:pPr>
            <w:r w:rsidRPr="0035696E">
              <w:rPr>
                <w:rFonts w:hint="eastAsia"/>
                <w:b/>
                <w:szCs w:val="24"/>
              </w:rPr>
              <w:t>是否必填</w:t>
            </w:r>
          </w:p>
        </w:tc>
        <w:tc>
          <w:tcPr>
            <w:tcW w:w="3626" w:type="dxa"/>
          </w:tcPr>
          <w:p w:rsidR="000C5B85" w:rsidRPr="0035696E" w:rsidRDefault="000C5B85" w:rsidP="0070249F">
            <w:pPr>
              <w:jc w:val="center"/>
              <w:rPr>
                <w:b/>
                <w:szCs w:val="24"/>
              </w:rPr>
            </w:pPr>
            <w:r w:rsidRPr="0035696E">
              <w:rPr>
                <w:rFonts w:hint="eastAsia"/>
                <w:b/>
                <w:szCs w:val="24"/>
              </w:rPr>
              <w:t>备注</w:t>
            </w:r>
          </w:p>
        </w:tc>
      </w:tr>
      <w:tr w:rsidR="000C5B85" w:rsidRPr="000241B5" w:rsidTr="00506F31">
        <w:tc>
          <w:tcPr>
            <w:tcW w:w="1905" w:type="dxa"/>
            <w:vAlign w:val="center"/>
          </w:tcPr>
          <w:p w:rsidR="000C5B85" w:rsidRPr="000241B5" w:rsidRDefault="00326631" w:rsidP="0070249F">
            <w:pPr>
              <w:jc w:val="center"/>
              <w:rPr>
                <w:szCs w:val="24"/>
              </w:rPr>
            </w:pPr>
            <w:r>
              <w:rPr>
                <w:rFonts w:ascii="宋体" w:hAnsi="宋体" w:cs="宋体"/>
                <w:color w:val="000000"/>
              </w:rPr>
              <w:t>u</w:t>
            </w:r>
            <w:r w:rsidR="000C5B85">
              <w:rPr>
                <w:rFonts w:ascii="宋体" w:hAnsi="宋体" w:cs="宋体" w:hint="eastAsia"/>
                <w:color w:val="000000"/>
              </w:rPr>
              <w:t>ser</w:t>
            </w:r>
            <w:r>
              <w:rPr>
                <w:rFonts w:ascii="宋体" w:hAnsi="宋体" w:cs="宋体"/>
                <w:color w:val="000000"/>
              </w:rPr>
              <w:t>_</w:t>
            </w:r>
            <w:r w:rsidR="000C5B85">
              <w:rPr>
                <w:rFonts w:ascii="宋体" w:hAnsi="宋体" w:cs="宋体" w:hint="eastAsia"/>
                <w:color w:val="000000"/>
              </w:rPr>
              <w:t>id</w:t>
            </w:r>
          </w:p>
        </w:tc>
        <w:tc>
          <w:tcPr>
            <w:tcW w:w="1936" w:type="dxa"/>
            <w:vAlign w:val="center"/>
          </w:tcPr>
          <w:p w:rsidR="000C5B85" w:rsidRPr="000241B5" w:rsidRDefault="000C5B85" w:rsidP="0070249F">
            <w:pPr>
              <w:jc w:val="center"/>
              <w:rPr>
                <w:szCs w:val="24"/>
              </w:rPr>
            </w:pPr>
            <w:r>
              <w:rPr>
                <w:rFonts w:ascii="宋体" w:hAnsi="宋体" w:cs="宋体" w:hint="eastAsia"/>
                <w:color w:val="000000"/>
              </w:rPr>
              <w:t>善跑</w:t>
            </w:r>
            <w:r>
              <w:rPr>
                <w:rFonts w:ascii="宋体" w:hAnsi="宋体" w:cs="宋体"/>
                <w:color w:val="000000"/>
              </w:rPr>
              <w:t>用户编号</w:t>
            </w:r>
          </w:p>
        </w:tc>
        <w:tc>
          <w:tcPr>
            <w:tcW w:w="1055" w:type="dxa"/>
            <w:vAlign w:val="center"/>
          </w:tcPr>
          <w:p w:rsidR="000C5B85" w:rsidRDefault="000C5B85" w:rsidP="0070249F">
            <w:pPr>
              <w:rPr>
                <w:rFonts w:ascii="宋体" w:hAnsi="宋体" w:cs="宋体"/>
                <w:color w:val="000000"/>
              </w:rPr>
            </w:pPr>
            <w:r>
              <w:rPr>
                <w:rFonts w:ascii="宋体" w:hAnsi="宋体" w:cs="宋体" w:hint="eastAsia"/>
                <w:color w:val="000000"/>
              </w:rPr>
              <w:t>是</w:t>
            </w:r>
          </w:p>
        </w:tc>
        <w:tc>
          <w:tcPr>
            <w:tcW w:w="3626" w:type="dxa"/>
            <w:vAlign w:val="center"/>
          </w:tcPr>
          <w:p w:rsidR="000C5B85" w:rsidRPr="000241B5" w:rsidRDefault="000C5B85" w:rsidP="0070249F">
            <w:pPr>
              <w:rPr>
                <w:szCs w:val="24"/>
              </w:rPr>
            </w:pPr>
            <w:r>
              <w:rPr>
                <w:rFonts w:ascii="宋体" w:hAnsi="宋体" w:cs="宋体" w:hint="eastAsia"/>
                <w:color w:val="000000"/>
              </w:rPr>
              <w:t>善跑</w:t>
            </w:r>
            <w:r>
              <w:rPr>
                <w:rFonts w:ascii="宋体" w:hAnsi="宋体" w:cs="宋体"/>
                <w:color w:val="000000"/>
              </w:rPr>
              <w:t>用户编号</w:t>
            </w:r>
          </w:p>
        </w:tc>
      </w:tr>
      <w:tr w:rsidR="000C5B85" w:rsidRPr="000241B5" w:rsidTr="00506F31">
        <w:tc>
          <w:tcPr>
            <w:tcW w:w="1905" w:type="dxa"/>
            <w:vAlign w:val="center"/>
          </w:tcPr>
          <w:p w:rsidR="000C5B85" w:rsidRPr="000241B5" w:rsidRDefault="00326631" w:rsidP="0070249F">
            <w:pPr>
              <w:jc w:val="center"/>
              <w:rPr>
                <w:szCs w:val="24"/>
              </w:rPr>
            </w:pPr>
            <w:r>
              <w:rPr>
                <w:rFonts w:ascii="宋体" w:hAnsi="宋体" w:cs="宋体"/>
                <w:color w:val="000000"/>
              </w:rPr>
              <w:t>a</w:t>
            </w:r>
            <w:r w:rsidR="000C5B85">
              <w:rPr>
                <w:rFonts w:ascii="宋体" w:hAnsi="宋体" w:cs="宋体"/>
                <w:color w:val="000000"/>
              </w:rPr>
              <w:t>ction</w:t>
            </w:r>
            <w:r>
              <w:rPr>
                <w:rFonts w:ascii="宋体" w:hAnsi="宋体" w:cs="宋体"/>
                <w:color w:val="000000"/>
              </w:rPr>
              <w:t>_</w:t>
            </w:r>
            <w:r w:rsidR="000C5B85">
              <w:rPr>
                <w:rFonts w:ascii="宋体" w:hAnsi="宋体" w:cs="宋体"/>
                <w:color w:val="000000"/>
              </w:rPr>
              <w:t>id</w:t>
            </w:r>
          </w:p>
        </w:tc>
        <w:tc>
          <w:tcPr>
            <w:tcW w:w="1936" w:type="dxa"/>
            <w:vAlign w:val="center"/>
          </w:tcPr>
          <w:p w:rsidR="000C5B85" w:rsidRPr="000241B5" w:rsidRDefault="000C5B85" w:rsidP="0070249F">
            <w:pPr>
              <w:jc w:val="center"/>
              <w:rPr>
                <w:szCs w:val="24"/>
              </w:rPr>
            </w:pPr>
            <w:r>
              <w:rPr>
                <w:rFonts w:ascii="宋体" w:hAnsi="宋体" w:cs="宋体" w:hint="eastAsia"/>
                <w:color w:val="000000"/>
              </w:rPr>
              <w:t>训练</w:t>
            </w:r>
            <w:r>
              <w:rPr>
                <w:rFonts w:ascii="宋体" w:hAnsi="宋体" w:cs="宋体"/>
                <w:color w:val="000000"/>
              </w:rPr>
              <w:t>动作编号</w:t>
            </w:r>
          </w:p>
        </w:tc>
        <w:tc>
          <w:tcPr>
            <w:tcW w:w="1055" w:type="dxa"/>
            <w:vAlign w:val="center"/>
          </w:tcPr>
          <w:p w:rsidR="000C5B85" w:rsidRDefault="000C5B85" w:rsidP="0070249F">
            <w:pPr>
              <w:rPr>
                <w:rFonts w:ascii="宋体" w:hAnsi="宋体" w:cs="宋体"/>
                <w:color w:val="000000"/>
              </w:rPr>
            </w:pPr>
            <w:r>
              <w:rPr>
                <w:rFonts w:ascii="宋体" w:hAnsi="宋体" w:cs="宋体" w:hint="eastAsia"/>
                <w:color w:val="000000"/>
              </w:rPr>
              <w:t>是</w:t>
            </w:r>
          </w:p>
        </w:tc>
        <w:tc>
          <w:tcPr>
            <w:tcW w:w="3626" w:type="dxa"/>
            <w:vAlign w:val="center"/>
          </w:tcPr>
          <w:p w:rsidR="000C5B85" w:rsidRPr="000241B5" w:rsidRDefault="000C5B85" w:rsidP="0070249F">
            <w:pPr>
              <w:rPr>
                <w:szCs w:val="24"/>
              </w:rPr>
            </w:pPr>
            <w:r>
              <w:rPr>
                <w:rFonts w:ascii="宋体" w:hAnsi="宋体" w:cs="宋体" w:hint="eastAsia"/>
                <w:color w:val="000000"/>
              </w:rPr>
              <w:t>训练</w:t>
            </w:r>
            <w:r>
              <w:rPr>
                <w:rFonts w:ascii="宋体" w:hAnsi="宋体" w:cs="宋体"/>
                <w:color w:val="000000"/>
              </w:rPr>
              <w:t>动作编号</w:t>
            </w:r>
          </w:p>
        </w:tc>
      </w:tr>
      <w:tr w:rsidR="00506F31" w:rsidRPr="000241B5" w:rsidTr="00506F31">
        <w:tc>
          <w:tcPr>
            <w:tcW w:w="1905" w:type="dxa"/>
            <w:vAlign w:val="center"/>
          </w:tcPr>
          <w:p w:rsidR="00506F31" w:rsidRDefault="00326631" w:rsidP="00506F31">
            <w:pPr>
              <w:jc w:val="center"/>
              <w:rPr>
                <w:rFonts w:ascii="宋体" w:hAnsi="宋体" w:cs="宋体"/>
                <w:color w:val="000000"/>
              </w:rPr>
            </w:pPr>
            <w:r>
              <w:rPr>
                <w:rFonts w:ascii="宋体" w:hAnsi="宋体"/>
                <w:sz w:val="24"/>
                <w:szCs w:val="24"/>
              </w:rPr>
              <w:t>c</w:t>
            </w:r>
            <w:r w:rsidR="00506F31">
              <w:rPr>
                <w:rFonts w:ascii="宋体" w:hAnsi="宋体" w:hint="eastAsia"/>
                <w:sz w:val="24"/>
                <w:szCs w:val="24"/>
              </w:rPr>
              <w:t>hannel</w:t>
            </w:r>
            <w:r>
              <w:rPr>
                <w:rFonts w:ascii="宋体" w:hAnsi="宋体"/>
                <w:sz w:val="24"/>
                <w:szCs w:val="24"/>
              </w:rPr>
              <w:t>_</w:t>
            </w:r>
            <w:r w:rsidR="00506F31">
              <w:rPr>
                <w:rFonts w:ascii="宋体" w:hAnsi="宋体" w:hint="eastAsia"/>
                <w:sz w:val="24"/>
                <w:szCs w:val="24"/>
              </w:rPr>
              <w:t>id</w:t>
            </w:r>
          </w:p>
        </w:tc>
        <w:tc>
          <w:tcPr>
            <w:tcW w:w="1936" w:type="dxa"/>
            <w:vAlign w:val="center"/>
          </w:tcPr>
          <w:p w:rsidR="00506F31" w:rsidRDefault="00506F31" w:rsidP="00506F31">
            <w:pPr>
              <w:jc w:val="center"/>
              <w:rPr>
                <w:rFonts w:ascii="宋体" w:hAnsi="宋体" w:cs="宋体"/>
                <w:color w:val="000000"/>
              </w:rPr>
            </w:pPr>
            <w:r>
              <w:rPr>
                <w:rFonts w:ascii="宋体" w:hAnsi="宋体" w:cs="宋体" w:hint="eastAsia"/>
                <w:color w:val="000000"/>
              </w:rPr>
              <w:t>直播</w:t>
            </w:r>
            <w:r>
              <w:rPr>
                <w:rFonts w:ascii="宋体" w:hAnsi="宋体" w:cs="宋体"/>
                <w:color w:val="000000"/>
              </w:rPr>
              <w:t>频道号</w:t>
            </w:r>
          </w:p>
        </w:tc>
        <w:tc>
          <w:tcPr>
            <w:tcW w:w="1055" w:type="dxa"/>
          </w:tcPr>
          <w:p w:rsidR="00506F31" w:rsidRDefault="00506F31" w:rsidP="00506F31">
            <w:pPr>
              <w:rPr>
                <w:rFonts w:ascii="宋体" w:hAnsi="宋体" w:cs="宋体"/>
                <w:color w:val="000000"/>
              </w:rPr>
            </w:pPr>
            <w:r>
              <w:rPr>
                <w:rFonts w:ascii="宋体" w:hAnsi="宋体" w:cs="宋体" w:hint="eastAsia"/>
                <w:color w:val="000000"/>
              </w:rPr>
              <w:t>Y</w:t>
            </w:r>
          </w:p>
        </w:tc>
        <w:tc>
          <w:tcPr>
            <w:tcW w:w="3626" w:type="dxa"/>
            <w:vAlign w:val="center"/>
          </w:tcPr>
          <w:p w:rsidR="00506F31" w:rsidRDefault="00506F31" w:rsidP="00506F31">
            <w:pPr>
              <w:rPr>
                <w:rFonts w:ascii="宋体" w:hAnsi="宋体" w:cs="宋体"/>
                <w:color w:val="000000"/>
              </w:rPr>
            </w:pPr>
            <w:r>
              <w:rPr>
                <w:rFonts w:ascii="宋体" w:hAnsi="宋体" w:cs="宋体" w:hint="eastAsia"/>
                <w:color w:val="000000"/>
              </w:rPr>
              <w:t>直播</w:t>
            </w:r>
            <w:r>
              <w:rPr>
                <w:rFonts w:ascii="宋体" w:hAnsi="宋体" w:cs="宋体"/>
                <w:color w:val="000000"/>
              </w:rPr>
              <w:t>频道号</w:t>
            </w:r>
          </w:p>
        </w:tc>
      </w:tr>
      <w:tr w:rsidR="00506F31" w:rsidRPr="000241B5" w:rsidTr="00506F31">
        <w:tc>
          <w:tcPr>
            <w:tcW w:w="1905" w:type="dxa"/>
            <w:vAlign w:val="center"/>
          </w:tcPr>
          <w:p w:rsidR="00506F31" w:rsidRPr="000241B5" w:rsidRDefault="00506F31" w:rsidP="00506F31">
            <w:pPr>
              <w:jc w:val="center"/>
              <w:rPr>
                <w:rFonts w:ascii="宋体" w:hAnsi="宋体" w:cs="宋体"/>
                <w:color w:val="000000"/>
                <w:kern w:val="0"/>
                <w:szCs w:val="24"/>
              </w:rPr>
            </w:pPr>
            <w:r>
              <w:rPr>
                <w:rFonts w:ascii="宋体" w:hAnsi="宋体" w:cs="宋体" w:hint="eastAsia"/>
                <w:color w:val="000000"/>
              </w:rPr>
              <w:t>video</w:t>
            </w:r>
            <w:r>
              <w:rPr>
                <w:rFonts w:ascii="宋体" w:hAnsi="宋体" w:cs="宋体"/>
                <w:color w:val="000000"/>
              </w:rPr>
              <w:t>_</w:t>
            </w:r>
            <w:r>
              <w:rPr>
                <w:rFonts w:ascii="宋体" w:hAnsi="宋体" w:cs="宋体" w:hint="eastAsia"/>
                <w:color w:val="000000"/>
              </w:rPr>
              <w:t>path</w:t>
            </w:r>
          </w:p>
        </w:tc>
        <w:tc>
          <w:tcPr>
            <w:tcW w:w="1936" w:type="dxa"/>
            <w:vAlign w:val="center"/>
          </w:tcPr>
          <w:p w:rsidR="00506F31" w:rsidRPr="000241B5" w:rsidRDefault="00506F31" w:rsidP="00506F31">
            <w:pPr>
              <w:jc w:val="center"/>
              <w:rPr>
                <w:szCs w:val="24"/>
              </w:rPr>
            </w:pPr>
            <w:r>
              <w:rPr>
                <w:rFonts w:ascii="宋体" w:hAnsi="宋体" w:cs="宋体" w:hint="eastAsia"/>
                <w:color w:val="000000"/>
              </w:rPr>
              <w:t>视频地址</w:t>
            </w:r>
          </w:p>
        </w:tc>
        <w:tc>
          <w:tcPr>
            <w:tcW w:w="1055" w:type="dxa"/>
            <w:vAlign w:val="center"/>
          </w:tcPr>
          <w:p w:rsidR="00506F31" w:rsidRDefault="00506F31" w:rsidP="00506F31">
            <w:pPr>
              <w:widowControl/>
              <w:jc w:val="left"/>
              <w:rPr>
                <w:rFonts w:ascii="宋体" w:hAnsi="宋体" w:cs="宋体"/>
                <w:color w:val="000000"/>
              </w:rPr>
            </w:pPr>
            <w:r>
              <w:rPr>
                <w:rFonts w:ascii="宋体" w:hAnsi="宋体" w:cs="宋体" w:hint="eastAsia"/>
                <w:color w:val="000000"/>
              </w:rPr>
              <w:t>是</w:t>
            </w:r>
          </w:p>
        </w:tc>
        <w:tc>
          <w:tcPr>
            <w:tcW w:w="3626" w:type="dxa"/>
            <w:vAlign w:val="center"/>
          </w:tcPr>
          <w:p w:rsidR="00506F31" w:rsidRDefault="00506F31" w:rsidP="00506F31">
            <w:pPr>
              <w:widowControl/>
              <w:jc w:val="left"/>
              <w:rPr>
                <w:rFonts w:ascii="宋体" w:hAnsi="宋体" w:cs="宋体"/>
                <w:color w:val="000000"/>
                <w:kern w:val="0"/>
                <w:szCs w:val="24"/>
              </w:rPr>
            </w:pPr>
            <w:r>
              <w:rPr>
                <w:rFonts w:ascii="宋体" w:hAnsi="宋体" w:cs="宋体" w:hint="eastAsia"/>
                <w:color w:val="000000"/>
                <w:kern w:val="0"/>
                <w:szCs w:val="24"/>
              </w:rPr>
              <w:t>视频地址。</w:t>
            </w:r>
            <w:r>
              <w:rPr>
                <w:rFonts w:ascii="宋体" w:hAnsi="宋体" w:cs="宋体" w:hint="eastAsia"/>
                <w:color w:val="000000"/>
              </w:rPr>
              <w:t>视频的命名规范为[</w:t>
            </w:r>
            <w:r w:rsidR="00A77D21">
              <w:rPr>
                <w:rFonts w:ascii="宋体" w:hAnsi="宋体" w:cs="宋体"/>
                <w:color w:val="000000"/>
              </w:rPr>
              <w:t>user</w:t>
            </w:r>
            <w:r>
              <w:rPr>
                <w:rFonts w:ascii="宋体" w:hAnsi="宋体" w:cs="宋体"/>
                <w:color w:val="000000"/>
              </w:rPr>
              <w:t>id</w:t>
            </w:r>
            <w:r>
              <w:rPr>
                <w:rFonts w:ascii="宋体" w:hAnsi="宋体" w:cs="宋体" w:hint="eastAsia"/>
                <w:color w:val="000000"/>
              </w:rPr>
              <w:t>]_[</w:t>
            </w:r>
            <w:r w:rsidR="00A77D21">
              <w:rPr>
                <w:rFonts w:ascii="宋体" w:hAnsi="宋体" w:cs="宋体"/>
                <w:color w:val="000000"/>
              </w:rPr>
              <w:t>action</w:t>
            </w:r>
            <w:r>
              <w:rPr>
                <w:rFonts w:ascii="宋体" w:hAnsi="宋体" w:cs="宋体"/>
                <w:color w:val="000000"/>
              </w:rPr>
              <w:t>id</w:t>
            </w:r>
            <w:r>
              <w:rPr>
                <w:rFonts w:ascii="宋体" w:hAnsi="宋体" w:cs="宋体" w:hint="eastAsia"/>
                <w:color w:val="000000"/>
              </w:rPr>
              <w:t>]</w:t>
            </w:r>
            <w:r>
              <w:rPr>
                <w:rFonts w:ascii="宋体" w:hAnsi="宋体" w:cs="宋体"/>
                <w:color w:val="000000"/>
              </w:rPr>
              <w:t>_[</w:t>
            </w:r>
            <w:r w:rsidR="00326631">
              <w:rPr>
                <w:rFonts w:ascii="宋体" w:hAnsi="宋体"/>
                <w:sz w:val="24"/>
                <w:szCs w:val="24"/>
              </w:rPr>
              <w:t>c</w:t>
            </w:r>
            <w:r w:rsidR="00326631">
              <w:rPr>
                <w:rFonts w:ascii="宋体" w:hAnsi="宋体" w:hint="eastAsia"/>
                <w:sz w:val="24"/>
                <w:szCs w:val="24"/>
              </w:rPr>
              <w:t>hannelid</w:t>
            </w:r>
            <w:r>
              <w:rPr>
                <w:rFonts w:ascii="宋体" w:hAnsi="宋体" w:cs="宋体"/>
                <w:color w:val="000000"/>
              </w:rPr>
              <w:t>]</w:t>
            </w:r>
            <w:r>
              <w:rPr>
                <w:rFonts w:ascii="宋体" w:hAnsi="宋体" w:cs="宋体" w:hint="eastAsia"/>
                <w:color w:val="000000"/>
              </w:rPr>
              <w:t>.mp4</w:t>
            </w:r>
          </w:p>
        </w:tc>
      </w:tr>
    </w:tbl>
    <w:p w:rsidR="000C5B85" w:rsidRPr="00A378FD" w:rsidRDefault="000C5B85" w:rsidP="000C5B85">
      <w:pPr>
        <w:spacing w:line="360" w:lineRule="auto"/>
        <w:ind w:firstLineChars="200" w:firstLine="482"/>
        <w:rPr>
          <w:rFonts w:asciiTheme="minorEastAsia" w:eastAsiaTheme="minorEastAsia" w:hAnsiTheme="minorEastAsia"/>
          <w:b/>
          <w:bCs/>
          <w:kern w:val="0"/>
          <w:sz w:val="24"/>
          <w:szCs w:val="24"/>
        </w:rPr>
      </w:pPr>
      <w:r w:rsidRPr="00A378FD">
        <w:rPr>
          <w:rFonts w:asciiTheme="minorEastAsia" w:eastAsiaTheme="minorEastAsia" w:hAnsiTheme="minorEastAsia" w:hint="eastAsia"/>
          <w:b/>
          <w:bCs/>
          <w:kern w:val="0"/>
          <w:sz w:val="24"/>
          <w:szCs w:val="24"/>
        </w:rPr>
        <w:t>返回</w:t>
      </w:r>
      <w:r>
        <w:rPr>
          <w:rFonts w:asciiTheme="minorEastAsia" w:eastAsiaTheme="minorEastAsia" w:hAnsiTheme="minorEastAsia" w:hint="eastAsia"/>
          <w:b/>
          <w:bCs/>
          <w:kern w:val="0"/>
          <w:sz w:val="24"/>
          <w:szCs w:val="24"/>
        </w:rPr>
        <w:t>结果</w:t>
      </w:r>
      <w:r w:rsidRPr="00A378FD">
        <w:rPr>
          <w:rFonts w:asciiTheme="minorEastAsia" w:eastAsiaTheme="minorEastAsia" w:hAnsiTheme="minorEastAsia" w:hint="eastAsia"/>
          <w:b/>
          <w:bCs/>
          <w:kern w:val="0"/>
          <w:sz w:val="24"/>
          <w:szCs w:val="24"/>
        </w:rPr>
        <w:t>：</w:t>
      </w:r>
    </w:p>
    <w:tbl>
      <w:tblPr>
        <w:tblStyle w:val="aa"/>
        <w:tblW w:w="0" w:type="auto"/>
        <w:tblLook w:val="04A0"/>
      </w:tblPr>
      <w:tblGrid>
        <w:gridCol w:w="1796"/>
        <w:gridCol w:w="1690"/>
        <w:gridCol w:w="5036"/>
      </w:tblGrid>
      <w:tr w:rsidR="000C5B85" w:rsidRPr="000241B5" w:rsidTr="0070249F">
        <w:tc>
          <w:tcPr>
            <w:tcW w:w="1980" w:type="dxa"/>
          </w:tcPr>
          <w:p w:rsidR="000C5B85" w:rsidRPr="000241B5" w:rsidRDefault="000C5B85" w:rsidP="0070249F">
            <w:pPr>
              <w:jc w:val="center"/>
              <w:rPr>
                <w:szCs w:val="24"/>
              </w:rPr>
            </w:pPr>
            <w:r w:rsidRPr="0035696E">
              <w:rPr>
                <w:rFonts w:hint="eastAsia"/>
                <w:b/>
                <w:szCs w:val="24"/>
              </w:rPr>
              <w:t>参数</w:t>
            </w:r>
            <w:r>
              <w:rPr>
                <w:rFonts w:hint="eastAsia"/>
                <w:b/>
                <w:szCs w:val="24"/>
              </w:rPr>
              <w:t>名称</w:t>
            </w:r>
          </w:p>
        </w:tc>
        <w:tc>
          <w:tcPr>
            <w:tcW w:w="2126" w:type="dxa"/>
          </w:tcPr>
          <w:p w:rsidR="000C5B85" w:rsidRPr="000241B5" w:rsidRDefault="000C5B85" w:rsidP="0070249F">
            <w:pPr>
              <w:jc w:val="center"/>
              <w:rPr>
                <w:szCs w:val="24"/>
              </w:rPr>
            </w:pPr>
            <w:r w:rsidRPr="0035696E">
              <w:rPr>
                <w:rFonts w:hint="eastAsia"/>
                <w:b/>
                <w:szCs w:val="24"/>
              </w:rPr>
              <w:t>描述</w:t>
            </w:r>
          </w:p>
        </w:tc>
        <w:tc>
          <w:tcPr>
            <w:tcW w:w="4190" w:type="dxa"/>
          </w:tcPr>
          <w:p w:rsidR="000C5B85" w:rsidRPr="000241B5" w:rsidRDefault="000C5B85" w:rsidP="0070249F">
            <w:pPr>
              <w:jc w:val="center"/>
              <w:rPr>
                <w:szCs w:val="24"/>
              </w:rPr>
            </w:pPr>
            <w:r w:rsidRPr="0035696E">
              <w:rPr>
                <w:rFonts w:hint="eastAsia"/>
                <w:b/>
                <w:szCs w:val="24"/>
              </w:rPr>
              <w:t>备注</w:t>
            </w:r>
          </w:p>
        </w:tc>
      </w:tr>
      <w:tr w:rsidR="000C5B85" w:rsidRPr="000241B5" w:rsidTr="0070249F">
        <w:tc>
          <w:tcPr>
            <w:tcW w:w="1980" w:type="dxa"/>
          </w:tcPr>
          <w:p w:rsidR="000C5B85" w:rsidRPr="000241B5" w:rsidRDefault="000C5B85" w:rsidP="0070249F">
            <w:pPr>
              <w:jc w:val="center"/>
              <w:rPr>
                <w:szCs w:val="24"/>
              </w:rPr>
            </w:pPr>
            <w:r w:rsidRPr="000241B5">
              <w:rPr>
                <w:rFonts w:hint="eastAsia"/>
                <w:szCs w:val="24"/>
              </w:rPr>
              <w:t>code</w:t>
            </w:r>
          </w:p>
        </w:tc>
        <w:tc>
          <w:tcPr>
            <w:tcW w:w="2126" w:type="dxa"/>
          </w:tcPr>
          <w:p w:rsidR="000C5B85" w:rsidRPr="000241B5" w:rsidRDefault="000C5B85" w:rsidP="0070249F">
            <w:pPr>
              <w:pStyle w:val="Default"/>
              <w:jc w:val="center"/>
            </w:pPr>
            <w:r>
              <w:rPr>
                <w:rFonts w:hint="eastAsia"/>
                <w:sz w:val="22"/>
                <w:szCs w:val="22"/>
              </w:rPr>
              <w:t>状态码</w:t>
            </w:r>
          </w:p>
        </w:tc>
        <w:tc>
          <w:tcPr>
            <w:tcW w:w="4190" w:type="dxa"/>
          </w:tcPr>
          <w:p w:rsidR="000C5B85" w:rsidRPr="000241B5" w:rsidRDefault="000C5B85" w:rsidP="0070249F">
            <w:pPr>
              <w:rPr>
                <w:szCs w:val="24"/>
              </w:rPr>
            </w:pPr>
            <w:r>
              <w:rPr>
                <w:rFonts w:hint="eastAsia"/>
                <w:szCs w:val="24"/>
              </w:rPr>
              <w:t>0000</w:t>
            </w:r>
            <w:r>
              <w:rPr>
                <w:rFonts w:hint="eastAsia"/>
                <w:szCs w:val="24"/>
              </w:rPr>
              <w:t>：成功；状态码详细定义见</w:t>
            </w:r>
            <w:r w:rsidRPr="00AF4EC2">
              <w:rPr>
                <w:rFonts w:hint="eastAsia"/>
                <w:szCs w:val="24"/>
              </w:rPr>
              <w:t>4</w:t>
            </w:r>
            <w:r w:rsidRPr="00AF4EC2">
              <w:rPr>
                <w:rFonts w:hint="eastAsia"/>
                <w:szCs w:val="24"/>
              </w:rPr>
              <w:tab/>
            </w:r>
            <w:r w:rsidRPr="00AF4EC2">
              <w:rPr>
                <w:rFonts w:hint="eastAsia"/>
                <w:szCs w:val="24"/>
              </w:rPr>
              <w:t>系统响应码</w:t>
            </w:r>
          </w:p>
        </w:tc>
      </w:tr>
      <w:tr w:rsidR="000C5B85" w:rsidRPr="000241B5" w:rsidTr="0070249F">
        <w:tc>
          <w:tcPr>
            <w:tcW w:w="1980" w:type="dxa"/>
          </w:tcPr>
          <w:p w:rsidR="000C5B85" w:rsidRPr="000241B5" w:rsidRDefault="000C5B85" w:rsidP="0070249F">
            <w:pPr>
              <w:jc w:val="center"/>
              <w:rPr>
                <w:szCs w:val="24"/>
              </w:rPr>
            </w:pPr>
            <w:r>
              <w:rPr>
                <w:szCs w:val="24"/>
              </w:rPr>
              <w:t>pose_error</w:t>
            </w:r>
          </w:p>
        </w:tc>
        <w:tc>
          <w:tcPr>
            <w:tcW w:w="2126" w:type="dxa"/>
          </w:tcPr>
          <w:p w:rsidR="000C5B85" w:rsidRDefault="000C5B85" w:rsidP="0070249F">
            <w:pPr>
              <w:pStyle w:val="Default"/>
              <w:jc w:val="center"/>
              <w:rPr>
                <w:sz w:val="22"/>
                <w:szCs w:val="22"/>
              </w:rPr>
            </w:pPr>
            <w:r w:rsidRPr="002C3ECE">
              <w:rPr>
                <w:rFonts w:hint="eastAsia"/>
              </w:rPr>
              <w:t>动作</w:t>
            </w:r>
            <w:r w:rsidRPr="002C3ECE">
              <w:t>偏差</w:t>
            </w:r>
          </w:p>
        </w:tc>
        <w:tc>
          <w:tcPr>
            <w:tcW w:w="4190" w:type="dxa"/>
          </w:tcPr>
          <w:p w:rsidR="000C5B85" w:rsidRDefault="000C5B85" w:rsidP="0070249F">
            <w:pPr>
              <w:rPr>
                <w:szCs w:val="24"/>
              </w:rPr>
            </w:pPr>
            <w:r w:rsidRPr="00482545">
              <w:rPr>
                <w:rFonts w:ascii="宋体" w:hAnsi="宋体"/>
                <w:sz w:val="24"/>
                <w:szCs w:val="24"/>
              </w:rPr>
              <w:t>动作偏差百分比</w:t>
            </w:r>
            <w:r w:rsidRPr="00482545">
              <w:rPr>
                <w:rFonts w:ascii="宋体" w:hAnsi="宋体" w:hint="eastAsia"/>
                <w:sz w:val="24"/>
                <w:szCs w:val="24"/>
              </w:rPr>
              <w:t>加权平均值</w:t>
            </w:r>
          </w:p>
        </w:tc>
      </w:tr>
      <w:tr w:rsidR="000C5B85" w:rsidRPr="000241B5" w:rsidTr="0070249F">
        <w:tc>
          <w:tcPr>
            <w:tcW w:w="1980" w:type="dxa"/>
          </w:tcPr>
          <w:p w:rsidR="000C5B85" w:rsidRDefault="000C5B85" w:rsidP="0070249F">
            <w:pPr>
              <w:jc w:val="center"/>
              <w:rPr>
                <w:szCs w:val="24"/>
              </w:rPr>
            </w:pPr>
            <w:r>
              <w:rPr>
                <w:szCs w:val="24"/>
              </w:rPr>
              <w:t>v</w:t>
            </w:r>
            <w:r>
              <w:rPr>
                <w:rFonts w:hint="eastAsia"/>
                <w:szCs w:val="24"/>
              </w:rPr>
              <w:t>ideo</w:t>
            </w:r>
            <w:r>
              <w:rPr>
                <w:szCs w:val="24"/>
              </w:rPr>
              <w:t>_path</w:t>
            </w:r>
          </w:p>
        </w:tc>
        <w:tc>
          <w:tcPr>
            <w:tcW w:w="2126" w:type="dxa"/>
          </w:tcPr>
          <w:p w:rsidR="000C5B85" w:rsidRPr="002C3ECE" w:rsidRDefault="000C5B85" w:rsidP="0070249F">
            <w:pPr>
              <w:pStyle w:val="Default"/>
              <w:jc w:val="center"/>
            </w:pPr>
            <w:r>
              <w:rPr>
                <w:rFonts w:hint="eastAsia"/>
              </w:rPr>
              <w:t>视频地址</w:t>
            </w:r>
          </w:p>
        </w:tc>
        <w:tc>
          <w:tcPr>
            <w:tcW w:w="4190" w:type="dxa"/>
          </w:tcPr>
          <w:p w:rsidR="000C5B85" w:rsidRPr="00482545" w:rsidRDefault="000C5B85" w:rsidP="0070249F">
            <w:pPr>
              <w:rPr>
                <w:rFonts w:ascii="宋体" w:hAnsi="宋体"/>
                <w:sz w:val="24"/>
                <w:szCs w:val="24"/>
              </w:rPr>
            </w:pPr>
            <w:r>
              <w:rPr>
                <w:rFonts w:ascii="宋体" w:hAnsi="宋体" w:hint="eastAsia"/>
                <w:sz w:val="24"/>
                <w:szCs w:val="24"/>
              </w:rPr>
              <w:t>处理后的视频地址</w:t>
            </w:r>
            <w:r>
              <w:rPr>
                <w:rFonts w:ascii="宋体" w:hAnsi="宋体" w:cs="宋体" w:hint="eastAsia"/>
                <w:color w:val="000000"/>
                <w:kern w:val="0"/>
                <w:szCs w:val="24"/>
              </w:rPr>
              <w:t>。</w:t>
            </w:r>
            <w:r>
              <w:rPr>
                <w:rFonts w:ascii="宋体" w:hAnsi="宋体" w:cs="宋体" w:hint="eastAsia"/>
                <w:color w:val="000000"/>
              </w:rPr>
              <w:t>视频的命名规范为[</w:t>
            </w:r>
            <w:r w:rsidR="00A77D21">
              <w:rPr>
                <w:rFonts w:ascii="宋体" w:hAnsi="宋体" w:cs="宋体"/>
                <w:color w:val="000000"/>
              </w:rPr>
              <w:t>user</w:t>
            </w:r>
            <w:r>
              <w:rPr>
                <w:rFonts w:ascii="宋体" w:hAnsi="宋体" w:cs="宋体"/>
                <w:color w:val="000000"/>
              </w:rPr>
              <w:t>id</w:t>
            </w:r>
            <w:r>
              <w:rPr>
                <w:rFonts w:ascii="宋体" w:hAnsi="宋体" w:cs="宋体" w:hint="eastAsia"/>
                <w:color w:val="000000"/>
              </w:rPr>
              <w:t>]_[</w:t>
            </w:r>
            <w:r w:rsidR="00A77D21">
              <w:rPr>
                <w:rFonts w:ascii="宋体" w:hAnsi="宋体" w:cs="宋体"/>
                <w:color w:val="000000"/>
              </w:rPr>
              <w:t>action</w:t>
            </w:r>
            <w:r>
              <w:rPr>
                <w:rFonts w:ascii="宋体" w:hAnsi="宋体" w:cs="宋体"/>
                <w:color w:val="000000"/>
              </w:rPr>
              <w:t>id</w:t>
            </w:r>
            <w:r>
              <w:rPr>
                <w:rFonts w:ascii="宋体" w:hAnsi="宋体" w:cs="宋体" w:hint="eastAsia"/>
                <w:color w:val="000000"/>
              </w:rPr>
              <w:t>]_</w:t>
            </w:r>
            <w:r w:rsidR="00627E20">
              <w:rPr>
                <w:rFonts w:ascii="宋体" w:hAnsi="宋体" w:cs="宋体" w:hint="eastAsia"/>
                <w:color w:val="000000"/>
              </w:rPr>
              <w:t>[</w:t>
            </w:r>
            <w:r w:rsidR="00E53C4D">
              <w:rPr>
                <w:rFonts w:ascii="宋体" w:hAnsi="宋体"/>
                <w:sz w:val="24"/>
                <w:szCs w:val="24"/>
              </w:rPr>
              <w:t>c</w:t>
            </w:r>
            <w:r w:rsidR="00E53C4D">
              <w:rPr>
                <w:rFonts w:ascii="宋体" w:hAnsi="宋体" w:hint="eastAsia"/>
                <w:sz w:val="24"/>
                <w:szCs w:val="24"/>
              </w:rPr>
              <w:t>hannelid</w:t>
            </w:r>
            <w:r w:rsidR="00627E20">
              <w:rPr>
                <w:rFonts w:ascii="宋体" w:hAnsi="宋体" w:cs="宋体" w:hint="eastAsia"/>
                <w:color w:val="000000"/>
              </w:rPr>
              <w:t>]</w:t>
            </w:r>
            <w:r w:rsidR="00627E20">
              <w:rPr>
                <w:rFonts w:ascii="宋体" w:hAnsi="宋体" w:cs="宋体"/>
                <w:color w:val="000000"/>
              </w:rPr>
              <w:t>_</w:t>
            </w:r>
            <w:r>
              <w:rPr>
                <w:rFonts w:ascii="宋体" w:hAnsi="宋体" w:cs="宋体" w:hint="eastAsia"/>
                <w:color w:val="000000"/>
              </w:rPr>
              <w:t>labeled.mp4</w:t>
            </w:r>
          </w:p>
        </w:tc>
      </w:tr>
      <w:tr w:rsidR="000C5B85" w:rsidRPr="000241B5" w:rsidTr="0070249F">
        <w:tc>
          <w:tcPr>
            <w:tcW w:w="1980" w:type="dxa"/>
          </w:tcPr>
          <w:p w:rsidR="000C5B85" w:rsidRDefault="000C5B85" w:rsidP="0070249F">
            <w:pPr>
              <w:jc w:val="center"/>
              <w:rPr>
                <w:szCs w:val="24"/>
              </w:rPr>
            </w:pPr>
            <w:r>
              <w:rPr>
                <w:szCs w:val="24"/>
              </w:rPr>
              <w:t>i</w:t>
            </w:r>
            <w:r>
              <w:rPr>
                <w:rFonts w:hint="eastAsia"/>
                <w:szCs w:val="24"/>
              </w:rPr>
              <w:t>mage</w:t>
            </w:r>
            <w:r>
              <w:rPr>
                <w:szCs w:val="24"/>
              </w:rPr>
              <w:t>_path</w:t>
            </w:r>
          </w:p>
        </w:tc>
        <w:tc>
          <w:tcPr>
            <w:tcW w:w="2126" w:type="dxa"/>
          </w:tcPr>
          <w:p w:rsidR="000C5B85" w:rsidRDefault="000C5B85" w:rsidP="0070249F">
            <w:pPr>
              <w:pStyle w:val="Default"/>
              <w:jc w:val="center"/>
            </w:pPr>
            <w:r>
              <w:rPr>
                <w:rFonts w:hint="eastAsia"/>
              </w:rPr>
              <w:t>图像地址</w:t>
            </w:r>
          </w:p>
        </w:tc>
        <w:tc>
          <w:tcPr>
            <w:tcW w:w="4190" w:type="dxa"/>
          </w:tcPr>
          <w:p w:rsidR="000C5B85" w:rsidRDefault="000C5B85" w:rsidP="0070249F">
            <w:pPr>
              <w:rPr>
                <w:rFonts w:ascii="宋体" w:hAnsi="宋体"/>
                <w:sz w:val="24"/>
                <w:szCs w:val="24"/>
              </w:rPr>
            </w:pPr>
            <w:r>
              <w:rPr>
                <w:rFonts w:ascii="宋体" w:hAnsi="宋体" w:hint="eastAsia"/>
                <w:sz w:val="24"/>
                <w:szCs w:val="24"/>
              </w:rPr>
              <w:t>选取的图像地址</w:t>
            </w:r>
            <w:r>
              <w:rPr>
                <w:rFonts w:ascii="宋体" w:hAnsi="宋体" w:cs="宋体" w:hint="eastAsia"/>
                <w:color w:val="000000"/>
              </w:rPr>
              <w:t>。图像的命名规范为[</w:t>
            </w:r>
            <w:r w:rsidR="00A77D21">
              <w:rPr>
                <w:rFonts w:ascii="宋体" w:hAnsi="宋体" w:cs="宋体"/>
                <w:color w:val="000000"/>
              </w:rPr>
              <w:t>user</w:t>
            </w:r>
            <w:r>
              <w:rPr>
                <w:rFonts w:ascii="宋体" w:hAnsi="宋体" w:cs="宋体"/>
                <w:color w:val="000000"/>
              </w:rPr>
              <w:t>id</w:t>
            </w:r>
            <w:r>
              <w:rPr>
                <w:rFonts w:ascii="宋体" w:hAnsi="宋体" w:cs="宋体" w:hint="eastAsia"/>
                <w:color w:val="000000"/>
              </w:rPr>
              <w:t>]_[</w:t>
            </w:r>
            <w:r w:rsidR="00A77D21">
              <w:rPr>
                <w:rFonts w:ascii="宋体" w:hAnsi="宋体" w:cs="宋体"/>
                <w:color w:val="000000"/>
              </w:rPr>
              <w:t>action</w:t>
            </w:r>
            <w:r>
              <w:rPr>
                <w:rFonts w:ascii="宋体" w:hAnsi="宋体" w:cs="宋体"/>
                <w:color w:val="000000"/>
              </w:rPr>
              <w:t>id</w:t>
            </w:r>
            <w:r>
              <w:rPr>
                <w:rFonts w:ascii="宋体" w:hAnsi="宋体" w:cs="宋体" w:hint="eastAsia"/>
                <w:color w:val="000000"/>
              </w:rPr>
              <w:t>]_</w:t>
            </w:r>
            <w:r w:rsidR="00627E20">
              <w:rPr>
                <w:rFonts w:ascii="宋体" w:hAnsi="宋体" w:cs="宋体"/>
                <w:color w:val="000000"/>
              </w:rPr>
              <w:t>[</w:t>
            </w:r>
            <w:r w:rsidR="00E53C4D">
              <w:rPr>
                <w:rFonts w:ascii="宋体" w:hAnsi="宋体"/>
                <w:sz w:val="24"/>
                <w:szCs w:val="24"/>
              </w:rPr>
              <w:t>c</w:t>
            </w:r>
            <w:r w:rsidR="00E53C4D">
              <w:rPr>
                <w:rFonts w:ascii="宋体" w:hAnsi="宋体" w:hint="eastAsia"/>
                <w:sz w:val="24"/>
                <w:szCs w:val="24"/>
              </w:rPr>
              <w:t>hannelid</w:t>
            </w:r>
            <w:r w:rsidR="00627E20">
              <w:rPr>
                <w:rFonts w:ascii="宋体" w:hAnsi="宋体" w:cs="宋体"/>
                <w:color w:val="000000"/>
              </w:rPr>
              <w:t>]_</w:t>
            </w:r>
            <w:r w:rsidRPr="00001308">
              <w:rPr>
                <w:rFonts w:ascii="宋体" w:hAnsi="宋体" w:cs="宋体" w:hint="eastAsia"/>
                <w:color w:val="000000"/>
              </w:rPr>
              <w:t>[帧对应的时刻]</w:t>
            </w:r>
            <w:r w:rsidRPr="00001308">
              <w:rPr>
                <w:rFonts w:ascii="宋体" w:hAnsi="宋体" w:cs="宋体"/>
                <w:color w:val="000000"/>
              </w:rPr>
              <w:t>_</w:t>
            </w:r>
            <w:r w:rsidR="00E53C4D" w:rsidRPr="00001308">
              <w:rPr>
                <w:rFonts w:ascii="宋体" w:hAnsi="宋体" w:cs="宋体" w:hint="eastAsia"/>
                <w:color w:val="000000"/>
              </w:rPr>
              <w:t>[序号]</w:t>
            </w:r>
            <w:r w:rsidR="00E53C4D" w:rsidRPr="00001308">
              <w:rPr>
                <w:rFonts w:ascii="宋体" w:hAnsi="宋体" w:cs="宋体"/>
                <w:color w:val="000000"/>
              </w:rPr>
              <w:t>_</w:t>
            </w:r>
            <w:r w:rsidRPr="00001308">
              <w:rPr>
                <w:rFonts w:ascii="宋体" w:hAnsi="宋体" w:cs="宋体"/>
                <w:color w:val="000000"/>
              </w:rPr>
              <w:t>labeled</w:t>
            </w:r>
            <w:r w:rsidRPr="00001308">
              <w:rPr>
                <w:rFonts w:ascii="宋体" w:hAnsi="宋体" w:cs="宋体" w:hint="eastAsia"/>
                <w:color w:val="000000"/>
              </w:rPr>
              <w:t>.jpg</w:t>
            </w:r>
          </w:p>
        </w:tc>
      </w:tr>
    </w:tbl>
    <w:p w:rsidR="000C5B85" w:rsidRDefault="000C5B85" w:rsidP="000C5B85">
      <w:pPr>
        <w:spacing w:line="360" w:lineRule="auto"/>
        <w:ind w:firstLineChars="200" w:firstLine="482"/>
        <w:jc w:val="left"/>
        <w:rPr>
          <w:color w:val="000000" w:themeColor="text1"/>
          <w:sz w:val="24"/>
          <w:szCs w:val="24"/>
        </w:rPr>
      </w:pPr>
      <w:r>
        <w:rPr>
          <w:rFonts w:hint="eastAsia"/>
          <w:b/>
          <w:color w:val="000000" w:themeColor="text1"/>
          <w:sz w:val="24"/>
          <w:szCs w:val="24"/>
        </w:rPr>
        <w:t>请求示例</w:t>
      </w:r>
      <w:r w:rsidRPr="0035696E">
        <w:rPr>
          <w:rFonts w:hint="eastAsia"/>
          <w:b/>
          <w:color w:val="000000" w:themeColor="text1"/>
          <w:sz w:val="24"/>
          <w:szCs w:val="24"/>
        </w:rPr>
        <w:t>：</w:t>
      </w:r>
    </w:p>
    <w:p w:rsidR="000C5B85" w:rsidRPr="00E37BB1" w:rsidRDefault="000C5B85" w:rsidP="000C5B85">
      <w:pPr>
        <w:spacing w:line="360" w:lineRule="auto"/>
        <w:ind w:firstLineChars="200" w:firstLine="420"/>
        <w:jc w:val="left"/>
        <w:rPr>
          <w:rFonts w:ascii="宋体" w:hAnsi="宋体" w:cs="宋体"/>
          <w:color w:val="000000"/>
        </w:rPr>
      </w:pPr>
      <w:r w:rsidRPr="00E37BB1">
        <w:rPr>
          <w:rFonts w:ascii="宋体" w:hAnsi="宋体" w:cs="宋体" w:hint="eastAsia"/>
          <w:color w:val="000000"/>
        </w:rPr>
        <w:lastRenderedPageBreak/>
        <w:t>http</w:t>
      </w:r>
      <w:r w:rsidRPr="00E37BB1">
        <w:rPr>
          <w:rFonts w:ascii="宋体" w:hAnsi="宋体" w:cs="宋体"/>
          <w:color w:val="000000"/>
        </w:rPr>
        <w:t>://migu_url</w:t>
      </w:r>
      <w:r w:rsidRPr="00E37BB1">
        <w:rPr>
          <w:rFonts w:ascii="宋体" w:hAnsi="宋体" w:cs="宋体" w:hint="eastAsia"/>
          <w:color w:val="000000"/>
        </w:rPr>
        <w:t>/shanpao/training</w:t>
      </w:r>
      <w:r w:rsidRPr="00E37BB1">
        <w:rPr>
          <w:rFonts w:ascii="宋体" w:hAnsi="宋体" w:cs="宋体"/>
          <w:color w:val="000000"/>
        </w:rPr>
        <w:t>/</w:t>
      </w:r>
      <w:r w:rsidRPr="00E37BB1">
        <w:rPr>
          <w:rFonts w:ascii="宋体" w:hAnsi="宋体" w:cs="宋体" w:hint="eastAsia"/>
          <w:color w:val="000000"/>
        </w:rPr>
        <w:t>action</w:t>
      </w:r>
      <w:r w:rsidRPr="00E37BB1">
        <w:rPr>
          <w:rFonts w:ascii="宋体" w:hAnsi="宋体" w:cs="宋体"/>
          <w:color w:val="000000"/>
        </w:rPr>
        <w:t>/</w:t>
      </w:r>
      <w:r w:rsidRPr="008B73AC">
        <w:rPr>
          <w:rFonts w:ascii="宋体" w:hAnsi="宋体" w:cs="宋体" w:hint="eastAsia"/>
          <w:color w:val="000000"/>
        </w:rPr>
        <w:t>offline</w:t>
      </w:r>
      <w:r w:rsidRPr="00E37BB1">
        <w:rPr>
          <w:rFonts w:ascii="宋体" w:hAnsi="宋体" w:cs="宋体"/>
          <w:color w:val="000000"/>
        </w:rPr>
        <w:t>_instruction</w:t>
      </w:r>
      <w:r>
        <w:rPr>
          <w:rFonts w:ascii="宋体" w:hAnsi="宋体" w:cs="宋体"/>
          <w:color w:val="000000"/>
        </w:rPr>
        <w:t>_result</w:t>
      </w:r>
      <w:r w:rsidRPr="00E37BB1">
        <w:rPr>
          <w:rFonts w:ascii="宋体" w:hAnsi="宋体" w:cs="宋体"/>
          <w:color w:val="000000"/>
        </w:rPr>
        <w:t>/v1</w:t>
      </w:r>
      <w:r>
        <w:rPr>
          <w:rFonts w:ascii="宋体" w:hAnsi="宋体" w:cs="宋体" w:hint="eastAsia"/>
          <w:color w:val="000000"/>
        </w:rPr>
        <w:t>?</w:t>
      </w:r>
      <w:r>
        <w:rPr>
          <w:rFonts w:ascii="宋体" w:hAnsi="宋体" w:cs="宋体"/>
          <w:color w:val="000000"/>
        </w:rPr>
        <w:t>u</w:t>
      </w:r>
      <w:r w:rsidR="00A77D21">
        <w:rPr>
          <w:rFonts w:ascii="宋体" w:hAnsi="宋体" w:cs="宋体" w:hint="eastAsia"/>
          <w:color w:val="000000"/>
        </w:rPr>
        <w:t>ser</w:t>
      </w:r>
      <w:r>
        <w:rPr>
          <w:rFonts w:ascii="宋体" w:hAnsi="宋体" w:cs="宋体" w:hint="eastAsia"/>
          <w:color w:val="000000"/>
        </w:rPr>
        <w:t>id=mgsp201700001</w:t>
      </w:r>
      <w:r w:rsidR="00A77D21">
        <w:rPr>
          <w:rFonts w:ascii="宋体" w:hAnsi="宋体" w:cs="宋体"/>
          <w:color w:val="000000"/>
        </w:rPr>
        <w:t>&amp;action</w:t>
      </w:r>
      <w:r>
        <w:rPr>
          <w:rFonts w:ascii="宋体" w:hAnsi="宋体" w:cs="宋体"/>
          <w:color w:val="000000"/>
        </w:rPr>
        <w:t>id=action0001</w:t>
      </w:r>
      <w:r>
        <w:rPr>
          <w:rFonts w:ascii="宋体" w:hAnsi="宋体" w:cs="宋体" w:hint="eastAsia"/>
          <w:color w:val="000000"/>
        </w:rPr>
        <w:t>&amp;</w:t>
      </w:r>
      <w:r w:rsidR="00EB086D">
        <w:rPr>
          <w:rFonts w:ascii="宋体" w:hAnsi="宋体" w:cs="宋体"/>
          <w:color w:val="000000"/>
        </w:rPr>
        <w:t>channel</w:t>
      </w:r>
      <w:r>
        <w:rPr>
          <w:rFonts w:ascii="宋体" w:hAnsi="宋体" w:cs="宋体" w:hint="eastAsia"/>
          <w:color w:val="000000"/>
        </w:rPr>
        <w:t>id=</w:t>
      </w:r>
      <w:r w:rsidR="00EB086D">
        <w:rPr>
          <w:rFonts w:ascii="宋体" w:hAnsi="宋体" w:cs="宋体"/>
          <w:color w:val="000000"/>
        </w:rPr>
        <w:t>channel1</w:t>
      </w:r>
      <w:r>
        <w:rPr>
          <w:rFonts w:ascii="宋体" w:hAnsi="宋体" w:cs="宋体"/>
          <w:color w:val="000000"/>
        </w:rPr>
        <w:t>&amp;</w:t>
      </w:r>
      <w:r w:rsidR="009D536E">
        <w:rPr>
          <w:rFonts w:ascii="宋体" w:hAnsi="宋体" w:cs="宋体" w:hint="eastAsia"/>
          <w:color w:val="000000"/>
        </w:rPr>
        <w:t>video</w:t>
      </w:r>
      <w:r w:rsidR="009D536E">
        <w:rPr>
          <w:rFonts w:ascii="宋体" w:hAnsi="宋体" w:cs="宋体"/>
          <w:color w:val="000000"/>
        </w:rPr>
        <w:t>_</w:t>
      </w:r>
      <w:r w:rsidR="009D536E">
        <w:rPr>
          <w:rFonts w:ascii="宋体" w:hAnsi="宋体" w:cs="宋体" w:hint="eastAsia"/>
          <w:color w:val="000000"/>
        </w:rPr>
        <w:t>path</w:t>
      </w:r>
      <w:r w:rsidR="00EB086D">
        <w:rPr>
          <w:rFonts w:ascii="宋体" w:hAnsi="宋体" w:cs="宋体"/>
          <w:color w:val="000000"/>
        </w:rPr>
        <w:t>=user1_action1_channel1</w:t>
      </w:r>
      <w:r w:rsidR="009D536E">
        <w:rPr>
          <w:rFonts w:ascii="宋体" w:hAnsi="宋体" w:cs="宋体"/>
          <w:color w:val="000000"/>
        </w:rPr>
        <w:t>.mp4</w:t>
      </w:r>
    </w:p>
    <w:p w:rsidR="000C5B85" w:rsidRDefault="000C5B85" w:rsidP="000C5B85">
      <w:pPr>
        <w:spacing w:line="360" w:lineRule="auto"/>
        <w:ind w:firstLineChars="200" w:firstLine="482"/>
        <w:jc w:val="left"/>
        <w:rPr>
          <w:color w:val="000000" w:themeColor="text1"/>
          <w:sz w:val="24"/>
          <w:szCs w:val="24"/>
        </w:rPr>
      </w:pPr>
      <w:r w:rsidRPr="00315193">
        <w:rPr>
          <w:b/>
          <w:bCs/>
          <w:color w:val="000000" w:themeColor="text1"/>
          <w:sz w:val="24"/>
          <w:szCs w:val="24"/>
        </w:rPr>
        <w:t>JSON</w:t>
      </w:r>
      <w:r>
        <w:rPr>
          <w:rFonts w:hint="eastAsia"/>
          <w:b/>
          <w:color w:val="000000" w:themeColor="text1"/>
          <w:sz w:val="24"/>
          <w:szCs w:val="24"/>
        </w:rPr>
        <w:t>返回示例</w:t>
      </w:r>
      <w:r w:rsidRPr="0035696E">
        <w:rPr>
          <w:rFonts w:hint="eastAsia"/>
          <w:b/>
          <w:color w:val="000000" w:themeColor="text1"/>
          <w:sz w:val="24"/>
          <w:szCs w:val="24"/>
        </w:rPr>
        <w:t>：</w:t>
      </w:r>
    </w:p>
    <w:p w:rsidR="000C5B85" w:rsidRPr="00601C9C" w:rsidRDefault="000C5B85" w:rsidP="000C5B85">
      <w:pPr>
        <w:spacing w:line="360" w:lineRule="auto"/>
        <w:ind w:firstLineChars="200" w:firstLine="480"/>
        <w:jc w:val="left"/>
        <w:rPr>
          <w:color w:val="000000" w:themeColor="text1"/>
          <w:sz w:val="24"/>
          <w:szCs w:val="24"/>
        </w:rPr>
      </w:pPr>
      <w:r w:rsidRPr="00601C9C">
        <w:rPr>
          <w:color w:val="000000" w:themeColor="text1"/>
          <w:sz w:val="24"/>
          <w:szCs w:val="24"/>
        </w:rPr>
        <w:t xml:space="preserve">{ </w:t>
      </w:r>
    </w:p>
    <w:p w:rsidR="000C5B85" w:rsidRPr="00601C9C" w:rsidRDefault="000C5B85" w:rsidP="000C5B85">
      <w:pPr>
        <w:spacing w:line="360" w:lineRule="auto"/>
        <w:ind w:firstLineChars="300" w:firstLine="720"/>
        <w:jc w:val="left"/>
        <w:rPr>
          <w:color w:val="000000" w:themeColor="text1"/>
          <w:sz w:val="24"/>
          <w:szCs w:val="24"/>
        </w:rPr>
      </w:pPr>
      <w:r>
        <w:rPr>
          <w:color w:val="000000" w:themeColor="text1"/>
          <w:sz w:val="24"/>
          <w:szCs w:val="24"/>
        </w:rPr>
        <w:t>"status": "</w:t>
      </w:r>
      <w:r w:rsidRPr="00601C9C">
        <w:rPr>
          <w:color w:val="000000" w:themeColor="text1"/>
          <w:sz w:val="24"/>
          <w:szCs w:val="24"/>
        </w:rPr>
        <w:t>000</w:t>
      </w:r>
      <w:r>
        <w:rPr>
          <w:color w:val="000000" w:themeColor="text1"/>
          <w:sz w:val="24"/>
          <w:szCs w:val="24"/>
        </w:rPr>
        <w:t>0</w:t>
      </w:r>
      <w:r w:rsidRPr="00601C9C">
        <w:rPr>
          <w:color w:val="000000" w:themeColor="text1"/>
          <w:sz w:val="24"/>
          <w:szCs w:val="24"/>
        </w:rPr>
        <w:t xml:space="preserve">", </w:t>
      </w:r>
    </w:p>
    <w:p w:rsidR="000C5B85" w:rsidRPr="00601C9C" w:rsidRDefault="000C5B85" w:rsidP="000C5B85">
      <w:pPr>
        <w:spacing w:line="360" w:lineRule="auto"/>
        <w:ind w:firstLineChars="300" w:firstLine="720"/>
        <w:jc w:val="left"/>
        <w:rPr>
          <w:color w:val="000000" w:themeColor="text1"/>
          <w:sz w:val="24"/>
          <w:szCs w:val="24"/>
        </w:rPr>
      </w:pPr>
      <w:r w:rsidRPr="00601C9C">
        <w:rPr>
          <w:color w:val="000000" w:themeColor="text1"/>
          <w:sz w:val="24"/>
          <w:szCs w:val="24"/>
        </w:rPr>
        <w:t>"</w:t>
      </w:r>
      <w:r>
        <w:rPr>
          <w:szCs w:val="24"/>
        </w:rPr>
        <w:t>pose_</w:t>
      </w:r>
      <w:r>
        <w:rPr>
          <w:rFonts w:hint="eastAsia"/>
          <w:szCs w:val="24"/>
        </w:rPr>
        <w:t>error</w:t>
      </w:r>
      <w:r w:rsidRPr="00601C9C">
        <w:rPr>
          <w:color w:val="000000" w:themeColor="text1"/>
          <w:sz w:val="24"/>
          <w:szCs w:val="24"/>
        </w:rPr>
        <w:t>": "</w:t>
      </w:r>
      <w:r>
        <w:rPr>
          <w:rFonts w:ascii="宋体" w:hAnsi="宋体" w:cs="宋体"/>
          <w:color w:val="000000"/>
        </w:rPr>
        <w:t>85</w:t>
      </w:r>
      <w:r>
        <w:rPr>
          <w:color w:val="000000" w:themeColor="text1"/>
          <w:sz w:val="24"/>
          <w:szCs w:val="24"/>
        </w:rPr>
        <w:t>"</w:t>
      </w:r>
      <w:r w:rsidRPr="00601C9C">
        <w:rPr>
          <w:color w:val="000000" w:themeColor="text1"/>
          <w:sz w:val="24"/>
          <w:szCs w:val="24"/>
        </w:rPr>
        <w:t xml:space="preserve">, </w:t>
      </w:r>
    </w:p>
    <w:p w:rsidR="000C5B85" w:rsidRPr="00601C9C" w:rsidRDefault="000C5B85" w:rsidP="000C5B85">
      <w:pPr>
        <w:spacing w:line="360" w:lineRule="auto"/>
        <w:ind w:firstLineChars="300" w:firstLine="720"/>
        <w:jc w:val="left"/>
        <w:rPr>
          <w:color w:val="000000" w:themeColor="text1"/>
          <w:sz w:val="24"/>
          <w:szCs w:val="24"/>
        </w:rPr>
      </w:pPr>
      <w:r w:rsidRPr="00601C9C">
        <w:rPr>
          <w:color w:val="000000" w:themeColor="text1"/>
          <w:sz w:val="24"/>
          <w:szCs w:val="24"/>
        </w:rPr>
        <w:t>"</w:t>
      </w:r>
      <w:r>
        <w:rPr>
          <w:szCs w:val="24"/>
        </w:rPr>
        <w:t>v</w:t>
      </w:r>
      <w:r>
        <w:rPr>
          <w:rFonts w:hint="eastAsia"/>
          <w:szCs w:val="24"/>
        </w:rPr>
        <w:t>ideo</w:t>
      </w:r>
      <w:r>
        <w:rPr>
          <w:szCs w:val="24"/>
        </w:rPr>
        <w:t>_path</w:t>
      </w:r>
      <w:r>
        <w:rPr>
          <w:color w:val="000000" w:themeColor="text1"/>
          <w:sz w:val="24"/>
          <w:szCs w:val="24"/>
        </w:rPr>
        <w:t>":</w:t>
      </w:r>
      <w:r w:rsidRPr="00601C9C">
        <w:rPr>
          <w:color w:val="000000" w:themeColor="text1"/>
          <w:sz w:val="24"/>
          <w:szCs w:val="24"/>
        </w:rPr>
        <w:t>"</w:t>
      </w:r>
      <w:r>
        <w:rPr>
          <w:rFonts w:hint="eastAsia"/>
          <w:color w:val="000000" w:themeColor="text1"/>
          <w:sz w:val="24"/>
          <w:szCs w:val="24"/>
        </w:rPr>
        <w:t>file</w:t>
      </w:r>
      <w:r>
        <w:rPr>
          <w:color w:val="000000" w:themeColor="text1"/>
          <w:sz w:val="24"/>
          <w:szCs w:val="24"/>
        </w:rPr>
        <w:t>:///data/mghy</w:t>
      </w:r>
      <w:r>
        <w:rPr>
          <w:rFonts w:ascii="宋体" w:hAnsi="宋体" w:cs="宋体"/>
          <w:color w:val="000000"/>
        </w:rPr>
        <w:t>/</w:t>
      </w:r>
      <w:r w:rsidRPr="00C8124F">
        <w:rPr>
          <w:rFonts w:hint="eastAsia"/>
          <w:color w:val="000000" w:themeColor="text1"/>
          <w:sz w:val="24"/>
          <w:szCs w:val="24"/>
        </w:rPr>
        <w:t>shanpao/training</w:t>
      </w:r>
      <w:r w:rsidRPr="00C8124F">
        <w:rPr>
          <w:color w:val="000000" w:themeColor="text1"/>
          <w:sz w:val="24"/>
          <w:szCs w:val="24"/>
        </w:rPr>
        <w:t>/</w:t>
      </w:r>
      <w:r w:rsidRPr="00C8124F">
        <w:rPr>
          <w:rFonts w:hint="eastAsia"/>
          <w:color w:val="000000" w:themeColor="text1"/>
          <w:sz w:val="24"/>
          <w:szCs w:val="24"/>
        </w:rPr>
        <w:t>action</w:t>
      </w:r>
      <w:r w:rsidRPr="00C8124F">
        <w:rPr>
          <w:color w:val="000000" w:themeColor="text1"/>
          <w:sz w:val="24"/>
          <w:szCs w:val="24"/>
        </w:rPr>
        <w:t>/</w:t>
      </w:r>
      <w:r w:rsidRPr="00C8124F">
        <w:rPr>
          <w:rFonts w:hint="eastAsia"/>
          <w:color w:val="000000" w:themeColor="text1"/>
          <w:sz w:val="24"/>
          <w:szCs w:val="24"/>
        </w:rPr>
        <w:t>offline</w:t>
      </w:r>
      <w:r w:rsidRPr="00C8124F">
        <w:rPr>
          <w:color w:val="000000" w:themeColor="text1"/>
          <w:sz w:val="24"/>
          <w:szCs w:val="24"/>
        </w:rPr>
        <w:t xml:space="preserve">_instruction_result </w:t>
      </w:r>
      <w:r>
        <w:rPr>
          <w:color w:val="000000" w:themeColor="text1"/>
          <w:sz w:val="24"/>
          <w:szCs w:val="24"/>
        </w:rPr>
        <w:t>/</w:t>
      </w:r>
      <w:r w:rsidRPr="00C8124F">
        <w:rPr>
          <w:color w:val="000000" w:themeColor="text1"/>
          <w:sz w:val="24"/>
          <w:szCs w:val="24"/>
        </w:rPr>
        <w:t>12/</w:t>
      </w:r>
      <w:r>
        <w:rPr>
          <w:color w:val="000000" w:themeColor="text1"/>
          <w:sz w:val="24"/>
          <w:szCs w:val="24"/>
        </w:rPr>
        <w:t>video/</w:t>
      </w:r>
      <w:r w:rsidR="00EB086D">
        <w:rPr>
          <w:rFonts w:ascii="宋体" w:hAnsi="宋体" w:cs="宋体"/>
          <w:color w:val="000000"/>
        </w:rPr>
        <w:t>user1_action1_channel</w:t>
      </w:r>
      <w:r w:rsidR="009D536E">
        <w:rPr>
          <w:rFonts w:ascii="宋体" w:hAnsi="宋体" w:cs="宋体"/>
          <w:color w:val="000000"/>
        </w:rPr>
        <w:t>1</w:t>
      </w:r>
      <w:r w:rsidR="00EB086D">
        <w:rPr>
          <w:rFonts w:ascii="宋体" w:hAnsi="宋体" w:cs="宋体"/>
          <w:color w:val="000000"/>
        </w:rPr>
        <w:t>_labeled</w:t>
      </w:r>
      <w:r>
        <w:rPr>
          <w:color w:val="000000" w:themeColor="text1"/>
          <w:sz w:val="24"/>
          <w:szCs w:val="24"/>
        </w:rPr>
        <w:t>.mp4"</w:t>
      </w:r>
      <w:r w:rsidRPr="00601C9C">
        <w:rPr>
          <w:color w:val="000000" w:themeColor="text1"/>
          <w:sz w:val="24"/>
          <w:szCs w:val="24"/>
        </w:rPr>
        <w:t xml:space="preserve">, </w:t>
      </w:r>
    </w:p>
    <w:p w:rsidR="000C5B85" w:rsidRDefault="000C5B85" w:rsidP="000C5B85">
      <w:pPr>
        <w:spacing w:line="360" w:lineRule="auto"/>
        <w:ind w:firstLineChars="300" w:firstLine="720"/>
        <w:jc w:val="left"/>
        <w:rPr>
          <w:color w:val="000000" w:themeColor="text1"/>
          <w:sz w:val="24"/>
          <w:szCs w:val="24"/>
        </w:rPr>
      </w:pPr>
      <w:r w:rsidRPr="00601C9C">
        <w:rPr>
          <w:color w:val="000000" w:themeColor="text1"/>
          <w:sz w:val="24"/>
          <w:szCs w:val="24"/>
        </w:rPr>
        <w:t>"</w:t>
      </w:r>
      <w:r>
        <w:rPr>
          <w:szCs w:val="24"/>
        </w:rPr>
        <w:t>i</w:t>
      </w:r>
      <w:r>
        <w:rPr>
          <w:rFonts w:hint="eastAsia"/>
          <w:szCs w:val="24"/>
        </w:rPr>
        <w:t>mage</w:t>
      </w:r>
      <w:r>
        <w:rPr>
          <w:szCs w:val="24"/>
        </w:rPr>
        <w:t>_path</w:t>
      </w:r>
      <w:r>
        <w:rPr>
          <w:color w:val="000000" w:themeColor="text1"/>
          <w:sz w:val="24"/>
          <w:szCs w:val="24"/>
        </w:rPr>
        <w:t>":</w:t>
      </w:r>
    </w:p>
    <w:p w:rsidR="000C5B85" w:rsidRDefault="000C5B85" w:rsidP="000C5B85">
      <w:pPr>
        <w:spacing w:line="360" w:lineRule="auto"/>
        <w:ind w:firstLineChars="400" w:firstLine="960"/>
        <w:jc w:val="left"/>
        <w:rPr>
          <w:color w:val="000000" w:themeColor="text1"/>
          <w:sz w:val="24"/>
          <w:szCs w:val="24"/>
        </w:rPr>
      </w:pPr>
      <w:r>
        <w:rPr>
          <w:color w:val="000000" w:themeColor="text1"/>
          <w:sz w:val="24"/>
          <w:szCs w:val="24"/>
        </w:rPr>
        <w:t>[</w:t>
      </w:r>
    </w:p>
    <w:p w:rsidR="000C5B85" w:rsidRDefault="00001308" w:rsidP="000C5B85">
      <w:pPr>
        <w:spacing w:line="360" w:lineRule="auto"/>
        <w:ind w:firstLineChars="500" w:firstLine="1200"/>
        <w:jc w:val="left"/>
        <w:rPr>
          <w:color w:val="000000" w:themeColor="text1"/>
          <w:sz w:val="24"/>
          <w:szCs w:val="24"/>
        </w:rPr>
      </w:pPr>
      <w:hyperlink r:id="rId37" w:history="1">
        <w:r w:rsidRPr="00573786">
          <w:rPr>
            <w:rStyle w:val="a8"/>
            <w:rFonts w:hint="eastAsia"/>
            <w:sz w:val="24"/>
            <w:szCs w:val="24"/>
          </w:rPr>
          <w:t>file</w:t>
        </w:r>
        <w:r w:rsidRPr="00573786">
          <w:rPr>
            <w:rStyle w:val="a8"/>
            <w:sz w:val="24"/>
            <w:szCs w:val="24"/>
          </w:rPr>
          <w:t>:///data/mghy</w:t>
        </w:r>
        <w:r w:rsidRPr="00573786">
          <w:rPr>
            <w:rStyle w:val="a8"/>
            <w:rFonts w:ascii="宋体" w:hAnsi="宋体" w:cs="宋体"/>
          </w:rPr>
          <w:t>/</w:t>
        </w:r>
        <w:r w:rsidRPr="00573786">
          <w:rPr>
            <w:rStyle w:val="a8"/>
            <w:rFonts w:hint="eastAsia"/>
            <w:sz w:val="24"/>
            <w:szCs w:val="24"/>
          </w:rPr>
          <w:t>shanpao/training</w:t>
        </w:r>
        <w:r w:rsidRPr="00573786">
          <w:rPr>
            <w:rStyle w:val="a8"/>
            <w:sz w:val="24"/>
            <w:szCs w:val="24"/>
          </w:rPr>
          <w:t>/</w:t>
        </w:r>
        <w:r w:rsidRPr="00573786">
          <w:rPr>
            <w:rStyle w:val="a8"/>
            <w:rFonts w:hint="eastAsia"/>
            <w:sz w:val="24"/>
            <w:szCs w:val="24"/>
          </w:rPr>
          <w:t>action</w:t>
        </w:r>
        <w:r w:rsidRPr="00573786">
          <w:rPr>
            <w:rStyle w:val="a8"/>
            <w:sz w:val="24"/>
            <w:szCs w:val="24"/>
          </w:rPr>
          <w:t>/</w:t>
        </w:r>
        <w:r w:rsidRPr="00573786">
          <w:rPr>
            <w:rStyle w:val="a8"/>
            <w:rFonts w:hint="eastAsia"/>
            <w:sz w:val="24"/>
            <w:szCs w:val="24"/>
          </w:rPr>
          <w:t>offline</w:t>
        </w:r>
        <w:r w:rsidRPr="00573786">
          <w:rPr>
            <w:rStyle w:val="a8"/>
            <w:sz w:val="24"/>
            <w:szCs w:val="24"/>
          </w:rPr>
          <w:t>_instruction_result/12/image/</w:t>
        </w:r>
        <w:r w:rsidRPr="00573786">
          <w:rPr>
            <w:rStyle w:val="a8"/>
            <w:rFonts w:ascii="宋体" w:hAnsi="宋体" w:cs="宋体"/>
          </w:rPr>
          <w:t>user1_action1_channel1_labeled_</w:t>
        </w:r>
        <w:r w:rsidRPr="00573786">
          <w:rPr>
            <w:rStyle w:val="a8"/>
            <w:sz w:val="24"/>
            <w:szCs w:val="24"/>
          </w:rPr>
          <w:t>image0.jpg</w:t>
        </w:r>
      </w:hyperlink>
      <w:r w:rsidR="000C5B85">
        <w:rPr>
          <w:color w:val="000000" w:themeColor="text1"/>
          <w:sz w:val="24"/>
          <w:szCs w:val="24"/>
        </w:rPr>
        <w:t>,</w:t>
      </w:r>
    </w:p>
    <w:p w:rsidR="000C5B85" w:rsidRDefault="000C5B85" w:rsidP="000C5B85">
      <w:pPr>
        <w:spacing w:line="360" w:lineRule="auto"/>
        <w:ind w:firstLineChars="500" w:firstLine="1200"/>
        <w:jc w:val="left"/>
        <w:rPr>
          <w:color w:val="000000" w:themeColor="text1"/>
          <w:sz w:val="24"/>
          <w:szCs w:val="24"/>
        </w:rPr>
      </w:pPr>
      <w:r w:rsidRPr="00601C9C">
        <w:rPr>
          <w:color w:val="000000" w:themeColor="text1"/>
          <w:sz w:val="24"/>
          <w:szCs w:val="24"/>
        </w:rPr>
        <w:t>"</w:t>
      </w:r>
      <w:r>
        <w:rPr>
          <w:rFonts w:hint="eastAsia"/>
          <w:color w:val="000000" w:themeColor="text1"/>
          <w:sz w:val="24"/>
          <w:szCs w:val="24"/>
        </w:rPr>
        <w:t>file</w:t>
      </w:r>
      <w:r>
        <w:rPr>
          <w:color w:val="000000" w:themeColor="text1"/>
          <w:sz w:val="24"/>
          <w:szCs w:val="24"/>
        </w:rPr>
        <w:t>:///data/mghy</w:t>
      </w:r>
      <w:r>
        <w:rPr>
          <w:rFonts w:ascii="宋体" w:hAnsi="宋体" w:cs="宋体"/>
          <w:color w:val="000000"/>
        </w:rPr>
        <w:t>/</w:t>
      </w:r>
      <w:r w:rsidRPr="00C8124F">
        <w:rPr>
          <w:rFonts w:hint="eastAsia"/>
          <w:color w:val="000000" w:themeColor="text1"/>
          <w:sz w:val="24"/>
          <w:szCs w:val="24"/>
        </w:rPr>
        <w:t>shanpao/training</w:t>
      </w:r>
      <w:r w:rsidRPr="00C8124F">
        <w:rPr>
          <w:color w:val="000000" w:themeColor="text1"/>
          <w:sz w:val="24"/>
          <w:szCs w:val="24"/>
        </w:rPr>
        <w:t>/</w:t>
      </w:r>
      <w:r w:rsidRPr="00C8124F">
        <w:rPr>
          <w:rFonts w:hint="eastAsia"/>
          <w:color w:val="000000" w:themeColor="text1"/>
          <w:sz w:val="24"/>
          <w:szCs w:val="24"/>
        </w:rPr>
        <w:t>action</w:t>
      </w:r>
      <w:r w:rsidRPr="00C8124F">
        <w:rPr>
          <w:color w:val="000000" w:themeColor="text1"/>
          <w:sz w:val="24"/>
          <w:szCs w:val="24"/>
        </w:rPr>
        <w:t>/</w:t>
      </w:r>
      <w:r w:rsidRPr="00C8124F">
        <w:rPr>
          <w:rFonts w:hint="eastAsia"/>
          <w:color w:val="000000" w:themeColor="text1"/>
          <w:sz w:val="24"/>
          <w:szCs w:val="24"/>
        </w:rPr>
        <w:t>offline</w:t>
      </w:r>
      <w:r w:rsidRPr="00C8124F">
        <w:rPr>
          <w:color w:val="000000" w:themeColor="text1"/>
          <w:sz w:val="24"/>
          <w:szCs w:val="24"/>
        </w:rPr>
        <w:t>_instruction_result</w:t>
      </w:r>
      <w:r>
        <w:rPr>
          <w:color w:val="000000" w:themeColor="text1"/>
          <w:sz w:val="24"/>
          <w:szCs w:val="24"/>
        </w:rPr>
        <w:t>/</w:t>
      </w:r>
      <w:r w:rsidRPr="00C8124F">
        <w:rPr>
          <w:color w:val="000000" w:themeColor="text1"/>
          <w:sz w:val="24"/>
          <w:szCs w:val="24"/>
        </w:rPr>
        <w:t>12/</w:t>
      </w:r>
      <w:r>
        <w:rPr>
          <w:color w:val="000000" w:themeColor="text1"/>
          <w:sz w:val="24"/>
          <w:szCs w:val="24"/>
        </w:rPr>
        <w:t>image/</w:t>
      </w:r>
      <w:r w:rsidR="009D536E">
        <w:rPr>
          <w:rFonts w:ascii="宋体" w:hAnsi="宋体" w:cs="宋体"/>
          <w:color w:val="000000"/>
        </w:rPr>
        <w:t>user1_action1_</w:t>
      </w:r>
      <w:r w:rsidR="00EB086D">
        <w:rPr>
          <w:rFonts w:ascii="宋体" w:hAnsi="宋体" w:cs="宋体"/>
          <w:color w:val="000000"/>
        </w:rPr>
        <w:t>channel1_labeled</w:t>
      </w:r>
      <w:r w:rsidR="009D536E">
        <w:rPr>
          <w:rFonts w:ascii="宋体" w:hAnsi="宋体" w:cs="宋体"/>
          <w:color w:val="000000"/>
        </w:rPr>
        <w:t>_</w:t>
      </w:r>
      <w:r>
        <w:rPr>
          <w:color w:val="000000" w:themeColor="text1"/>
          <w:sz w:val="24"/>
          <w:szCs w:val="24"/>
        </w:rPr>
        <w:t>image1.jpg",</w:t>
      </w:r>
    </w:p>
    <w:p w:rsidR="000C5B85" w:rsidRDefault="000C5B85" w:rsidP="000C5B85">
      <w:pPr>
        <w:spacing w:line="360" w:lineRule="auto"/>
        <w:ind w:firstLineChars="500" w:firstLine="1200"/>
        <w:jc w:val="left"/>
        <w:rPr>
          <w:color w:val="000000" w:themeColor="text1"/>
          <w:sz w:val="24"/>
          <w:szCs w:val="24"/>
        </w:rPr>
      </w:pPr>
      <w:r w:rsidRPr="00601C9C">
        <w:rPr>
          <w:color w:val="000000" w:themeColor="text1"/>
          <w:sz w:val="24"/>
          <w:szCs w:val="24"/>
        </w:rPr>
        <w:t>"</w:t>
      </w:r>
      <w:r>
        <w:rPr>
          <w:rFonts w:hint="eastAsia"/>
          <w:color w:val="000000" w:themeColor="text1"/>
          <w:sz w:val="24"/>
          <w:szCs w:val="24"/>
        </w:rPr>
        <w:t>file</w:t>
      </w:r>
      <w:r>
        <w:rPr>
          <w:color w:val="000000" w:themeColor="text1"/>
          <w:sz w:val="24"/>
          <w:szCs w:val="24"/>
        </w:rPr>
        <w:t>:///data/mghy</w:t>
      </w:r>
      <w:r>
        <w:rPr>
          <w:rFonts w:ascii="宋体" w:hAnsi="宋体" w:cs="宋体"/>
          <w:color w:val="000000"/>
        </w:rPr>
        <w:t>/</w:t>
      </w:r>
      <w:r w:rsidRPr="00C8124F">
        <w:rPr>
          <w:rFonts w:hint="eastAsia"/>
          <w:color w:val="000000" w:themeColor="text1"/>
          <w:sz w:val="24"/>
          <w:szCs w:val="24"/>
        </w:rPr>
        <w:t>shanpao/training</w:t>
      </w:r>
      <w:r w:rsidRPr="00C8124F">
        <w:rPr>
          <w:color w:val="000000" w:themeColor="text1"/>
          <w:sz w:val="24"/>
          <w:szCs w:val="24"/>
        </w:rPr>
        <w:t>/</w:t>
      </w:r>
      <w:r w:rsidRPr="00C8124F">
        <w:rPr>
          <w:rFonts w:hint="eastAsia"/>
          <w:color w:val="000000" w:themeColor="text1"/>
          <w:sz w:val="24"/>
          <w:szCs w:val="24"/>
        </w:rPr>
        <w:t>action</w:t>
      </w:r>
      <w:r w:rsidRPr="00C8124F">
        <w:rPr>
          <w:color w:val="000000" w:themeColor="text1"/>
          <w:sz w:val="24"/>
          <w:szCs w:val="24"/>
        </w:rPr>
        <w:t>/</w:t>
      </w:r>
      <w:r w:rsidRPr="00C8124F">
        <w:rPr>
          <w:rFonts w:hint="eastAsia"/>
          <w:color w:val="000000" w:themeColor="text1"/>
          <w:sz w:val="24"/>
          <w:szCs w:val="24"/>
        </w:rPr>
        <w:t>offline</w:t>
      </w:r>
      <w:r w:rsidRPr="00C8124F">
        <w:rPr>
          <w:color w:val="000000" w:themeColor="text1"/>
          <w:sz w:val="24"/>
          <w:szCs w:val="24"/>
        </w:rPr>
        <w:t>_instruction_result</w:t>
      </w:r>
      <w:r>
        <w:rPr>
          <w:color w:val="000000" w:themeColor="text1"/>
          <w:sz w:val="24"/>
          <w:szCs w:val="24"/>
        </w:rPr>
        <w:t>/</w:t>
      </w:r>
      <w:r w:rsidRPr="00C8124F">
        <w:rPr>
          <w:color w:val="000000" w:themeColor="text1"/>
          <w:sz w:val="24"/>
          <w:szCs w:val="24"/>
        </w:rPr>
        <w:t>12/</w:t>
      </w:r>
      <w:r>
        <w:rPr>
          <w:color w:val="000000" w:themeColor="text1"/>
          <w:sz w:val="24"/>
          <w:szCs w:val="24"/>
        </w:rPr>
        <w:t>image/</w:t>
      </w:r>
      <w:r w:rsidR="009D536E">
        <w:rPr>
          <w:rFonts w:ascii="宋体" w:hAnsi="宋体" w:cs="宋体"/>
          <w:color w:val="000000"/>
        </w:rPr>
        <w:t>user1_action1_</w:t>
      </w:r>
      <w:r w:rsidR="00EB086D">
        <w:rPr>
          <w:rFonts w:ascii="宋体" w:hAnsi="宋体" w:cs="宋体"/>
          <w:color w:val="000000"/>
        </w:rPr>
        <w:t>channel1_labeled</w:t>
      </w:r>
      <w:r w:rsidR="009D536E">
        <w:rPr>
          <w:rFonts w:ascii="宋体" w:hAnsi="宋体" w:cs="宋体"/>
          <w:color w:val="000000"/>
        </w:rPr>
        <w:t>_</w:t>
      </w:r>
      <w:r>
        <w:rPr>
          <w:color w:val="000000" w:themeColor="text1"/>
          <w:sz w:val="24"/>
          <w:szCs w:val="24"/>
        </w:rPr>
        <w:t>image2.jpg"</w:t>
      </w:r>
    </w:p>
    <w:p w:rsidR="000C5B85" w:rsidRDefault="000C5B85" w:rsidP="000C5B85">
      <w:pPr>
        <w:spacing w:line="360" w:lineRule="auto"/>
        <w:ind w:firstLineChars="400" w:firstLine="960"/>
        <w:jc w:val="left"/>
        <w:rPr>
          <w:color w:val="000000" w:themeColor="text1"/>
          <w:sz w:val="24"/>
          <w:szCs w:val="24"/>
        </w:rPr>
      </w:pPr>
      <w:r>
        <w:rPr>
          <w:color w:val="000000" w:themeColor="text1"/>
          <w:sz w:val="24"/>
          <w:szCs w:val="24"/>
        </w:rPr>
        <w:t>]</w:t>
      </w:r>
    </w:p>
    <w:p w:rsidR="000C5B85" w:rsidRDefault="000C5B85" w:rsidP="000C5B85">
      <w:pPr>
        <w:spacing w:line="360" w:lineRule="auto"/>
        <w:ind w:firstLineChars="200" w:firstLine="480"/>
        <w:jc w:val="left"/>
        <w:rPr>
          <w:color w:val="000000" w:themeColor="text1"/>
          <w:sz w:val="24"/>
          <w:szCs w:val="24"/>
        </w:rPr>
      </w:pPr>
      <w:r w:rsidRPr="00601C9C">
        <w:rPr>
          <w:color w:val="000000" w:themeColor="text1"/>
          <w:sz w:val="24"/>
          <w:szCs w:val="24"/>
        </w:rPr>
        <w:t>}</w:t>
      </w:r>
    </w:p>
    <w:p w:rsidR="00A55A24" w:rsidRDefault="00A55A24" w:rsidP="000C5B85">
      <w:pPr>
        <w:spacing w:line="360" w:lineRule="auto"/>
        <w:ind w:firstLineChars="200" w:firstLine="482"/>
        <w:jc w:val="left"/>
        <w:rPr>
          <w:color w:val="000000" w:themeColor="text1"/>
          <w:sz w:val="24"/>
          <w:szCs w:val="24"/>
        </w:rPr>
      </w:pPr>
      <w:r>
        <w:rPr>
          <w:rFonts w:hint="eastAsia"/>
          <w:b/>
          <w:color w:val="000000" w:themeColor="text1"/>
          <w:sz w:val="24"/>
          <w:szCs w:val="24"/>
        </w:rPr>
        <w:t>接口性能</w:t>
      </w:r>
      <w:r w:rsidRPr="0035696E">
        <w:rPr>
          <w:rFonts w:hint="eastAsia"/>
          <w:b/>
          <w:color w:val="000000" w:themeColor="text1"/>
          <w:sz w:val="24"/>
          <w:szCs w:val="24"/>
        </w:rPr>
        <w:t>：</w:t>
      </w:r>
      <w:r w:rsidRPr="00C8085B">
        <w:rPr>
          <w:rFonts w:hint="eastAsia"/>
          <w:color w:val="000000" w:themeColor="text1"/>
          <w:sz w:val="24"/>
          <w:szCs w:val="24"/>
        </w:rPr>
        <w:t>最大</w:t>
      </w:r>
      <w:r w:rsidRPr="00C8085B">
        <w:rPr>
          <w:color w:val="000000" w:themeColor="text1"/>
          <w:sz w:val="24"/>
          <w:szCs w:val="24"/>
        </w:rPr>
        <w:t>并发用户</w:t>
      </w:r>
      <w:r w:rsidRPr="00C8085B">
        <w:rPr>
          <w:rFonts w:hint="eastAsia"/>
          <w:color w:val="000000" w:themeColor="text1"/>
          <w:sz w:val="24"/>
          <w:szCs w:val="24"/>
        </w:rPr>
        <w:t>100</w:t>
      </w:r>
      <w:r w:rsidRPr="00C8085B">
        <w:rPr>
          <w:rFonts w:hint="eastAsia"/>
          <w:color w:val="000000" w:themeColor="text1"/>
          <w:sz w:val="24"/>
          <w:szCs w:val="24"/>
        </w:rPr>
        <w:t>，</w:t>
      </w:r>
      <w:r w:rsidRPr="00C8085B">
        <w:rPr>
          <w:color w:val="000000" w:themeColor="text1"/>
          <w:sz w:val="24"/>
          <w:szCs w:val="24"/>
        </w:rPr>
        <w:t>响应时间</w:t>
      </w:r>
      <w:r w:rsidRPr="00C8085B">
        <w:rPr>
          <w:rFonts w:hint="eastAsia"/>
          <w:color w:val="000000" w:themeColor="text1"/>
          <w:sz w:val="24"/>
          <w:szCs w:val="24"/>
        </w:rPr>
        <w:t>不高于</w:t>
      </w:r>
      <w:r w:rsidR="00486620">
        <w:rPr>
          <w:color w:val="000000" w:themeColor="text1"/>
          <w:sz w:val="24"/>
          <w:szCs w:val="24"/>
        </w:rPr>
        <w:t>3</w:t>
      </w:r>
      <w:r w:rsidRPr="00C8085B">
        <w:rPr>
          <w:rFonts w:hint="eastAsia"/>
          <w:color w:val="000000" w:themeColor="text1"/>
          <w:sz w:val="24"/>
          <w:szCs w:val="24"/>
        </w:rPr>
        <w:t>秒</w:t>
      </w:r>
    </w:p>
    <w:p w:rsidR="004008C5" w:rsidRDefault="004008C5" w:rsidP="00E70A59">
      <w:pPr>
        <w:spacing w:line="360" w:lineRule="auto"/>
        <w:rPr>
          <w:color w:val="000000" w:themeColor="text1"/>
          <w:sz w:val="24"/>
        </w:rPr>
      </w:pPr>
    </w:p>
    <w:p w:rsidR="00224E0E" w:rsidRDefault="00224E0E" w:rsidP="00224E0E">
      <w:pPr>
        <w:pStyle w:val="2"/>
        <w:rPr>
          <w:rFonts w:asciiTheme="minorEastAsia" w:eastAsiaTheme="minorEastAsia" w:hAnsiTheme="minorEastAsia"/>
          <w:color w:val="000000" w:themeColor="text1"/>
        </w:rPr>
      </w:pPr>
      <w:bookmarkStart w:id="48" w:name="_Toc496097636"/>
      <w:r>
        <w:rPr>
          <w:rFonts w:asciiTheme="minorEastAsia" w:eastAsiaTheme="minorEastAsia" w:hAnsiTheme="minorEastAsia" w:hint="eastAsia"/>
          <w:color w:val="000000" w:themeColor="text1"/>
        </w:rPr>
        <w:lastRenderedPageBreak/>
        <w:t>跑步路线</w:t>
      </w:r>
      <w:r>
        <w:rPr>
          <w:rFonts w:asciiTheme="minorEastAsia" w:eastAsiaTheme="minorEastAsia" w:hAnsiTheme="minorEastAsia"/>
          <w:color w:val="000000" w:themeColor="text1"/>
        </w:rPr>
        <w:t>推荐</w:t>
      </w:r>
      <w:bookmarkEnd w:id="48"/>
    </w:p>
    <w:p w:rsidR="008858CB" w:rsidRPr="00AB5C65" w:rsidRDefault="008858CB" w:rsidP="008858CB">
      <w:pPr>
        <w:pStyle w:val="3"/>
        <w:rPr>
          <w:rFonts w:asciiTheme="minorEastAsia" w:eastAsiaTheme="minorEastAsia" w:hAnsiTheme="minorEastAsia"/>
          <w:color w:val="000000" w:themeColor="text1"/>
        </w:rPr>
      </w:pPr>
      <w:bookmarkStart w:id="49" w:name="_Toc496097637"/>
      <w:r>
        <w:rPr>
          <w:rFonts w:asciiTheme="minorEastAsia" w:eastAsiaTheme="minorEastAsia" w:hAnsiTheme="minorEastAsia" w:hint="eastAsia"/>
          <w:color w:val="000000" w:themeColor="text1"/>
        </w:rPr>
        <w:t>数据</w:t>
      </w:r>
      <w:r>
        <w:rPr>
          <w:rFonts w:asciiTheme="minorEastAsia" w:eastAsiaTheme="minorEastAsia" w:hAnsiTheme="minorEastAsia"/>
          <w:color w:val="000000" w:themeColor="text1"/>
        </w:rPr>
        <w:t>表</w:t>
      </w:r>
      <w:bookmarkEnd w:id="49"/>
    </w:p>
    <w:p w:rsidR="008858CB" w:rsidRDefault="00A12D30" w:rsidP="008858CB">
      <w:r w:rsidRPr="00A12D30">
        <w:rPr>
          <w:noProof/>
        </w:rPr>
        <w:drawing>
          <wp:inline distT="0" distB="0" distL="0" distR="0">
            <wp:extent cx="5591175" cy="46682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6040" cy="4672274"/>
                    </a:xfrm>
                    <a:prstGeom prst="rect">
                      <a:avLst/>
                    </a:prstGeom>
                    <a:noFill/>
                    <a:ln>
                      <a:noFill/>
                    </a:ln>
                  </pic:spPr>
                </pic:pic>
              </a:graphicData>
            </a:graphic>
          </wp:inline>
        </w:drawing>
      </w:r>
    </w:p>
    <w:p w:rsidR="00A12D30" w:rsidRPr="008858CB" w:rsidRDefault="00A12D30" w:rsidP="008858CB"/>
    <w:p w:rsidR="00B2791C" w:rsidRPr="00AB5C65" w:rsidRDefault="002C7191" w:rsidP="00AB5C65">
      <w:pPr>
        <w:pStyle w:val="3"/>
        <w:rPr>
          <w:rFonts w:asciiTheme="minorEastAsia" w:eastAsiaTheme="minorEastAsia" w:hAnsiTheme="minorEastAsia"/>
          <w:color w:val="000000" w:themeColor="text1"/>
        </w:rPr>
      </w:pPr>
      <w:bookmarkStart w:id="50" w:name="_Toc496097638"/>
      <w:r>
        <w:rPr>
          <w:rFonts w:asciiTheme="minorEastAsia" w:eastAsiaTheme="minorEastAsia" w:hAnsiTheme="minorEastAsia" w:hint="eastAsia"/>
          <w:color w:val="000000" w:themeColor="text1"/>
        </w:rPr>
        <w:t>运动轨迹</w:t>
      </w:r>
      <w:r>
        <w:rPr>
          <w:rFonts w:asciiTheme="minorEastAsia" w:eastAsiaTheme="minorEastAsia" w:hAnsiTheme="minorEastAsia"/>
          <w:color w:val="000000" w:themeColor="text1"/>
        </w:rPr>
        <w:t>接入</w:t>
      </w:r>
      <w:bookmarkEnd w:id="50"/>
    </w:p>
    <w:p w:rsidR="00B2791C" w:rsidRDefault="002D5BD7" w:rsidP="00E124B7">
      <w:pPr>
        <w:numPr>
          <w:ilvl w:val="0"/>
          <w:numId w:val="34"/>
        </w:numPr>
        <w:spacing w:line="360" w:lineRule="auto"/>
        <w:rPr>
          <w:b/>
          <w:color w:val="000000" w:themeColor="text1"/>
          <w:sz w:val="24"/>
        </w:rPr>
      </w:pPr>
      <w:r w:rsidRPr="002D5BD7">
        <w:rPr>
          <w:b/>
          <w:color w:val="000000" w:themeColor="text1"/>
          <w:sz w:val="24"/>
        </w:rPr>
        <w:t>运动轨迹接入</w:t>
      </w:r>
    </w:p>
    <w:p w:rsidR="009B38BD" w:rsidRPr="008858CB" w:rsidRDefault="009B38BD" w:rsidP="0012463B">
      <w:pPr>
        <w:pStyle w:val="ab"/>
        <w:numPr>
          <w:ilvl w:val="0"/>
          <w:numId w:val="7"/>
        </w:numPr>
        <w:spacing w:line="360" w:lineRule="auto"/>
        <w:ind w:firstLineChars="0"/>
        <w:rPr>
          <w:rFonts w:asciiTheme="majorEastAsia" w:eastAsiaTheme="majorEastAsia" w:hAnsiTheme="majorEastAsia"/>
          <w:sz w:val="24"/>
          <w:szCs w:val="24"/>
        </w:rPr>
      </w:pPr>
      <w:r w:rsidRPr="008858CB">
        <w:rPr>
          <w:rFonts w:asciiTheme="majorEastAsia" w:eastAsiaTheme="majorEastAsia" w:hAnsiTheme="majorEastAsia"/>
          <w:sz w:val="24"/>
          <w:szCs w:val="24"/>
        </w:rPr>
        <w:t>每日凌晨</w:t>
      </w:r>
      <w:r w:rsidRPr="008858CB">
        <w:rPr>
          <w:rFonts w:asciiTheme="majorEastAsia" w:eastAsiaTheme="majorEastAsia" w:hAnsiTheme="majorEastAsia" w:hint="eastAsia"/>
          <w:sz w:val="24"/>
          <w:szCs w:val="24"/>
        </w:rPr>
        <w:t>1:00使用CrossData从善跑</w:t>
      </w:r>
      <w:r w:rsidRPr="008858CB">
        <w:rPr>
          <w:rFonts w:asciiTheme="majorEastAsia" w:eastAsiaTheme="majorEastAsia" w:hAnsiTheme="majorEastAsia"/>
          <w:sz w:val="24"/>
          <w:szCs w:val="24"/>
        </w:rPr>
        <w:t>的</w:t>
      </w:r>
      <w:r w:rsidRPr="008858CB">
        <w:rPr>
          <w:rFonts w:asciiTheme="majorEastAsia" w:eastAsiaTheme="majorEastAsia" w:hAnsiTheme="majorEastAsia" w:hint="eastAsia"/>
          <w:sz w:val="24"/>
          <w:szCs w:val="24"/>
        </w:rPr>
        <w:t>Oracle数据库</w:t>
      </w:r>
      <w:r w:rsidRPr="008858CB">
        <w:rPr>
          <w:rFonts w:asciiTheme="majorEastAsia" w:eastAsiaTheme="majorEastAsia" w:hAnsiTheme="majorEastAsia"/>
          <w:sz w:val="24"/>
          <w:szCs w:val="24"/>
        </w:rPr>
        <w:t>的T_MGSP_SPORT_RECORD</w:t>
      </w:r>
      <w:r w:rsidRPr="008858CB">
        <w:rPr>
          <w:rFonts w:asciiTheme="majorEastAsia" w:eastAsiaTheme="majorEastAsia" w:hAnsiTheme="majorEastAsia" w:hint="eastAsia"/>
          <w:sz w:val="24"/>
          <w:szCs w:val="24"/>
        </w:rPr>
        <w:t>表</w:t>
      </w:r>
      <w:r w:rsidRPr="008858CB">
        <w:rPr>
          <w:rFonts w:asciiTheme="majorEastAsia" w:eastAsiaTheme="majorEastAsia" w:hAnsiTheme="majorEastAsia"/>
          <w:sz w:val="24"/>
          <w:szCs w:val="24"/>
        </w:rPr>
        <w:t>中同步前一日的运动记录数据至大数据平台的</w:t>
      </w:r>
      <w:r w:rsidRPr="008858CB">
        <w:rPr>
          <w:rFonts w:asciiTheme="majorEastAsia" w:eastAsiaTheme="majorEastAsia" w:hAnsiTheme="majorEastAsia" w:hint="eastAsia"/>
          <w:sz w:val="24"/>
          <w:szCs w:val="24"/>
        </w:rPr>
        <w:t>Oracle数据</w:t>
      </w:r>
      <w:r w:rsidRPr="008858CB">
        <w:rPr>
          <w:rFonts w:asciiTheme="majorEastAsia" w:eastAsiaTheme="majorEastAsia" w:hAnsiTheme="majorEastAsia"/>
          <w:sz w:val="24"/>
          <w:szCs w:val="24"/>
        </w:rPr>
        <w:t>库的ods_sp_sport_record</w:t>
      </w:r>
      <w:r w:rsidRPr="008858CB">
        <w:rPr>
          <w:rFonts w:asciiTheme="majorEastAsia" w:eastAsiaTheme="majorEastAsia" w:hAnsiTheme="majorEastAsia" w:hint="eastAsia"/>
          <w:sz w:val="24"/>
          <w:szCs w:val="24"/>
        </w:rPr>
        <w:t>表</w:t>
      </w:r>
      <w:r w:rsidRPr="008858CB">
        <w:rPr>
          <w:rFonts w:asciiTheme="majorEastAsia" w:eastAsiaTheme="majorEastAsia" w:hAnsiTheme="majorEastAsia"/>
          <w:sz w:val="24"/>
          <w:szCs w:val="24"/>
        </w:rPr>
        <w:t>中，表结构以善跑侧为准。</w:t>
      </w:r>
    </w:p>
    <w:p w:rsidR="009B38BD" w:rsidRPr="008858CB" w:rsidRDefault="009B38BD" w:rsidP="0012463B">
      <w:pPr>
        <w:pStyle w:val="ab"/>
        <w:numPr>
          <w:ilvl w:val="0"/>
          <w:numId w:val="7"/>
        </w:numPr>
        <w:spacing w:line="360" w:lineRule="auto"/>
        <w:ind w:firstLineChars="0"/>
        <w:rPr>
          <w:rFonts w:asciiTheme="majorEastAsia" w:eastAsiaTheme="majorEastAsia" w:hAnsiTheme="majorEastAsia"/>
          <w:sz w:val="24"/>
          <w:szCs w:val="24"/>
        </w:rPr>
      </w:pPr>
      <w:r w:rsidRPr="008858CB">
        <w:rPr>
          <w:rFonts w:asciiTheme="majorEastAsia" w:eastAsiaTheme="majorEastAsia" w:hAnsiTheme="majorEastAsia" w:hint="eastAsia"/>
          <w:sz w:val="24"/>
          <w:szCs w:val="24"/>
        </w:rPr>
        <w:t>运行</w:t>
      </w:r>
      <w:r w:rsidRPr="008858CB">
        <w:rPr>
          <w:rFonts w:asciiTheme="majorEastAsia" w:eastAsiaTheme="majorEastAsia" w:hAnsiTheme="majorEastAsia"/>
          <w:sz w:val="24"/>
          <w:szCs w:val="24"/>
        </w:rPr>
        <w:t>Oracle</w:t>
      </w:r>
      <w:r w:rsidRPr="008858CB">
        <w:rPr>
          <w:rFonts w:asciiTheme="majorEastAsia" w:eastAsiaTheme="majorEastAsia" w:hAnsiTheme="majorEastAsia" w:hint="eastAsia"/>
          <w:sz w:val="24"/>
          <w:szCs w:val="24"/>
        </w:rPr>
        <w:t>存储</w:t>
      </w:r>
      <w:r w:rsidRPr="008858CB">
        <w:rPr>
          <w:rFonts w:asciiTheme="majorEastAsia" w:eastAsiaTheme="majorEastAsia" w:hAnsiTheme="majorEastAsia"/>
          <w:sz w:val="24"/>
          <w:szCs w:val="24"/>
        </w:rPr>
        <w:t>过程，处理善跑数据，将数据从ods_sp_sport_record</w:t>
      </w:r>
      <w:r w:rsidRPr="008858CB">
        <w:rPr>
          <w:rFonts w:asciiTheme="majorEastAsia" w:eastAsiaTheme="majorEastAsia" w:hAnsiTheme="majorEastAsia" w:hint="eastAsia"/>
          <w:sz w:val="24"/>
          <w:szCs w:val="24"/>
        </w:rPr>
        <w:t>表转移</w:t>
      </w:r>
      <w:r w:rsidRPr="008858CB">
        <w:rPr>
          <w:rFonts w:asciiTheme="majorEastAsia" w:eastAsiaTheme="majorEastAsia" w:hAnsiTheme="majorEastAsia"/>
          <w:sz w:val="24"/>
          <w:szCs w:val="24"/>
        </w:rPr>
        <w:t>至ods_sp_record_deal</w:t>
      </w:r>
      <w:r w:rsidRPr="008858CB">
        <w:rPr>
          <w:rFonts w:asciiTheme="majorEastAsia" w:eastAsiaTheme="majorEastAsia" w:hAnsiTheme="majorEastAsia" w:hint="eastAsia"/>
          <w:sz w:val="24"/>
          <w:szCs w:val="24"/>
        </w:rPr>
        <w:t>表</w:t>
      </w:r>
      <w:r w:rsidRPr="008858CB">
        <w:rPr>
          <w:rFonts w:asciiTheme="majorEastAsia" w:eastAsiaTheme="majorEastAsia" w:hAnsiTheme="majorEastAsia"/>
          <w:sz w:val="24"/>
          <w:szCs w:val="24"/>
        </w:rPr>
        <w:t>，</w:t>
      </w:r>
      <w:r w:rsidRPr="008858CB">
        <w:rPr>
          <w:rFonts w:asciiTheme="majorEastAsia" w:eastAsiaTheme="majorEastAsia" w:hAnsiTheme="majorEastAsia" w:hint="eastAsia"/>
          <w:sz w:val="24"/>
          <w:szCs w:val="24"/>
        </w:rPr>
        <w:t>其中</w:t>
      </w:r>
      <w:r w:rsidRPr="008858CB">
        <w:rPr>
          <w:rFonts w:asciiTheme="majorEastAsia" w:eastAsiaTheme="majorEastAsia" w:hAnsiTheme="majorEastAsia"/>
          <w:sz w:val="24"/>
          <w:szCs w:val="24"/>
        </w:rPr>
        <w:t>所属区域、</w:t>
      </w:r>
      <w:r w:rsidRPr="008858CB">
        <w:rPr>
          <w:rFonts w:asciiTheme="majorEastAsia" w:eastAsiaTheme="majorEastAsia" w:hAnsiTheme="majorEastAsia" w:hint="eastAsia"/>
          <w:sz w:val="24"/>
          <w:szCs w:val="24"/>
        </w:rPr>
        <w:t>所属</w:t>
      </w:r>
      <w:r w:rsidRPr="008858CB">
        <w:rPr>
          <w:rFonts w:asciiTheme="majorEastAsia" w:eastAsiaTheme="majorEastAsia" w:hAnsiTheme="majorEastAsia"/>
          <w:sz w:val="24"/>
          <w:szCs w:val="24"/>
        </w:rPr>
        <w:t>城市、</w:t>
      </w:r>
      <w:r w:rsidRPr="008858CB">
        <w:rPr>
          <w:rFonts w:asciiTheme="majorEastAsia" w:eastAsiaTheme="majorEastAsia" w:hAnsiTheme="majorEastAsia" w:hint="eastAsia"/>
          <w:sz w:val="24"/>
          <w:szCs w:val="24"/>
        </w:rPr>
        <w:t>起点</w:t>
      </w:r>
      <w:r w:rsidRPr="008858CB">
        <w:rPr>
          <w:rFonts w:asciiTheme="majorEastAsia" w:eastAsiaTheme="majorEastAsia" w:hAnsiTheme="majorEastAsia"/>
          <w:sz w:val="24"/>
          <w:szCs w:val="24"/>
        </w:rPr>
        <w:t>经度、起点纬度、</w:t>
      </w:r>
      <w:r w:rsidRPr="008858CB">
        <w:rPr>
          <w:rFonts w:asciiTheme="majorEastAsia" w:eastAsiaTheme="majorEastAsia" w:hAnsiTheme="majorEastAsia" w:hint="eastAsia"/>
          <w:sz w:val="24"/>
          <w:szCs w:val="24"/>
        </w:rPr>
        <w:t>推荐</w:t>
      </w:r>
      <w:r w:rsidRPr="008858CB">
        <w:rPr>
          <w:rFonts w:asciiTheme="majorEastAsia" w:eastAsiaTheme="majorEastAsia" w:hAnsiTheme="majorEastAsia"/>
          <w:sz w:val="24"/>
          <w:szCs w:val="24"/>
        </w:rPr>
        <w:t>轨迹</w:t>
      </w:r>
      <w:r w:rsidRPr="008858CB">
        <w:rPr>
          <w:rFonts w:asciiTheme="majorEastAsia" w:eastAsiaTheme="majorEastAsia" w:hAnsiTheme="majorEastAsia" w:hint="eastAsia"/>
          <w:sz w:val="24"/>
          <w:szCs w:val="24"/>
        </w:rPr>
        <w:t>5个</w:t>
      </w:r>
      <w:r w:rsidRPr="008858CB">
        <w:rPr>
          <w:rFonts w:asciiTheme="majorEastAsia" w:eastAsiaTheme="majorEastAsia" w:hAnsiTheme="majorEastAsia"/>
          <w:sz w:val="24"/>
          <w:szCs w:val="24"/>
        </w:rPr>
        <w:t>字段暂为空。</w:t>
      </w:r>
      <w:r w:rsidRPr="008858CB">
        <w:rPr>
          <w:rFonts w:asciiTheme="majorEastAsia" w:eastAsiaTheme="majorEastAsia" w:hAnsiTheme="majorEastAsia" w:hint="eastAsia"/>
          <w:sz w:val="24"/>
          <w:szCs w:val="24"/>
        </w:rPr>
        <w:t>各</w:t>
      </w:r>
      <w:r w:rsidRPr="008858CB">
        <w:rPr>
          <w:rFonts w:asciiTheme="majorEastAsia" w:eastAsiaTheme="majorEastAsia" w:hAnsiTheme="majorEastAsia"/>
          <w:sz w:val="24"/>
          <w:szCs w:val="24"/>
        </w:rPr>
        <w:t>标签的等级暂定如下</w:t>
      </w:r>
    </w:p>
    <w:tbl>
      <w:tblPr>
        <w:tblStyle w:val="aa"/>
        <w:tblW w:w="0" w:type="auto"/>
        <w:tblLook w:val="04A0"/>
      </w:tblPr>
      <w:tblGrid>
        <w:gridCol w:w="694"/>
        <w:gridCol w:w="808"/>
        <w:gridCol w:w="7020"/>
      </w:tblGrid>
      <w:tr w:rsidR="009B38BD" w:rsidRPr="00B82FFE" w:rsidTr="009B38BD">
        <w:tc>
          <w:tcPr>
            <w:tcW w:w="694" w:type="dxa"/>
          </w:tcPr>
          <w:p w:rsidR="009B38BD" w:rsidRPr="00B82FFE" w:rsidRDefault="009B38BD" w:rsidP="00C831E4">
            <w:pPr>
              <w:spacing w:line="360" w:lineRule="auto"/>
              <w:jc w:val="center"/>
              <w:rPr>
                <w:rFonts w:asciiTheme="majorEastAsia" w:eastAsiaTheme="majorEastAsia" w:hAnsiTheme="majorEastAsia"/>
                <w:b/>
                <w:sz w:val="21"/>
                <w:szCs w:val="24"/>
              </w:rPr>
            </w:pPr>
            <w:r w:rsidRPr="00B82FFE">
              <w:rPr>
                <w:rFonts w:asciiTheme="majorEastAsia" w:eastAsiaTheme="majorEastAsia" w:hAnsiTheme="majorEastAsia" w:hint="eastAsia"/>
                <w:b/>
                <w:sz w:val="21"/>
                <w:szCs w:val="24"/>
              </w:rPr>
              <w:lastRenderedPageBreak/>
              <w:t>序号</w:t>
            </w:r>
          </w:p>
        </w:tc>
        <w:tc>
          <w:tcPr>
            <w:tcW w:w="808" w:type="dxa"/>
          </w:tcPr>
          <w:p w:rsidR="009B38BD" w:rsidRPr="00B82FFE" w:rsidRDefault="009B38BD" w:rsidP="00C831E4">
            <w:pPr>
              <w:spacing w:line="360" w:lineRule="auto"/>
              <w:jc w:val="center"/>
              <w:rPr>
                <w:rFonts w:asciiTheme="majorEastAsia" w:eastAsiaTheme="majorEastAsia" w:hAnsiTheme="majorEastAsia"/>
                <w:b/>
                <w:sz w:val="21"/>
                <w:szCs w:val="24"/>
              </w:rPr>
            </w:pPr>
            <w:r w:rsidRPr="00B82FFE">
              <w:rPr>
                <w:rFonts w:asciiTheme="majorEastAsia" w:eastAsiaTheme="majorEastAsia" w:hAnsiTheme="majorEastAsia" w:hint="eastAsia"/>
                <w:b/>
                <w:sz w:val="21"/>
                <w:szCs w:val="24"/>
              </w:rPr>
              <w:t>指标</w:t>
            </w:r>
          </w:p>
        </w:tc>
        <w:tc>
          <w:tcPr>
            <w:tcW w:w="7020" w:type="dxa"/>
          </w:tcPr>
          <w:p w:rsidR="009B38BD" w:rsidRPr="00B82FFE" w:rsidRDefault="009B38BD" w:rsidP="00C831E4">
            <w:pPr>
              <w:spacing w:line="360" w:lineRule="auto"/>
              <w:jc w:val="center"/>
              <w:rPr>
                <w:rFonts w:asciiTheme="majorEastAsia" w:eastAsiaTheme="majorEastAsia" w:hAnsiTheme="majorEastAsia"/>
                <w:b/>
                <w:sz w:val="21"/>
                <w:szCs w:val="24"/>
              </w:rPr>
            </w:pPr>
            <w:r w:rsidRPr="00B82FFE">
              <w:rPr>
                <w:rFonts w:asciiTheme="majorEastAsia" w:eastAsiaTheme="majorEastAsia" w:hAnsiTheme="majorEastAsia" w:hint="eastAsia"/>
                <w:b/>
                <w:sz w:val="21"/>
                <w:szCs w:val="24"/>
              </w:rPr>
              <w:t>分类</w:t>
            </w:r>
          </w:p>
        </w:tc>
      </w:tr>
      <w:tr w:rsidR="009B38BD" w:rsidRPr="00B82FFE" w:rsidTr="009B38BD">
        <w:tc>
          <w:tcPr>
            <w:tcW w:w="694" w:type="dxa"/>
          </w:tcPr>
          <w:p w:rsidR="009B38BD" w:rsidRPr="00B82FFE" w:rsidRDefault="009B38BD" w:rsidP="0012463B">
            <w:pPr>
              <w:pStyle w:val="ab"/>
              <w:numPr>
                <w:ilvl w:val="0"/>
                <w:numId w:val="6"/>
              </w:numPr>
              <w:spacing w:line="360" w:lineRule="auto"/>
              <w:ind w:firstLineChars="0"/>
              <w:rPr>
                <w:rFonts w:asciiTheme="majorEastAsia" w:eastAsiaTheme="majorEastAsia" w:hAnsiTheme="majorEastAsia"/>
                <w:sz w:val="21"/>
                <w:szCs w:val="24"/>
              </w:rPr>
            </w:pPr>
          </w:p>
        </w:tc>
        <w:tc>
          <w:tcPr>
            <w:tcW w:w="808" w:type="dxa"/>
          </w:tcPr>
          <w:p w:rsidR="009B38BD" w:rsidRPr="00B82FFE" w:rsidRDefault="009B38BD" w:rsidP="00C831E4">
            <w:pPr>
              <w:spacing w:line="360" w:lineRule="auto"/>
              <w:rPr>
                <w:rFonts w:asciiTheme="majorEastAsia" w:eastAsiaTheme="majorEastAsia" w:hAnsiTheme="majorEastAsia"/>
                <w:sz w:val="21"/>
                <w:szCs w:val="24"/>
              </w:rPr>
            </w:pPr>
            <w:r w:rsidRPr="00B82FFE">
              <w:rPr>
                <w:rFonts w:asciiTheme="majorEastAsia" w:eastAsiaTheme="majorEastAsia" w:hAnsiTheme="majorEastAsia" w:hint="eastAsia"/>
                <w:sz w:val="21"/>
                <w:szCs w:val="24"/>
              </w:rPr>
              <w:t>时间</w:t>
            </w:r>
          </w:p>
        </w:tc>
        <w:tc>
          <w:tcPr>
            <w:tcW w:w="7020" w:type="dxa"/>
          </w:tcPr>
          <w:p w:rsidR="009B38BD" w:rsidRPr="00B82FFE" w:rsidRDefault="009B38BD" w:rsidP="00C831E4">
            <w:pPr>
              <w:spacing w:line="360" w:lineRule="auto"/>
              <w:rPr>
                <w:rFonts w:asciiTheme="majorEastAsia" w:eastAsiaTheme="majorEastAsia" w:hAnsiTheme="majorEastAsia"/>
                <w:sz w:val="21"/>
                <w:szCs w:val="24"/>
              </w:rPr>
            </w:pPr>
            <w:r w:rsidRPr="00B82FFE">
              <w:rPr>
                <w:rFonts w:asciiTheme="majorEastAsia" w:eastAsiaTheme="majorEastAsia" w:hAnsiTheme="majorEastAsia" w:hint="eastAsia"/>
                <w:sz w:val="21"/>
                <w:szCs w:val="24"/>
              </w:rPr>
              <w:t>深夜23</w:t>
            </w:r>
            <w:r w:rsidRPr="00B82FFE">
              <w:rPr>
                <w:rFonts w:asciiTheme="majorEastAsia" w:eastAsiaTheme="majorEastAsia" w:hAnsiTheme="majorEastAsia"/>
                <w:sz w:val="21"/>
                <w:szCs w:val="24"/>
              </w:rPr>
              <w:t>-5</w:t>
            </w:r>
            <w:r w:rsidRPr="00B82FFE">
              <w:rPr>
                <w:rFonts w:asciiTheme="majorEastAsia" w:eastAsiaTheme="majorEastAsia" w:hAnsiTheme="majorEastAsia" w:hint="eastAsia"/>
                <w:sz w:val="21"/>
                <w:szCs w:val="24"/>
              </w:rPr>
              <w:t>，</w:t>
            </w:r>
            <w:r w:rsidRPr="00B82FFE">
              <w:rPr>
                <w:rFonts w:asciiTheme="majorEastAsia" w:eastAsiaTheme="majorEastAsia" w:hAnsiTheme="majorEastAsia"/>
                <w:sz w:val="21"/>
                <w:szCs w:val="24"/>
              </w:rPr>
              <w:t>早上</w:t>
            </w:r>
            <w:r w:rsidRPr="00B82FFE">
              <w:rPr>
                <w:rFonts w:asciiTheme="majorEastAsia" w:eastAsiaTheme="majorEastAsia" w:hAnsiTheme="majorEastAsia" w:hint="eastAsia"/>
                <w:sz w:val="21"/>
                <w:szCs w:val="24"/>
              </w:rPr>
              <w:t>5</w:t>
            </w:r>
            <w:r w:rsidRPr="00B82FFE">
              <w:rPr>
                <w:rFonts w:asciiTheme="majorEastAsia" w:eastAsiaTheme="majorEastAsia" w:hAnsiTheme="majorEastAsia"/>
                <w:sz w:val="21"/>
                <w:szCs w:val="24"/>
              </w:rPr>
              <w:t>-8</w:t>
            </w:r>
            <w:r w:rsidRPr="00B82FFE">
              <w:rPr>
                <w:rFonts w:asciiTheme="majorEastAsia" w:eastAsiaTheme="majorEastAsia" w:hAnsiTheme="majorEastAsia" w:hint="eastAsia"/>
                <w:sz w:val="21"/>
                <w:szCs w:val="24"/>
              </w:rPr>
              <w:t>，</w:t>
            </w:r>
            <w:r w:rsidRPr="00B82FFE">
              <w:rPr>
                <w:rFonts w:asciiTheme="majorEastAsia" w:eastAsiaTheme="majorEastAsia" w:hAnsiTheme="majorEastAsia"/>
                <w:sz w:val="21"/>
                <w:szCs w:val="24"/>
              </w:rPr>
              <w:t>上午</w:t>
            </w:r>
            <w:r w:rsidRPr="00B82FFE">
              <w:rPr>
                <w:rFonts w:asciiTheme="majorEastAsia" w:eastAsiaTheme="majorEastAsia" w:hAnsiTheme="majorEastAsia" w:hint="eastAsia"/>
                <w:sz w:val="21"/>
                <w:szCs w:val="24"/>
              </w:rPr>
              <w:t>8</w:t>
            </w:r>
            <w:r w:rsidRPr="00B82FFE">
              <w:rPr>
                <w:rFonts w:asciiTheme="majorEastAsia" w:eastAsiaTheme="majorEastAsia" w:hAnsiTheme="majorEastAsia"/>
                <w:sz w:val="21"/>
                <w:szCs w:val="24"/>
              </w:rPr>
              <w:t>-12</w:t>
            </w:r>
            <w:r w:rsidRPr="00B82FFE">
              <w:rPr>
                <w:rFonts w:asciiTheme="majorEastAsia" w:eastAsiaTheme="majorEastAsia" w:hAnsiTheme="majorEastAsia" w:hint="eastAsia"/>
                <w:sz w:val="21"/>
                <w:szCs w:val="24"/>
              </w:rPr>
              <w:t>，</w:t>
            </w:r>
            <w:r w:rsidRPr="00B82FFE">
              <w:rPr>
                <w:rFonts w:asciiTheme="majorEastAsia" w:eastAsiaTheme="majorEastAsia" w:hAnsiTheme="majorEastAsia"/>
                <w:sz w:val="21"/>
                <w:szCs w:val="24"/>
              </w:rPr>
              <w:t>中午</w:t>
            </w:r>
            <w:r w:rsidRPr="00B82FFE">
              <w:rPr>
                <w:rFonts w:asciiTheme="majorEastAsia" w:eastAsiaTheme="majorEastAsia" w:hAnsiTheme="majorEastAsia" w:hint="eastAsia"/>
                <w:sz w:val="21"/>
                <w:szCs w:val="24"/>
              </w:rPr>
              <w:t>12</w:t>
            </w:r>
            <w:r w:rsidRPr="00B82FFE">
              <w:rPr>
                <w:rFonts w:asciiTheme="majorEastAsia" w:eastAsiaTheme="majorEastAsia" w:hAnsiTheme="majorEastAsia"/>
                <w:sz w:val="21"/>
                <w:szCs w:val="24"/>
              </w:rPr>
              <w:t>-14</w:t>
            </w:r>
            <w:r w:rsidRPr="00B82FFE">
              <w:rPr>
                <w:rFonts w:asciiTheme="majorEastAsia" w:eastAsiaTheme="majorEastAsia" w:hAnsiTheme="majorEastAsia" w:hint="eastAsia"/>
                <w:sz w:val="21"/>
                <w:szCs w:val="24"/>
              </w:rPr>
              <w:t>，</w:t>
            </w:r>
            <w:r w:rsidRPr="00B82FFE">
              <w:rPr>
                <w:rFonts w:asciiTheme="majorEastAsia" w:eastAsiaTheme="majorEastAsia" w:hAnsiTheme="majorEastAsia"/>
                <w:sz w:val="21"/>
                <w:szCs w:val="24"/>
              </w:rPr>
              <w:t>下午</w:t>
            </w:r>
            <w:r w:rsidRPr="00B82FFE">
              <w:rPr>
                <w:rFonts w:asciiTheme="majorEastAsia" w:eastAsiaTheme="majorEastAsia" w:hAnsiTheme="majorEastAsia" w:hint="eastAsia"/>
                <w:sz w:val="21"/>
                <w:szCs w:val="24"/>
              </w:rPr>
              <w:t>14</w:t>
            </w:r>
            <w:r w:rsidRPr="00B82FFE">
              <w:rPr>
                <w:rFonts w:asciiTheme="majorEastAsia" w:eastAsiaTheme="majorEastAsia" w:hAnsiTheme="majorEastAsia"/>
                <w:sz w:val="21"/>
                <w:szCs w:val="24"/>
              </w:rPr>
              <w:t>-18</w:t>
            </w:r>
            <w:r w:rsidRPr="00B82FFE">
              <w:rPr>
                <w:rFonts w:asciiTheme="majorEastAsia" w:eastAsiaTheme="majorEastAsia" w:hAnsiTheme="majorEastAsia" w:hint="eastAsia"/>
                <w:sz w:val="21"/>
                <w:szCs w:val="24"/>
              </w:rPr>
              <w:t>，</w:t>
            </w:r>
            <w:r w:rsidRPr="00B82FFE">
              <w:rPr>
                <w:rFonts w:asciiTheme="majorEastAsia" w:eastAsiaTheme="majorEastAsia" w:hAnsiTheme="majorEastAsia"/>
                <w:sz w:val="21"/>
                <w:szCs w:val="24"/>
              </w:rPr>
              <w:t>晚上</w:t>
            </w:r>
            <w:r w:rsidRPr="00B82FFE">
              <w:rPr>
                <w:rFonts w:asciiTheme="majorEastAsia" w:eastAsiaTheme="majorEastAsia" w:hAnsiTheme="majorEastAsia" w:hint="eastAsia"/>
                <w:sz w:val="21"/>
                <w:szCs w:val="24"/>
              </w:rPr>
              <w:t>18</w:t>
            </w:r>
            <w:r w:rsidRPr="00B82FFE">
              <w:rPr>
                <w:rFonts w:asciiTheme="majorEastAsia" w:eastAsiaTheme="majorEastAsia" w:hAnsiTheme="majorEastAsia"/>
                <w:sz w:val="21"/>
                <w:szCs w:val="24"/>
              </w:rPr>
              <w:t>-23</w:t>
            </w:r>
          </w:p>
        </w:tc>
      </w:tr>
      <w:tr w:rsidR="009B38BD" w:rsidRPr="00B82FFE" w:rsidTr="009B38BD">
        <w:tc>
          <w:tcPr>
            <w:tcW w:w="694" w:type="dxa"/>
          </w:tcPr>
          <w:p w:rsidR="009B38BD" w:rsidRPr="00B82FFE" w:rsidRDefault="009B38BD" w:rsidP="0012463B">
            <w:pPr>
              <w:pStyle w:val="ab"/>
              <w:numPr>
                <w:ilvl w:val="0"/>
                <w:numId w:val="6"/>
              </w:numPr>
              <w:spacing w:line="360" w:lineRule="auto"/>
              <w:ind w:firstLineChars="0"/>
              <w:rPr>
                <w:rFonts w:asciiTheme="majorEastAsia" w:eastAsiaTheme="majorEastAsia" w:hAnsiTheme="majorEastAsia"/>
                <w:sz w:val="21"/>
                <w:szCs w:val="24"/>
              </w:rPr>
            </w:pPr>
          </w:p>
        </w:tc>
        <w:tc>
          <w:tcPr>
            <w:tcW w:w="808" w:type="dxa"/>
          </w:tcPr>
          <w:p w:rsidR="009B38BD" w:rsidRPr="00B82FFE" w:rsidRDefault="009B38BD" w:rsidP="00C831E4">
            <w:pPr>
              <w:spacing w:line="360" w:lineRule="auto"/>
              <w:rPr>
                <w:rFonts w:asciiTheme="majorEastAsia" w:eastAsiaTheme="majorEastAsia" w:hAnsiTheme="majorEastAsia"/>
                <w:sz w:val="21"/>
                <w:szCs w:val="24"/>
              </w:rPr>
            </w:pPr>
            <w:r w:rsidRPr="00B82FFE">
              <w:rPr>
                <w:rFonts w:asciiTheme="majorEastAsia" w:eastAsiaTheme="majorEastAsia" w:hAnsiTheme="majorEastAsia" w:hint="eastAsia"/>
                <w:sz w:val="21"/>
                <w:szCs w:val="24"/>
              </w:rPr>
              <w:t>里程</w:t>
            </w:r>
          </w:p>
        </w:tc>
        <w:tc>
          <w:tcPr>
            <w:tcW w:w="7020" w:type="dxa"/>
          </w:tcPr>
          <w:p w:rsidR="009B38BD" w:rsidRPr="00B82FFE" w:rsidRDefault="009B38BD" w:rsidP="00C831E4">
            <w:pPr>
              <w:spacing w:line="360" w:lineRule="auto"/>
              <w:rPr>
                <w:rFonts w:asciiTheme="majorEastAsia" w:eastAsiaTheme="majorEastAsia" w:hAnsiTheme="majorEastAsia"/>
                <w:sz w:val="21"/>
                <w:szCs w:val="24"/>
              </w:rPr>
            </w:pPr>
            <w:r w:rsidRPr="00B82FFE">
              <w:rPr>
                <w:rFonts w:asciiTheme="majorEastAsia" w:eastAsiaTheme="majorEastAsia" w:hAnsiTheme="majorEastAsia" w:hint="eastAsia"/>
                <w:sz w:val="21"/>
                <w:szCs w:val="24"/>
              </w:rPr>
              <w:t>A&gt;42.195km，B</w:t>
            </w:r>
            <w:r w:rsidRPr="00B82FFE">
              <w:rPr>
                <w:rFonts w:asciiTheme="majorEastAsia" w:eastAsiaTheme="majorEastAsia" w:hAnsiTheme="majorEastAsia"/>
                <w:sz w:val="21"/>
                <w:szCs w:val="24"/>
              </w:rPr>
              <w:t xml:space="preserve"> 20-42.195</w:t>
            </w:r>
            <w:r w:rsidRPr="00B82FFE">
              <w:rPr>
                <w:rFonts w:asciiTheme="majorEastAsia" w:eastAsiaTheme="majorEastAsia" w:hAnsiTheme="majorEastAsia" w:hint="eastAsia"/>
                <w:sz w:val="21"/>
                <w:szCs w:val="24"/>
              </w:rPr>
              <w:t>，C 10-20，</w:t>
            </w:r>
            <w:r w:rsidRPr="00B82FFE">
              <w:rPr>
                <w:rFonts w:asciiTheme="majorEastAsia" w:eastAsiaTheme="majorEastAsia" w:hAnsiTheme="majorEastAsia"/>
                <w:sz w:val="21"/>
                <w:szCs w:val="24"/>
              </w:rPr>
              <w:t>D 5-10</w:t>
            </w:r>
            <w:r w:rsidRPr="00B82FFE">
              <w:rPr>
                <w:rFonts w:asciiTheme="majorEastAsia" w:eastAsiaTheme="majorEastAsia" w:hAnsiTheme="majorEastAsia" w:hint="eastAsia"/>
                <w:sz w:val="21"/>
                <w:szCs w:val="24"/>
              </w:rPr>
              <w:t>，E 1</w:t>
            </w:r>
            <w:r w:rsidRPr="00B82FFE">
              <w:rPr>
                <w:rFonts w:asciiTheme="majorEastAsia" w:eastAsiaTheme="majorEastAsia" w:hAnsiTheme="majorEastAsia"/>
                <w:sz w:val="21"/>
                <w:szCs w:val="24"/>
              </w:rPr>
              <w:t>-5</w:t>
            </w:r>
            <w:r w:rsidRPr="00B82FFE">
              <w:rPr>
                <w:rFonts w:asciiTheme="majorEastAsia" w:eastAsiaTheme="majorEastAsia" w:hAnsiTheme="majorEastAsia" w:hint="eastAsia"/>
                <w:sz w:val="21"/>
                <w:szCs w:val="24"/>
              </w:rPr>
              <w:t>，</w:t>
            </w:r>
            <w:r w:rsidRPr="00B82FFE">
              <w:rPr>
                <w:rFonts w:asciiTheme="majorEastAsia" w:eastAsiaTheme="majorEastAsia" w:hAnsiTheme="majorEastAsia"/>
                <w:sz w:val="21"/>
                <w:szCs w:val="24"/>
              </w:rPr>
              <w:t>F</w:t>
            </w:r>
            <w:r w:rsidRPr="00B82FFE">
              <w:rPr>
                <w:rFonts w:asciiTheme="majorEastAsia" w:eastAsiaTheme="majorEastAsia" w:hAnsiTheme="majorEastAsia" w:hint="eastAsia"/>
                <w:sz w:val="21"/>
                <w:szCs w:val="24"/>
              </w:rPr>
              <w:t>&lt;1</w:t>
            </w:r>
          </w:p>
        </w:tc>
      </w:tr>
      <w:tr w:rsidR="009B38BD" w:rsidRPr="00B82FFE" w:rsidTr="009B38BD">
        <w:tc>
          <w:tcPr>
            <w:tcW w:w="694" w:type="dxa"/>
          </w:tcPr>
          <w:p w:rsidR="009B38BD" w:rsidRPr="00B82FFE" w:rsidRDefault="009B38BD" w:rsidP="0012463B">
            <w:pPr>
              <w:pStyle w:val="ab"/>
              <w:numPr>
                <w:ilvl w:val="0"/>
                <w:numId w:val="6"/>
              </w:numPr>
              <w:spacing w:line="360" w:lineRule="auto"/>
              <w:ind w:firstLineChars="0"/>
              <w:rPr>
                <w:rFonts w:asciiTheme="majorEastAsia" w:eastAsiaTheme="majorEastAsia" w:hAnsiTheme="majorEastAsia"/>
                <w:sz w:val="21"/>
                <w:szCs w:val="24"/>
              </w:rPr>
            </w:pPr>
          </w:p>
        </w:tc>
        <w:tc>
          <w:tcPr>
            <w:tcW w:w="808" w:type="dxa"/>
          </w:tcPr>
          <w:p w:rsidR="009B38BD" w:rsidRPr="00B82FFE" w:rsidRDefault="009B38BD" w:rsidP="00C831E4">
            <w:pPr>
              <w:spacing w:line="360" w:lineRule="auto"/>
              <w:rPr>
                <w:rFonts w:asciiTheme="majorEastAsia" w:eastAsiaTheme="majorEastAsia" w:hAnsiTheme="majorEastAsia"/>
                <w:sz w:val="21"/>
                <w:szCs w:val="24"/>
              </w:rPr>
            </w:pPr>
            <w:r w:rsidRPr="00B82FFE">
              <w:rPr>
                <w:rFonts w:asciiTheme="majorEastAsia" w:eastAsiaTheme="majorEastAsia" w:hAnsiTheme="majorEastAsia" w:hint="eastAsia"/>
                <w:sz w:val="21"/>
                <w:szCs w:val="24"/>
              </w:rPr>
              <w:t>人数</w:t>
            </w:r>
          </w:p>
        </w:tc>
        <w:tc>
          <w:tcPr>
            <w:tcW w:w="7020" w:type="dxa"/>
          </w:tcPr>
          <w:p w:rsidR="009B38BD" w:rsidRPr="00B82FFE" w:rsidRDefault="009B38BD" w:rsidP="00C831E4">
            <w:pPr>
              <w:spacing w:line="360" w:lineRule="auto"/>
              <w:rPr>
                <w:rFonts w:asciiTheme="majorEastAsia" w:eastAsiaTheme="majorEastAsia" w:hAnsiTheme="majorEastAsia"/>
                <w:sz w:val="21"/>
                <w:szCs w:val="24"/>
              </w:rPr>
            </w:pPr>
            <w:r w:rsidRPr="00B82FFE">
              <w:rPr>
                <w:rFonts w:asciiTheme="majorEastAsia" w:eastAsiaTheme="majorEastAsia" w:hAnsiTheme="majorEastAsia" w:hint="eastAsia"/>
                <w:sz w:val="21"/>
                <w:szCs w:val="24"/>
              </w:rPr>
              <w:t>A &gt;10000人次</w:t>
            </w:r>
            <w:r w:rsidRPr="00B82FFE">
              <w:rPr>
                <w:rFonts w:asciiTheme="majorEastAsia" w:eastAsiaTheme="majorEastAsia" w:hAnsiTheme="majorEastAsia"/>
                <w:sz w:val="21"/>
                <w:szCs w:val="24"/>
              </w:rPr>
              <w:t>，</w:t>
            </w:r>
            <w:r w:rsidRPr="00B82FFE">
              <w:rPr>
                <w:rFonts w:asciiTheme="majorEastAsia" w:eastAsiaTheme="majorEastAsia" w:hAnsiTheme="majorEastAsia" w:hint="eastAsia"/>
                <w:sz w:val="21"/>
                <w:szCs w:val="24"/>
              </w:rPr>
              <w:t>B</w:t>
            </w:r>
            <w:r w:rsidRPr="00B82FFE">
              <w:rPr>
                <w:rFonts w:asciiTheme="majorEastAsia" w:eastAsiaTheme="majorEastAsia" w:hAnsiTheme="majorEastAsia"/>
                <w:sz w:val="21"/>
                <w:szCs w:val="24"/>
              </w:rPr>
              <w:t xml:space="preserve"> 1000-10000</w:t>
            </w:r>
            <w:r w:rsidRPr="00B82FFE">
              <w:rPr>
                <w:rFonts w:asciiTheme="majorEastAsia" w:eastAsiaTheme="majorEastAsia" w:hAnsiTheme="majorEastAsia" w:hint="eastAsia"/>
                <w:sz w:val="21"/>
                <w:szCs w:val="24"/>
              </w:rPr>
              <w:t>，C 100</w:t>
            </w:r>
            <w:r w:rsidRPr="00B82FFE">
              <w:rPr>
                <w:rFonts w:asciiTheme="majorEastAsia" w:eastAsiaTheme="majorEastAsia" w:hAnsiTheme="majorEastAsia"/>
                <w:sz w:val="21"/>
                <w:szCs w:val="24"/>
              </w:rPr>
              <w:t>-1000</w:t>
            </w:r>
            <w:r w:rsidRPr="00B82FFE">
              <w:rPr>
                <w:rFonts w:asciiTheme="majorEastAsia" w:eastAsiaTheme="majorEastAsia" w:hAnsiTheme="majorEastAsia" w:hint="eastAsia"/>
                <w:sz w:val="21"/>
                <w:szCs w:val="24"/>
              </w:rPr>
              <w:t>，D 10</w:t>
            </w:r>
            <w:r w:rsidRPr="00B82FFE">
              <w:rPr>
                <w:rFonts w:asciiTheme="majorEastAsia" w:eastAsiaTheme="majorEastAsia" w:hAnsiTheme="majorEastAsia"/>
                <w:sz w:val="21"/>
                <w:szCs w:val="24"/>
              </w:rPr>
              <w:t>-100</w:t>
            </w:r>
            <w:r w:rsidRPr="00B82FFE">
              <w:rPr>
                <w:rFonts w:asciiTheme="majorEastAsia" w:eastAsiaTheme="majorEastAsia" w:hAnsiTheme="majorEastAsia" w:hint="eastAsia"/>
                <w:sz w:val="21"/>
                <w:szCs w:val="24"/>
              </w:rPr>
              <w:t>，</w:t>
            </w:r>
            <w:r w:rsidRPr="00B82FFE">
              <w:rPr>
                <w:rFonts w:asciiTheme="majorEastAsia" w:eastAsiaTheme="majorEastAsia" w:hAnsiTheme="majorEastAsia"/>
                <w:sz w:val="21"/>
                <w:szCs w:val="24"/>
              </w:rPr>
              <w:t>E &lt;10</w:t>
            </w:r>
          </w:p>
        </w:tc>
      </w:tr>
      <w:tr w:rsidR="009B38BD" w:rsidRPr="00B82FFE" w:rsidTr="009B38BD">
        <w:tc>
          <w:tcPr>
            <w:tcW w:w="694" w:type="dxa"/>
          </w:tcPr>
          <w:p w:rsidR="009B38BD" w:rsidRPr="00B82FFE" w:rsidRDefault="009B38BD" w:rsidP="0012463B">
            <w:pPr>
              <w:pStyle w:val="ab"/>
              <w:numPr>
                <w:ilvl w:val="0"/>
                <w:numId w:val="6"/>
              </w:numPr>
              <w:spacing w:line="360" w:lineRule="auto"/>
              <w:ind w:firstLineChars="0"/>
              <w:rPr>
                <w:rFonts w:asciiTheme="majorEastAsia" w:eastAsiaTheme="majorEastAsia" w:hAnsiTheme="majorEastAsia"/>
                <w:sz w:val="21"/>
                <w:szCs w:val="24"/>
              </w:rPr>
            </w:pPr>
          </w:p>
        </w:tc>
        <w:tc>
          <w:tcPr>
            <w:tcW w:w="808" w:type="dxa"/>
          </w:tcPr>
          <w:p w:rsidR="009B38BD" w:rsidRPr="00B82FFE" w:rsidRDefault="009B38BD" w:rsidP="00C831E4">
            <w:pPr>
              <w:spacing w:line="360" w:lineRule="auto"/>
              <w:rPr>
                <w:rFonts w:asciiTheme="majorEastAsia" w:eastAsiaTheme="majorEastAsia" w:hAnsiTheme="majorEastAsia"/>
                <w:sz w:val="21"/>
                <w:szCs w:val="24"/>
              </w:rPr>
            </w:pPr>
            <w:r w:rsidRPr="00B82FFE">
              <w:rPr>
                <w:rFonts w:asciiTheme="majorEastAsia" w:eastAsiaTheme="majorEastAsia" w:hAnsiTheme="majorEastAsia" w:hint="eastAsia"/>
                <w:sz w:val="21"/>
                <w:szCs w:val="24"/>
              </w:rPr>
              <w:t>耗时</w:t>
            </w:r>
          </w:p>
        </w:tc>
        <w:tc>
          <w:tcPr>
            <w:tcW w:w="7020" w:type="dxa"/>
          </w:tcPr>
          <w:p w:rsidR="009B38BD" w:rsidRPr="00B82FFE" w:rsidRDefault="009B38BD" w:rsidP="00C831E4">
            <w:pPr>
              <w:spacing w:line="360" w:lineRule="auto"/>
              <w:rPr>
                <w:rFonts w:asciiTheme="majorEastAsia" w:eastAsiaTheme="majorEastAsia" w:hAnsiTheme="majorEastAsia"/>
                <w:sz w:val="21"/>
                <w:szCs w:val="24"/>
              </w:rPr>
            </w:pPr>
            <w:r w:rsidRPr="00B82FFE">
              <w:rPr>
                <w:rFonts w:asciiTheme="majorEastAsia" w:eastAsiaTheme="majorEastAsia" w:hAnsiTheme="majorEastAsia" w:hint="eastAsia"/>
                <w:sz w:val="21"/>
                <w:szCs w:val="24"/>
              </w:rPr>
              <w:t>A&gt;</w:t>
            </w:r>
            <w:r w:rsidRPr="00B82FFE">
              <w:rPr>
                <w:rFonts w:asciiTheme="majorEastAsia" w:eastAsiaTheme="majorEastAsia" w:hAnsiTheme="majorEastAsia"/>
                <w:sz w:val="21"/>
                <w:szCs w:val="24"/>
              </w:rPr>
              <w:t>300</w:t>
            </w:r>
            <w:r w:rsidRPr="00B82FFE">
              <w:rPr>
                <w:rFonts w:asciiTheme="majorEastAsia" w:eastAsiaTheme="majorEastAsia" w:hAnsiTheme="majorEastAsia" w:hint="eastAsia"/>
                <w:sz w:val="21"/>
                <w:szCs w:val="24"/>
              </w:rPr>
              <w:t>分</w:t>
            </w:r>
            <w:r w:rsidRPr="00B82FFE">
              <w:rPr>
                <w:rFonts w:asciiTheme="majorEastAsia" w:eastAsiaTheme="majorEastAsia" w:hAnsiTheme="majorEastAsia"/>
                <w:sz w:val="21"/>
                <w:szCs w:val="24"/>
              </w:rPr>
              <w:t>钟，</w:t>
            </w:r>
            <w:r w:rsidRPr="00B82FFE">
              <w:rPr>
                <w:rFonts w:asciiTheme="majorEastAsia" w:eastAsiaTheme="majorEastAsia" w:hAnsiTheme="majorEastAsia" w:hint="eastAsia"/>
                <w:sz w:val="21"/>
                <w:szCs w:val="24"/>
              </w:rPr>
              <w:t>B 180</w:t>
            </w:r>
            <w:r w:rsidRPr="00B82FFE">
              <w:rPr>
                <w:rFonts w:asciiTheme="majorEastAsia" w:eastAsiaTheme="majorEastAsia" w:hAnsiTheme="majorEastAsia"/>
                <w:sz w:val="21"/>
                <w:szCs w:val="24"/>
              </w:rPr>
              <w:t>-300</w:t>
            </w:r>
            <w:r w:rsidRPr="00B82FFE">
              <w:rPr>
                <w:rFonts w:asciiTheme="majorEastAsia" w:eastAsiaTheme="majorEastAsia" w:hAnsiTheme="majorEastAsia" w:hint="eastAsia"/>
                <w:sz w:val="21"/>
                <w:szCs w:val="24"/>
              </w:rPr>
              <w:t>，</w:t>
            </w:r>
            <w:r w:rsidRPr="00B82FFE">
              <w:rPr>
                <w:rFonts w:asciiTheme="majorEastAsia" w:eastAsiaTheme="majorEastAsia" w:hAnsiTheme="majorEastAsia"/>
                <w:sz w:val="21"/>
                <w:szCs w:val="24"/>
              </w:rPr>
              <w:t>C 60-180</w:t>
            </w:r>
            <w:r w:rsidRPr="00B82FFE">
              <w:rPr>
                <w:rFonts w:asciiTheme="majorEastAsia" w:eastAsiaTheme="majorEastAsia" w:hAnsiTheme="majorEastAsia" w:hint="eastAsia"/>
                <w:sz w:val="21"/>
                <w:szCs w:val="24"/>
              </w:rPr>
              <w:t>，D 10</w:t>
            </w:r>
            <w:r w:rsidRPr="00B82FFE">
              <w:rPr>
                <w:rFonts w:asciiTheme="majorEastAsia" w:eastAsiaTheme="majorEastAsia" w:hAnsiTheme="majorEastAsia"/>
                <w:sz w:val="21"/>
                <w:szCs w:val="24"/>
              </w:rPr>
              <w:t>-60</w:t>
            </w:r>
            <w:r w:rsidRPr="00B82FFE">
              <w:rPr>
                <w:rFonts w:asciiTheme="majorEastAsia" w:eastAsiaTheme="majorEastAsia" w:hAnsiTheme="majorEastAsia" w:hint="eastAsia"/>
                <w:sz w:val="21"/>
                <w:szCs w:val="24"/>
              </w:rPr>
              <w:t>，E1</w:t>
            </w:r>
            <w:r w:rsidRPr="00B82FFE">
              <w:rPr>
                <w:rFonts w:asciiTheme="majorEastAsia" w:eastAsiaTheme="majorEastAsia" w:hAnsiTheme="majorEastAsia"/>
                <w:sz w:val="21"/>
                <w:szCs w:val="24"/>
              </w:rPr>
              <w:t>-10</w:t>
            </w:r>
            <w:r w:rsidRPr="00B82FFE">
              <w:rPr>
                <w:rFonts w:asciiTheme="majorEastAsia" w:eastAsiaTheme="majorEastAsia" w:hAnsiTheme="majorEastAsia" w:hint="eastAsia"/>
                <w:sz w:val="21"/>
                <w:szCs w:val="24"/>
              </w:rPr>
              <w:t>，F&lt;1</w:t>
            </w:r>
          </w:p>
        </w:tc>
      </w:tr>
    </w:tbl>
    <w:p w:rsidR="009B38BD" w:rsidRPr="008858CB" w:rsidRDefault="009B38BD" w:rsidP="009B38BD">
      <w:pPr>
        <w:pStyle w:val="ab"/>
        <w:spacing w:line="360" w:lineRule="auto"/>
        <w:ind w:left="360" w:firstLine="480"/>
        <w:rPr>
          <w:rFonts w:asciiTheme="majorEastAsia" w:eastAsiaTheme="majorEastAsia" w:hAnsiTheme="majorEastAsia"/>
          <w:sz w:val="24"/>
          <w:szCs w:val="24"/>
        </w:rPr>
      </w:pPr>
    </w:p>
    <w:p w:rsidR="009B38BD" w:rsidRPr="008858CB" w:rsidRDefault="009B38BD" w:rsidP="0012463B">
      <w:pPr>
        <w:numPr>
          <w:ilvl w:val="0"/>
          <w:numId w:val="7"/>
        </w:numPr>
        <w:spacing w:line="360" w:lineRule="auto"/>
        <w:rPr>
          <w:rFonts w:asciiTheme="majorEastAsia" w:eastAsiaTheme="majorEastAsia" w:hAnsiTheme="majorEastAsia"/>
          <w:sz w:val="24"/>
          <w:szCs w:val="24"/>
        </w:rPr>
      </w:pPr>
      <w:r w:rsidRPr="008858CB">
        <w:rPr>
          <w:rFonts w:asciiTheme="majorEastAsia" w:eastAsiaTheme="majorEastAsia" w:hAnsiTheme="majorEastAsia" w:hint="eastAsia"/>
          <w:sz w:val="24"/>
          <w:szCs w:val="24"/>
        </w:rPr>
        <w:t>在</w:t>
      </w:r>
      <w:r w:rsidR="00FC286E" w:rsidRPr="008858CB">
        <w:rPr>
          <w:rFonts w:asciiTheme="majorEastAsia" w:eastAsiaTheme="majorEastAsia" w:hAnsiTheme="majorEastAsia" w:hint="eastAsia"/>
          <w:sz w:val="24"/>
          <w:szCs w:val="24"/>
        </w:rPr>
        <w:t>互娱</w:t>
      </w:r>
      <w:r w:rsidR="00FC286E" w:rsidRPr="008858CB">
        <w:rPr>
          <w:rFonts w:asciiTheme="majorEastAsia" w:eastAsiaTheme="majorEastAsia" w:hAnsiTheme="majorEastAsia"/>
          <w:sz w:val="24"/>
          <w:szCs w:val="24"/>
        </w:rPr>
        <w:t>大数据平台的</w:t>
      </w:r>
      <w:r w:rsidRPr="008858CB">
        <w:rPr>
          <w:rFonts w:asciiTheme="majorEastAsia" w:eastAsiaTheme="majorEastAsia" w:hAnsiTheme="majorEastAsia"/>
          <w:sz w:val="24"/>
          <w:szCs w:val="24"/>
        </w:rPr>
        <w:t>服务中心中为善跑开发</w:t>
      </w:r>
      <w:r w:rsidRPr="008858CB">
        <w:rPr>
          <w:rFonts w:asciiTheme="majorEastAsia" w:eastAsiaTheme="majorEastAsia" w:hAnsiTheme="majorEastAsia" w:hint="eastAsia"/>
          <w:sz w:val="24"/>
          <w:szCs w:val="24"/>
        </w:rPr>
        <w:t>定制化</w:t>
      </w:r>
      <w:r w:rsidRPr="008858CB">
        <w:rPr>
          <w:rFonts w:asciiTheme="majorEastAsia" w:eastAsiaTheme="majorEastAsia" w:hAnsiTheme="majorEastAsia"/>
          <w:sz w:val="24"/>
          <w:szCs w:val="24"/>
        </w:rPr>
        <w:t>数据处理接口</w:t>
      </w:r>
      <w:r w:rsidRPr="008858CB">
        <w:rPr>
          <w:rFonts w:asciiTheme="majorEastAsia" w:eastAsiaTheme="majorEastAsia" w:hAnsiTheme="majorEastAsia" w:hint="eastAsia"/>
          <w:sz w:val="24"/>
          <w:szCs w:val="24"/>
        </w:rPr>
        <w:t>，htt</w:t>
      </w:r>
      <w:r w:rsidRPr="008858CB">
        <w:rPr>
          <w:rFonts w:asciiTheme="majorEastAsia" w:eastAsiaTheme="majorEastAsia" w:hAnsiTheme="majorEastAsia"/>
          <w:sz w:val="24"/>
          <w:szCs w:val="24"/>
        </w:rPr>
        <w:t>p形式，</w:t>
      </w:r>
      <w:r w:rsidRPr="008858CB">
        <w:rPr>
          <w:rFonts w:asciiTheme="majorEastAsia" w:eastAsiaTheme="majorEastAsia" w:hAnsiTheme="majorEastAsia" w:hint="eastAsia"/>
          <w:sz w:val="24"/>
          <w:szCs w:val="24"/>
        </w:rPr>
        <w:t>逐行</w:t>
      </w:r>
      <w:r w:rsidRPr="008858CB">
        <w:rPr>
          <w:rFonts w:asciiTheme="majorEastAsia" w:eastAsiaTheme="majorEastAsia" w:hAnsiTheme="majorEastAsia"/>
          <w:sz w:val="24"/>
          <w:szCs w:val="24"/>
        </w:rPr>
        <w:t>读取所属日期下</w:t>
      </w:r>
      <w:r w:rsidRPr="008858CB">
        <w:rPr>
          <w:rFonts w:asciiTheme="majorEastAsia" w:eastAsiaTheme="majorEastAsia" w:hAnsiTheme="majorEastAsia" w:hint="eastAsia"/>
          <w:sz w:val="24"/>
          <w:szCs w:val="24"/>
        </w:rPr>
        <w:t>的</w:t>
      </w:r>
      <w:r w:rsidRPr="008858CB">
        <w:rPr>
          <w:rFonts w:asciiTheme="majorEastAsia" w:eastAsiaTheme="majorEastAsia" w:hAnsiTheme="majorEastAsia"/>
          <w:sz w:val="24"/>
          <w:szCs w:val="24"/>
        </w:rPr>
        <w:t>所有运动轨迹，根据轨迹</w:t>
      </w:r>
      <w:r w:rsidRPr="008858CB">
        <w:rPr>
          <w:rFonts w:asciiTheme="majorEastAsia" w:eastAsiaTheme="majorEastAsia" w:hAnsiTheme="majorEastAsia" w:hint="eastAsia"/>
          <w:sz w:val="24"/>
          <w:szCs w:val="24"/>
        </w:rPr>
        <w:t>id去hbase表中</w:t>
      </w:r>
      <w:r w:rsidRPr="008858CB">
        <w:rPr>
          <w:rFonts w:asciiTheme="majorEastAsia" w:eastAsiaTheme="majorEastAsia" w:hAnsiTheme="majorEastAsia"/>
          <w:sz w:val="24"/>
          <w:szCs w:val="24"/>
        </w:rPr>
        <w:t>查询轨迹的起点、</w:t>
      </w:r>
      <w:r w:rsidRPr="008858CB">
        <w:rPr>
          <w:rFonts w:asciiTheme="majorEastAsia" w:eastAsiaTheme="majorEastAsia" w:hAnsiTheme="majorEastAsia" w:hint="eastAsia"/>
          <w:sz w:val="24"/>
          <w:szCs w:val="24"/>
        </w:rPr>
        <w:t>终点</w:t>
      </w:r>
      <w:r w:rsidRPr="008858CB">
        <w:rPr>
          <w:rFonts w:asciiTheme="majorEastAsia" w:eastAsiaTheme="majorEastAsia" w:hAnsiTheme="majorEastAsia"/>
          <w:sz w:val="24"/>
          <w:szCs w:val="24"/>
        </w:rPr>
        <w:t>，调用算法中心接口获取</w:t>
      </w:r>
      <w:r w:rsidRPr="008858CB">
        <w:rPr>
          <w:rFonts w:asciiTheme="majorEastAsia" w:eastAsiaTheme="majorEastAsia" w:hAnsiTheme="majorEastAsia" w:hint="eastAsia"/>
          <w:sz w:val="24"/>
          <w:szCs w:val="24"/>
        </w:rPr>
        <w:t>轨迹</w:t>
      </w:r>
      <w:r w:rsidRPr="008858CB">
        <w:rPr>
          <w:rFonts w:asciiTheme="majorEastAsia" w:eastAsiaTheme="majorEastAsia" w:hAnsiTheme="majorEastAsia"/>
          <w:sz w:val="24"/>
          <w:szCs w:val="24"/>
        </w:rPr>
        <w:t>所属区域的编号，调用</w:t>
      </w:r>
      <w:r w:rsidRPr="008858CB">
        <w:rPr>
          <w:rFonts w:asciiTheme="majorEastAsia" w:eastAsiaTheme="majorEastAsia" w:hAnsiTheme="majorEastAsia" w:hint="eastAsia"/>
          <w:sz w:val="24"/>
          <w:szCs w:val="24"/>
        </w:rPr>
        <w:t>GIS引擎</w:t>
      </w:r>
      <w:r w:rsidRPr="008858CB">
        <w:rPr>
          <w:rFonts w:asciiTheme="majorEastAsia" w:eastAsiaTheme="majorEastAsia" w:hAnsiTheme="majorEastAsia"/>
          <w:sz w:val="24"/>
          <w:szCs w:val="24"/>
        </w:rPr>
        <w:t>接口获取轨迹所属的城市。</w:t>
      </w:r>
      <w:r w:rsidRPr="008858CB">
        <w:rPr>
          <w:rFonts w:asciiTheme="majorEastAsia" w:eastAsiaTheme="majorEastAsia" w:hAnsiTheme="majorEastAsia" w:hint="eastAsia"/>
          <w:sz w:val="24"/>
          <w:szCs w:val="24"/>
        </w:rPr>
        <w:t>获取</w:t>
      </w:r>
      <w:r w:rsidRPr="008858CB">
        <w:rPr>
          <w:rFonts w:asciiTheme="majorEastAsia" w:eastAsiaTheme="majorEastAsia" w:hAnsiTheme="majorEastAsia"/>
          <w:sz w:val="24"/>
          <w:szCs w:val="24"/>
        </w:rPr>
        <w:t>上述数据</w:t>
      </w:r>
      <w:r w:rsidRPr="008858CB">
        <w:rPr>
          <w:rFonts w:asciiTheme="majorEastAsia" w:eastAsiaTheme="majorEastAsia" w:hAnsiTheme="majorEastAsia" w:hint="eastAsia"/>
          <w:sz w:val="24"/>
          <w:szCs w:val="24"/>
        </w:rPr>
        <w:t>后</w:t>
      </w:r>
      <w:r w:rsidRPr="008858CB">
        <w:rPr>
          <w:rFonts w:asciiTheme="majorEastAsia" w:eastAsiaTheme="majorEastAsia" w:hAnsiTheme="majorEastAsia"/>
          <w:sz w:val="24"/>
          <w:szCs w:val="24"/>
        </w:rPr>
        <w:t>，</w:t>
      </w:r>
      <w:r w:rsidRPr="008858CB">
        <w:rPr>
          <w:rFonts w:asciiTheme="majorEastAsia" w:eastAsiaTheme="majorEastAsia" w:hAnsiTheme="majorEastAsia" w:hint="eastAsia"/>
          <w:sz w:val="24"/>
          <w:szCs w:val="24"/>
        </w:rPr>
        <w:t>update</w:t>
      </w:r>
      <w:r w:rsidR="00F772A1" w:rsidRPr="008858CB">
        <w:rPr>
          <w:rFonts w:asciiTheme="majorEastAsia" w:eastAsiaTheme="majorEastAsia" w:hAnsiTheme="majorEastAsia" w:hint="eastAsia"/>
          <w:sz w:val="24"/>
          <w:szCs w:val="24"/>
        </w:rPr>
        <w:t>互娱</w:t>
      </w:r>
      <w:r w:rsidRPr="008858CB">
        <w:rPr>
          <w:rFonts w:asciiTheme="majorEastAsia" w:eastAsiaTheme="majorEastAsia" w:hAnsiTheme="majorEastAsia" w:hint="eastAsia"/>
          <w:sz w:val="24"/>
          <w:szCs w:val="24"/>
        </w:rPr>
        <w:t>大数据</w:t>
      </w:r>
      <w:r w:rsidRPr="008858CB">
        <w:rPr>
          <w:rFonts w:asciiTheme="majorEastAsia" w:eastAsiaTheme="majorEastAsia" w:hAnsiTheme="majorEastAsia"/>
          <w:sz w:val="24"/>
          <w:szCs w:val="24"/>
        </w:rPr>
        <w:t>平台</w:t>
      </w:r>
      <w:r w:rsidRPr="008858CB">
        <w:rPr>
          <w:rFonts w:asciiTheme="majorEastAsia" w:eastAsiaTheme="majorEastAsia" w:hAnsiTheme="majorEastAsia" w:hint="eastAsia"/>
          <w:sz w:val="24"/>
          <w:szCs w:val="24"/>
        </w:rPr>
        <w:t>Oracle的</w:t>
      </w:r>
      <w:r w:rsidRPr="008858CB">
        <w:rPr>
          <w:rFonts w:asciiTheme="majorEastAsia" w:eastAsiaTheme="majorEastAsia" w:hAnsiTheme="majorEastAsia"/>
          <w:sz w:val="24"/>
          <w:szCs w:val="24"/>
        </w:rPr>
        <w:t>ods_sp_record_deal</w:t>
      </w:r>
      <w:r w:rsidRPr="008858CB">
        <w:rPr>
          <w:rFonts w:asciiTheme="majorEastAsia" w:eastAsiaTheme="majorEastAsia" w:hAnsiTheme="majorEastAsia" w:hint="eastAsia"/>
          <w:sz w:val="24"/>
          <w:szCs w:val="24"/>
        </w:rPr>
        <w:t>表中的</w:t>
      </w:r>
      <w:r w:rsidRPr="008858CB">
        <w:rPr>
          <w:rFonts w:asciiTheme="majorEastAsia" w:eastAsiaTheme="majorEastAsia" w:hAnsiTheme="majorEastAsia"/>
          <w:sz w:val="24"/>
          <w:szCs w:val="24"/>
        </w:rPr>
        <w:t>记录。</w:t>
      </w:r>
    </w:p>
    <w:p w:rsidR="009B38BD" w:rsidRPr="008858CB" w:rsidRDefault="009B38BD" w:rsidP="009B38BD">
      <w:pPr>
        <w:spacing w:line="360" w:lineRule="auto"/>
        <w:rPr>
          <w:b/>
          <w:color w:val="000000" w:themeColor="text1"/>
          <w:sz w:val="24"/>
          <w:szCs w:val="24"/>
        </w:rPr>
      </w:pPr>
    </w:p>
    <w:p w:rsidR="002D5BD7" w:rsidRPr="008858CB" w:rsidRDefault="002D5BD7" w:rsidP="002D5BD7">
      <w:pPr>
        <w:spacing w:line="360" w:lineRule="auto"/>
        <w:rPr>
          <w:b/>
          <w:color w:val="000000" w:themeColor="text1"/>
          <w:sz w:val="24"/>
          <w:szCs w:val="24"/>
        </w:rPr>
      </w:pPr>
      <w:r w:rsidRPr="008858CB">
        <w:rPr>
          <w:rFonts w:hint="eastAsia"/>
          <w:b/>
          <w:color w:val="000000" w:themeColor="text1"/>
          <w:sz w:val="24"/>
          <w:szCs w:val="24"/>
        </w:rPr>
        <w:t>二、轨迹点</w:t>
      </w:r>
      <w:r w:rsidRPr="008858CB">
        <w:rPr>
          <w:b/>
          <w:color w:val="000000" w:themeColor="text1"/>
          <w:sz w:val="24"/>
          <w:szCs w:val="24"/>
        </w:rPr>
        <w:t>接入</w:t>
      </w:r>
    </w:p>
    <w:p w:rsidR="00FC286E" w:rsidRPr="008858CB" w:rsidRDefault="00FC286E" w:rsidP="0012463B">
      <w:pPr>
        <w:pStyle w:val="ab"/>
        <w:numPr>
          <w:ilvl w:val="0"/>
          <w:numId w:val="8"/>
        </w:numPr>
        <w:spacing w:line="360" w:lineRule="auto"/>
        <w:ind w:firstLineChars="0"/>
        <w:contextualSpacing/>
        <w:rPr>
          <w:rFonts w:ascii="宋体" w:hAnsi="宋体"/>
          <w:sz w:val="24"/>
          <w:szCs w:val="24"/>
        </w:rPr>
      </w:pPr>
      <w:r w:rsidRPr="008858CB">
        <w:rPr>
          <w:rFonts w:ascii="宋体" w:hAnsi="宋体" w:hint="eastAsia"/>
          <w:sz w:val="24"/>
          <w:szCs w:val="24"/>
        </w:rPr>
        <w:t>目前</w:t>
      </w:r>
      <w:r w:rsidRPr="008858CB">
        <w:rPr>
          <w:rFonts w:ascii="宋体" w:hAnsi="宋体"/>
          <w:sz w:val="24"/>
          <w:szCs w:val="24"/>
        </w:rPr>
        <w:t>善跑</w:t>
      </w:r>
      <w:r w:rsidRPr="008858CB">
        <w:rPr>
          <w:rFonts w:ascii="宋体" w:hAnsi="宋体" w:hint="eastAsia"/>
          <w:sz w:val="24"/>
          <w:szCs w:val="24"/>
        </w:rPr>
        <w:t>服务端</w:t>
      </w:r>
      <w:r w:rsidRPr="008858CB">
        <w:rPr>
          <w:rFonts w:ascii="宋体" w:hAnsi="宋体"/>
          <w:sz w:val="24"/>
          <w:szCs w:val="24"/>
        </w:rPr>
        <w:t>会将</w:t>
      </w:r>
      <w:r w:rsidRPr="008858CB">
        <w:rPr>
          <w:rFonts w:ascii="宋体" w:hAnsi="宋体" w:hint="eastAsia"/>
          <w:sz w:val="24"/>
          <w:szCs w:val="24"/>
        </w:rPr>
        <w:t>跑步</w:t>
      </w:r>
      <w:r w:rsidRPr="008858CB">
        <w:rPr>
          <w:rFonts w:ascii="宋体" w:hAnsi="宋体"/>
          <w:sz w:val="24"/>
          <w:szCs w:val="24"/>
        </w:rPr>
        <w:t>路线+轨迹点数据</w:t>
      </w:r>
      <w:r w:rsidRPr="008858CB">
        <w:rPr>
          <w:rFonts w:ascii="宋体" w:hAnsi="宋体" w:hint="eastAsia"/>
          <w:sz w:val="24"/>
          <w:szCs w:val="24"/>
        </w:rPr>
        <w:t>组装后</w:t>
      </w:r>
      <w:r w:rsidRPr="008858CB">
        <w:rPr>
          <w:rFonts w:ascii="宋体" w:hAnsi="宋体"/>
          <w:sz w:val="24"/>
          <w:szCs w:val="24"/>
        </w:rPr>
        <w:t>，实时</w:t>
      </w:r>
      <w:r w:rsidRPr="008858CB">
        <w:rPr>
          <w:rFonts w:ascii="宋体" w:hAnsi="宋体" w:hint="eastAsia"/>
          <w:sz w:val="24"/>
          <w:szCs w:val="24"/>
        </w:rPr>
        <w:t>发送</w:t>
      </w:r>
      <w:r w:rsidRPr="008858CB">
        <w:rPr>
          <w:rFonts w:ascii="宋体" w:hAnsi="宋体"/>
          <w:sz w:val="24"/>
          <w:szCs w:val="24"/>
        </w:rPr>
        <w:t>到善跑内部</w:t>
      </w:r>
      <w:r w:rsidRPr="008858CB">
        <w:rPr>
          <w:rFonts w:ascii="宋体" w:hAnsi="宋体" w:hint="eastAsia"/>
          <w:sz w:val="24"/>
          <w:szCs w:val="24"/>
        </w:rPr>
        <w:t>的Kafka队列上</w:t>
      </w:r>
      <w:r w:rsidRPr="008858CB">
        <w:rPr>
          <w:rFonts w:ascii="宋体" w:hAnsi="宋体"/>
          <w:sz w:val="24"/>
          <w:szCs w:val="24"/>
        </w:rPr>
        <w:t>，每条路线</w:t>
      </w:r>
      <w:r w:rsidRPr="008858CB">
        <w:rPr>
          <w:rFonts w:ascii="宋体" w:hAnsi="宋体" w:hint="eastAsia"/>
          <w:sz w:val="24"/>
          <w:szCs w:val="24"/>
        </w:rPr>
        <w:t>形成</w:t>
      </w:r>
      <w:r w:rsidRPr="008858CB">
        <w:rPr>
          <w:rFonts w:ascii="宋体" w:hAnsi="宋体"/>
          <w:sz w:val="24"/>
          <w:szCs w:val="24"/>
        </w:rPr>
        <w:t>一条消息</w:t>
      </w:r>
      <w:r w:rsidRPr="008858CB">
        <w:rPr>
          <w:rFonts w:ascii="宋体" w:hAnsi="宋体" w:hint="eastAsia"/>
          <w:sz w:val="24"/>
          <w:szCs w:val="24"/>
        </w:rPr>
        <w:t>，</w:t>
      </w:r>
      <w:r w:rsidRPr="008858CB">
        <w:rPr>
          <w:rFonts w:ascii="宋体" w:hAnsi="宋体"/>
          <w:sz w:val="24"/>
          <w:szCs w:val="24"/>
        </w:rPr>
        <w:t>大数据平台需要</w:t>
      </w:r>
      <w:r w:rsidRPr="008858CB">
        <w:rPr>
          <w:rFonts w:ascii="宋体" w:hAnsi="宋体" w:hint="eastAsia"/>
          <w:sz w:val="24"/>
          <w:szCs w:val="24"/>
        </w:rPr>
        <w:t>从Kafka上</w:t>
      </w:r>
      <w:r w:rsidRPr="008858CB">
        <w:rPr>
          <w:rFonts w:ascii="宋体" w:hAnsi="宋体"/>
          <w:sz w:val="24"/>
          <w:szCs w:val="24"/>
        </w:rPr>
        <w:t>接入路线和轨迹点。</w:t>
      </w:r>
    </w:p>
    <w:p w:rsidR="00FC286E" w:rsidRPr="008858CB" w:rsidRDefault="00FC286E" w:rsidP="00B82FFE">
      <w:pPr>
        <w:pStyle w:val="ab"/>
        <w:spacing w:line="360" w:lineRule="auto"/>
        <w:ind w:left="360" w:firstLineChars="0" w:firstLine="0"/>
        <w:rPr>
          <w:sz w:val="24"/>
          <w:szCs w:val="24"/>
        </w:rPr>
      </w:pPr>
      <w:r w:rsidRPr="008858CB">
        <w:rPr>
          <w:rFonts w:ascii="宋体" w:hAnsi="宋体" w:hint="eastAsia"/>
          <w:sz w:val="24"/>
          <w:szCs w:val="24"/>
        </w:rPr>
        <w:t>K</w:t>
      </w:r>
      <w:r w:rsidRPr="008858CB">
        <w:rPr>
          <w:rFonts w:ascii="宋体" w:hAnsi="宋体"/>
          <w:sz w:val="24"/>
          <w:szCs w:val="24"/>
        </w:rPr>
        <w:t>afka</w:t>
      </w:r>
      <w:r w:rsidRPr="008858CB">
        <w:rPr>
          <w:rFonts w:ascii="宋体" w:hAnsi="宋体" w:hint="eastAsia"/>
          <w:sz w:val="24"/>
          <w:szCs w:val="24"/>
        </w:rPr>
        <w:t>地址：</w:t>
      </w:r>
      <w:r w:rsidRPr="008858CB">
        <w:rPr>
          <w:sz w:val="24"/>
          <w:szCs w:val="24"/>
        </w:rPr>
        <w:t>172.19.219.139:9092,172.19.219.140:9092,172.19.219.141:9092</w:t>
      </w:r>
    </w:p>
    <w:p w:rsidR="00FC286E" w:rsidRPr="008858CB" w:rsidRDefault="00FC286E" w:rsidP="00B82FFE">
      <w:pPr>
        <w:pStyle w:val="ab"/>
        <w:spacing w:line="360" w:lineRule="auto"/>
        <w:ind w:firstLineChars="175"/>
        <w:rPr>
          <w:rFonts w:ascii="宋体" w:hAnsi="宋体"/>
          <w:sz w:val="24"/>
          <w:szCs w:val="24"/>
        </w:rPr>
      </w:pPr>
      <w:r w:rsidRPr="008858CB">
        <w:rPr>
          <w:sz w:val="24"/>
          <w:szCs w:val="24"/>
        </w:rPr>
        <w:t>Topic</w:t>
      </w:r>
      <w:r w:rsidRPr="008858CB">
        <w:rPr>
          <w:rFonts w:hint="eastAsia"/>
          <w:sz w:val="24"/>
          <w:szCs w:val="24"/>
        </w:rPr>
        <w:t>：</w:t>
      </w:r>
      <w:r w:rsidRPr="008858CB">
        <w:rPr>
          <w:sz w:val="24"/>
          <w:szCs w:val="24"/>
        </w:rPr>
        <w:t>t_mgsp_medal_sport</w:t>
      </w:r>
    </w:p>
    <w:p w:rsidR="00FC286E" w:rsidRDefault="00FC286E" w:rsidP="0012463B">
      <w:pPr>
        <w:pStyle w:val="ab"/>
        <w:numPr>
          <w:ilvl w:val="0"/>
          <w:numId w:val="8"/>
        </w:numPr>
        <w:spacing w:line="360" w:lineRule="auto"/>
        <w:ind w:firstLineChars="0"/>
        <w:contextualSpacing/>
        <w:rPr>
          <w:rFonts w:ascii="宋体" w:hAnsi="宋体"/>
          <w:sz w:val="24"/>
          <w:szCs w:val="24"/>
        </w:rPr>
      </w:pPr>
      <w:r w:rsidRPr="008858CB">
        <w:rPr>
          <w:rFonts w:asciiTheme="majorEastAsia" w:eastAsiaTheme="majorEastAsia" w:hAnsiTheme="majorEastAsia" w:hint="eastAsia"/>
          <w:sz w:val="24"/>
          <w:szCs w:val="24"/>
        </w:rPr>
        <w:t>在互娱</w:t>
      </w:r>
      <w:r w:rsidRPr="008858CB">
        <w:rPr>
          <w:rFonts w:asciiTheme="majorEastAsia" w:eastAsiaTheme="majorEastAsia" w:hAnsiTheme="majorEastAsia"/>
          <w:sz w:val="24"/>
          <w:szCs w:val="24"/>
        </w:rPr>
        <w:t>大数据平台</w:t>
      </w:r>
      <w:r w:rsidRPr="008858CB">
        <w:rPr>
          <w:rFonts w:ascii="宋体" w:hAnsi="宋体" w:hint="eastAsia"/>
          <w:sz w:val="24"/>
          <w:szCs w:val="24"/>
        </w:rPr>
        <w:t>配置Streaming从</w:t>
      </w:r>
      <w:r w:rsidRPr="008858CB">
        <w:rPr>
          <w:rFonts w:ascii="宋体" w:hAnsi="宋体"/>
          <w:sz w:val="24"/>
          <w:szCs w:val="24"/>
        </w:rPr>
        <w:t>善跑</w:t>
      </w:r>
      <w:r w:rsidRPr="008858CB">
        <w:rPr>
          <w:rFonts w:ascii="宋体" w:hAnsi="宋体" w:hint="eastAsia"/>
          <w:sz w:val="24"/>
          <w:szCs w:val="24"/>
        </w:rPr>
        <w:t>Kafka上</w:t>
      </w:r>
      <w:r w:rsidRPr="008858CB">
        <w:rPr>
          <w:rFonts w:ascii="宋体" w:hAnsi="宋体"/>
          <w:sz w:val="24"/>
          <w:szCs w:val="24"/>
        </w:rPr>
        <w:t>拉取路线消息记录保存入</w:t>
      </w:r>
      <w:r w:rsidRPr="008858CB">
        <w:rPr>
          <w:rFonts w:ascii="宋体" w:hAnsi="宋体" w:hint="eastAsia"/>
          <w:sz w:val="24"/>
          <w:szCs w:val="24"/>
        </w:rPr>
        <w:t>Oracle的</w:t>
      </w:r>
      <w:r w:rsidRPr="008858CB">
        <w:rPr>
          <w:rFonts w:ascii="宋体" w:hAnsi="宋体"/>
          <w:sz w:val="24"/>
          <w:szCs w:val="24"/>
        </w:rPr>
        <w:t>临时表中</w:t>
      </w:r>
      <w:r w:rsidRPr="008858CB">
        <w:rPr>
          <w:rFonts w:ascii="宋体" w:hAnsi="宋体" w:hint="eastAsia"/>
          <w:sz w:val="24"/>
          <w:szCs w:val="24"/>
        </w:rPr>
        <w:t>tmp_sp_sport_record</w:t>
      </w:r>
      <w:r w:rsidRPr="008858CB">
        <w:rPr>
          <w:rFonts w:ascii="宋体" w:hAnsi="宋体"/>
          <w:sz w:val="24"/>
          <w:szCs w:val="24"/>
        </w:rPr>
        <w:t>，</w:t>
      </w:r>
      <w:r w:rsidRPr="008858CB">
        <w:rPr>
          <w:rFonts w:ascii="宋体" w:hAnsi="宋体" w:hint="eastAsia"/>
          <w:sz w:val="24"/>
          <w:szCs w:val="24"/>
        </w:rPr>
        <w:t>临时</w:t>
      </w:r>
      <w:r w:rsidRPr="008858CB">
        <w:rPr>
          <w:rFonts w:ascii="宋体" w:hAnsi="宋体"/>
          <w:sz w:val="24"/>
          <w:szCs w:val="24"/>
        </w:rPr>
        <w:t>表存储消息原始的</w:t>
      </w:r>
      <w:r w:rsidRPr="008858CB">
        <w:rPr>
          <w:rFonts w:ascii="宋体" w:hAnsi="宋体" w:hint="eastAsia"/>
          <w:sz w:val="24"/>
          <w:szCs w:val="24"/>
        </w:rPr>
        <w:t>JSON字符串</w:t>
      </w:r>
      <w:r w:rsidRPr="008858CB">
        <w:rPr>
          <w:rFonts w:ascii="宋体" w:hAnsi="宋体"/>
          <w:sz w:val="24"/>
          <w:szCs w:val="24"/>
        </w:rPr>
        <w:t>，不做任何解析，</w:t>
      </w:r>
      <w:r w:rsidRPr="008858CB">
        <w:rPr>
          <w:rFonts w:ascii="宋体" w:hAnsi="宋体" w:hint="eastAsia"/>
          <w:sz w:val="24"/>
          <w:szCs w:val="24"/>
        </w:rPr>
        <w:t>需要</w:t>
      </w:r>
      <w:r w:rsidRPr="008858CB">
        <w:rPr>
          <w:rFonts w:ascii="宋体" w:hAnsi="宋体"/>
          <w:sz w:val="24"/>
          <w:szCs w:val="24"/>
        </w:rPr>
        <w:t>加上时间戳。消息示例如下，字段含义同现有</w:t>
      </w:r>
      <w:r w:rsidRPr="008858CB">
        <w:rPr>
          <w:rFonts w:ascii="宋体" w:hAnsi="宋体" w:hint="eastAsia"/>
          <w:sz w:val="24"/>
          <w:szCs w:val="24"/>
        </w:rPr>
        <w:t>Oracle运动</w:t>
      </w:r>
      <w:r w:rsidRPr="008858CB">
        <w:rPr>
          <w:rFonts w:ascii="宋体" w:hAnsi="宋体"/>
          <w:sz w:val="24"/>
          <w:szCs w:val="24"/>
        </w:rPr>
        <w:t>记录表ods_sp_sport_record</w:t>
      </w:r>
      <w:r w:rsidRPr="008858CB">
        <w:rPr>
          <w:rFonts w:ascii="宋体" w:hAnsi="宋体" w:hint="eastAsia"/>
          <w:sz w:val="24"/>
          <w:szCs w:val="24"/>
        </w:rPr>
        <w:t>和HBase的轨迹点</w:t>
      </w:r>
      <w:r w:rsidRPr="008858CB">
        <w:rPr>
          <w:rFonts w:ascii="宋体" w:hAnsi="宋体"/>
          <w:sz w:val="24"/>
          <w:szCs w:val="24"/>
        </w:rPr>
        <w:t>表ods_sp_sport_point</w:t>
      </w:r>
      <w:r w:rsidR="003F0725" w:rsidRPr="008858CB">
        <w:rPr>
          <w:rFonts w:ascii="宋体" w:hAnsi="宋体"/>
          <w:sz w:val="24"/>
          <w:szCs w:val="24"/>
        </w:rPr>
        <w:object w:dxaOrig="1259" w:dyaOrig="1120">
          <v:shape id="_x0000_i1035" type="#_x0000_t75" style="width:62.8pt;height:55.85pt" o:ole="">
            <v:imagedata r:id="rId39" o:title=""/>
          </v:shape>
          <o:OLEObject Type="Embed" ProgID="Package" ShapeID="_x0000_i1035" DrawAspect="Content" ObjectID="_1570012532" r:id="rId40"/>
        </w:object>
      </w:r>
      <w:r w:rsidRPr="008858CB">
        <w:rPr>
          <w:rFonts w:ascii="宋体" w:hAnsi="宋体" w:hint="eastAsia"/>
          <w:sz w:val="24"/>
          <w:szCs w:val="24"/>
        </w:rPr>
        <w:t>，JSON对应</w:t>
      </w:r>
      <w:r w:rsidRPr="008858CB">
        <w:rPr>
          <w:rFonts w:ascii="宋体" w:hAnsi="宋体"/>
          <w:sz w:val="24"/>
          <w:szCs w:val="24"/>
        </w:rPr>
        <w:t>的实体类</w:t>
      </w:r>
      <w:r w:rsidR="00B82FFE" w:rsidRPr="008858CB">
        <w:rPr>
          <w:rFonts w:ascii="宋体" w:hAnsi="宋体"/>
          <w:sz w:val="24"/>
          <w:szCs w:val="24"/>
        </w:rPr>
        <w:object w:dxaOrig="2131" w:dyaOrig="840">
          <v:shape id="_x0000_i1036" type="#_x0000_t75" style="width:106.55pt;height:42.05pt" o:ole="">
            <v:imagedata r:id="rId41" o:title=""/>
          </v:shape>
          <o:OLEObject Type="Embed" ProgID="Package" ShapeID="_x0000_i1036" DrawAspect="Content" ObjectID="_1570012533" r:id="rId42"/>
        </w:object>
      </w:r>
      <w:r w:rsidR="00B82FFE" w:rsidRPr="008858CB">
        <w:rPr>
          <w:rFonts w:ascii="宋体" w:hAnsi="宋体"/>
          <w:sz w:val="24"/>
          <w:szCs w:val="24"/>
        </w:rPr>
        <w:object w:dxaOrig="1726" w:dyaOrig="840">
          <v:shape id="_x0000_i1037" type="#_x0000_t75" style="width:86.4pt;height:42.05pt" o:ole="">
            <v:imagedata r:id="rId43" o:title=""/>
          </v:shape>
          <o:OLEObject Type="Embed" ProgID="Package" ShapeID="_x0000_i1037" DrawAspect="Content" ObjectID="_1570012534" r:id="rId44"/>
        </w:object>
      </w:r>
      <w:r w:rsidRPr="00B82FFE">
        <w:rPr>
          <w:rFonts w:ascii="宋体" w:hAnsi="宋体" w:hint="eastAsia"/>
          <w:sz w:val="24"/>
          <w:szCs w:val="24"/>
        </w:rPr>
        <w:t>。</w:t>
      </w:r>
    </w:p>
    <w:p w:rsidR="00B82FFE" w:rsidRPr="00B82FFE" w:rsidRDefault="00B82FFE" w:rsidP="00B82FFE">
      <w:pPr>
        <w:pStyle w:val="ab"/>
        <w:spacing w:line="360" w:lineRule="auto"/>
        <w:ind w:left="360" w:firstLineChars="0" w:firstLine="0"/>
        <w:contextualSpacing/>
        <w:rPr>
          <w:rFonts w:ascii="宋体" w:hAnsi="宋体"/>
          <w:sz w:val="24"/>
          <w:szCs w:val="24"/>
        </w:rPr>
      </w:pPr>
    </w:p>
    <w:p w:rsidR="00FC286E" w:rsidRPr="008858CB" w:rsidRDefault="00FC286E" w:rsidP="0012463B">
      <w:pPr>
        <w:pStyle w:val="ab"/>
        <w:numPr>
          <w:ilvl w:val="0"/>
          <w:numId w:val="8"/>
        </w:numPr>
        <w:spacing w:line="360" w:lineRule="auto"/>
        <w:ind w:firstLineChars="0"/>
        <w:contextualSpacing/>
        <w:rPr>
          <w:rFonts w:ascii="宋体" w:hAnsi="宋体"/>
          <w:sz w:val="24"/>
          <w:szCs w:val="24"/>
        </w:rPr>
      </w:pPr>
      <w:r w:rsidRPr="008858CB">
        <w:rPr>
          <w:rFonts w:asciiTheme="majorEastAsia" w:eastAsiaTheme="majorEastAsia" w:hAnsiTheme="majorEastAsia" w:hint="eastAsia"/>
          <w:sz w:val="24"/>
          <w:szCs w:val="24"/>
        </w:rPr>
        <w:t>在互娱</w:t>
      </w:r>
      <w:r w:rsidRPr="008858CB">
        <w:rPr>
          <w:rFonts w:asciiTheme="majorEastAsia" w:eastAsiaTheme="majorEastAsia" w:hAnsiTheme="majorEastAsia"/>
          <w:sz w:val="24"/>
          <w:szCs w:val="24"/>
        </w:rPr>
        <w:t>大数据平台</w:t>
      </w:r>
      <w:r w:rsidRPr="008858CB">
        <w:rPr>
          <w:rFonts w:asciiTheme="majorEastAsia" w:eastAsiaTheme="majorEastAsia" w:hAnsiTheme="majorEastAsia" w:hint="eastAsia"/>
          <w:sz w:val="24"/>
          <w:szCs w:val="24"/>
        </w:rPr>
        <w:t>的</w:t>
      </w:r>
      <w:r w:rsidRPr="008858CB">
        <w:rPr>
          <w:rFonts w:ascii="宋体" w:hAnsi="宋体"/>
          <w:sz w:val="24"/>
          <w:szCs w:val="24"/>
        </w:rPr>
        <w:t>Safe</w:t>
      </w:r>
      <w:r w:rsidRPr="008858CB">
        <w:rPr>
          <w:rFonts w:ascii="宋体" w:hAnsi="宋体" w:hint="eastAsia"/>
          <w:sz w:val="24"/>
          <w:szCs w:val="24"/>
        </w:rPr>
        <w:t>中心</w:t>
      </w:r>
      <w:r w:rsidRPr="008858CB">
        <w:rPr>
          <w:rFonts w:ascii="宋体" w:hAnsi="宋体"/>
          <w:sz w:val="24"/>
          <w:szCs w:val="24"/>
        </w:rPr>
        <w:t>开发</w:t>
      </w:r>
      <w:r w:rsidRPr="008858CB">
        <w:rPr>
          <w:rFonts w:ascii="宋体" w:hAnsi="宋体" w:hint="eastAsia"/>
          <w:sz w:val="24"/>
          <w:szCs w:val="24"/>
        </w:rPr>
        <w:t>数据</w:t>
      </w:r>
      <w:r w:rsidRPr="008858CB">
        <w:rPr>
          <w:rFonts w:ascii="宋体" w:hAnsi="宋体"/>
          <w:sz w:val="24"/>
          <w:szCs w:val="24"/>
        </w:rPr>
        <w:t>接入定制服务，</w:t>
      </w:r>
      <w:r w:rsidRPr="008858CB">
        <w:rPr>
          <w:rFonts w:ascii="宋体" w:hAnsi="宋体" w:hint="eastAsia"/>
          <w:sz w:val="24"/>
          <w:szCs w:val="24"/>
        </w:rPr>
        <w:t>首先配置</w:t>
      </w:r>
      <w:r w:rsidRPr="008858CB">
        <w:rPr>
          <w:rFonts w:ascii="宋体" w:hAnsi="宋体"/>
          <w:sz w:val="24"/>
          <w:szCs w:val="24"/>
        </w:rPr>
        <w:t>定时任务定时读取</w:t>
      </w:r>
      <w:r w:rsidRPr="008858CB">
        <w:rPr>
          <w:rFonts w:ascii="宋体" w:hAnsi="宋体" w:hint="eastAsia"/>
          <w:sz w:val="24"/>
          <w:szCs w:val="24"/>
        </w:rPr>
        <w:t>Oracle临时表中</w:t>
      </w:r>
      <w:r w:rsidRPr="008858CB">
        <w:rPr>
          <w:rFonts w:ascii="宋体" w:hAnsi="宋体"/>
          <w:sz w:val="24"/>
          <w:szCs w:val="24"/>
        </w:rPr>
        <w:t>的固定条数记录</w:t>
      </w:r>
      <w:r w:rsidRPr="008858CB">
        <w:rPr>
          <w:rFonts w:ascii="宋体" w:hAnsi="宋体" w:hint="eastAsia"/>
          <w:sz w:val="24"/>
          <w:szCs w:val="24"/>
        </w:rPr>
        <w:t>（按时间</w:t>
      </w:r>
      <w:r w:rsidRPr="008858CB">
        <w:rPr>
          <w:rFonts w:ascii="宋体" w:hAnsi="宋体"/>
          <w:sz w:val="24"/>
          <w:szCs w:val="24"/>
        </w:rPr>
        <w:t>从前到后排序</w:t>
      </w:r>
      <w:r w:rsidRPr="008858CB">
        <w:rPr>
          <w:rFonts w:ascii="宋体" w:hAnsi="宋体" w:hint="eastAsia"/>
          <w:sz w:val="24"/>
          <w:szCs w:val="24"/>
        </w:rPr>
        <w:t>），其次即系</w:t>
      </w:r>
      <w:r w:rsidRPr="008858CB">
        <w:rPr>
          <w:rFonts w:ascii="宋体" w:hAnsi="宋体" w:hint="eastAsia"/>
          <w:sz w:val="24"/>
          <w:szCs w:val="24"/>
        </w:rPr>
        <w:lastRenderedPageBreak/>
        <w:t>JSON后</w:t>
      </w:r>
      <w:r w:rsidRPr="008858CB">
        <w:rPr>
          <w:rFonts w:ascii="宋体" w:hAnsi="宋体"/>
          <w:sz w:val="24"/>
          <w:szCs w:val="24"/>
        </w:rPr>
        <w:t>将跑步路线接入</w:t>
      </w:r>
      <w:r w:rsidRPr="008858CB">
        <w:rPr>
          <w:rFonts w:ascii="宋体" w:hAnsi="宋体" w:hint="eastAsia"/>
          <w:sz w:val="24"/>
          <w:szCs w:val="24"/>
        </w:rPr>
        <w:t>运动</w:t>
      </w:r>
      <w:r w:rsidRPr="008858CB">
        <w:rPr>
          <w:rFonts w:ascii="宋体" w:hAnsi="宋体"/>
          <w:sz w:val="24"/>
          <w:szCs w:val="24"/>
        </w:rPr>
        <w:t>记录表ods_sp_sport_record</w:t>
      </w:r>
      <w:r w:rsidRPr="008858CB">
        <w:rPr>
          <w:rFonts w:ascii="宋体" w:hAnsi="宋体" w:hint="eastAsia"/>
          <w:sz w:val="24"/>
          <w:szCs w:val="24"/>
        </w:rPr>
        <w:t>，然后将轨迹点</w:t>
      </w:r>
      <w:r w:rsidRPr="008858CB">
        <w:rPr>
          <w:rFonts w:ascii="宋体" w:hAnsi="宋体"/>
          <w:sz w:val="24"/>
          <w:szCs w:val="24"/>
        </w:rPr>
        <w:t>按照</w:t>
      </w:r>
      <w:r w:rsidRPr="008858CB">
        <w:rPr>
          <w:rFonts w:ascii="宋体" w:hAnsi="宋体" w:hint="eastAsia"/>
          <w:sz w:val="24"/>
          <w:szCs w:val="24"/>
        </w:rPr>
        <w:t>2.3.2节</w:t>
      </w:r>
      <w:r w:rsidRPr="008858CB">
        <w:rPr>
          <w:rFonts w:ascii="宋体" w:hAnsi="宋体"/>
          <w:sz w:val="24"/>
          <w:szCs w:val="24"/>
        </w:rPr>
        <w:t>的处理逻辑处理后</w:t>
      </w:r>
      <w:r w:rsidRPr="008858CB">
        <w:rPr>
          <w:rFonts w:ascii="宋体" w:hAnsi="宋体" w:hint="eastAsia"/>
          <w:sz w:val="24"/>
          <w:szCs w:val="24"/>
        </w:rPr>
        <w:t>接入轨迹点</w:t>
      </w:r>
      <w:r w:rsidRPr="008858CB">
        <w:rPr>
          <w:rFonts w:ascii="宋体" w:hAnsi="宋体"/>
          <w:sz w:val="24"/>
          <w:szCs w:val="24"/>
        </w:rPr>
        <w:t>表ods_sp_sport_point</w:t>
      </w:r>
      <w:r w:rsidRPr="008858CB">
        <w:rPr>
          <w:rFonts w:ascii="宋体" w:hAnsi="宋体" w:hint="eastAsia"/>
          <w:sz w:val="24"/>
          <w:szCs w:val="24"/>
        </w:rPr>
        <w:t>，</w:t>
      </w:r>
      <w:r w:rsidRPr="008858CB">
        <w:rPr>
          <w:rFonts w:ascii="宋体" w:hAnsi="宋体"/>
          <w:sz w:val="24"/>
          <w:szCs w:val="24"/>
        </w:rPr>
        <w:t>最后</w:t>
      </w:r>
      <w:r w:rsidRPr="008858CB">
        <w:rPr>
          <w:rFonts w:ascii="宋体" w:hAnsi="宋体" w:hint="eastAsia"/>
          <w:sz w:val="24"/>
          <w:szCs w:val="24"/>
        </w:rPr>
        <w:t>将</w:t>
      </w:r>
      <w:r w:rsidRPr="008858CB">
        <w:rPr>
          <w:rFonts w:ascii="宋体" w:hAnsi="宋体"/>
          <w:sz w:val="24"/>
          <w:szCs w:val="24"/>
        </w:rPr>
        <w:t>记录汇总</w:t>
      </w:r>
      <w:r w:rsidRPr="008858CB">
        <w:rPr>
          <w:rFonts w:ascii="宋体" w:hAnsi="宋体" w:hint="eastAsia"/>
          <w:sz w:val="24"/>
          <w:szCs w:val="24"/>
        </w:rPr>
        <w:t>后</w:t>
      </w:r>
      <w:r w:rsidRPr="008858CB">
        <w:rPr>
          <w:rFonts w:ascii="宋体" w:hAnsi="宋体"/>
          <w:sz w:val="24"/>
          <w:szCs w:val="24"/>
        </w:rPr>
        <w:t>存入</w:t>
      </w:r>
      <w:r w:rsidRPr="008858CB">
        <w:rPr>
          <w:rFonts w:ascii="宋体" w:hAnsi="宋体" w:hint="eastAsia"/>
          <w:sz w:val="24"/>
          <w:szCs w:val="24"/>
        </w:rPr>
        <w:t>运动记录宽表</w:t>
      </w:r>
      <w:r w:rsidRPr="008858CB">
        <w:rPr>
          <w:rFonts w:ascii="宋体" w:hAnsi="宋体"/>
          <w:sz w:val="24"/>
          <w:szCs w:val="24"/>
        </w:rPr>
        <w:t>ods_sp_record_deal</w:t>
      </w:r>
      <w:r w:rsidRPr="008858CB">
        <w:rPr>
          <w:rFonts w:ascii="宋体" w:hAnsi="宋体" w:hint="eastAsia"/>
          <w:sz w:val="24"/>
          <w:szCs w:val="24"/>
        </w:rPr>
        <w:t>，汇总SQL见</w:t>
      </w:r>
      <w:r w:rsidRPr="008858CB">
        <w:rPr>
          <w:rFonts w:ascii="宋体" w:hAnsi="宋体"/>
          <w:sz w:val="24"/>
          <w:szCs w:val="24"/>
        </w:rPr>
        <w:t>现有的</w:t>
      </w:r>
      <w:r w:rsidRPr="008858CB">
        <w:rPr>
          <w:rFonts w:ascii="宋体" w:hAnsi="宋体" w:hint="eastAsia"/>
          <w:sz w:val="24"/>
          <w:szCs w:val="24"/>
        </w:rPr>
        <w:t>统计</w:t>
      </w:r>
      <w:r w:rsidRPr="008858CB">
        <w:rPr>
          <w:rFonts w:ascii="宋体" w:hAnsi="宋体"/>
          <w:sz w:val="24"/>
          <w:szCs w:val="24"/>
        </w:rPr>
        <w:t>存储过程。</w:t>
      </w:r>
      <w:r w:rsidRPr="008858CB">
        <w:rPr>
          <w:rFonts w:ascii="宋体" w:hAnsi="宋体" w:hint="eastAsia"/>
          <w:sz w:val="24"/>
          <w:szCs w:val="24"/>
        </w:rPr>
        <w:t>同时</w:t>
      </w:r>
      <w:r w:rsidRPr="008858CB">
        <w:rPr>
          <w:rFonts w:ascii="宋体" w:hAnsi="宋体"/>
          <w:sz w:val="24"/>
          <w:szCs w:val="24"/>
        </w:rPr>
        <w:t>调用GIS引擎获取</w:t>
      </w:r>
      <w:r w:rsidRPr="008858CB">
        <w:rPr>
          <w:rFonts w:ascii="宋体" w:hAnsi="宋体" w:hint="eastAsia"/>
          <w:sz w:val="24"/>
          <w:szCs w:val="24"/>
        </w:rPr>
        <w:t>路线</w:t>
      </w:r>
      <w:r w:rsidRPr="008858CB">
        <w:rPr>
          <w:rFonts w:ascii="宋体" w:hAnsi="宋体"/>
          <w:sz w:val="24"/>
          <w:szCs w:val="24"/>
        </w:rPr>
        <w:t>起点</w:t>
      </w:r>
      <w:r w:rsidRPr="008858CB">
        <w:rPr>
          <w:rFonts w:ascii="宋体" w:hAnsi="宋体" w:hint="eastAsia"/>
          <w:sz w:val="24"/>
          <w:szCs w:val="24"/>
        </w:rPr>
        <w:t>、</w:t>
      </w:r>
      <w:r w:rsidRPr="008858CB">
        <w:rPr>
          <w:rFonts w:ascii="宋体" w:hAnsi="宋体"/>
          <w:sz w:val="24"/>
          <w:szCs w:val="24"/>
        </w:rPr>
        <w:t>终点</w:t>
      </w:r>
      <w:r w:rsidRPr="008858CB">
        <w:rPr>
          <w:rFonts w:ascii="宋体" w:hAnsi="宋体" w:hint="eastAsia"/>
          <w:sz w:val="24"/>
          <w:szCs w:val="24"/>
        </w:rPr>
        <w:t>的地理</w:t>
      </w:r>
      <w:r w:rsidRPr="008858CB">
        <w:rPr>
          <w:rFonts w:ascii="宋体" w:hAnsi="宋体"/>
          <w:sz w:val="24"/>
          <w:szCs w:val="24"/>
        </w:rPr>
        <w:t>位置名称</w:t>
      </w:r>
      <w:r w:rsidRPr="008858CB">
        <w:rPr>
          <w:rFonts w:ascii="宋体" w:hAnsi="宋体" w:hint="eastAsia"/>
          <w:sz w:val="24"/>
          <w:szCs w:val="24"/>
        </w:rPr>
        <w:t>，</w:t>
      </w:r>
      <w:r w:rsidRPr="008858CB">
        <w:rPr>
          <w:rFonts w:ascii="宋体" w:hAnsi="宋体"/>
          <w:sz w:val="24"/>
          <w:szCs w:val="24"/>
        </w:rPr>
        <w:t>存入</w:t>
      </w:r>
      <w:r w:rsidRPr="008858CB">
        <w:rPr>
          <w:rFonts w:ascii="宋体" w:hAnsi="宋体" w:hint="eastAsia"/>
          <w:sz w:val="24"/>
          <w:szCs w:val="24"/>
        </w:rPr>
        <w:t>Oracle的</w:t>
      </w:r>
      <w:r w:rsidRPr="008858CB">
        <w:rPr>
          <w:rFonts w:ascii="宋体" w:hAnsi="宋体"/>
          <w:sz w:val="24"/>
          <w:szCs w:val="24"/>
        </w:rPr>
        <w:t>ods_sp_record_deal</w:t>
      </w:r>
      <w:r w:rsidRPr="008858CB">
        <w:rPr>
          <w:rFonts w:ascii="宋体" w:hAnsi="宋体" w:hint="eastAsia"/>
          <w:sz w:val="24"/>
          <w:szCs w:val="24"/>
        </w:rPr>
        <w:t>表。</w:t>
      </w:r>
    </w:p>
    <w:p w:rsidR="00FC286E" w:rsidRPr="008858CB" w:rsidRDefault="00FC286E" w:rsidP="0012463B">
      <w:pPr>
        <w:pStyle w:val="ab"/>
        <w:numPr>
          <w:ilvl w:val="0"/>
          <w:numId w:val="8"/>
        </w:numPr>
        <w:spacing w:line="360" w:lineRule="auto"/>
        <w:ind w:firstLineChars="0"/>
        <w:contextualSpacing/>
        <w:rPr>
          <w:rFonts w:ascii="宋体" w:hAnsi="宋体"/>
          <w:sz w:val="24"/>
          <w:szCs w:val="24"/>
        </w:rPr>
      </w:pPr>
      <w:r w:rsidRPr="008858CB">
        <w:rPr>
          <w:rFonts w:ascii="宋体" w:hAnsi="宋体" w:hint="eastAsia"/>
          <w:sz w:val="24"/>
          <w:szCs w:val="24"/>
        </w:rPr>
        <w:t>记录</w:t>
      </w:r>
      <w:r w:rsidRPr="008858CB">
        <w:rPr>
          <w:rFonts w:ascii="宋体" w:hAnsi="宋体"/>
          <w:sz w:val="24"/>
          <w:szCs w:val="24"/>
        </w:rPr>
        <w:t>成功后，</w:t>
      </w:r>
      <w:r w:rsidRPr="008858CB">
        <w:rPr>
          <w:rFonts w:ascii="宋体" w:hAnsi="宋体" w:hint="eastAsia"/>
          <w:sz w:val="24"/>
          <w:szCs w:val="24"/>
        </w:rPr>
        <w:t>更改Oracle临时</w:t>
      </w:r>
      <w:r w:rsidRPr="008858CB">
        <w:rPr>
          <w:rFonts w:ascii="宋体" w:hAnsi="宋体"/>
          <w:sz w:val="24"/>
          <w:szCs w:val="24"/>
        </w:rPr>
        <w:t>表中的对应记录</w:t>
      </w:r>
      <w:r w:rsidRPr="008858CB">
        <w:rPr>
          <w:rFonts w:ascii="宋体" w:hAnsi="宋体" w:hint="eastAsia"/>
          <w:sz w:val="24"/>
          <w:szCs w:val="24"/>
        </w:rPr>
        <w:t>的status字段</w:t>
      </w:r>
      <w:r w:rsidRPr="008858CB">
        <w:rPr>
          <w:rFonts w:ascii="宋体" w:hAnsi="宋体"/>
          <w:sz w:val="24"/>
          <w:szCs w:val="24"/>
        </w:rPr>
        <w:t>值。</w:t>
      </w:r>
    </w:p>
    <w:p w:rsidR="00420E63" w:rsidRPr="008858CB" w:rsidRDefault="00FC286E" w:rsidP="0012463B">
      <w:pPr>
        <w:pStyle w:val="ab"/>
        <w:numPr>
          <w:ilvl w:val="0"/>
          <w:numId w:val="8"/>
        </w:numPr>
        <w:spacing w:line="360" w:lineRule="auto"/>
        <w:ind w:firstLineChars="0"/>
        <w:contextualSpacing/>
        <w:rPr>
          <w:rFonts w:ascii="宋体" w:hAnsi="宋体"/>
          <w:sz w:val="24"/>
          <w:szCs w:val="24"/>
        </w:rPr>
      </w:pPr>
      <w:r w:rsidRPr="008858CB">
        <w:rPr>
          <w:rFonts w:ascii="宋体" w:hAnsi="宋体" w:hint="eastAsia"/>
          <w:sz w:val="24"/>
          <w:szCs w:val="24"/>
        </w:rPr>
        <w:t>从</w:t>
      </w:r>
      <w:r w:rsidRPr="008858CB">
        <w:rPr>
          <w:rFonts w:ascii="宋体" w:hAnsi="宋体"/>
          <w:sz w:val="24"/>
          <w:szCs w:val="24"/>
        </w:rPr>
        <w:t>善跑</w:t>
      </w:r>
      <w:r w:rsidRPr="008858CB">
        <w:rPr>
          <w:rFonts w:ascii="宋体" w:hAnsi="宋体" w:hint="eastAsia"/>
          <w:sz w:val="24"/>
          <w:szCs w:val="24"/>
        </w:rPr>
        <w:t>内部的</w:t>
      </w:r>
      <w:r w:rsidRPr="008858CB">
        <w:rPr>
          <w:rFonts w:ascii="宋体" w:hAnsi="宋体"/>
          <w:sz w:val="24"/>
          <w:szCs w:val="24"/>
        </w:rPr>
        <w:t>kafka接口接入轨迹数据，需要解析其中JSON</w:t>
      </w:r>
      <w:r w:rsidRPr="008858CB">
        <w:rPr>
          <w:rFonts w:ascii="宋体" w:hAnsi="宋体" w:hint="eastAsia"/>
          <w:sz w:val="24"/>
          <w:szCs w:val="24"/>
        </w:rPr>
        <w:t>格式</w:t>
      </w:r>
      <w:r w:rsidRPr="008858CB">
        <w:rPr>
          <w:rFonts w:ascii="宋体" w:hAnsi="宋体"/>
          <w:sz w:val="24"/>
          <w:szCs w:val="24"/>
        </w:rPr>
        <w:t>的步幅点数据</w:t>
      </w:r>
      <w:r w:rsidRPr="008858CB">
        <w:rPr>
          <w:rFonts w:ascii="宋体" w:hAnsi="宋体" w:hint="eastAsia"/>
          <w:sz w:val="24"/>
          <w:szCs w:val="24"/>
        </w:rPr>
        <w:t>，</w:t>
      </w:r>
      <w:r w:rsidRPr="008858CB">
        <w:rPr>
          <w:rFonts w:ascii="宋体" w:hAnsi="宋体"/>
          <w:sz w:val="24"/>
          <w:szCs w:val="24"/>
        </w:rPr>
        <w:t>数据字段含义为</w:t>
      </w:r>
      <w:r w:rsidRPr="008858CB">
        <w:rPr>
          <w:rFonts w:ascii="宋体" w:hAnsi="宋体" w:hint="eastAsia"/>
          <w:sz w:val="24"/>
          <w:szCs w:val="24"/>
        </w:rPr>
        <w:t>a:海拔高度、b:步频、c:步幅、d:排序号、s:速率。输入</w:t>
      </w:r>
      <w:r w:rsidRPr="008858CB">
        <w:rPr>
          <w:rFonts w:ascii="宋体" w:hAnsi="宋体"/>
          <w:sz w:val="24"/>
          <w:szCs w:val="24"/>
        </w:rPr>
        <w:t>直接使用</w:t>
      </w:r>
      <w:r w:rsidRPr="008858CB">
        <w:rPr>
          <w:rFonts w:ascii="宋体" w:hAnsi="宋体" w:hint="eastAsia"/>
          <w:sz w:val="24"/>
          <w:szCs w:val="24"/>
        </w:rPr>
        <w:t>insert into方式</w:t>
      </w:r>
      <w:r w:rsidRPr="008858CB">
        <w:rPr>
          <w:rFonts w:ascii="宋体" w:hAnsi="宋体"/>
          <w:sz w:val="24"/>
          <w:szCs w:val="24"/>
        </w:rPr>
        <w:t>保存入</w:t>
      </w:r>
      <w:r w:rsidRPr="008858CB">
        <w:rPr>
          <w:rFonts w:ascii="宋体" w:hAnsi="宋体" w:hint="eastAsia"/>
          <w:sz w:val="24"/>
          <w:szCs w:val="24"/>
        </w:rPr>
        <w:t>hbase表</w:t>
      </w:r>
      <w:r w:rsidRPr="008858CB">
        <w:rPr>
          <w:rFonts w:ascii="宋体" w:hAnsi="宋体"/>
          <w:sz w:val="24"/>
          <w:szCs w:val="24"/>
        </w:rPr>
        <w:t>ods_sp_sport_cadence_hb</w:t>
      </w:r>
      <w:r w:rsidR="008858CB" w:rsidRPr="008858CB">
        <w:rPr>
          <w:rFonts w:ascii="宋体" w:hAnsi="宋体" w:hint="eastAsia"/>
          <w:sz w:val="24"/>
          <w:szCs w:val="24"/>
        </w:rPr>
        <w:t>。</w:t>
      </w:r>
    </w:p>
    <w:p w:rsidR="002C7191" w:rsidRDefault="002C7191" w:rsidP="002C7191">
      <w:pPr>
        <w:pStyle w:val="3"/>
        <w:rPr>
          <w:rFonts w:asciiTheme="minorEastAsia" w:eastAsiaTheme="minorEastAsia" w:hAnsiTheme="minorEastAsia"/>
          <w:color w:val="000000" w:themeColor="text1"/>
        </w:rPr>
      </w:pPr>
      <w:bookmarkStart w:id="51" w:name="_Toc496097639"/>
      <w:r>
        <w:rPr>
          <w:rFonts w:asciiTheme="minorEastAsia" w:eastAsiaTheme="minorEastAsia" w:hAnsiTheme="minorEastAsia" w:hint="eastAsia"/>
          <w:color w:val="000000" w:themeColor="text1"/>
        </w:rPr>
        <w:t>热点</w:t>
      </w:r>
      <w:r>
        <w:rPr>
          <w:rFonts w:asciiTheme="minorEastAsia" w:eastAsiaTheme="minorEastAsia" w:hAnsiTheme="minorEastAsia"/>
          <w:color w:val="000000" w:themeColor="text1"/>
        </w:rPr>
        <w:t>区域划分</w:t>
      </w:r>
      <w:bookmarkEnd w:id="51"/>
    </w:p>
    <w:p w:rsidR="008858CB" w:rsidRPr="00742D22" w:rsidRDefault="008858CB" w:rsidP="00E124B7">
      <w:pPr>
        <w:numPr>
          <w:ilvl w:val="0"/>
          <w:numId w:val="34"/>
        </w:numPr>
        <w:rPr>
          <w:b/>
          <w:sz w:val="24"/>
          <w:szCs w:val="24"/>
        </w:rPr>
      </w:pPr>
      <w:r w:rsidRPr="00742D22">
        <w:rPr>
          <w:b/>
          <w:sz w:val="24"/>
          <w:szCs w:val="24"/>
        </w:rPr>
        <w:t>每月</w:t>
      </w:r>
      <w:r w:rsidRPr="00742D22">
        <w:rPr>
          <w:rFonts w:hint="eastAsia"/>
          <w:b/>
          <w:sz w:val="24"/>
          <w:szCs w:val="24"/>
        </w:rPr>
        <w:t>更新</w:t>
      </w:r>
      <w:r w:rsidRPr="00742D22">
        <w:rPr>
          <w:b/>
          <w:sz w:val="24"/>
          <w:szCs w:val="24"/>
        </w:rPr>
        <w:t>区域</w:t>
      </w:r>
    </w:p>
    <w:p w:rsidR="00742D22" w:rsidRPr="00742D22" w:rsidRDefault="00742D22" w:rsidP="0012463B">
      <w:pPr>
        <w:pStyle w:val="ab"/>
        <w:numPr>
          <w:ilvl w:val="0"/>
          <w:numId w:val="9"/>
        </w:numPr>
        <w:spacing w:line="360" w:lineRule="auto"/>
        <w:ind w:firstLineChars="0"/>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按城市</w:t>
      </w:r>
      <w:r w:rsidRPr="00742D22">
        <w:rPr>
          <w:rFonts w:asciiTheme="minorEastAsia" w:eastAsiaTheme="minorEastAsia" w:hAnsiTheme="minorEastAsia"/>
          <w:sz w:val="24"/>
          <w:szCs w:val="24"/>
        </w:rPr>
        <w:t>将</w:t>
      </w:r>
      <w:r w:rsidRPr="00742D22">
        <w:rPr>
          <w:rFonts w:asciiTheme="minorEastAsia" w:eastAsiaTheme="minorEastAsia" w:hAnsiTheme="minorEastAsia" w:hint="eastAsia"/>
          <w:sz w:val="24"/>
          <w:szCs w:val="24"/>
        </w:rPr>
        <w:t>近3个月</w:t>
      </w:r>
      <w:r w:rsidRPr="00742D22">
        <w:rPr>
          <w:rFonts w:asciiTheme="minorEastAsia" w:eastAsiaTheme="minorEastAsia" w:hAnsiTheme="minorEastAsia"/>
          <w:sz w:val="24"/>
          <w:szCs w:val="24"/>
        </w:rPr>
        <w:t>（</w:t>
      </w:r>
      <w:r w:rsidRPr="00742D22">
        <w:rPr>
          <w:rFonts w:asciiTheme="minorEastAsia" w:eastAsiaTheme="minorEastAsia" w:hAnsiTheme="minorEastAsia" w:hint="eastAsia"/>
          <w:sz w:val="24"/>
          <w:szCs w:val="24"/>
        </w:rPr>
        <w:t>首次</w:t>
      </w:r>
      <w:r w:rsidRPr="00742D22">
        <w:rPr>
          <w:rFonts w:asciiTheme="minorEastAsia" w:eastAsiaTheme="minorEastAsia" w:hAnsiTheme="minorEastAsia"/>
          <w:sz w:val="24"/>
          <w:szCs w:val="24"/>
        </w:rPr>
        <w:t>为</w:t>
      </w:r>
      <w:r w:rsidRPr="00742D22">
        <w:rPr>
          <w:rFonts w:asciiTheme="minorEastAsia" w:eastAsiaTheme="minorEastAsia" w:hAnsiTheme="minorEastAsia" w:hint="eastAsia"/>
          <w:sz w:val="24"/>
          <w:szCs w:val="24"/>
        </w:rPr>
        <w:t>2017年10月</w:t>
      </w:r>
      <w:r w:rsidRPr="00742D22">
        <w:rPr>
          <w:rFonts w:asciiTheme="minorEastAsia" w:eastAsiaTheme="minorEastAsia" w:hAnsiTheme="minorEastAsia"/>
          <w:sz w:val="24"/>
          <w:szCs w:val="24"/>
        </w:rPr>
        <w:t>-2017</w:t>
      </w:r>
      <w:r w:rsidRPr="00742D22">
        <w:rPr>
          <w:rFonts w:asciiTheme="minorEastAsia" w:eastAsiaTheme="minorEastAsia" w:hAnsiTheme="minorEastAsia" w:hint="eastAsia"/>
          <w:sz w:val="24"/>
          <w:szCs w:val="24"/>
        </w:rPr>
        <w:t>年12月）</w:t>
      </w:r>
      <w:r w:rsidRPr="00742D22">
        <w:rPr>
          <w:rFonts w:asciiTheme="minorEastAsia" w:eastAsiaTheme="minorEastAsia" w:hAnsiTheme="minorEastAsia"/>
          <w:sz w:val="24"/>
          <w:szCs w:val="24"/>
        </w:rPr>
        <w:t>的轨迹点</w:t>
      </w:r>
      <w:r w:rsidRPr="00742D22">
        <w:rPr>
          <w:rFonts w:asciiTheme="minorEastAsia" w:eastAsiaTheme="minorEastAsia" w:hAnsiTheme="minorEastAsia" w:hint="eastAsia"/>
          <w:sz w:val="24"/>
          <w:szCs w:val="24"/>
        </w:rPr>
        <w:t>进行</w:t>
      </w:r>
      <w:r w:rsidRPr="00742D22">
        <w:rPr>
          <w:rFonts w:asciiTheme="minorEastAsia" w:eastAsiaTheme="minorEastAsia" w:hAnsiTheme="minorEastAsia"/>
          <w:sz w:val="24"/>
          <w:szCs w:val="24"/>
        </w:rPr>
        <w:t>划分，使用ods_sp_sport_point</w:t>
      </w:r>
      <w:r w:rsidRPr="00742D22">
        <w:rPr>
          <w:rFonts w:asciiTheme="minorEastAsia" w:eastAsiaTheme="minorEastAsia" w:hAnsiTheme="minorEastAsia" w:hint="eastAsia"/>
          <w:sz w:val="24"/>
          <w:szCs w:val="24"/>
        </w:rPr>
        <w:t>表中</w:t>
      </w:r>
      <w:r w:rsidRPr="00742D22">
        <w:rPr>
          <w:rFonts w:asciiTheme="minorEastAsia" w:eastAsiaTheme="minorEastAsia" w:hAnsiTheme="minorEastAsia"/>
          <w:sz w:val="24"/>
          <w:szCs w:val="24"/>
        </w:rPr>
        <w:t>的</w:t>
      </w:r>
      <w:r w:rsidRPr="00742D22">
        <w:rPr>
          <w:rFonts w:asciiTheme="minorEastAsia" w:eastAsiaTheme="minorEastAsia" w:hAnsiTheme="minorEastAsia" w:hint="eastAsia"/>
          <w:sz w:val="24"/>
          <w:szCs w:val="24"/>
        </w:rPr>
        <w:t>city_code、</w:t>
      </w:r>
      <w:r w:rsidRPr="00742D22">
        <w:rPr>
          <w:rFonts w:asciiTheme="minorEastAsia" w:eastAsiaTheme="minorEastAsia" w:hAnsiTheme="minorEastAsia"/>
          <w:sz w:val="24"/>
          <w:szCs w:val="24"/>
        </w:rPr>
        <w:t>record_date</w:t>
      </w:r>
      <w:r w:rsidRPr="00742D22">
        <w:rPr>
          <w:rFonts w:asciiTheme="minorEastAsia" w:eastAsiaTheme="minorEastAsia" w:hAnsiTheme="minorEastAsia" w:hint="eastAsia"/>
          <w:sz w:val="24"/>
          <w:szCs w:val="24"/>
        </w:rPr>
        <w:t>字段。（1）如</w:t>
      </w:r>
      <w:r w:rsidRPr="00742D22">
        <w:rPr>
          <w:rFonts w:asciiTheme="minorEastAsia" w:eastAsiaTheme="minorEastAsia" w:hAnsiTheme="minorEastAsia"/>
          <w:sz w:val="24"/>
          <w:szCs w:val="24"/>
        </w:rPr>
        <w:t>某个城市的运动记录数小于</w:t>
      </w:r>
      <w:r w:rsidRPr="00742D22">
        <w:rPr>
          <w:rFonts w:asciiTheme="minorEastAsia" w:eastAsiaTheme="minorEastAsia" w:hAnsiTheme="minorEastAsia" w:hint="eastAsia"/>
          <w:sz w:val="24"/>
          <w:szCs w:val="24"/>
        </w:rPr>
        <w:t>100</w:t>
      </w:r>
      <w:r w:rsidRPr="00742D22">
        <w:rPr>
          <w:rFonts w:asciiTheme="minorEastAsia" w:eastAsiaTheme="minorEastAsia" w:hAnsiTheme="minorEastAsia"/>
          <w:sz w:val="24"/>
          <w:szCs w:val="24"/>
        </w:rPr>
        <w:t>0</w:t>
      </w:r>
      <w:r w:rsidRPr="00742D22">
        <w:rPr>
          <w:rFonts w:asciiTheme="minorEastAsia" w:eastAsiaTheme="minorEastAsia" w:hAnsiTheme="minorEastAsia" w:hint="eastAsia"/>
          <w:sz w:val="24"/>
          <w:szCs w:val="24"/>
        </w:rPr>
        <w:t>不参与</w:t>
      </w:r>
      <w:r w:rsidRPr="00742D22">
        <w:rPr>
          <w:rFonts w:asciiTheme="minorEastAsia" w:eastAsiaTheme="minorEastAsia" w:hAnsiTheme="minorEastAsia"/>
          <w:sz w:val="24"/>
          <w:szCs w:val="24"/>
        </w:rPr>
        <w:t>计算</w:t>
      </w:r>
      <w:r w:rsidRPr="00742D22">
        <w:rPr>
          <w:rFonts w:asciiTheme="minorEastAsia" w:eastAsiaTheme="minorEastAsia" w:hAnsiTheme="minorEastAsia" w:hint="eastAsia"/>
          <w:sz w:val="24"/>
          <w:szCs w:val="24"/>
        </w:rPr>
        <w:t>。</w:t>
      </w:r>
      <w:r w:rsidRPr="00742D22">
        <w:rPr>
          <w:rFonts w:asciiTheme="minorEastAsia" w:eastAsiaTheme="minorEastAsia" w:hAnsiTheme="minorEastAsia"/>
          <w:sz w:val="24"/>
          <w:szCs w:val="24"/>
        </w:rPr>
        <w:t>（</w:t>
      </w:r>
      <w:r w:rsidRPr="00742D22">
        <w:rPr>
          <w:rFonts w:asciiTheme="minorEastAsia" w:eastAsiaTheme="minorEastAsia" w:hAnsiTheme="minorEastAsia" w:hint="eastAsia"/>
          <w:sz w:val="24"/>
          <w:szCs w:val="24"/>
        </w:rPr>
        <w:t>2</w:t>
      </w:r>
      <w:r w:rsidRPr="00742D22">
        <w:rPr>
          <w:rFonts w:asciiTheme="minorEastAsia" w:eastAsiaTheme="minorEastAsia" w:hAnsiTheme="minorEastAsia"/>
          <w:sz w:val="24"/>
          <w:szCs w:val="24"/>
        </w:rPr>
        <w:t>）</w:t>
      </w:r>
      <w:r w:rsidRPr="00742D22">
        <w:rPr>
          <w:rFonts w:asciiTheme="minorEastAsia" w:eastAsiaTheme="minorEastAsia" w:hAnsiTheme="minorEastAsia" w:hint="eastAsia"/>
          <w:sz w:val="24"/>
          <w:szCs w:val="24"/>
        </w:rPr>
        <w:t>如</w:t>
      </w:r>
      <w:r w:rsidRPr="00742D22">
        <w:rPr>
          <w:rFonts w:asciiTheme="minorEastAsia" w:eastAsiaTheme="minorEastAsia" w:hAnsiTheme="minorEastAsia"/>
          <w:sz w:val="24"/>
          <w:szCs w:val="24"/>
        </w:rPr>
        <w:t>轨迹的status</w:t>
      </w:r>
      <w:r w:rsidRPr="00742D22">
        <w:rPr>
          <w:rFonts w:asciiTheme="minorEastAsia" w:eastAsiaTheme="minorEastAsia" w:hAnsiTheme="minorEastAsia" w:hint="eastAsia"/>
          <w:sz w:val="24"/>
          <w:szCs w:val="24"/>
        </w:rPr>
        <w:t>字段&lt;&gt;1、</w:t>
      </w:r>
      <w:r w:rsidRPr="00742D22">
        <w:rPr>
          <w:rFonts w:asciiTheme="minorEastAsia" w:eastAsiaTheme="minorEastAsia" w:hAnsiTheme="minorEastAsia"/>
          <w:sz w:val="24"/>
          <w:szCs w:val="24"/>
        </w:rPr>
        <w:t>suspicious_leave</w:t>
      </w:r>
      <w:r w:rsidRPr="00742D22">
        <w:rPr>
          <w:rFonts w:asciiTheme="minorEastAsia" w:eastAsiaTheme="minorEastAsia" w:hAnsiTheme="minorEastAsia" w:hint="eastAsia"/>
          <w:sz w:val="24"/>
          <w:szCs w:val="24"/>
        </w:rPr>
        <w:t>&lt;&gt;1、2、3则</w:t>
      </w:r>
      <w:r w:rsidRPr="00742D22">
        <w:rPr>
          <w:rFonts w:asciiTheme="minorEastAsia" w:eastAsiaTheme="minorEastAsia" w:hAnsiTheme="minorEastAsia"/>
          <w:sz w:val="24"/>
          <w:szCs w:val="24"/>
        </w:rPr>
        <w:t>轨迹不参与计算。</w:t>
      </w:r>
    </w:p>
    <w:p w:rsidR="00742D22" w:rsidRPr="00742D22" w:rsidRDefault="00742D22" w:rsidP="0012463B">
      <w:pPr>
        <w:pStyle w:val="ab"/>
        <w:numPr>
          <w:ilvl w:val="0"/>
          <w:numId w:val="9"/>
        </w:numPr>
        <w:spacing w:line="360" w:lineRule="auto"/>
        <w:ind w:firstLineChars="0"/>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以</w:t>
      </w:r>
      <w:r w:rsidRPr="00742D22">
        <w:rPr>
          <w:rFonts w:asciiTheme="minorEastAsia" w:eastAsiaTheme="minorEastAsia" w:hAnsiTheme="minorEastAsia"/>
          <w:sz w:val="24"/>
          <w:szCs w:val="24"/>
        </w:rPr>
        <w:t>城市为单位使用密度算法将轨迹点分成多个区域，然后判断某个运动记录</w:t>
      </w:r>
      <w:r w:rsidRPr="00742D22">
        <w:rPr>
          <w:rFonts w:asciiTheme="minorEastAsia" w:eastAsiaTheme="minorEastAsia" w:hAnsiTheme="minorEastAsia" w:hint="eastAsia"/>
          <w:sz w:val="24"/>
          <w:szCs w:val="24"/>
        </w:rPr>
        <w:t>的</w:t>
      </w:r>
      <w:r w:rsidRPr="00742D22">
        <w:rPr>
          <w:rFonts w:asciiTheme="minorEastAsia" w:eastAsiaTheme="minorEastAsia" w:hAnsiTheme="minorEastAsia"/>
          <w:sz w:val="24"/>
          <w:szCs w:val="24"/>
        </w:rPr>
        <w:t>起点</w:t>
      </w:r>
      <w:r w:rsidRPr="00742D22">
        <w:rPr>
          <w:rFonts w:asciiTheme="minorEastAsia" w:eastAsiaTheme="minorEastAsia" w:hAnsiTheme="minorEastAsia" w:hint="eastAsia"/>
          <w:sz w:val="24"/>
          <w:szCs w:val="24"/>
        </w:rPr>
        <w:t>在</w:t>
      </w:r>
      <w:r w:rsidRPr="00742D22">
        <w:rPr>
          <w:rFonts w:asciiTheme="minorEastAsia" w:eastAsiaTheme="minorEastAsia" w:hAnsiTheme="minorEastAsia"/>
          <w:sz w:val="24"/>
          <w:szCs w:val="24"/>
        </w:rPr>
        <w:t>一个区域内</w:t>
      </w:r>
      <w:r w:rsidRPr="00742D22">
        <w:rPr>
          <w:rFonts w:asciiTheme="minorEastAsia" w:eastAsiaTheme="minorEastAsia" w:hAnsiTheme="minorEastAsia" w:hint="eastAsia"/>
          <w:sz w:val="24"/>
          <w:szCs w:val="24"/>
        </w:rPr>
        <w:t>，</w:t>
      </w:r>
      <w:r w:rsidRPr="00742D22">
        <w:rPr>
          <w:rFonts w:asciiTheme="minorEastAsia" w:eastAsiaTheme="minorEastAsia" w:hAnsiTheme="minorEastAsia"/>
          <w:sz w:val="24"/>
          <w:szCs w:val="24"/>
        </w:rPr>
        <w:t>则认为该</w:t>
      </w:r>
      <w:r w:rsidRPr="00742D22">
        <w:rPr>
          <w:rFonts w:asciiTheme="minorEastAsia" w:eastAsiaTheme="minorEastAsia" w:hAnsiTheme="minorEastAsia" w:hint="eastAsia"/>
          <w:sz w:val="24"/>
          <w:szCs w:val="24"/>
        </w:rPr>
        <w:t>记录</w:t>
      </w:r>
      <w:r w:rsidRPr="00742D22">
        <w:rPr>
          <w:rFonts w:asciiTheme="minorEastAsia" w:eastAsiaTheme="minorEastAsia" w:hAnsiTheme="minorEastAsia"/>
          <w:sz w:val="24"/>
          <w:szCs w:val="24"/>
        </w:rPr>
        <w:t>属于该区域。</w:t>
      </w:r>
      <w:r w:rsidRPr="00742D22">
        <w:rPr>
          <w:rFonts w:asciiTheme="minorEastAsia" w:eastAsiaTheme="minorEastAsia" w:hAnsiTheme="minorEastAsia" w:hint="eastAsia"/>
          <w:sz w:val="24"/>
          <w:szCs w:val="24"/>
        </w:rPr>
        <w:t>此步</w:t>
      </w:r>
      <w:r w:rsidRPr="00742D22">
        <w:rPr>
          <w:rFonts w:asciiTheme="minorEastAsia" w:eastAsiaTheme="minorEastAsia" w:hAnsiTheme="minorEastAsia"/>
          <w:sz w:val="24"/>
          <w:szCs w:val="24"/>
        </w:rPr>
        <w:t>计算</w:t>
      </w:r>
      <w:r w:rsidRPr="00742D22">
        <w:rPr>
          <w:rFonts w:asciiTheme="minorEastAsia" w:eastAsiaTheme="minorEastAsia" w:hAnsiTheme="minorEastAsia" w:hint="eastAsia"/>
          <w:sz w:val="24"/>
          <w:szCs w:val="24"/>
        </w:rPr>
        <w:t>区域</w:t>
      </w:r>
      <w:r w:rsidRPr="00742D22">
        <w:rPr>
          <w:rFonts w:asciiTheme="minorEastAsia" w:eastAsiaTheme="minorEastAsia" w:hAnsiTheme="minorEastAsia"/>
          <w:sz w:val="24"/>
          <w:szCs w:val="24"/>
        </w:rPr>
        <w:t>半径取</w:t>
      </w:r>
      <w:r w:rsidRPr="00742D22">
        <w:rPr>
          <w:rFonts w:asciiTheme="minorEastAsia" w:eastAsiaTheme="minorEastAsia" w:hAnsiTheme="minorEastAsia" w:hint="eastAsia"/>
          <w:sz w:val="24"/>
          <w:szCs w:val="24"/>
        </w:rPr>
        <w:t>0.003度</w:t>
      </w:r>
      <w:r w:rsidRPr="00742D22">
        <w:rPr>
          <w:rFonts w:asciiTheme="minorEastAsia" w:eastAsiaTheme="minorEastAsia" w:hAnsiTheme="minorEastAsia"/>
          <w:sz w:val="24"/>
          <w:szCs w:val="24"/>
        </w:rPr>
        <w:t>，需要</w:t>
      </w:r>
      <w:r w:rsidRPr="00742D22">
        <w:rPr>
          <w:rFonts w:asciiTheme="minorEastAsia" w:eastAsiaTheme="minorEastAsia" w:hAnsiTheme="minorEastAsia" w:hint="eastAsia"/>
          <w:sz w:val="24"/>
          <w:szCs w:val="24"/>
        </w:rPr>
        <w:t>按照</w:t>
      </w:r>
      <w:r w:rsidRPr="00742D22">
        <w:rPr>
          <w:rFonts w:asciiTheme="minorEastAsia" w:eastAsiaTheme="minorEastAsia" w:hAnsiTheme="minorEastAsia"/>
          <w:sz w:val="24"/>
          <w:szCs w:val="24"/>
        </w:rPr>
        <w:t>轨迹点密集程度</w:t>
      </w:r>
      <w:r w:rsidRPr="00742D22">
        <w:rPr>
          <w:rFonts w:asciiTheme="minorEastAsia" w:eastAsiaTheme="minorEastAsia" w:hAnsiTheme="minorEastAsia" w:hint="eastAsia"/>
          <w:sz w:val="24"/>
          <w:szCs w:val="24"/>
        </w:rPr>
        <w:t>分</w:t>
      </w:r>
      <w:r w:rsidRPr="00742D22">
        <w:rPr>
          <w:rFonts w:asciiTheme="minorEastAsia" w:eastAsiaTheme="minorEastAsia" w:hAnsiTheme="minorEastAsia"/>
          <w:sz w:val="24"/>
          <w:szCs w:val="24"/>
        </w:rPr>
        <w:t>波次计算，分别为</w:t>
      </w:r>
      <w:r w:rsidRPr="00742D22">
        <w:rPr>
          <w:rFonts w:asciiTheme="minorEastAsia" w:eastAsiaTheme="minorEastAsia" w:hAnsiTheme="minorEastAsia" w:hint="eastAsia"/>
          <w:sz w:val="24"/>
          <w:szCs w:val="24"/>
        </w:rPr>
        <w:t>&gt;</w:t>
      </w:r>
      <w:r w:rsidRPr="00742D22">
        <w:rPr>
          <w:rFonts w:asciiTheme="minorEastAsia" w:eastAsiaTheme="minorEastAsia" w:hAnsiTheme="minorEastAsia"/>
          <w:sz w:val="24"/>
          <w:szCs w:val="24"/>
        </w:rPr>
        <w:t>180个点</w:t>
      </w:r>
      <w:r w:rsidRPr="00742D22">
        <w:rPr>
          <w:rFonts w:asciiTheme="minorEastAsia" w:eastAsiaTheme="minorEastAsia" w:hAnsiTheme="minorEastAsia" w:hint="eastAsia"/>
          <w:sz w:val="24"/>
          <w:szCs w:val="24"/>
        </w:rPr>
        <w:t>、1</w:t>
      </w:r>
      <w:r w:rsidRPr="00742D22">
        <w:rPr>
          <w:rFonts w:asciiTheme="minorEastAsia" w:eastAsiaTheme="minorEastAsia" w:hAnsiTheme="minorEastAsia"/>
          <w:sz w:val="24"/>
          <w:szCs w:val="24"/>
        </w:rPr>
        <w:t>20</w:t>
      </w:r>
      <w:r w:rsidRPr="00742D22">
        <w:rPr>
          <w:rFonts w:asciiTheme="minorEastAsia" w:eastAsiaTheme="minorEastAsia" w:hAnsiTheme="minorEastAsia" w:hint="eastAsia"/>
          <w:sz w:val="24"/>
          <w:szCs w:val="24"/>
        </w:rPr>
        <w:t>个</w:t>
      </w:r>
      <w:r w:rsidRPr="00742D22">
        <w:rPr>
          <w:rFonts w:asciiTheme="minorEastAsia" w:eastAsiaTheme="minorEastAsia" w:hAnsiTheme="minorEastAsia"/>
          <w:sz w:val="24"/>
          <w:szCs w:val="24"/>
        </w:rPr>
        <w:t>-180</w:t>
      </w:r>
      <w:r w:rsidRPr="00742D22">
        <w:rPr>
          <w:rFonts w:asciiTheme="minorEastAsia" w:eastAsiaTheme="minorEastAsia" w:hAnsiTheme="minorEastAsia" w:hint="eastAsia"/>
          <w:sz w:val="24"/>
          <w:szCs w:val="24"/>
        </w:rPr>
        <w:t>个、60个</w:t>
      </w:r>
      <w:r w:rsidRPr="00742D22">
        <w:rPr>
          <w:rFonts w:asciiTheme="minorEastAsia" w:eastAsiaTheme="minorEastAsia" w:hAnsiTheme="minorEastAsia"/>
          <w:sz w:val="24"/>
          <w:szCs w:val="24"/>
        </w:rPr>
        <w:t>-120</w:t>
      </w:r>
      <w:r w:rsidRPr="00742D22">
        <w:rPr>
          <w:rFonts w:asciiTheme="minorEastAsia" w:eastAsiaTheme="minorEastAsia" w:hAnsiTheme="minorEastAsia" w:hint="eastAsia"/>
          <w:sz w:val="24"/>
          <w:szCs w:val="24"/>
        </w:rPr>
        <w:t>个。</w:t>
      </w:r>
    </w:p>
    <w:p w:rsidR="00742D22" w:rsidRPr="00742D22" w:rsidRDefault="00742D22" w:rsidP="0012463B">
      <w:pPr>
        <w:pStyle w:val="ab"/>
        <w:numPr>
          <w:ilvl w:val="0"/>
          <w:numId w:val="9"/>
        </w:numPr>
        <w:spacing w:line="360" w:lineRule="auto"/>
        <w:ind w:firstLineChars="0"/>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第一轮计算后</w:t>
      </w:r>
      <w:r w:rsidRPr="00742D22">
        <w:rPr>
          <w:rFonts w:asciiTheme="minorEastAsia" w:eastAsiaTheme="minorEastAsia" w:hAnsiTheme="minorEastAsia"/>
          <w:sz w:val="24"/>
          <w:szCs w:val="24"/>
        </w:rPr>
        <w:t>如某个区域内的轨迹点总数大于阀值，说明该区域由多个小区域合并而成，需要对这个大区域</w:t>
      </w:r>
      <w:r w:rsidRPr="00742D22">
        <w:rPr>
          <w:rFonts w:asciiTheme="minorEastAsia" w:eastAsiaTheme="minorEastAsia" w:hAnsiTheme="minorEastAsia" w:hint="eastAsia"/>
          <w:sz w:val="24"/>
          <w:szCs w:val="24"/>
        </w:rPr>
        <w:t>中的</w:t>
      </w:r>
      <w:r w:rsidRPr="00742D22">
        <w:rPr>
          <w:rFonts w:asciiTheme="minorEastAsia" w:eastAsiaTheme="minorEastAsia" w:hAnsiTheme="minorEastAsia"/>
          <w:sz w:val="24"/>
          <w:szCs w:val="24"/>
        </w:rPr>
        <w:t>轨迹点缩小聚类半径重新进行聚类，依次类推直至区域中的轨迹点数满足要求。</w:t>
      </w:r>
    </w:p>
    <w:p w:rsidR="00742D22" w:rsidRPr="00742D22" w:rsidRDefault="00742D22" w:rsidP="0012463B">
      <w:pPr>
        <w:pStyle w:val="ab"/>
        <w:numPr>
          <w:ilvl w:val="0"/>
          <w:numId w:val="9"/>
        </w:numPr>
        <w:spacing w:line="360" w:lineRule="auto"/>
        <w:ind w:firstLineChars="0"/>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统计</w:t>
      </w:r>
      <w:r w:rsidRPr="00742D22">
        <w:rPr>
          <w:rFonts w:asciiTheme="minorEastAsia" w:eastAsiaTheme="minorEastAsia" w:hAnsiTheme="minorEastAsia"/>
          <w:sz w:val="24"/>
          <w:szCs w:val="24"/>
        </w:rPr>
        <w:t>每个区域</w:t>
      </w:r>
      <w:r w:rsidRPr="00742D22">
        <w:rPr>
          <w:rFonts w:asciiTheme="minorEastAsia" w:eastAsiaTheme="minorEastAsia" w:hAnsiTheme="minorEastAsia" w:hint="eastAsia"/>
          <w:sz w:val="24"/>
          <w:szCs w:val="24"/>
        </w:rPr>
        <w:t>内</w:t>
      </w:r>
      <w:r w:rsidRPr="00742D22">
        <w:rPr>
          <w:rFonts w:asciiTheme="minorEastAsia" w:eastAsiaTheme="minorEastAsia" w:hAnsiTheme="minorEastAsia"/>
          <w:sz w:val="24"/>
          <w:szCs w:val="24"/>
        </w:rPr>
        <w:t>所有轨迹点的</w:t>
      </w:r>
      <w:r w:rsidRPr="00742D22">
        <w:rPr>
          <w:rFonts w:asciiTheme="minorEastAsia" w:eastAsiaTheme="minorEastAsia" w:hAnsiTheme="minorEastAsia" w:hint="eastAsia"/>
          <w:sz w:val="24"/>
          <w:szCs w:val="24"/>
        </w:rPr>
        <w:t>经纬度</w:t>
      </w:r>
      <w:r w:rsidRPr="00742D22">
        <w:rPr>
          <w:rFonts w:asciiTheme="minorEastAsia" w:eastAsiaTheme="minorEastAsia" w:hAnsiTheme="minorEastAsia"/>
          <w:sz w:val="24"/>
          <w:szCs w:val="24"/>
        </w:rPr>
        <w:t>坐标</w:t>
      </w:r>
      <w:r w:rsidRPr="00742D22">
        <w:rPr>
          <w:rFonts w:asciiTheme="minorEastAsia" w:eastAsiaTheme="minorEastAsia" w:hAnsiTheme="minorEastAsia" w:hint="eastAsia"/>
          <w:sz w:val="24"/>
          <w:szCs w:val="24"/>
        </w:rPr>
        <w:t>的</w:t>
      </w:r>
      <w:r w:rsidRPr="00742D22">
        <w:rPr>
          <w:rFonts w:asciiTheme="minorEastAsia" w:eastAsiaTheme="minorEastAsia" w:hAnsiTheme="minorEastAsia"/>
          <w:sz w:val="24"/>
          <w:szCs w:val="24"/>
        </w:rPr>
        <w:t>平均值，</w:t>
      </w:r>
      <w:r w:rsidRPr="00742D22">
        <w:rPr>
          <w:rFonts w:asciiTheme="minorEastAsia" w:eastAsiaTheme="minorEastAsia" w:hAnsiTheme="minorEastAsia" w:hint="eastAsia"/>
          <w:sz w:val="24"/>
          <w:szCs w:val="24"/>
        </w:rPr>
        <w:t>以</w:t>
      </w:r>
      <w:r w:rsidRPr="00742D22">
        <w:rPr>
          <w:rFonts w:asciiTheme="minorEastAsia" w:eastAsiaTheme="minorEastAsia" w:hAnsiTheme="minorEastAsia"/>
          <w:sz w:val="24"/>
          <w:szCs w:val="24"/>
        </w:rPr>
        <w:t>平均值作为中心点代表本区域，区域信息</w:t>
      </w:r>
      <w:r w:rsidRPr="00742D22">
        <w:rPr>
          <w:rFonts w:asciiTheme="minorEastAsia" w:eastAsiaTheme="minorEastAsia" w:hAnsiTheme="minorEastAsia" w:hint="eastAsia"/>
          <w:sz w:val="24"/>
          <w:szCs w:val="24"/>
        </w:rPr>
        <w:t>保存</w:t>
      </w:r>
      <w:r w:rsidRPr="00742D22">
        <w:rPr>
          <w:rFonts w:asciiTheme="minorEastAsia" w:eastAsiaTheme="minorEastAsia" w:hAnsiTheme="minorEastAsia"/>
          <w:sz w:val="24"/>
          <w:szCs w:val="24"/>
        </w:rPr>
        <w:t>入dim_sp_area</w:t>
      </w:r>
      <w:r w:rsidRPr="00742D22">
        <w:rPr>
          <w:rFonts w:asciiTheme="minorEastAsia" w:eastAsiaTheme="minorEastAsia" w:hAnsiTheme="minorEastAsia" w:hint="eastAsia"/>
          <w:sz w:val="24"/>
          <w:szCs w:val="24"/>
        </w:rPr>
        <w:t>表，</w:t>
      </w:r>
      <w:r w:rsidRPr="00742D22">
        <w:rPr>
          <w:rFonts w:asciiTheme="minorEastAsia" w:eastAsiaTheme="minorEastAsia" w:hAnsiTheme="minorEastAsia"/>
          <w:sz w:val="24"/>
          <w:szCs w:val="24"/>
        </w:rPr>
        <w:t>需要更新</w:t>
      </w:r>
      <w:r w:rsidRPr="00742D22">
        <w:rPr>
          <w:rFonts w:asciiTheme="minorEastAsia" w:eastAsiaTheme="minorEastAsia" w:hAnsiTheme="minorEastAsia" w:hint="eastAsia"/>
          <w:sz w:val="24"/>
          <w:szCs w:val="24"/>
        </w:rPr>
        <w:t>batch_no字段</w:t>
      </w:r>
      <w:r w:rsidRPr="00742D22">
        <w:rPr>
          <w:rFonts w:asciiTheme="minorEastAsia" w:eastAsiaTheme="minorEastAsia" w:hAnsiTheme="minorEastAsia"/>
          <w:sz w:val="24"/>
          <w:szCs w:val="24"/>
        </w:rPr>
        <w:t>，每个批次的区域不一样</w:t>
      </w:r>
      <w:r w:rsidRPr="00742D22">
        <w:rPr>
          <w:rFonts w:asciiTheme="minorEastAsia" w:eastAsiaTheme="minorEastAsia" w:hAnsiTheme="minorEastAsia" w:hint="eastAsia"/>
          <w:sz w:val="24"/>
          <w:szCs w:val="24"/>
        </w:rPr>
        <w:t>。</w:t>
      </w:r>
    </w:p>
    <w:p w:rsidR="00742D22" w:rsidRPr="00742D22" w:rsidRDefault="00742D22" w:rsidP="0012463B">
      <w:pPr>
        <w:pStyle w:val="ab"/>
        <w:numPr>
          <w:ilvl w:val="0"/>
          <w:numId w:val="9"/>
        </w:numPr>
        <w:spacing w:line="360" w:lineRule="auto"/>
        <w:ind w:firstLineChars="0"/>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轨迹点和</w:t>
      </w:r>
      <w:r w:rsidRPr="00742D22">
        <w:rPr>
          <w:rFonts w:asciiTheme="minorEastAsia" w:eastAsiaTheme="minorEastAsia" w:hAnsiTheme="minorEastAsia"/>
          <w:sz w:val="24"/>
          <w:szCs w:val="24"/>
        </w:rPr>
        <w:t>区域对应关系覆盖更新</w:t>
      </w:r>
      <w:r w:rsidRPr="00742D22">
        <w:rPr>
          <w:rFonts w:asciiTheme="minorEastAsia" w:eastAsiaTheme="minorEastAsia" w:hAnsiTheme="minorEastAsia" w:hint="eastAsia"/>
          <w:sz w:val="24"/>
          <w:szCs w:val="24"/>
        </w:rPr>
        <w:t>HT中的</w:t>
      </w:r>
      <w:r w:rsidRPr="00742D22">
        <w:rPr>
          <w:rFonts w:asciiTheme="minorEastAsia" w:eastAsiaTheme="minorEastAsia" w:hAnsiTheme="minorEastAsia"/>
          <w:sz w:val="24"/>
          <w:szCs w:val="24"/>
        </w:rPr>
        <w:t>ods_sp_sport_point_bak</w:t>
      </w:r>
      <w:r w:rsidRPr="00742D22">
        <w:rPr>
          <w:rFonts w:asciiTheme="minorEastAsia" w:eastAsiaTheme="minorEastAsia" w:hAnsiTheme="minorEastAsia" w:hint="eastAsia"/>
          <w:sz w:val="24"/>
          <w:szCs w:val="24"/>
        </w:rPr>
        <w:t>表</w:t>
      </w:r>
      <w:r w:rsidRPr="00742D22">
        <w:rPr>
          <w:rFonts w:asciiTheme="minorEastAsia" w:eastAsiaTheme="minorEastAsia" w:hAnsiTheme="minorEastAsia"/>
          <w:sz w:val="24"/>
          <w:szCs w:val="24"/>
        </w:rPr>
        <w:t>。</w:t>
      </w:r>
    </w:p>
    <w:p w:rsidR="00742D22" w:rsidRPr="00742D22" w:rsidRDefault="00742D22" w:rsidP="0012463B">
      <w:pPr>
        <w:pStyle w:val="ab"/>
        <w:numPr>
          <w:ilvl w:val="0"/>
          <w:numId w:val="9"/>
        </w:numPr>
        <w:spacing w:line="360" w:lineRule="auto"/>
        <w:ind w:firstLineChars="0"/>
        <w:rPr>
          <w:rFonts w:asciiTheme="minorEastAsia" w:eastAsiaTheme="minorEastAsia" w:hAnsiTheme="minorEastAsia"/>
          <w:sz w:val="24"/>
          <w:szCs w:val="24"/>
        </w:rPr>
      </w:pPr>
      <w:r w:rsidRPr="00742D22">
        <w:rPr>
          <w:rFonts w:asciiTheme="minorEastAsia" w:eastAsiaTheme="minorEastAsia" w:hAnsiTheme="minorEastAsia"/>
          <w:sz w:val="24"/>
          <w:szCs w:val="24"/>
        </w:rPr>
        <w:t>生成</w:t>
      </w:r>
      <w:r w:rsidRPr="00742D22">
        <w:rPr>
          <w:rFonts w:asciiTheme="minorEastAsia" w:eastAsiaTheme="minorEastAsia" w:hAnsiTheme="minorEastAsia" w:hint="eastAsia"/>
          <w:sz w:val="24"/>
          <w:szCs w:val="24"/>
        </w:rPr>
        <w:t>轨迹ID后</w:t>
      </w:r>
      <w:r w:rsidRPr="00742D22">
        <w:rPr>
          <w:rFonts w:asciiTheme="minorEastAsia" w:eastAsiaTheme="minorEastAsia" w:hAnsiTheme="minorEastAsia"/>
          <w:sz w:val="24"/>
          <w:szCs w:val="24"/>
        </w:rPr>
        <w:t>，更新ods_sp_record_deal</w:t>
      </w:r>
      <w:r w:rsidRPr="00742D22">
        <w:rPr>
          <w:rFonts w:asciiTheme="minorEastAsia" w:eastAsiaTheme="minorEastAsia" w:hAnsiTheme="minorEastAsia" w:hint="eastAsia"/>
          <w:sz w:val="24"/>
          <w:szCs w:val="24"/>
        </w:rPr>
        <w:t>表中的</w:t>
      </w:r>
      <w:r w:rsidRPr="00742D22">
        <w:rPr>
          <w:rFonts w:asciiTheme="minorEastAsia" w:eastAsiaTheme="minorEastAsia" w:hAnsiTheme="minorEastAsia"/>
          <w:sz w:val="24"/>
          <w:szCs w:val="24"/>
        </w:rPr>
        <w:t>batch_no</w:t>
      </w:r>
      <w:r w:rsidRPr="00742D22">
        <w:rPr>
          <w:rFonts w:asciiTheme="minorEastAsia" w:eastAsiaTheme="minorEastAsia" w:hAnsiTheme="minorEastAsia" w:hint="eastAsia"/>
          <w:sz w:val="24"/>
          <w:szCs w:val="24"/>
        </w:rPr>
        <w:t>、</w:t>
      </w:r>
      <w:r w:rsidRPr="00742D22">
        <w:rPr>
          <w:rFonts w:asciiTheme="minorEastAsia" w:eastAsiaTheme="minorEastAsia" w:hAnsiTheme="minorEastAsia"/>
          <w:sz w:val="24"/>
          <w:szCs w:val="24"/>
        </w:rPr>
        <w:t>area_id</w:t>
      </w:r>
      <w:r w:rsidRPr="00742D22">
        <w:rPr>
          <w:rFonts w:asciiTheme="minorEastAsia" w:eastAsiaTheme="minorEastAsia" w:hAnsiTheme="minorEastAsia" w:hint="eastAsia"/>
          <w:sz w:val="24"/>
          <w:szCs w:val="24"/>
        </w:rPr>
        <w:t>字段</w:t>
      </w:r>
      <w:r w:rsidRPr="00742D22">
        <w:rPr>
          <w:rFonts w:asciiTheme="minorEastAsia" w:eastAsiaTheme="minorEastAsia" w:hAnsiTheme="minorEastAsia"/>
          <w:sz w:val="24"/>
          <w:szCs w:val="24"/>
        </w:rPr>
        <w:t>值</w:t>
      </w:r>
      <w:r w:rsidRPr="00742D22">
        <w:rPr>
          <w:rFonts w:asciiTheme="minorEastAsia" w:eastAsiaTheme="minorEastAsia" w:hAnsiTheme="minorEastAsia" w:hint="eastAsia"/>
          <w:sz w:val="24"/>
          <w:szCs w:val="24"/>
        </w:rPr>
        <w:t>，</w:t>
      </w:r>
      <w:r w:rsidRPr="00742D22">
        <w:rPr>
          <w:rFonts w:asciiTheme="minorEastAsia" w:eastAsiaTheme="minorEastAsia" w:hAnsiTheme="minorEastAsia"/>
          <w:sz w:val="24"/>
          <w:szCs w:val="24"/>
        </w:rPr>
        <w:t>标识出每个运动记录所属</w:t>
      </w:r>
      <w:r w:rsidRPr="00742D22">
        <w:rPr>
          <w:rFonts w:asciiTheme="minorEastAsia" w:eastAsiaTheme="minorEastAsia" w:hAnsiTheme="minorEastAsia" w:hint="eastAsia"/>
          <w:sz w:val="24"/>
          <w:szCs w:val="24"/>
        </w:rPr>
        <w:t>的</w:t>
      </w:r>
      <w:r w:rsidRPr="00742D22">
        <w:rPr>
          <w:rFonts w:asciiTheme="minorEastAsia" w:eastAsiaTheme="minorEastAsia" w:hAnsiTheme="minorEastAsia"/>
          <w:sz w:val="24"/>
          <w:szCs w:val="24"/>
        </w:rPr>
        <w:t>区域。</w:t>
      </w:r>
    </w:p>
    <w:p w:rsidR="00742D22" w:rsidRPr="00742D22" w:rsidRDefault="00742D22" w:rsidP="0012463B">
      <w:pPr>
        <w:pStyle w:val="ab"/>
        <w:numPr>
          <w:ilvl w:val="0"/>
          <w:numId w:val="9"/>
        </w:numPr>
        <w:spacing w:line="360" w:lineRule="auto"/>
        <w:ind w:firstLineChars="0"/>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lastRenderedPageBreak/>
        <w:t>最新</w:t>
      </w:r>
      <w:r w:rsidRPr="00742D22">
        <w:rPr>
          <w:rFonts w:asciiTheme="minorEastAsia" w:eastAsiaTheme="minorEastAsia" w:hAnsiTheme="minorEastAsia"/>
          <w:sz w:val="24"/>
          <w:szCs w:val="24"/>
        </w:rPr>
        <w:t>的</w:t>
      </w:r>
      <w:r w:rsidRPr="00742D22">
        <w:rPr>
          <w:rFonts w:asciiTheme="minorEastAsia" w:eastAsiaTheme="minorEastAsia" w:hAnsiTheme="minorEastAsia" w:hint="eastAsia"/>
          <w:sz w:val="24"/>
          <w:szCs w:val="24"/>
        </w:rPr>
        <w:t>区域城市</w:t>
      </w:r>
      <w:r w:rsidRPr="00742D22">
        <w:rPr>
          <w:rFonts w:asciiTheme="minorEastAsia" w:eastAsiaTheme="minorEastAsia" w:hAnsiTheme="minorEastAsia"/>
          <w:sz w:val="24"/>
          <w:szCs w:val="24"/>
        </w:rPr>
        <w:t>、编号、中心</w:t>
      </w:r>
      <w:r w:rsidRPr="00742D22">
        <w:rPr>
          <w:rFonts w:asciiTheme="minorEastAsia" w:eastAsiaTheme="minorEastAsia" w:hAnsiTheme="minorEastAsia" w:hint="eastAsia"/>
          <w:sz w:val="24"/>
          <w:szCs w:val="24"/>
        </w:rPr>
        <w:t>经纬度</w:t>
      </w:r>
      <w:r w:rsidRPr="00742D22">
        <w:rPr>
          <w:rFonts w:asciiTheme="minorEastAsia" w:eastAsiaTheme="minorEastAsia" w:hAnsiTheme="minorEastAsia"/>
          <w:sz w:val="24"/>
          <w:szCs w:val="24"/>
        </w:rPr>
        <w:t>保存入</w:t>
      </w:r>
      <w:r w:rsidRPr="00742D22">
        <w:rPr>
          <w:rFonts w:asciiTheme="minorEastAsia" w:eastAsiaTheme="minorEastAsia" w:hAnsiTheme="minorEastAsia" w:hint="eastAsia"/>
          <w:sz w:val="24"/>
          <w:szCs w:val="24"/>
        </w:rPr>
        <w:t>Redis，</w:t>
      </w:r>
      <w:r w:rsidRPr="00742D22">
        <w:rPr>
          <w:rFonts w:asciiTheme="minorEastAsia" w:eastAsiaTheme="minorEastAsia" w:hAnsiTheme="minorEastAsia"/>
          <w:sz w:val="24"/>
          <w:szCs w:val="24"/>
        </w:rPr>
        <w:t>分成</w:t>
      </w:r>
      <w:r w:rsidRPr="00742D22">
        <w:rPr>
          <w:rFonts w:asciiTheme="minorEastAsia" w:eastAsiaTheme="minorEastAsia" w:hAnsiTheme="minorEastAsia" w:hint="eastAsia"/>
          <w:sz w:val="24"/>
          <w:szCs w:val="24"/>
        </w:rPr>
        <w:t>HMap和Sorted-Set两种</w:t>
      </w:r>
      <w:r w:rsidRPr="00742D22">
        <w:rPr>
          <w:rFonts w:asciiTheme="minorEastAsia" w:eastAsiaTheme="minorEastAsia" w:hAnsiTheme="minorEastAsia"/>
          <w:sz w:val="24"/>
          <w:szCs w:val="24"/>
        </w:rPr>
        <w:t>格式</w:t>
      </w:r>
      <w:r w:rsidRPr="00742D22">
        <w:rPr>
          <w:rFonts w:asciiTheme="minorEastAsia" w:eastAsiaTheme="minorEastAsia" w:hAnsiTheme="minorEastAsia" w:hint="eastAsia"/>
          <w:sz w:val="24"/>
          <w:szCs w:val="24"/>
        </w:rPr>
        <w:t>。</w:t>
      </w:r>
      <w:r w:rsidRPr="00742D22">
        <w:rPr>
          <w:rFonts w:asciiTheme="minorEastAsia" w:eastAsiaTheme="minorEastAsia" w:hAnsiTheme="minorEastAsia"/>
          <w:sz w:val="24"/>
          <w:szCs w:val="24"/>
        </w:rPr>
        <w:t>HMap</w:t>
      </w:r>
      <w:r w:rsidRPr="00742D22">
        <w:rPr>
          <w:rFonts w:asciiTheme="minorEastAsia" w:eastAsiaTheme="minorEastAsia" w:hAnsiTheme="minorEastAsia" w:hint="eastAsia"/>
          <w:sz w:val="24"/>
          <w:szCs w:val="24"/>
        </w:rPr>
        <w:t>格式为：&lt;</w:t>
      </w:r>
      <w:r w:rsidRPr="00742D22">
        <w:rPr>
          <w:rFonts w:asciiTheme="minorEastAsia" w:eastAsiaTheme="minorEastAsia" w:hAnsiTheme="minorEastAsia"/>
          <w:sz w:val="24"/>
          <w:szCs w:val="24"/>
        </w:rPr>
        <w:t>城市名</w:t>
      </w:r>
      <w:r w:rsidRPr="00742D22">
        <w:rPr>
          <w:rFonts w:asciiTheme="minorEastAsia" w:eastAsiaTheme="minorEastAsia" w:hAnsiTheme="minorEastAsia" w:hint="eastAsia"/>
          <w:sz w:val="24"/>
          <w:szCs w:val="24"/>
        </w:rPr>
        <w:t>,</w:t>
      </w:r>
      <w:r w:rsidRPr="00742D22">
        <w:rPr>
          <w:rFonts w:asciiTheme="minorEastAsia" w:eastAsiaTheme="minorEastAsia" w:hAnsiTheme="minorEastAsia"/>
          <w:sz w:val="24"/>
          <w:szCs w:val="24"/>
        </w:rPr>
        <w:t>&lt;</w:t>
      </w:r>
      <w:r w:rsidRPr="00742D22">
        <w:rPr>
          <w:rFonts w:asciiTheme="minorEastAsia" w:eastAsiaTheme="minorEastAsia" w:hAnsiTheme="minorEastAsia" w:hint="eastAsia"/>
          <w:sz w:val="24"/>
          <w:szCs w:val="24"/>
        </w:rPr>
        <w:t xml:space="preserve"> 区域</w:t>
      </w:r>
      <w:r w:rsidRPr="00742D22">
        <w:rPr>
          <w:rFonts w:asciiTheme="minorEastAsia" w:eastAsiaTheme="minorEastAsia" w:hAnsiTheme="minorEastAsia"/>
          <w:sz w:val="24"/>
          <w:szCs w:val="24"/>
        </w:rPr>
        <w:t>编号</w:t>
      </w:r>
      <w:r w:rsidRPr="00742D22">
        <w:rPr>
          <w:rFonts w:asciiTheme="minorEastAsia" w:eastAsiaTheme="minorEastAsia" w:hAnsiTheme="minorEastAsia" w:hint="eastAsia"/>
          <w:sz w:val="24"/>
          <w:szCs w:val="24"/>
        </w:rPr>
        <w:t>,经度_维度&gt;</w:t>
      </w:r>
      <w:r w:rsidRPr="00742D22">
        <w:rPr>
          <w:rFonts w:asciiTheme="minorEastAsia" w:eastAsiaTheme="minorEastAsia" w:hAnsiTheme="minorEastAsia"/>
          <w:sz w:val="24"/>
          <w:szCs w:val="24"/>
        </w:rPr>
        <w:t>)</w:t>
      </w:r>
      <w:r w:rsidRPr="00742D22">
        <w:rPr>
          <w:rFonts w:asciiTheme="minorEastAsia" w:eastAsiaTheme="minorEastAsia" w:hAnsiTheme="minorEastAsia" w:hint="eastAsia"/>
          <w:sz w:val="24"/>
          <w:szCs w:val="24"/>
        </w:rPr>
        <w:t>，</w:t>
      </w:r>
      <w:r w:rsidRPr="00742D22">
        <w:rPr>
          <w:rFonts w:asciiTheme="minorEastAsia" w:eastAsiaTheme="minorEastAsia" w:hAnsiTheme="minorEastAsia"/>
          <w:sz w:val="24"/>
          <w:szCs w:val="24"/>
        </w:rPr>
        <w:t>如</w:t>
      </w:r>
      <w:r w:rsidRPr="00742D22">
        <w:rPr>
          <w:rFonts w:asciiTheme="minorEastAsia" w:eastAsiaTheme="minorEastAsia" w:hAnsiTheme="minorEastAsia" w:hint="eastAsia"/>
          <w:sz w:val="24"/>
          <w:szCs w:val="24"/>
        </w:rPr>
        <w:t>&lt;南京</w:t>
      </w:r>
      <w:r w:rsidRPr="00742D22">
        <w:rPr>
          <w:rFonts w:asciiTheme="minorEastAsia" w:eastAsiaTheme="minorEastAsia" w:hAnsiTheme="minorEastAsia"/>
          <w:sz w:val="24"/>
          <w:szCs w:val="24"/>
        </w:rPr>
        <w:t>市</w:t>
      </w:r>
      <w:r w:rsidRPr="00742D22">
        <w:rPr>
          <w:rFonts w:asciiTheme="minorEastAsia" w:eastAsiaTheme="minorEastAsia" w:hAnsiTheme="minorEastAsia" w:hint="eastAsia"/>
          <w:sz w:val="24"/>
          <w:szCs w:val="24"/>
        </w:rPr>
        <w:t>,&lt;201，21.45178911_32.98112822&gt;</w:t>
      </w:r>
      <w:r w:rsidRPr="00742D22">
        <w:rPr>
          <w:rFonts w:asciiTheme="minorEastAsia" w:eastAsiaTheme="minorEastAsia" w:hAnsiTheme="minorEastAsia"/>
          <w:sz w:val="24"/>
          <w:szCs w:val="24"/>
        </w:rPr>
        <w:t>&gt;</w:t>
      </w:r>
      <w:r w:rsidRPr="00742D22">
        <w:rPr>
          <w:rFonts w:asciiTheme="minorEastAsia" w:eastAsiaTheme="minorEastAsia" w:hAnsiTheme="minorEastAsia" w:hint="eastAsia"/>
          <w:sz w:val="24"/>
          <w:szCs w:val="24"/>
        </w:rPr>
        <w:t>。Sorted-Set格式</w:t>
      </w:r>
      <w:r w:rsidRPr="00742D22">
        <w:rPr>
          <w:rFonts w:asciiTheme="minorEastAsia" w:eastAsiaTheme="minorEastAsia" w:hAnsiTheme="minorEastAsia"/>
          <w:sz w:val="24"/>
          <w:szCs w:val="24"/>
        </w:rPr>
        <w:t>见</w:t>
      </w:r>
      <w:r w:rsidRPr="00742D22">
        <w:rPr>
          <w:rFonts w:asciiTheme="minorEastAsia" w:eastAsiaTheme="minorEastAsia" w:hAnsiTheme="minorEastAsia" w:hint="eastAsia"/>
          <w:sz w:val="24"/>
          <w:szCs w:val="24"/>
        </w:rPr>
        <w:t>下方</w:t>
      </w:r>
      <w:r w:rsidRPr="00742D22">
        <w:rPr>
          <w:rFonts w:asciiTheme="minorEastAsia" w:eastAsiaTheme="minorEastAsia" w:hAnsiTheme="minorEastAsia"/>
          <w:sz w:val="24"/>
          <w:szCs w:val="24"/>
        </w:rPr>
        <w:t>第二个表</w:t>
      </w:r>
      <w:r w:rsidRPr="00742D22">
        <w:rPr>
          <w:rFonts w:asciiTheme="minorEastAsia" w:eastAsiaTheme="minorEastAsia" w:hAnsiTheme="minorEastAsia" w:hint="eastAsia"/>
          <w:sz w:val="24"/>
          <w:szCs w:val="24"/>
        </w:rPr>
        <w:t>。</w:t>
      </w:r>
    </w:p>
    <w:p w:rsidR="00742D22" w:rsidRPr="00742D22" w:rsidRDefault="00742D22" w:rsidP="0012463B">
      <w:pPr>
        <w:pStyle w:val="ab"/>
        <w:widowControl/>
        <w:numPr>
          <w:ilvl w:val="0"/>
          <w:numId w:val="9"/>
        </w:numPr>
        <w:spacing w:after="200" w:line="276" w:lineRule="auto"/>
        <w:ind w:firstLineChars="0"/>
        <w:contextualSpacing/>
        <w:jc w:val="left"/>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Redis表设计</w:t>
      </w:r>
    </w:p>
    <w:tbl>
      <w:tblPr>
        <w:tblStyle w:val="aa"/>
        <w:tblW w:w="0" w:type="auto"/>
        <w:tblLayout w:type="fixed"/>
        <w:tblLook w:val="04A0"/>
      </w:tblPr>
      <w:tblGrid>
        <w:gridCol w:w="1951"/>
        <w:gridCol w:w="6571"/>
      </w:tblGrid>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功能</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保存热点区域</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类型</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sz w:val="24"/>
                <w:szCs w:val="24"/>
              </w:rPr>
              <w:t>H</w:t>
            </w:r>
            <w:r w:rsidRPr="00742D22">
              <w:rPr>
                <w:rFonts w:asciiTheme="minorEastAsia" w:eastAsiaTheme="minorEastAsia" w:hAnsiTheme="minorEastAsia" w:hint="eastAsia"/>
                <w:sz w:val="24"/>
                <w:szCs w:val="24"/>
              </w:rPr>
              <w:t>ash</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sz w:val="24"/>
                <w:szCs w:val="24"/>
              </w:rPr>
              <w:t>K</w:t>
            </w:r>
            <w:r w:rsidRPr="00742D22">
              <w:rPr>
                <w:rFonts w:asciiTheme="minorEastAsia" w:eastAsiaTheme="minorEastAsia" w:hAnsiTheme="minorEastAsia" w:hint="eastAsia"/>
                <w:sz w:val="24"/>
                <w:szCs w:val="24"/>
              </w:rPr>
              <w:t>ey</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城市名</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sz w:val="24"/>
                <w:szCs w:val="24"/>
              </w:rPr>
              <w:t>F</w:t>
            </w:r>
            <w:r w:rsidRPr="00742D22">
              <w:rPr>
                <w:rFonts w:asciiTheme="minorEastAsia" w:eastAsiaTheme="minorEastAsia" w:hAnsiTheme="minorEastAsia" w:hint="eastAsia"/>
                <w:sz w:val="24"/>
                <w:szCs w:val="24"/>
              </w:rPr>
              <w:t>ield</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区域编号</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sz w:val="24"/>
                <w:szCs w:val="24"/>
              </w:rPr>
              <w:t>V</w:t>
            </w:r>
            <w:r w:rsidRPr="00742D22">
              <w:rPr>
                <w:rFonts w:asciiTheme="minorEastAsia" w:eastAsiaTheme="minorEastAsia" w:hAnsiTheme="minorEastAsia" w:hint="eastAsia"/>
                <w:sz w:val="24"/>
                <w:szCs w:val="24"/>
              </w:rPr>
              <w:t>alue</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经度_维度</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前缀</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sp_hot_area</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示例</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sp_hot_area:南京市,&lt;batch_no,20170109&gt;,&lt;10001, 21.45178911_32.98112822&gt;,&lt;10002, 21.45178911_32.98112822&gt;</w:t>
            </w:r>
          </w:p>
        </w:tc>
      </w:tr>
    </w:tbl>
    <w:p w:rsidR="00742D22" w:rsidRPr="00742D22" w:rsidRDefault="00742D22" w:rsidP="00742D22">
      <w:pPr>
        <w:rPr>
          <w:rFonts w:asciiTheme="minorEastAsia" w:eastAsiaTheme="minorEastAsia" w:hAnsiTheme="minorEastAsia"/>
          <w:sz w:val="24"/>
          <w:szCs w:val="24"/>
        </w:rPr>
      </w:pPr>
      <w:r w:rsidRPr="00742D22">
        <w:rPr>
          <w:rFonts w:asciiTheme="minorEastAsia" w:eastAsiaTheme="minorEastAsia" w:hAnsiTheme="minorEastAsia" w:hint="eastAsia"/>
          <w:b/>
          <w:sz w:val="24"/>
          <w:szCs w:val="24"/>
        </w:rPr>
        <w:t>第一个field是批次号，如：</w:t>
      </w:r>
      <w:r w:rsidRPr="00742D22">
        <w:rPr>
          <w:rFonts w:asciiTheme="minorEastAsia" w:eastAsiaTheme="minorEastAsia" w:hAnsiTheme="minorEastAsia" w:hint="eastAsia"/>
          <w:sz w:val="24"/>
          <w:szCs w:val="24"/>
        </w:rPr>
        <w:t>&lt;batch_no,20170109&gt;</w:t>
      </w:r>
    </w:p>
    <w:tbl>
      <w:tblPr>
        <w:tblStyle w:val="aa"/>
        <w:tblW w:w="0" w:type="auto"/>
        <w:tblLayout w:type="fixed"/>
        <w:tblLook w:val="04A0"/>
      </w:tblPr>
      <w:tblGrid>
        <w:gridCol w:w="1951"/>
        <w:gridCol w:w="6571"/>
      </w:tblGrid>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功能</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按中心点</w:t>
            </w:r>
            <w:r w:rsidRPr="00742D22">
              <w:rPr>
                <w:rFonts w:asciiTheme="minorEastAsia" w:eastAsiaTheme="minorEastAsia" w:hAnsiTheme="minorEastAsia"/>
                <w:sz w:val="24"/>
                <w:szCs w:val="24"/>
              </w:rPr>
              <w:t>经纬度顺序保存热点区域</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类型</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sz w:val="24"/>
                <w:szCs w:val="24"/>
              </w:rPr>
              <w:t>Sort-Sets</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sz w:val="24"/>
                <w:szCs w:val="24"/>
              </w:rPr>
              <w:t>K</w:t>
            </w:r>
            <w:r w:rsidRPr="00742D22">
              <w:rPr>
                <w:rFonts w:asciiTheme="minorEastAsia" w:eastAsiaTheme="minorEastAsia" w:hAnsiTheme="minorEastAsia" w:hint="eastAsia"/>
                <w:sz w:val="24"/>
                <w:szCs w:val="24"/>
              </w:rPr>
              <w:t>ey</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城市名_</w:t>
            </w:r>
            <w:r w:rsidRPr="00742D22">
              <w:rPr>
                <w:rFonts w:asciiTheme="minorEastAsia" w:eastAsiaTheme="minorEastAsia" w:hAnsiTheme="minorEastAsia"/>
                <w:sz w:val="24"/>
                <w:szCs w:val="24"/>
              </w:rPr>
              <w:t>L</w:t>
            </w:r>
            <w:r w:rsidRPr="00742D22">
              <w:rPr>
                <w:rFonts w:asciiTheme="minorEastAsia" w:eastAsiaTheme="minorEastAsia" w:hAnsiTheme="minorEastAsia" w:hint="eastAsia"/>
                <w:sz w:val="24"/>
                <w:szCs w:val="24"/>
              </w:rPr>
              <w:t>at（维度）, 城市名_lon（经度）</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sz w:val="24"/>
                <w:szCs w:val="24"/>
              </w:rPr>
              <w:t>F</w:t>
            </w:r>
            <w:r w:rsidRPr="00742D22">
              <w:rPr>
                <w:rFonts w:asciiTheme="minorEastAsia" w:eastAsiaTheme="minorEastAsia" w:hAnsiTheme="minorEastAsia" w:hint="eastAsia"/>
                <w:sz w:val="24"/>
                <w:szCs w:val="24"/>
              </w:rPr>
              <w:t>ield</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区域编号</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sz w:val="24"/>
                <w:szCs w:val="24"/>
              </w:rPr>
              <w:t>V</w:t>
            </w:r>
            <w:r w:rsidRPr="00742D22">
              <w:rPr>
                <w:rFonts w:asciiTheme="minorEastAsia" w:eastAsiaTheme="minorEastAsia" w:hAnsiTheme="minorEastAsia" w:hint="eastAsia"/>
                <w:sz w:val="24"/>
                <w:szCs w:val="24"/>
              </w:rPr>
              <w:t>alue</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经度或维度的</w:t>
            </w:r>
            <w:r w:rsidRPr="00742D22">
              <w:rPr>
                <w:rFonts w:asciiTheme="minorEastAsia" w:eastAsiaTheme="minorEastAsia" w:hAnsiTheme="minorEastAsia"/>
                <w:sz w:val="24"/>
                <w:szCs w:val="24"/>
              </w:rPr>
              <w:t>值</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前缀</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无</w:t>
            </w:r>
          </w:p>
        </w:tc>
      </w:tr>
      <w:tr w:rsidR="00742D22" w:rsidRPr="00742D22" w:rsidTr="00C831E4">
        <w:tc>
          <w:tcPr>
            <w:tcW w:w="195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示例</w:t>
            </w:r>
          </w:p>
        </w:tc>
        <w:tc>
          <w:tcPr>
            <w:tcW w:w="6571" w:type="dxa"/>
          </w:tcPr>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南京市_lat,&lt;10001, 21.45178911&gt;,&lt;10002, 32.98112822&gt;</w:t>
            </w:r>
          </w:p>
          <w:p w:rsidR="00742D22" w:rsidRPr="00742D22" w:rsidRDefault="00742D22" w:rsidP="00C831E4">
            <w:pPr>
              <w:rPr>
                <w:rFonts w:asciiTheme="minorEastAsia" w:eastAsiaTheme="minorEastAsia" w:hAnsiTheme="minorEastAsia"/>
                <w:sz w:val="24"/>
                <w:szCs w:val="24"/>
              </w:rPr>
            </w:pPr>
            <w:r w:rsidRPr="00742D22">
              <w:rPr>
                <w:rFonts w:asciiTheme="minorEastAsia" w:eastAsiaTheme="minorEastAsia" w:hAnsiTheme="minorEastAsia" w:hint="eastAsia"/>
                <w:sz w:val="24"/>
                <w:szCs w:val="24"/>
              </w:rPr>
              <w:t>南京市_lon,&lt;10001, 21.45178911&gt;,&lt;10002, 32.98112822&gt;</w:t>
            </w:r>
          </w:p>
        </w:tc>
      </w:tr>
    </w:tbl>
    <w:p w:rsidR="00742D22" w:rsidRDefault="00742D22" w:rsidP="008858CB"/>
    <w:p w:rsidR="00742D22" w:rsidRPr="00742D22" w:rsidRDefault="00742D22" w:rsidP="00742D22">
      <w:pPr>
        <w:rPr>
          <w:b/>
          <w:sz w:val="24"/>
          <w:szCs w:val="24"/>
        </w:rPr>
      </w:pPr>
      <w:r>
        <w:rPr>
          <w:rFonts w:hint="eastAsia"/>
          <w:b/>
          <w:sz w:val="24"/>
          <w:szCs w:val="24"/>
        </w:rPr>
        <w:t>二</w:t>
      </w:r>
      <w:r>
        <w:rPr>
          <w:b/>
          <w:sz w:val="24"/>
          <w:szCs w:val="24"/>
        </w:rPr>
        <w:t>、</w:t>
      </w:r>
      <w:r>
        <w:rPr>
          <w:rFonts w:hint="eastAsia"/>
          <w:b/>
          <w:sz w:val="24"/>
          <w:szCs w:val="24"/>
        </w:rPr>
        <w:t>实时</w:t>
      </w:r>
      <w:r w:rsidRPr="00742D22">
        <w:rPr>
          <w:rFonts w:hint="eastAsia"/>
          <w:b/>
          <w:sz w:val="24"/>
          <w:szCs w:val="24"/>
        </w:rPr>
        <w:t>更新</w:t>
      </w:r>
      <w:r w:rsidRPr="00742D22">
        <w:rPr>
          <w:b/>
          <w:sz w:val="24"/>
          <w:szCs w:val="24"/>
        </w:rPr>
        <w:t>区域</w:t>
      </w:r>
    </w:p>
    <w:p w:rsidR="0043339E" w:rsidRPr="0043339E" w:rsidRDefault="0043339E" w:rsidP="00E124B7">
      <w:pPr>
        <w:pStyle w:val="ab"/>
        <w:numPr>
          <w:ilvl w:val="0"/>
          <w:numId w:val="35"/>
        </w:numPr>
        <w:spacing w:line="360" w:lineRule="auto"/>
        <w:ind w:firstLineChars="0"/>
        <w:contextualSpacing/>
        <w:rPr>
          <w:rFonts w:ascii="宋体" w:hAnsi="宋体"/>
          <w:sz w:val="24"/>
          <w:szCs w:val="24"/>
        </w:rPr>
      </w:pPr>
      <w:r w:rsidRPr="0043339E">
        <w:rPr>
          <w:rFonts w:ascii="宋体" w:hAnsi="宋体" w:hint="eastAsia"/>
          <w:sz w:val="24"/>
          <w:szCs w:val="24"/>
        </w:rPr>
        <w:t>按城市</w:t>
      </w:r>
      <w:r w:rsidRPr="0043339E">
        <w:rPr>
          <w:rFonts w:ascii="宋体" w:hAnsi="宋体"/>
          <w:sz w:val="24"/>
          <w:szCs w:val="24"/>
        </w:rPr>
        <w:t>将</w:t>
      </w:r>
      <w:r w:rsidRPr="0043339E">
        <w:rPr>
          <w:rFonts w:ascii="宋体" w:hAnsi="宋体" w:hint="eastAsia"/>
          <w:sz w:val="24"/>
          <w:szCs w:val="24"/>
        </w:rPr>
        <w:t>新增</w:t>
      </w:r>
      <w:r w:rsidRPr="0043339E">
        <w:rPr>
          <w:rFonts w:ascii="宋体" w:hAnsi="宋体"/>
          <w:sz w:val="24"/>
          <w:szCs w:val="24"/>
        </w:rPr>
        <w:t>的轨迹点</w:t>
      </w:r>
      <w:r w:rsidRPr="0043339E">
        <w:rPr>
          <w:rFonts w:ascii="宋体" w:hAnsi="宋体" w:hint="eastAsia"/>
          <w:sz w:val="24"/>
          <w:szCs w:val="24"/>
        </w:rPr>
        <w:t>进行</w:t>
      </w:r>
      <w:r w:rsidRPr="0043339E">
        <w:rPr>
          <w:rFonts w:ascii="宋体" w:hAnsi="宋体"/>
          <w:sz w:val="24"/>
          <w:szCs w:val="24"/>
        </w:rPr>
        <w:t>划分</w:t>
      </w:r>
      <w:r w:rsidRPr="0043339E">
        <w:rPr>
          <w:rFonts w:ascii="宋体" w:hAnsi="宋体" w:hint="eastAsia"/>
          <w:sz w:val="24"/>
          <w:szCs w:val="24"/>
        </w:rPr>
        <w:t>，临时</w:t>
      </w:r>
      <w:r w:rsidRPr="0043339E">
        <w:rPr>
          <w:rFonts w:ascii="宋体" w:hAnsi="宋体"/>
          <w:sz w:val="24"/>
          <w:szCs w:val="24"/>
        </w:rPr>
        <w:t>表ods_sp_record_deal_tmp</w:t>
      </w:r>
      <w:r w:rsidRPr="0043339E">
        <w:rPr>
          <w:rFonts w:ascii="宋体" w:hAnsi="宋体" w:hint="eastAsia"/>
          <w:sz w:val="24"/>
          <w:szCs w:val="24"/>
        </w:rPr>
        <w:t>记录新增</w:t>
      </w:r>
      <w:r w:rsidRPr="0043339E">
        <w:rPr>
          <w:rFonts w:ascii="宋体" w:hAnsi="宋体"/>
          <w:sz w:val="24"/>
          <w:szCs w:val="24"/>
        </w:rPr>
        <w:t>的轨迹</w:t>
      </w:r>
      <w:r w:rsidRPr="0043339E">
        <w:rPr>
          <w:rFonts w:ascii="宋体" w:hAnsi="宋体" w:hint="eastAsia"/>
          <w:sz w:val="24"/>
          <w:szCs w:val="24"/>
        </w:rPr>
        <w:t>。（1）如新增</w:t>
      </w:r>
      <w:r w:rsidRPr="0043339E">
        <w:rPr>
          <w:rFonts w:ascii="宋体" w:hAnsi="宋体"/>
          <w:sz w:val="24"/>
          <w:szCs w:val="24"/>
        </w:rPr>
        <w:t>轨迹的status</w:t>
      </w:r>
      <w:r w:rsidRPr="0043339E">
        <w:rPr>
          <w:rFonts w:ascii="宋体" w:hAnsi="宋体" w:hint="eastAsia"/>
          <w:sz w:val="24"/>
          <w:szCs w:val="24"/>
        </w:rPr>
        <w:t>字段&lt;&gt;1、</w:t>
      </w:r>
      <w:r w:rsidRPr="0043339E">
        <w:rPr>
          <w:rFonts w:ascii="宋体" w:hAnsi="宋体"/>
          <w:sz w:val="24"/>
          <w:szCs w:val="24"/>
        </w:rPr>
        <w:t>suspicious_leave</w:t>
      </w:r>
      <w:r w:rsidRPr="0043339E">
        <w:rPr>
          <w:rFonts w:ascii="宋体" w:hAnsi="宋体" w:hint="eastAsia"/>
          <w:sz w:val="24"/>
          <w:szCs w:val="24"/>
        </w:rPr>
        <w:t>&lt;&gt;1、2、3则</w:t>
      </w:r>
      <w:r w:rsidRPr="0043339E">
        <w:rPr>
          <w:rFonts w:ascii="宋体" w:hAnsi="宋体"/>
          <w:sz w:val="24"/>
          <w:szCs w:val="24"/>
        </w:rPr>
        <w:t>轨迹不参与计算。</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以</w:t>
      </w:r>
      <w:r w:rsidRPr="0043339E">
        <w:rPr>
          <w:rFonts w:ascii="宋体" w:hAnsi="宋体"/>
          <w:sz w:val="24"/>
          <w:szCs w:val="24"/>
        </w:rPr>
        <w:t>城市为单位使用密度</w:t>
      </w:r>
      <w:r w:rsidRPr="0043339E">
        <w:rPr>
          <w:rFonts w:ascii="宋体" w:hAnsi="宋体" w:hint="eastAsia"/>
          <w:sz w:val="24"/>
          <w:szCs w:val="24"/>
        </w:rPr>
        <w:t>聚类</w:t>
      </w:r>
      <w:r w:rsidRPr="0043339E">
        <w:rPr>
          <w:rFonts w:ascii="宋体" w:hAnsi="宋体"/>
          <w:sz w:val="24"/>
          <w:szCs w:val="24"/>
        </w:rPr>
        <w:t>算法将</w:t>
      </w:r>
      <w:r w:rsidRPr="0043339E">
        <w:rPr>
          <w:rFonts w:ascii="宋体" w:hAnsi="宋体" w:hint="eastAsia"/>
          <w:sz w:val="24"/>
          <w:szCs w:val="24"/>
        </w:rPr>
        <w:t>新增</w:t>
      </w:r>
      <w:r w:rsidRPr="0043339E">
        <w:rPr>
          <w:rFonts w:ascii="宋体" w:hAnsi="宋体"/>
          <w:sz w:val="24"/>
          <w:szCs w:val="24"/>
        </w:rPr>
        <w:t>轨迹点</w:t>
      </w:r>
      <w:r w:rsidRPr="0043339E">
        <w:rPr>
          <w:rFonts w:ascii="宋体" w:hAnsi="宋体" w:hint="eastAsia"/>
          <w:sz w:val="24"/>
          <w:szCs w:val="24"/>
        </w:rPr>
        <w:t>与</w:t>
      </w:r>
      <w:r w:rsidRPr="0043339E">
        <w:rPr>
          <w:rFonts w:ascii="宋体" w:hAnsi="宋体"/>
          <w:sz w:val="24"/>
          <w:szCs w:val="24"/>
        </w:rPr>
        <w:t>现有</w:t>
      </w:r>
      <w:r w:rsidRPr="0043339E">
        <w:rPr>
          <w:rFonts w:ascii="宋体" w:hAnsi="宋体" w:hint="eastAsia"/>
          <w:sz w:val="24"/>
          <w:szCs w:val="24"/>
        </w:rPr>
        <w:t>热点</w:t>
      </w:r>
      <w:r w:rsidRPr="0043339E">
        <w:rPr>
          <w:rFonts w:ascii="宋体" w:hAnsi="宋体"/>
          <w:sz w:val="24"/>
          <w:szCs w:val="24"/>
        </w:rPr>
        <w:t>区域的轨迹点进行聚类，</w:t>
      </w:r>
      <w:r w:rsidRPr="0043339E">
        <w:rPr>
          <w:rFonts w:ascii="宋体" w:hAnsi="宋体" w:hint="eastAsia"/>
          <w:sz w:val="24"/>
          <w:szCs w:val="24"/>
        </w:rPr>
        <w:t>先</w:t>
      </w:r>
      <w:r w:rsidRPr="0043339E">
        <w:rPr>
          <w:rFonts w:ascii="宋体" w:hAnsi="宋体"/>
          <w:sz w:val="24"/>
          <w:szCs w:val="24"/>
        </w:rPr>
        <w:t>统计新增轨迹点与现有热点区域中的轨迹点</w:t>
      </w:r>
      <w:r w:rsidRPr="0043339E">
        <w:rPr>
          <w:rFonts w:ascii="宋体" w:hAnsi="宋体" w:hint="eastAsia"/>
          <w:sz w:val="24"/>
          <w:szCs w:val="24"/>
        </w:rPr>
        <w:t>的距离</w:t>
      </w:r>
      <w:r w:rsidRPr="0043339E">
        <w:rPr>
          <w:rFonts w:ascii="宋体" w:hAnsi="宋体"/>
          <w:sz w:val="24"/>
          <w:szCs w:val="24"/>
        </w:rPr>
        <w:t>小于</w:t>
      </w:r>
      <w:r w:rsidRPr="0043339E">
        <w:rPr>
          <w:rFonts w:ascii="宋体" w:hAnsi="宋体" w:hint="eastAsia"/>
          <w:sz w:val="24"/>
          <w:szCs w:val="24"/>
        </w:rPr>
        <w:t>300米</w:t>
      </w:r>
      <w:r w:rsidRPr="0043339E">
        <w:rPr>
          <w:rFonts w:ascii="宋体" w:hAnsi="宋体"/>
          <w:sz w:val="24"/>
          <w:szCs w:val="24"/>
        </w:rPr>
        <w:t>的所有轨迹点</w:t>
      </w:r>
      <w:r w:rsidRPr="0043339E">
        <w:rPr>
          <w:rFonts w:ascii="宋体" w:hAnsi="宋体" w:hint="eastAsia"/>
          <w:sz w:val="24"/>
          <w:szCs w:val="24"/>
        </w:rPr>
        <w:t>。</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如果步骤2的</w:t>
      </w:r>
      <w:r w:rsidRPr="0043339E">
        <w:rPr>
          <w:rFonts w:ascii="宋体" w:hAnsi="宋体"/>
          <w:sz w:val="24"/>
          <w:szCs w:val="24"/>
        </w:rPr>
        <w:t>结果中</w:t>
      </w:r>
      <w:r w:rsidRPr="0043339E">
        <w:rPr>
          <w:rFonts w:ascii="宋体" w:hAnsi="宋体" w:hint="eastAsia"/>
          <w:sz w:val="24"/>
          <w:szCs w:val="24"/>
        </w:rPr>
        <w:t>存在</w:t>
      </w:r>
      <w:r w:rsidRPr="0043339E">
        <w:rPr>
          <w:rFonts w:ascii="宋体" w:hAnsi="宋体"/>
          <w:sz w:val="24"/>
          <w:szCs w:val="24"/>
        </w:rPr>
        <w:t>某个热点区域的轨迹点</w:t>
      </w:r>
      <w:r w:rsidRPr="0043339E">
        <w:rPr>
          <w:rFonts w:ascii="宋体" w:hAnsi="宋体" w:hint="eastAsia"/>
          <w:sz w:val="24"/>
          <w:szCs w:val="24"/>
        </w:rPr>
        <w:t>数</w:t>
      </w:r>
      <w:r w:rsidRPr="0043339E">
        <w:rPr>
          <w:rFonts w:ascii="宋体" w:hAnsi="宋体"/>
          <w:sz w:val="24"/>
          <w:szCs w:val="24"/>
        </w:rPr>
        <w:t>大于阈值</w:t>
      </w:r>
      <w:r w:rsidRPr="0043339E">
        <w:rPr>
          <w:rFonts w:ascii="宋体" w:hAnsi="宋体" w:hint="eastAsia"/>
          <w:sz w:val="24"/>
          <w:szCs w:val="24"/>
        </w:rPr>
        <w:t>，</w:t>
      </w:r>
      <w:r w:rsidRPr="0043339E">
        <w:rPr>
          <w:rFonts w:ascii="宋体" w:hAnsi="宋体"/>
          <w:sz w:val="24"/>
          <w:szCs w:val="24"/>
        </w:rPr>
        <w:t>则判断该新增轨迹点</w:t>
      </w:r>
      <w:r w:rsidRPr="0043339E">
        <w:rPr>
          <w:rFonts w:ascii="宋体" w:hAnsi="宋体" w:hint="eastAsia"/>
          <w:sz w:val="24"/>
          <w:szCs w:val="24"/>
        </w:rPr>
        <w:t>属于</w:t>
      </w:r>
      <w:r w:rsidRPr="0043339E">
        <w:rPr>
          <w:rFonts w:ascii="宋体" w:hAnsi="宋体"/>
          <w:sz w:val="24"/>
          <w:szCs w:val="24"/>
        </w:rPr>
        <w:t>该热点区域的核心点</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如果不满足</w:t>
      </w:r>
      <w:r w:rsidRPr="0043339E">
        <w:rPr>
          <w:rFonts w:ascii="宋体" w:hAnsi="宋体"/>
          <w:sz w:val="24"/>
          <w:szCs w:val="24"/>
        </w:rPr>
        <w:t>步骤</w:t>
      </w:r>
      <w:r w:rsidRPr="0043339E">
        <w:rPr>
          <w:rFonts w:ascii="宋体" w:hAnsi="宋体" w:hint="eastAsia"/>
          <w:sz w:val="24"/>
          <w:szCs w:val="24"/>
        </w:rPr>
        <w:t>3，</w:t>
      </w:r>
      <w:r w:rsidRPr="0043339E">
        <w:rPr>
          <w:rFonts w:ascii="宋体" w:hAnsi="宋体"/>
          <w:sz w:val="24"/>
          <w:szCs w:val="24"/>
        </w:rPr>
        <w:t>步骤</w:t>
      </w:r>
      <w:r w:rsidRPr="0043339E">
        <w:rPr>
          <w:rFonts w:ascii="宋体" w:hAnsi="宋体" w:hint="eastAsia"/>
          <w:sz w:val="24"/>
          <w:szCs w:val="24"/>
        </w:rPr>
        <w:t>2的</w:t>
      </w:r>
      <w:r w:rsidRPr="0043339E">
        <w:rPr>
          <w:rFonts w:ascii="宋体" w:hAnsi="宋体"/>
          <w:sz w:val="24"/>
          <w:szCs w:val="24"/>
        </w:rPr>
        <w:t>结果中存在</w:t>
      </w:r>
      <w:r w:rsidRPr="0043339E">
        <w:rPr>
          <w:rFonts w:ascii="宋体" w:hAnsi="宋体" w:hint="eastAsia"/>
          <w:sz w:val="24"/>
          <w:szCs w:val="24"/>
        </w:rPr>
        <w:t>一个</w:t>
      </w:r>
      <w:r w:rsidRPr="0043339E">
        <w:rPr>
          <w:rFonts w:ascii="宋体" w:hAnsi="宋体"/>
          <w:sz w:val="24"/>
          <w:szCs w:val="24"/>
        </w:rPr>
        <w:t>核心点，则</w:t>
      </w:r>
      <w:r w:rsidRPr="0043339E">
        <w:rPr>
          <w:rFonts w:ascii="宋体" w:hAnsi="宋体" w:hint="eastAsia"/>
          <w:sz w:val="24"/>
          <w:szCs w:val="24"/>
        </w:rPr>
        <w:t>判断</w:t>
      </w:r>
      <w:r w:rsidRPr="0043339E">
        <w:rPr>
          <w:rFonts w:ascii="宋体" w:hAnsi="宋体"/>
          <w:sz w:val="24"/>
          <w:szCs w:val="24"/>
        </w:rPr>
        <w:t>该新增</w:t>
      </w:r>
      <w:r w:rsidRPr="0043339E">
        <w:rPr>
          <w:rFonts w:ascii="宋体" w:hAnsi="宋体" w:hint="eastAsia"/>
          <w:sz w:val="24"/>
          <w:szCs w:val="24"/>
        </w:rPr>
        <w:t>轨迹</w:t>
      </w:r>
      <w:r w:rsidRPr="0043339E">
        <w:rPr>
          <w:rFonts w:ascii="宋体" w:hAnsi="宋体"/>
          <w:sz w:val="24"/>
          <w:szCs w:val="24"/>
        </w:rPr>
        <w:t>点属于该核心点对应的热点区域的边界点</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如果</w:t>
      </w:r>
      <w:r w:rsidRPr="0043339E">
        <w:rPr>
          <w:rFonts w:ascii="宋体" w:hAnsi="宋体"/>
          <w:sz w:val="24"/>
          <w:szCs w:val="24"/>
        </w:rPr>
        <w:t>不满足步骤</w:t>
      </w:r>
      <w:r w:rsidRPr="0043339E">
        <w:rPr>
          <w:rFonts w:ascii="宋体" w:hAnsi="宋体" w:hint="eastAsia"/>
          <w:sz w:val="24"/>
          <w:szCs w:val="24"/>
        </w:rPr>
        <w:t>3、4，步骤2的</w:t>
      </w:r>
      <w:r w:rsidRPr="0043339E">
        <w:rPr>
          <w:rFonts w:ascii="宋体" w:hAnsi="宋体"/>
          <w:sz w:val="24"/>
          <w:szCs w:val="24"/>
        </w:rPr>
        <w:t>结果中噪声点的</w:t>
      </w:r>
      <w:r w:rsidRPr="0043339E">
        <w:rPr>
          <w:rFonts w:ascii="宋体" w:hAnsi="宋体" w:hint="eastAsia"/>
          <w:sz w:val="24"/>
          <w:szCs w:val="24"/>
        </w:rPr>
        <w:t>数目</w:t>
      </w:r>
      <w:r w:rsidRPr="0043339E">
        <w:rPr>
          <w:rFonts w:ascii="宋体" w:hAnsi="宋体"/>
          <w:sz w:val="24"/>
          <w:szCs w:val="24"/>
        </w:rPr>
        <w:t>大于阈值，</w:t>
      </w:r>
      <w:r w:rsidRPr="0043339E">
        <w:rPr>
          <w:rFonts w:ascii="宋体" w:hAnsi="宋体" w:hint="eastAsia"/>
          <w:sz w:val="24"/>
          <w:szCs w:val="24"/>
        </w:rPr>
        <w:t>则</w:t>
      </w:r>
      <w:r w:rsidRPr="0043339E">
        <w:rPr>
          <w:rFonts w:ascii="宋体" w:hAnsi="宋体"/>
          <w:sz w:val="24"/>
          <w:szCs w:val="24"/>
        </w:rPr>
        <w:t>判断该</w:t>
      </w:r>
      <w:r w:rsidRPr="0043339E">
        <w:rPr>
          <w:rFonts w:ascii="宋体" w:hAnsi="宋体" w:hint="eastAsia"/>
          <w:sz w:val="24"/>
          <w:szCs w:val="24"/>
        </w:rPr>
        <w:t>新增</w:t>
      </w:r>
      <w:r w:rsidRPr="0043339E">
        <w:rPr>
          <w:rFonts w:ascii="宋体" w:hAnsi="宋体"/>
          <w:sz w:val="24"/>
          <w:szCs w:val="24"/>
        </w:rPr>
        <w:t>轨迹点与这些噪声点新生成一个热点区域，该新增轨迹点为新增热点区域</w:t>
      </w:r>
      <w:r w:rsidRPr="0043339E">
        <w:rPr>
          <w:rFonts w:ascii="宋体" w:hAnsi="宋体"/>
          <w:sz w:val="24"/>
          <w:szCs w:val="24"/>
        </w:rPr>
        <w:lastRenderedPageBreak/>
        <w:t>中的一个核心点。</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如果</w:t>
      </w:r>
      <w:r w:rsidRPr="0043339E">
        <w:rPr>
          <w:rFonts w:ascii="宋体" w:hAnsi="宋体"/>
          <w:sz w:val="24"/>
          <w:szCs w:val="24"/>
        </w:rPr>
        <w:t>不满足步骤</w:t>
      </w:r>
      <w:r w:rsidRPr="0043339E">
        <w:rPr>
          <w:rFonts w:ascii="宋体" w:hAnsi="宋体" w:hint="eastAsia"/>
          <w:sz w:val="24"/>
          <w:szCs w:val="24"/>
        </w:rPr>
        <w:t>3、4、5，</w:t>
      </w:r>
      <w:r w:rsidRPr="0043339E">
        <w:rPr>
          <w:rFonts w:ascii="宋体" w:hAnsi="宋体"/>
          <w:sz w:val="24"/>
          <w:szCs w:val="24"/>
        </w:rPr>
        <w:t>该新增点就是个噪声点。</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如果新增</w:t>
      </w:r>
      <w:r w:rsidRPr="0043339E">
        <w:rPr>
          <w:rFonts w:ascii="宋体" w:hAnsi="宋体"/>
          <w:sz w:val="24"/>
          <w:szCs w:val="24"/>
        </w:rPr>
        <w:t>热点区域，</w:t>
      </w:r>
      <w:r w:rsidRPr="0043339E">
        <w:rPr>
          <w:rFonts w:ascii="宋体" w:hAnsi="宋体" w:hint="eastAsia"/>
          <w:sz w:val="24"/>
          <w:szCs w:val="24"/>
        </w:rPr>
        <w:t>统计当前</w:t>
      </w:r>
      <w:r w:rsidRPr="0043339E">
        <w:rPr>
          <w:rFonts w:ascii="宋体" w:hAnsi="宋体"/>
          <w:sz w:val="24"/>
          <w:szCs w:val="24"/>
        </w:rPr>
        <w:t>区域</w:t>
      </w:r>
      <w:r w:rsidRPr="0043339E">
        <w:rPr>
          <w:rFonts w:ascii="宋体" w:hAnsi="宋体" w:hint="eastAsia"/>
          <w:sz w:val="24"/>
          <w:szCs w:val="24"/>
        </w:rPr>
        <w:t>内</w:t>
      </w:r>
      <w:r w:rsidRPr="0043339E">
        <w:rPr>
          <w:rFonts w:ascii="宋体" w:hAnsi="宋体"/>
          <w:sz w:val="24"/>
          <w:szCs w:val="24"/>
        </w:rPr>
        <w:t>所有轨迹点的</w:t>
      </w:r>
      <w:r w:rsidRPr="0043339E">
        <w:rPr>
          <w:rFonts w:ascii="宋体" w:hAnsi="宋体" w:hint="eastAsia"/>
          <w:sz w:val="24"/>
          <w:szCs w:val="24"/>
        </w:rPr>
        <w:t>经纬度</w:t>
      </w:r>
      <w:r w:rsidRPr="0043339E">
        <w:rPr>
          <w:rFonts w:ascii="宋体" w:hAnsi="宋体"/>
          <w:sz w:val="24"/>
          <w:szCs w:val="24"/>
        </w:rPr>
        <w:t>坐标</w:t>
      </w:r>
      <w:r w:rsidRPr="0043339E">
        <w:rPr>
          <w:rFonts w:ascii="宋体" w:hAnsi="宋体" w:hint="eastAsia"/>
          <w:sz w:val="24"/>
          <w:szCs w:val="24"/>
        </w:rPr>
        <w:t>的</w:t>
      </w:r>
      <w:r w:rsidRPr="0043339E">
        <w:rPr>
          <w:rFonts w:ascii="宋体" w:hAnsi="宋体"/>
          <w:sz w:val="24"/>
          <w:szCs w:val="24"/>
        </w:rPr>
        <w:t>平均值，</w:t>
      </w:r>
      <w:r w:rsidRPr="0043339E">
        <w:rPr>
          <w:rFonts w:ascii="宋体" w:hAnsi="宋体" w:hint="eastAsia"/>
          <w:sz w:val="24"/>
          <w:szCs w:val="24"/>
        </w:rPr>
        <w:t>以</w:t>
      </w:r>
      <w:r w:rsidRPr="0043339E">
        <w:rPr>
          <w:rFonts w:ascii="宋体" w:hAnsi="宋体"/>
          <w:sz w:val="24"/>
          <w:szCs w:val="24"/>
        </w:rPr>
        <w:t>平均值作为中心点代表本区域，区域信息</w:t>
      </w:r>
      <w:r w:rsidRPr="0043339E">
        <w:rPr>
          <w:rFonts w:ascii="宋体" w:hAnsi="宋体" w:hint="eastAsia"/>
          <w:sz w:val="24"/>
          <w:szCs w:val="24"/>
        </w:rPr>
        <w:t>保存</w:t>
      </w:r>
      <w:r w:rsidRPr="0043339E">
        <w:rPr>
          <w:rFonts w:ascii="宋体" w:hAnsi="宋体"/>
          <w:sz w:val="24"/>
          <w:szCs w:val="24"/>
        </w:rPr>
        <w:t>入dim_sp_area</w:t>
      </w:r>
      <w:r w:rsidRPr="0043339E">
        <w:rPr>
          <w:rFonts w:ascii="宋体" w:hAnsi="宋体" w:hint="eastAsia"/>
          <w:sz w:val="24"/>
          <w:szCs w:val="24"/>
        </w:rPr>
        <w:t>表，</w:t>
      </w:r>
      <w:r w:rsidRPr="0043339E">
        <w:rPr>
          <w:rFonts w:ascii="宋体" w:hAnsi="宋体"/>
          <w:sz w:val="24"/>
          <w:szCs w:val="24"/>
        </w:rPr>
        <w:t>需要更新</w:t>
      </w:r>
      <w:r w:rsidRPr="0043339E">
        <w:rPr>
          <w:rFonts w:ascii="宋体" w:hAnsi="宋体" w:hint="eastAsia"/>
          <w:sz w:val="24"/>
          <w:szCs w:val="24"/>
        </w:rPr>
        <w:t>batch_no字段</w:t>
      </w:r>
      <w:r w:rsidRPr="0043339E">
        <w:rPr>
          <w:rFonts w:ascii="宋体" w:hAnsi="宋体"/>
          <w:sz w:val="24"/>
          <w:szCs w:val="24"/>
        </w:rPr>
        <w:t>，每个批次的区域不一样</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如果新增轨迹点加入现有热点区域中</w:t>
      </w:r>
      <w:r w:rsidRPr="0043339E">
        <w:rPr>
          <w:rFonts w:ascii="宋体" w:hAnsi="宋体"/>
          <w:sz w:val="24"/>
          <w:szCs w:val="24"/>
        </w:rPr>
        <w:t>，更新ods_sp_record_deal</w:t>
      </w:r>
      <w:r w:rsidRPr="0043339E">
        <w:rPr>
          <w:rFonts w:ascii="宋体" w:hAnsi="宋体" w:hint="eastAsia"/>
          <w:sz w:val="24"/>
          <w:szCs w:val="24"/>
        </w:rPr>
        <w:t>表中的</w:t>
      </w:r>
      <w:r w:rsidRPr="0043339E">
        <w:rPr>
          <w:rFonts w:ascii="宋体" w:hAnsi="宋体"/>
          <w:sz w:val="24"/>
          <w:szCs w:val="24"/>
        </w:rPr>
        <w:t>batch_no</w:t>
      </w:r>
      <w:r w:rsidRPr="0043339E">
        <w:rPr>
          <w:rFonts w:ascii="宋体" w:hAnsi="宋体" w:hint="eastAsia"/>
          <w:sz w:val="24"/>
          <w:szCs w:val="24"/>
        </w:rPr>
        <w:t>、</w:t>
      </w:r>
      <w:r w:rsidRPr="0043339E">
        <w:rPr>
          <w:rFonts w:ascii="宋体" w:hAnsi="宋体"/>
          <w:sz w:val="24"/>
          <w:szCs w:val="24"/>
        </w:rPr>
        <w:t>area_id</w:t>
      </w:r>
      <w:r w:rsidRPr="0043339E">
        <w:rPr>
          <w:rFonts w:ascii="宋体" w:hAnsi="宋体" w:hint="eastAsia"/>
          <w:sz w:val="24"/>
          <w:szCs w:val="24"/>
        </w:rPr>
        <w:t>字段</w:t>
      </w:r>
      <w:r w:rsidRPr="0043339E">
        <w:rPr>
          <w:rFonts w:ascii="宋体" w:hAnsi="宋体"/>
          <w:sz w:val="24"/>
          <w:szCs w:val="24"/>
        </w:rPr>
        <w:t>值</w:t>
      </w:r>
      <w:r w:rsidRPr="0043339E">
        <w:rPr>
          <w:rFonts w:ascii="宋体" w:hAnsi="宋体" w:hint="eastAsia"/>
          <w:sz w:val="24"/>
          <w:szCs w:val="24"/>
        </w:rPr>
        <w:t>，</w:t>
      </w:r>
      <w:r w:rsidRPr="0043339E">
        <w:rPr>
          <w:rFonts w:ascii="宋体" w:hAnsi="宋体"/>
          <w:sz w:val="24"/>
          <w:szCs w:val="24"/>
        </w:rPr>
        <w:t>标识出</w:t>
      </w:r>
      <w:r w:rsidRPr="0043339E">
        <w:rPr>
          <w:rFonts w:ascii="宋体" w:hAnsi="宋体" w:hint="eastAsia"/>
          <w:sz w:val="24"/>
          <w:szCs w:val="24"/>
        </w:rPr>
        <w:t>该</w:t>
      </w:r>
      <w:r w:rsidRPr="0043339E">
        <w:rPr>
          <w:rFonts w:ascii="宋体" w:hAnsi="宋体"/>
          <w:sz w:val="24"/>
          <w:szCs w:val="24"/>
        </w:rPr>
        <w:t>新增轨迹点所属</w:t>
      </w:r>
      <w:r w:rsidRPr="0043339E">
        <w:rPr>
          <w:rFonts w:ascii="宋体" w:hAnsi="宋体" w:hint="eastAsia"/>
          <w:sz w:val="24"/>
          <w:szCs w:val="24"/>
        </w:rPr>
        <w:t>的</w:t>
      </w:r>
      <w:r w:rsidRPr="0043339E">
        <w:rPr>
          <w:rFonts w:ascii="宋体" w:hAnsi="宋体"/>
          <w:sz w:val="24"/>
          <w:szCs w:val="24"/>
        </w:rPr>
        <w:t>区域。</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将该</w:t>
      </w:r>
      <w:r w:rsidRPr="0043339E">
        <w:rPr>
          <w:rFonts w:ascii="宋体" w:hAnsi="宋体"/>
          <w:sz w:val="24"/>
          <w:szCs w:val="24"/>
        </w:rPr>
        <w:t>新增点的状态存入</w:t>
      </w:r>
      <w:r w:rsidRPr="0043339E">
        <w:rPr>
          <w:rFonts w:ascii="宋体" w:hAnsi="宋体" w:hint="eastAsia"/>
          <w:sz w:val="24"/>
          <w:szCs w:val="24"/>
        </w:rPr>
        <w:t>ods</w:t>
      </w:r>
      <w:r w:rsidRPr="0043339E">
        <w:rPr>
          <w:rFonts w:ascii="宋体" w:hAnsi="宋体"/>
          <w:sz w:val="24"/>
          <w:szCs w:val="24"/>
        </w:rPr>
        <w:t>_dbscan_result.</w:t>
      </w:r>
    </w:p>
    <w:p w:rsidR="0043339E" w:rsidRPr="0043339E" w:rsidRDefault="0043339E" w:rsidP="00E124B7">
      <w:pPr>
        <w:pStyle w:val="ab"/>
        <w:numPr>
          <w:ilvl w:val="0"/>
          <w:numId w:val="35"/>
        </w:numPr>
        <w:spacing w:line="360" w:lineRule="auto"/>
        <w:ind w:firstLineChars="0"/>
        <w:rPr>
          <w:rFonts w:ascii="宋体" w:hAnsi="宋体"/>
          <w:sz w:val="24"/>
          <w:szCs w:val="24"/>
        </w:rPr>
      </w:pPr>
      <w:r w:rsidRPr="0043339E">
        <w:rPr>
          <w:rFonts w:ascii="宋体" w:hAnsi="宋体" w:hint="eastAsia"/>
          <w:sz w:val="24"/>
          <w:szCs w:val="24"/>
        </w:rPr>
        <w:t>最新</w:t>
      </w:r>
      <w:r w:rsidRPr="0043339E">
        <w:rPr>
          <w:rFonts w:ascii="宋体" w:hAnsi="宋体"/>
          <w:sz w:val="24"/>
          <w:szCs w:val="24"/>
        </w:rPr>
        <w:t>的</w:t>
      </w:r>
      <w:r w:rsidRPr="0043339E">
        <w:rPr>
          <w:rFonts w:ascii="宋体" w:hAnsi="宋体" w:hint="eastAsia"/>
          <w:sz w:val="24"/>
          <w:szCs w:val="24"/>
        </w:rPr>
        <w:t>区域城市</w:t>
      </w:r>
      <w:r w:rsidRPr="0043339E">
        <w:rPr>
          <w:rFonts w:ascii="宋体" w:hAnsi="宋体"/>
          <w:sz w:val="24"/>
          <w:szCs w:val="24"/>
        </w:rPr>
        <w:t>、编号、中心</w:t>
      </w:r>
      <w:r w:rsidRPr="0043339E">
        <w:rPr>
          <w:rFonts w:ascii="宋体" w:hAnsi="宋体" w:hint="eastAsia"/>
          <w:sz w:val="24"/>
          <w:szCs w:val="24"/>
        </w:rPr>
        <w:t>经纬度</w:t>
      </w:r>
      <w:r w:rsidRPr="0043339E">
        <w:rPr>
          <w:rFonts w:ascii="宋体" w:hAnsi="宋体"/>
          <w:sz w:val="24"/>
          <w:szCs w:val="24"/>
        </w:rPr>
        <w:t>保存入</w:t>
      </w:r>
      <w:r w:rsidRPr="0043339E">
        <w:rPr>
          <w:rFonts w:ascii="宋体" w:hAnsi="宋体" w:hint="eastAsia"/>
          <w:sz w:val="24"/>
          <w:szCs w:val="24"/>
        </w:rPr>
        <w:t>Redis，</w:t>
      </w:r>
      <w:r w:rsidRPr="0043339E">
        <w:rPr>
          <w:rFonts w:ascii="宋体" w:hAnsi="宋体"/>
          <w:sz w:val="24"/>
          <w:szCs w:val="24"/>
        </w:rPr>
        <w:t>分成</w:t>
      </w:r>
      <w:r w:rsidRPr="0043339E">
        <w:rPr>
          <w:rFonts w:ascii="宋体" w:hAnsi="宋体" w:hint="eastAsia"/>
          <w:sz w:val="24"/>
          <w:szCs w:val="24"/>
        </w:rPr>
        <w:t>HMap和Sorted-Set两种</w:t>
      </w:r>
      <w:r w:rsidRPr="0043339E">
        <w:rPr>
          <w:rFonts w:ascii="宋体" w:hAnsi="宋体"/>
          <w:sz w:val="24"/>
          <w:szCs w:val="24"/>
        </w:rPr>
        <w:t>格式</w:t>
      </w:r>
      <w:r w:rsidRPr="0043339E">
        <w:rPr>
          <w:rFonts w:ascii="宋体" w:hAnsi="宋体" w:hint="eastAsia"/>
          <w:sz w:val="24"/>
          <w:szCs w:val="24"/>
        </w:rPr>
        <w:t>。</w:t>
      </w:r>
      <w:r w:rsidRPr="0043339E">
        <w:rPr>
          <w:rFonts w:ascii="宋体" w:hAnsi="宋体"/>
          <w:sz w:val="24"/>
          <w:szCs w:val="24"/>
        </w:rPr>
        <w:t>HMap</w:t>
      </w:r>
      <w:r w:rsidRPr="0043339E">
        <w:rPr>
          <w:rFonts w:ascii="宋体" w:hAnsi="宋体" w:hint="eastAsia"/>
          <w:sz w:val="24"/>
          <w:szCs w:val="24"/>
        </w:rPr>
        <w:t>格式为：&lt;</w:t>
      </w:r>
      <w:r w:rsidRPr="0043339E">
        <w:rPr>
          <w:rFonts w:ascii="宋体" w:hAnsi="宋体"/>
          <w:sz w:val="24"/>
          <w:szCs w:val="24"/>
        </w:rPr>
        <w:t>城市名</w:t>
      </w:r>
      <w:r w:rsidRPr="0043339E">
        <w:rPr>
          <w:rFonts w:ascii="宋体" w:hAnsi="宋体" w:hint="eastAsia"/>
          <w:sz w:val="24"/>
          <w:szCs w:val="24"/>
        </w:rPr>
        <w:t>,</w:t>
      </w:r>
      <w:r w:rsidRPr="0043339E">
        <w:rPr>
          <w:rFonts w:ascii="宋体" w:hAnsi="宋体"/>
          <w:sz w:val="24"/>
          <w:szCs w:val="24"/>
        </w:rPr>
        <w:t>&lt;</w:t>
      </w:r>
      <w:r w:rsidRPr="0043339E">
        <w:rPr>
          <w:rFonts w:ascii="宋体" w:hAnsi="宋体" w:hint="eastAsia"/>
          <w:sz w:val="24"/>
          <w:szCs w:val="24"/>
        </w:rPr>
        <w:t xml:space="preserve"> 区域</w:t>
      </w:r>
      <w:r w:rsidRPr="0043339E">
        <w:rPr>
          <w:rFonts w:ascii="宋体" w:hAnsi="宋体"/>
          <w:sz w:val="24"/>
          <w:szCs w:val="24"/>
        </w:rPr>
        <w:t>编号</w:t>
      </w:r>
      <w:r w:rsidRPr="0043339E">
        <w:rPr>
          <w:rFonts w:ascii="宋体" w:hAnsi="宋体" w:hint="eastAsia"/>
          <w:sz w:val="24"/>
          <w:szCs w:val="24"/>
        </w:rPr>
        <w:t>,经度_维度&gt;</w:t>
      </w:r>
      <w:r w:rsidRPr="0043339E">
        <w:rPr>
          <w:rFonts w:ascii="宋体" w:hAnsi="宋体"/>
          <w:sz w:val="24"/>
          <w:szCs w:val="24"/>
        </w:rPr>
        <w:t>)</w:t>
      </w:r>
      <w:r w:rsidRPr="0043339E">
        <w:rPr>
          <w:rFonts w:ascii="宋体" w:hAnsi="宋体" w:hint="eastAsia"/>
          <w:sz w:val="24"/>
          <w:szCs w:val="24"/>
        </w:rPr>
        <w:t>，</w:t>
      </w:r>
      <w:r w:rsidRPr="0043339E">
        <w:rPr>
          <w:rFonts w:ascii="宋体" w:hAnsi="宋体"/>
          <w:sz w:val="24"/>
          <w:szCs w:val="24"/>
        </w:rPr>
        <w:t>如</w:t>
      </w:r>
      <w:r w:rsidRPr="0043339E">
        <w:rPr>
          <w:rFonts w:ascii="宋体" w:hAnsi="宋体" w:hint="eastAsia"/>
          <w:sz w:val="24"/>
          <w:szCs w:val="24"/>
        </w:rPr>
        <w:t>&lt;南京</w:t>
      </w:r>
      <w:r w:rsidRPr="0043339E">
        <w:rPr>
          <w:rFonts w:ascii="宋体" w:hAnsi="宋体"/>
          <w:sz w:val="24"/>
          <w:szCs w:val="24"/>
        </w:rPr>
        <w:t>市</w:t>
      </w:r>
      <w:r w:rsidRPr="0043339E">
        <w:rPr>
          <w:rFonts w:ascii="宋体" w:hAnsi="宋体" w:hint="eastAsia"/>
          <w:sz w:val="24"/>
          <w:szCs w:val="24"/>
        </w:rPr>
        <w:t>,&lt;201，21.45178911_32.98112822&gt;</w:t>
      </w:r>
      <w:r w:rsidRPr="0043339E">
        <w:rPr>
          <w:rFonts w:ascii="宋体" w:hAnsi="宋体"/>
          <w:sz w:val="24"/>
          <w:szCs w:val="24"/>
        </w:rPr>
        <w:t>&gt;</w:t>
      </w:r>
      <w:r w:rsidRPr="0043339E">
        <w:rPr>
          <w:rFonts w:ascii="宋体" w:hAnsi="宋体" w:hint="eastAsia"/>
          <w:sz w:val="24"/>
          <w:szCs w:val="24"/>
        </w:rPr>
        <w:t>。Sorted-Set格式</w:t>
      </w:r>
      <w:r w:rsidRPr="0043339E">
        <w:rPr>
          <w:rFonts w:ascii="宋体" w:hAnsi="宋体"/>
          <w:sz w:val="24"/>
          <w:szCs w:val="24"/>
        </w:rPr>
        <w:t>见</w:t>
      </w:r>
      <w:r w:rsidRPr="0043339E">
        <w:rPr>
          <w:rFonts w:ascii="宋体" w:hAnsi="宋体" w:hint="eastAsia"/>
          <w:sz w:val="24"/>
          <w:szCs w:val="24"/>
        </w:rPr>
        <w:t>下方</w:t>
      </w:r>
      <w:r w:rsidRPr="0043339E">
        <w:rPr>
          <w:rFonts w:ascii="宋体" w:hAnsi="宋体"/>
          <w:sz w:val="24"/>
          <w:szCs w:val="24"/>
        </w:rPr>
        <w:t>第二个表</w:t>
      </w:r>
      <w:r w:rsidRPr="0043339E">
        <w:rPr>
          <w:rFonts w:ascii="宋体" w:hAnsi="宋体" w:hint="eastAsia"/>
          <w:sz w:val="24"/>
          <w:szCs w:val="24"/>
        </w:rPr>
        <w:t>。</w:t>
      </w:r>
    </w:p>
    <w:p w:rsidR="0043339E" w:rsidRPr="0043339E" w:rsidRDefault="0043339E" w:rsidP="00E124B7">
      <w:pPr>
        <w:pStyle w:val="ab"/>
        <w:widowControl/>
        <w:numPr>
          <w:ilvl w:val="0"/>
          <w:numId w:val="35"/>
        </w:numPr>
        <w:spacing w:after="200" w:line="276" w:lineRule="auto"/>
        <w:ind w:firstLineChars="0"/>
        <w:contextualSpacing/>
        <w:jc w:val="left"/>
        <w:rPr>
          <w:rFonts w:ascii="宋体" w:hAnsi="宋体"/>
          <w:sz w:val="24"/>
          <w:szCs w:val="24"/>
        </w:rPr>
      </w:pPr>
      <w:r w:rsidRPr="0043339E">
        <w:rPr>
          <w:rFonts w:ascii="宋体" w:hAnsi="宋体" w:hint="eastAsia"/>
          <w:sz w:val="24"/>
          <w:szCs w:val="24"/>
        </w:rPr>
        <w:t>Redis表设计</w:t>
      </w:r>
    </w:p>
    <w:tbl>
      <w:tblPr>
        <w:tblStyle w:val="aa"/>
        <w:tblW w:w="0" w:type="auto"/>
        <w:tblLayout w:type="fixed"/>
        <w:tblLook w:val="04A0"/>
      </w:tblPr>
      <w:tblGrid>
        <w:gridCol w:w="1951"/>
        <w:gridCol w:w="6571"/>
      </w:tblGrid>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hint="eastAsia"/>
                <w:sz w:val="24"/>
                <w:szCs w:val="24"/>
              </w:rPr>
              <w:t>功能</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保存热点区域</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hint="eastAsia"/>
                <w:sz w:val="24"/>
                <w:szCs w:val="24"/>
              </w:rPr>
              <w:t>类型</w:t>
            </w:r>
          </w:p>
        </w:tc>
        <w:tc>
          <w:tcPr>
            <w:tcW w:w="6571" w:type="dxa"/>
          </w:tcPr>
          <w:p w:rsidR="0043339E" w:rsidRPr="0043339E" w:rsidRDefault="0043339E" w:rsidP="00C831E4">
            <w:pPr>
              <w:rPr>
                <w:rFonts w:ascii="宋体" w:hAnsi="宋体"/>
                <w:sz w:val="24"/>
                <w:szCs w:val="24"/>
              </w:rPr>
            </w:pPr>
            <w:r w:rsidRPr="0043339E">
              <w:rPr>
                <w:rFonts w:ascii="宋体" w:hAnsi="宋体"/>
                <w:sz w:val="24"/>
                <w:szCs w:val="24"/>
              </w:rPr>
              <w:t>H</w:t>
            </w:r>
            <w:r w:rsidRPr="0043339E">
              <w:rPr>
                <w:rFonts w:ascii="宋体" w:hAnsi="宋体" w:hint="eastAsia"/>
                <w:sz w:val="24"/>
                <w:szCs w:val="24"/>
              </w:rPr>
              <w:t>ash</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sz w:val="24"/>
                <w:szCs w:val="24"/>
              </w:rPr>
              <w:t>K</w:t>
            </w:r>
            <w:r w:rsidRPr="0043339E">
              <w:rPr>
                <w:rFonts w:ascii="宋体" w:hAnsi="宋体" w:hint="eastAsia"/>
                <w:sz w:val="24"/>
                <w:szCs w:val="24"/>
              </w:rPr>
              <w:t>ey</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城市名</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sz w:val="24"/>
                <w:szCs w:val="24"/>
              </w:rPr>
              <w:t>F</w:t>
            </w:r>
            <w:r w:rsidRPr="0043339E">
              <w:rPr>
                <w:rFonts w:ascii="宋体" w:hAnsi="宋体" w:hint="eastAsia"/>
                <w:sz w:val="24"/>
                <w:szCs w:val="24"/>
              </w:rPr>
              <w:t>ield</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区域编号</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sz w:val="24"/>
                <w:szCs w:val="24"/>
              </w:rPr>
              <w:t>V</w:t>
            </w:r>
            <w:r w:rsidRPr="0043339E">
              <w:rPr>
                <w:rFonts w:ascii="宋体" w:hAnsi="宋体" w:hint="eastAsia"/>
                <w:sz w:val="24"/>
                <w:szCs w:val="24"/>
              </w:rPr>
              <w:t>alue</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经度_维度</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hint="eastAsia"/>
                <w:sz w:val="24"/>
                <w:szCs w:val="24"/>
              </w:rPr>
              <w:t>前缀</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sp_hot_area</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hint="eastAsia"/>
                <w:sz w:val="24"/>
                <w:szCs w:val="24"/>
              </w:rPr>
              <w:t>示例</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sp_hot_area:南京市,&lt;batch_no,20170109&gt;,&lt;10001, 21.45178911_32.98112822&gt;,&lt;10002, 21.45178911_32.98112822&gt;</w:t>
            </w:r>
          </w:p>
        </w:tc>
      </w:tr>
    </w:tbl>
    <w:p w:rsidR="0043339E" w:rsidRPr="0043339E" w:rsidRDefault="0043339E" w:rsidP="0043339E">
      <w:pPr>
        <w:rPr>
          <w:rFonts w:ascii="宋体" w:hAnsi="宋体"/>
          <w:sz w:val="24"/>
          <w:szCs w:val="24"/>
        </w:rPr>
      </w:pPr>
      <w:r w:rsidRPr="0043339E">
        <w:rPr>
          <w:rFonts w:ascii="宋体" w:hAnsi="宋体" w:hint="eastAsia"/>
          <w:b/>
          <w:sz w:val="24"/>
          <w:szCs w:val="24"/>
        </w:rPr>
        <w:t>第一个field是批次号，如：</w:t>
      </w:r>
      <w:r w:rsidRPr="0043339E">
        <w:rPr>
          <w:rFonts w:ascii="宋体" w:hAnsi="宋体" w:hint="eastAsia"/>
          <w:sz w:val="24"/>
          <w:szCs w:val="24"/>
        </w:rPr>
        <w:t>&lt;batch_no,20170109&gt;</w:t>
      </w:r>
    </w:p>
    <w:tbl>
      <w:tblPr>
        <w:tblStyle w:val="aa"/>
        <w:tblW w:w="0" w:type="auto"/>
        <w:tblLayout w:type="fixed"/>
        <w:tblLook w:val="04A0"/>
      </w:tblPr>
      <w:tblGrid>
        <w:gridCol w:w="1951"/>
        <w:gridCol w:w="6571"/>
      </w:tblGrid>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hint="eastAsia"/>
                <w:sz w:val="24"/>
                <w:szCs w:val="24"/>
              </w:rPr>
              <w:t>功能</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按中心点</w:t>
            </w:r>
            <w:r w:rsidRPr="0043339E">
              <w:rPr>
                <w:rFonts w:ascii="宋体" w:hAnsi="宋体"/>
                <w:sz w:val="24"/>
                <w:szCs w:val="24"/>
              </w:rPr>
              <w:t>经纬度顺序保存热点区域</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hint="eastAsia"/>
                <w:sz w:val="24"/>
                <w:szCs w:val="24"/>
              </w:rPr>
              <w:t>类型</w:t>
            </w:r>
          </w:p>
        </w:tc>
        <w:tc>
          <w:tcPr>
            <w:tcW w:w="6571" w:type="dxa"/>
          </w:tcPr>
          <w:p w:rsidR="0043339E" w:rsidRPr="0043339E" w:rsidRDefault="0043339E" w:rsidP="00C831E4">
            <w:pPr>
              <w:rPr>
                <w:rFonts w:ascii="宋体" w:hAnsi="宋体"/>
                <w:sz w:val="24"/>
                <w:szCs w:val="24"/>
              </w:rPr>
            </w:pPr>
            <w:r w:rsidRPr="0043339E">
              <w:rPr>
                <w:rFonts w:ascii="宋体" w:hAnsi="宋体"/>
                <w:sz w:val="24"/>
                <w:szCs w:val="24"/>
              </w:rPr>
              <w:t>Sort-Sets</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sz w:val="24"/>
                <w:szCs w:val="24"/>
              </w:rPr>
              <w:t>K</w:t>
            </w:r>
            <w:r w:rsidRPr="0043339E">
              <w:rPr>
                <w:rFonts w:ascii="宋体" w:hAnsi="宋体" w:hint="eastAsia"/>
                <w:sz w:val="24"/>
                <w:szCs w:val="24"/>
              </w:rPr>
              <w:t>ey</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城市名_</w:t>
            </w:r>
            <w:r w:rsidRPr="0043339E">
              <w:rPr>
                <w:rFonts w:ascii="宋体" w:hAnsi="宋体"/>
                <w:sz w:val="24"/>
                <w:szCs w:val="24"/>
              </w:rPr>
              <w:t>L</w:t>
            </w:r>
            <w:r w:rsidRPr="0043339E">
              <w:rPr>
                <w:rFonts w:ascii="宋体" w:hAnsi="宋体" w:hint="eastAsia"/>
                <w:sz w:val="24"/>
                <w:szCs w:val="24"/>
              </w:rPr>
              <w:t>at（维度）, 城市名_lon（经度）</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sz w:val="24"/>
                <w:szCs w:val="24"/>
              </w:rPr>
              <w:t>F</w:t>
            </w:r>
            <w:r w:rsidRPr="0043339E">
              <w:rPr>
                <w:rFonts w:ascii="宋体" w:hAnsi="宋体" w:hint="eastAsia"/>
                <w:sz w:val="24"/>
                <w:szCs w:val="24"/>
              </w:rPr>
              <w:t>ield</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区域编号</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sz w:val="24"/>
                <w:szCs w:val="24"/>
              </w:rPr>
              <w:t>V</w:t>
            </w:r>
            <w:r w:rsidRPr="0043339E">
              <w:rPr>
                <w:rFonts w:ascii="宋体" w:hAnsi="宋体" w:hint="eastAsia"/>
                <w:sz w:val="24"/>
                <w:szCs w:val="24"/>
              </w:rPr>
              <w:t>alue</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经度或维度的</w:t>
            </w:r>
            <w:r w:rsidRPr="0043339E">
              <w:rPr>
                <w:rFonts w:ascii="宋体" w:hAnsi="宋体"/>
                <w:sz w:val="24"/>
                <w:szCs w:val="24"/>
              </w:rPr>
              <w:t>值</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hint="eastAsia"/>
                <w:sz w:val="24"/>
                <w:szCs w:val="24"/>
              </w:rPr>
              <w:t>前缀</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无</w:t>
            </w:r>
          </w:p>
        </w:tc>
      </w:tr>
      <w:tr w:rsidR="0043339E" w:rsidRPr="0043339E" w:rsidTr="00C831E4">
        <w:tc>
          <w:tcPr>
            <w:tcW w:w="1951" w:type="dxa"/>
          </w:tcPr>
          <w:p w:rsidR="0043339E" w:rsidRPr="0043339E" w:rsidRDefault="0043339E" w:rsidP="00C831E4">
            <w:pPr>
              <w:rPr>
                <w:rFonts w:ascii="宋体" w:hAnsi="宋体"/>
                <w:sz w:val="24"/>
                <w:szCs w:val="24"/>
              </w:rPr>
            </w:pPr>
            <w:r w:rsidRPr="0043339E">
              <w:rPr>
                <w:rFonts w:ascii="宋体" w:hAnsi="宋体" w:hint="eastAsia"/>
                <w:sz w:val="24"/>
                <w:szCs w:val="24"/>
              </w:rPr>
              <w:t>示例</w:t>
            </w:r>
          </w:p>
        </w:tc>
        <w:tc>
          <w:tcPr>
            <w:tcW w:w="6571" w:type="dxa"/>
          </w:tcPr>
          <w:p w:rsidR="0043339E" w:rsidRPr="0043339E" w:rsidRDefault="0043339E" w:rsidP="00C831E4">
            <w:pPr>
              <w:rPr>
                <w:rFonts w:ascii="宋体" w:hAnsi="宋体"/>
                <w:sz w:val="24"/>
                <w:szCs w:val="24"/>
              </w:rPr>
            </w:pPr>
            <w:r w:rsidRPr="0043339E">
              <w:rPr>
                <w:rFonts w:ascii="宋体" w:hAnsi="宋体" w:hint="eastAsia"/>
                <w:sz w:val="24"/>
                <w:szCs w:val="24"/>
              </w:rPr>
              <w:t>南京市_lat,&lt;10001, 21.45178911&gt;,&lt;10002, 32.98112822&gt;</w:t>
            </w:r>
          </w:p>
          <w:p w:rsidR="0043339E" w:rsidRPr="0043339E" w:rsidRDefault="0043339E" w:rsidP="00C831E4">
            <w:pPr>
              <w:rPr>
                <w:rFonts w:ascii="宋体" w:hAnsi="宋体"/>
                <w:sz w:val="24"/>
                <w:szCs w:val="24"/>
              </w:rPr>
            </w:pPr>
            <w:r w:rsidRPr="0043339E">
              <w:rPr>
                <w:rFonts w:ascii="宋体" w:hAnsi="宋体" w:hint="eastAsia"/>
                <w:sz w:val="24"/>
                <w:szCs w:val="24"/>
              </w:rPr>
              <w:t>南京市_lon,&lt;10001, 21.45178911&gt;,&lt;10002, 32.98112822&gt;</w:t>
            </w:r>
          </w:p>
        </w:tc>
      </w:tr>
    </w:tbl>
    <w:p w:rsidR="008858CB" w:rsidRPr="0043339E" w:rsidRDefault="008858CB" w:rsidP="00742D22">
      <w:pPr>
        <w:rPr>
          <w:rFonts w:ascii="宋体" w:hAnsi="宋体"/>
          <w:sz w:val="24"/>
          <w:szCs w:val="24"/>
        </w:rPr>
      </w:pPr>
    </w:p>
    <w:p w:rsidR="002C7191" w:rsidRDefault="002C7191" w:rsidP="002C7191">
      <w:pPr>
        <w:pStyle w:val="3"/>
        <w:rPr>
          <w:rFonts w:asciiTheme="minorEastAsia" w:eastAsiaTheme="minorEastAsia" w:hAnsiTheme="minorEastAsia"/>
          <w:color w:val="000000" w:themeColor="text1"/>
        </w:rPr>
      </w:pPr>
      <w:bookmarkStart w:id="52" w:name="_Toc496097640"/>
      <w:r>
        <w:rPr>
          <w:rFonts w:asciiTheme="minorEastAsia" w:eastAsiaTheme="minorEastAsia" w:hAnsiTheme="minorEastAsia" w:hint="eastAsia"/>
          <w:color w:val="000000" w:themeColor="text1"/>
        </w:rPr>
        <w:t>推荐</w:t>
      </w:r>
      <w:r>
        <w:rPr>
          <w:rFonts w:asciiTheme="minorEastAsia" w:eastAsiaTheme="minorEastAsia" w:hAnsiTheme="minorEastAsia"/>
          <w:color w:val="000000" w:themeColor="text1"/>
        </w:rPr>
        <w:t>路线</w:t>
      </w:r>
      <w:r w:rsidR="00062CBC">
        <w:rPr>
          <w:rFonts w:asciiTheme="minorEastAsia" w:eastAsiaTheme="minorEastAsia" w:hAnsiTheme="minorEastAsia" w:hint="eastAsia"/>
          <w:color w:val="000000" w:themeColor="text1"/>
        </w:rPr>
        <w:t>生成</w:t>
      </w:r>
      <w:bookmarkEnd w:id="52"/>
    </w:p>
    <w:p w:rsidR="00F12BA0" w:rsidRPr="00F12BA0" w:rsidRDefault="00F12BA0" w:rsidP="00E124B7">
      <w:pPr>
        <w:numPr>
          <w:ilvl w:val="0"/>
          <w:numId w:val="34"/>
        </w:numPr>
        <w:rPr>
          <w:rFonts w:ascii="宋体" w:hAnsi="宋体"/>
          <w:b/>
          <w:sz w:val="24"/>
          <w:szCs w:val="24"/>
        </w:rPr>
      </w:pPr>
      <w:r w:rsidRPr="00F12BA0">
        <w:rPr>
          <w:rFonts w:ascii="宋体" w:hAnsi="宋体"/>
          <w:b/>
          <w:sz w:val="24"/>
          <w:szCs w:val="24"/>
        </w:rPr>
        <w:t>每月</w:t>
      </w:r>
      <w:r w:rsidRPr="00F12BA0">
        <w:rPr>
          <w:rFonts w:ascii="宋体" w:hAnsi="宋体" w:hint="eastAsia"/>
          <w:b/>
          <w:sz w:val="24"/>
          <w:szCs w:val="24"/>
        </w:rPr>
        <w:t>生成</w:t>
      </w:r>
      <w:r w:rsidRPr="00F12BA0">
        <w:rPr>
          <w:rFonts w:ascii="宋体" w:hAnsi="宋体"/>
          <w:b/>
          <w:sz w:val="24"/>
          <w:szCs w:val="24"/>
        </w:rPr>
        <w:t>路线</w:t>
      </w:r>
    </w:p>
    <w:p w:rsidR="00F12BA0" w:rsidRPr="00F12BA0" w:rsidRDefault="00F12BA0" w:rsidP="0012463B">
      <w:pPr>
        <w:pStyle w:val="ab"/>
        <w:numPr>
          <w:ilvl w:val="0"/>
          <w:numId w:val="10"/>
        </w:numPr>
        <w:spacing w:line="360" w:lineRule="auto"/>
        <w:ind w:firstLineChars="0"/>
        <w:rPr>
          <w:rFonts w:ascii="宋体" w:hAnsi="宋体"/>
          <w:sz w:val="24"/>
          <w:szCs w:val="24"/>
        </w:rPr>
      </w:pPr>
      <w:r w:rsidRPr="00F12BA0">
        <w:rPr>
          <w:rFonts w:ascii="宋体" w:hAnsi="宋体" w:hint="eastAsia"/>
          <w:sz w:val="24"/>
          <w:szCs w:val="24"/>
        </w:rPr>
        <w:lastRenderedPageBreak/>
        <w:t>从</w:t>
      </w:r>
      <w:r w:rsidRPr="00F12BA0">
        <w:rPr>
          <w:rFonts w:ascii="宋体" w:hAnsi="宋体"/>
          <w:sz w:val="24"/>
          <w:szCs w:val="24"/>
        </w:rPr>
        <w:t>ods_sp_record_deal</w:t>
      </w:r>
      <w:r w:rsidRPr="00F12BA0">
        <w:rPr>
          <w:rFonts w:ascii="宋体" w:hAnsi="宋体" w:hint="eastAsia"/>
          <w:sz w:val="24"/>
          <w:szCs w:val="24"/>
        </w:rPr>
        <w:t>表中分城市</w:t>
      </w:r>
      <w:r w:rsidRPr="00F12BA0">
        <w:rPr>
          <w:rFonts w:ascii="宋体" w:hAnsi="宋体"/>
          <w:sz w:val="24"/>
          <w:szCs w:val="24"/>
        </w:rPr>
        <w:t>分区域获取</w:t>
      </w:r>
      <w:r w:rsidRPr="00F12BA0">
        <w:rPr>
          <w:rFonts w:ascii="宋体" w:hAnsi="宋体" w:hint="eastAsia"/>
          <w:sz w:val="24"/>
          <w:szCs w:val="24"/>
        </w:rPr>
        <w:t>近3个月</w:t>
      </w:r>
      <w:r w:rsidRPr="00F12BA0">
        <w:rPr>
          <w:rFonts w:ascii="宋体" w:hAnsi="宋体"/>
          <w:sz w:val="24"/>
          <w:szCs w:val="24"/>
        </w:rPr>
        <w:t>（</w:t>
      </w:r>
      <w:r w:rsidRPr="00F12BA0">
        <w:rPr>
          <w:rFonts w:ascii="宋体" w:hAnsi="宋体" w:hint="eastAsia"/>
          <w:sz w:val="24"/>
          <w:szCs w:val="24"/>
        </w:rPr>
        <w:t>首次</w:t>
      </w:r>
      <w:r w:rsidRPr="00F12BA0">
        <w:rPr>
          <w:rFonts w:ascii="宋体" w:hAnsi="宋体"/>
          <w:sz w:val="24"/>
          <w:szCs w:val="24"/>
        </w:rPr>
        <w:t>为</w:t>
      </w:r>
      <w:r w:rsidRPr="00F12BA0">
        <w:rPr>
          <w:rFonts w:ascii="宋体" w:hAnsi="宋体" w:hint="eastAsia"/>
          <w:sz w:val="24"/>
          <w:szCs w:val="24"/>
        </w:rPr>
        <w:t>2016年12月</w:t>
      </w:r>
      <w:r w:rsidRPr="00F12BA0">
        <w:rPr>
          <w:rFonts w:ascii="宋体" w:hAnsi="宋体"/>
          <w:sz w:val="24"/>
          <w:szCs w:val="24"/>
        </w:rPr>
        <w:t>-2017</w:t>
      </w:r>
      <w:r w:rsidRPr="00F12BA0">
        <w:rPr>
          <w:rFonts w:ascii="宋体" w:hAnsi="宋体" w:hint="eastAsia"/>
          <w:sz w:val="24"/>
          <w:szCs w:val="24"/>
        </w:rPr>
        <w:t>年3月）每个</w:t>
      </w:r>
      <w:r w:rsidRPr="00F12BA0">
        <w:rPr>
          <w:rFonts w:ascii="宋体" w:hAnsi="宋体"/>
          <w:sz w:val="24"/>
          <w:szCs w:val="24"/>
        </w:rPr>
        <w:t>区域中所有运动记录的起点</w:t>
      </w:r>
      <w:r w:rsidRPr="00F12BA0">
        <w:rPr>
          <w:rFonts w:ascii="宋体" w:hAnsi="宋体" w:hint="eastAsia"/>
          <w:sz w:val="24"/>
          <w:szCs w:val="24"/>
        </w:rPr>
        <w:t>、</w:t>
      </w:r>
      <w:r w:rsidRPr="00F12BA0">
        <w:rPr>
          <w:rFonts w:ascii="宋体" w:hAnsi="宋体"/>
          <w:sz w:val="24"/>
          <w:szCs w:val="24"/>
        </w:rPr>
        <w:t>终点，随机取</w:t>
      </w:r>
      <w:r w:rsidRPr="00F12BA0">
        <w:rPr>
          <w:rFonts w:ascii="宋体" w:hAnsi="宋体" w:hint="eastAsia"/>
          <w:sz w:val="24"/>
          <w:szCs w:val="24"/>
        </w:rPr>
        <w:t>1个起点或</w:t>
      </w:r>
      <w:r w:rsidRPr="00F12BA0">
        <w:rPr>
          <w:rFonts w:ascii="宋体" w:hAnsi="宋体"/>
          <w:sz w:val="24"/>
          <w:szCs w:val="24"/>
        </w:rPr>
        <w:t>终点计算与</w:t>
      </w:r>
      <w:r w:rsidRPr="00F12BA0">
        <w:rPr>
          <w:rFonts w:ascii="宋体" w:hAnsi="宋体" w:hint="eastAsia"/>
          <w:sz w:val="24"/>
          <w:szCs w:val="24"/>
        </w:rPr>
        <w:t>其他</w:t>
      </w:r>
      <w:r w:rsidRPr="00F12BA0">
        <w:rPr>
          <w:rFonts w:ascii="宋体" w:hAnsi="宋体"/>
          <w:sz w:val="24"/>
          <w:szCs w:val="24"/>
        </w:rPr>
        <w:t>起点</w:t>
      </w:r>
      <w:r w:rsidRPr="00F12BA0">
        <w:rPr>
          <w:rFonts w:ascii="宋体" w:hAnsi="宋体" w:hint="eastAsia"/>
          <w:sz w:val="24"/>
          <w:szCs w:val="24"/>
        </w:rPr>
        <w:t>、</w:t>
      </w:r>
      <w:r w:rsidRPr="00F12BA0">
        <w:rPr>
          <w:rFonts w:ascii="宋体" w:hAnsi="宋体"/>
          <w:sz w:val="24"/>
          <w:szCs w:val="24"/>
        </w:rPr>
        <w:t>终点的距离，如果小于阀值（</w:t>
      </w:r>
      <w:r w:rsidRPr="00F12BA0">
        <w:rPr>
          <w:rFonts w:ascii="宋体" w:hAnsi="宋体" w:hint="eastAsia"/>
          <w:sz w:val="24"/>
          <w:szCs w:val="24"/>
        </w:rPr>
        <w:t>暂定100米</w:t>
      </w:r>
      <w:r w:rsidRPr="00F12BA0">
        <w:rPr>
          <w:rFonts w:ascii="宋体" w:hAnsi="宋体"/>
          <w:sz w:val="24"/>
          <w:szCs w:val="24"/>
        </w:rPr>
        <w:t>）</w:t>
      </w:r>
      <w:r w:rsidRPr="00F12BA0">
        <w:rPr>
          <w:rFonts w:ascii="宋体" w:hAnsi="宋体" w:hint="eastAsia"/>
          <w:sz w:val="24"/>
          <w:szCs w:val="24"/>
        </w:rPr>
        <w:t>，</w:t>
      </w:r>
      <w:r w:rsidRPr="00F12BA0">
        <w:rPr>
          <w:rFonts w:ascii="宋体" w:hAnsi="宋体"/>
          <w:sz w:val="24"/>
          <w:szCs w:val="24"/>
        </w:rPr>
        <w:t>则将这些起点</w:t>
      </w:r>
      <w:r w:rsidRPr="00F12BA0">
        <w:rPr>
          <w:rFonts w:ascii="宋体" w:hAnsi="宋体" w:hint="eastAsia"/>
          <w:sz w:val="24"/>
          <w:szCs w:val="24"/>
        </w:rPr>
        <w:t>或</w:t>
      </w:r>
      <w:r w:rsidRPr="00F12BA0">
        <w:rPr>
          <w:rFonts w:ascii="宋体" w:hAnsi="宋体"/>
          <w:sz w:val="24"/>
          <w:szCs w:val="24"/>
        </w:rPr>
        <w:t>终点</w:t>
      </w:r>
      <w:r w:rsidRPr="00F12BA0">
        <w:rPr>
          <w:rFonts w:ascii="宋体" w:hAnsi="宋体" w:hint="eastAsia"/>
          <w:sz w:val="24"/>
          <w:szCs w:val="24"/>
        </w:rPr>
        <w:t>聚为</w:t>
      </w:r>
      <w:r w:rsidRPr="00F12BA0">
        <w:rPr>
          <w:rFonts w:ascii="宋体" w:hAnsi="宋体"/>
          <w:sz w:val="24"/>
          <w:szCs w:val="24"/>
        </w:rPr>
        <w:t>一类。</w:t>
      </w:r>
      <w:r w:rsidRPr="00F12BA0">
        <w:rPr>
          <w:rFonts w:ascii="宋体" w:hAnsi="宋体" w:hint="eastAsia"/>
          <w:sz w:val="24"/>
          <w:szCs w:val="24"/>
        </w:rPr>
        <w:t>如此</w:t>
      </w:r>
      <w:r w:rsidRPr="00F12BA0">
        <w:rPr>
          <w:rFonts w:ascii="宋体" w:hAnsi="宋体"/>
          <w:sz w:val="24"/>
          <w:szCs w:val="24"/>
        </w:rPr>
        <w:t>反复，将所有起点</w:t>
      </w:r>
      <w:r w:rsidRPr="00F12BA0">
        <w:rPr>
          <w:rFonts w:ascii="宋体" w:hAnsi="宋体" w:hint="eastAsia"/>
          <w:sz w:val="24"/>
          <w:szCs w:val="24"/>
        </w:rPr>
        <w:t>聚类。如</w:t>
      </w:r>
      <w:r w:rsidRPr="00F12BA0">
        <w:rPr>
          <w:rFonts w:ascii="宋体" w:hAnsi="宋体"/>
          <w:sz w:val="24"/>
          <w:szCs w:val="24"/>
        </w:rPr>
        <w:t>轨迹的status</w:t>
      </w:r>
      <w:r w:rsidRPr="00F12BA0">
        <w:rPr>
          <w:rFonts w:ascii="宋体" w:hAnsi="宋体" w:hint="eastAsia"/>
          <w:sz w:val="24"/>
          <w:szCs w:val="24"/>
        </w:rPr>
        <w:t>字段&lt;&gt;1、</w:t>
      </w:r>
      <w:r w:rsidRPr="00F12BA0">
        <w:rPr>
          <w:rFonts w:ascii="宋体" w:hAnsi="宋体"/>
          <w:sz w:val="24"/>
          <w:szCs w:val="24"/>
        </w:rPr>
        <w:t>suspicious_leave</w:t>
      </w:r>
      <w:r w:rsidRPr="00F12BA0">
        <w:rPr>
          <w:rFonts w:ascii="宋体" w:hAnsi="宋体" w:hint="eastAsia"/>
          <w:sz w:val="24"/>
          <w:szCs w:val="24"/>
        </w:rPr>
        <w:t>&lt;&gt;1、2、3则</w:t>
      </w:r>
      <w:r w:rsidRPr="00F12BA0">
        <w:rPr>
          <w:rFonts w:ascii="宋体" w:hAnsi="宋体"/>
          <w:sz w:val="24"/>
          <w:szCs w:val="24"/>
        </w:rPr>
        <w:t>轨迹不参与计算。</w:t>
      </w:r>
    </w:p>
    <w:p w:rsidR="00F12BA0" w:rsidRPr="00F12BA0" w:rsidRDefault="00F12BA0" w:rsidP="0012463B">
      <w:pPr>
        <w:pStyle w:val="ab"/>
        <w:numPr>
          <w:ilvl w:val="0"/>
          <w:numId w:val="10"/>
        </w:numPr>
        <w:spacing w:line="360" w:lineRule="auto"/>
        <w:ind w:firstLineChars="0"/>
        <w:rPr>
          <w:rFonts w:ascii="宋体" w:hAnsi="宋体"/>
          <w:sz w:val="24"/>
          <w:szCs w:val="24"/>
        </w:rPr>
      </w:pPr>
      <w:r w:rsidRPr="00F12BA0">
        <w:rPr>
          <w:rFonts w:ascii="宋体" w:hAnsi="宋体" w:hint="eastAsia"/>
          <w:sz w:val="24"/>
          <w:szCs w:val="24"/>
        </w:rPr>
        <w:t>聚为</w:t>
      </w:r>
      <w:r w:rsidRPr="00F12BA0">
        <w:rPr>
          <w:rFonts w:ascii="宋体" w:hAnsi="宋体"/>
          <w:sz w:val="24"/>
          <w:szCs w:val="24"/>
        </w:rPr>
        <w:t>一类的起点</w:t>
      </w:r>
      <w:r w:rsidRPr="00F12BA0">
        <w:rPr>
          <w:rFonts w:ascii="宋体" w:hAnsi="宋体" w:hint="eastAsia"/>
          <w:sz w:val="24"/>
          <w:szCs w:val="24"/>
        </w:rPr>
        <w:t>中取</w:t>
      </w:r>
      <w:r w:rsidRPr="00F12BA0">
        <w:rPr>
          <w:rFonts w:ascii="宋体" w:hAnsi="宋体"/>
          <w:sz w:val="24"/>
          <w:szCs w:val="24"/>
        </w:rPr>
        <w:t>里程最短的一条运动</w:t>
      </w:r>
      <w:r w:rsidRPr="00F12BA0">
        <w:rPr>
          <w:rFonts w:ascii="宋体" w:hAnsi="宋体" w:hint="eastAsia"/>
          <w:sz w:val="24"/>
          <w:szCs w:val="24"/>
        </w:rPr>
        <w:t>记录</w:t>
      </w:r>
      <w:r w:rsidRPr="00F12BA0">
        <w:rPr>
          <w:rFonts w:ascii="宋体" w:hAnsi="宋体"/>
          <w:sz w:val="24"/>
          <w:szCs w:val="24"/>
        </w:rPr>
        <w:t>，</w:t>
      </w:r>
      <w:r w:rsidRPr="00F12BA0">
        <w:rPr>
          <w:rFonts w:ascii="宋体" w:hAnsi="宋体" w:hint="eastAsia"/>
          <w:sz w:val="24"/>
          <w:szCs w:val="24"/>
        </w:rPr>
        <w:t>取</w:t>
      </w:r>
      <w:r w:rsidRPr="00F12BA0">
        <w:rPr>
          <w:rFonts w:ascii="宋体" w:hAnsi="宋体"/>
          <w:sz w:val="24"/>
          <w:szCs w:val="24"/>
        </w:rPr>
        <w:t>上面所有的</w:t>
      </w:r>
      <w:r w:rsidRPr="00F12BA0">
        <w:rPr>
          <w:rFonts w:ascii="宋体" w:hAnsi="宋体" w:hint="eastAsia"/>
          <w:sz w:val="24"/>
          <w:szCs w:val="24"/>
        </w:rPr>
        <w:t>轨迹点</w:t>
      </w:r>
      <w:r w:rsidRPr="00F12BA0">
        <w:rPr>
          <w:rFonts w:ascii="宋体" w:hAnsi="宋体"/>
          <w:sz w:val="24"/>
          <w:szCs w:val="24"/>
        </w:rPr>
        <w:t>，与</w:t>
      </w:r>
      <w:r w:rsidRPr="00F12BA0">
        <w:rPr>
          <w:rFonts w:ascii="宋体" w:hAnsi="宋体" w:hint="eastAsia"/>
          <w:sz w:val="24"/>
          <w:szCs w:val="24"/>
        </w:rPr>
        <w:t>相近</w:t>
      </w:r>
      <w:r w:rsidRPr="00F12BA0">
        <w:rPr>
          <w:rFonts w:ascii="宋体" w:hAnsi="宋体"/>
          <w:sz w:val="24"/>
          <w:szCs w:val="24"/>
        </w:rPr>
        <w:t>起点的其他</w:t>
      </w:r>
      <w:r w:rsidRPr="00F12BA0">
        <w:rPr>
          <w:rFonts w:ascii="宋体" w:hAnsi="宋体" w:hint="eastAsia"/>
          <w:sz w:val="24"/>
          <w:szCs w:val="24"/>
        </w:rPr>
        <w:t>运动</w:t>
      </w:r>
      <w:r w:rsidRPr="00F12BA0">
        <w:rPr>
          <w:rFonts w:ascii="宋体" w:hAnsi="宋体"/>
          <w:sz w:val="24"/>
          <w:szCs w:val="24"/>
        </w:rPr>
        <w:t>记录，</w:t>
      </w:r>
      <w:r w:rsidRPr="00F12BA0">
        <w:rPr>
          <w:rFonts w:ascii="宋体" w:hAnsi="宋体" w:hint="eastAsia"/>
          <w:sz w:val="24"/>
          <w:szCs w:val="24"/>
        </w:rPr>
        <w:t>按照</w:t>
      </w:r>
      <w:r w:rsidRPr="00F12BA0">
        <w:rPr>
          <w:rFonts w:ascii="宋体" w:hAnsi="宋体"/>
          <w:sz w:val="24"/>
          <w:szCs w:val="24"/>
        </w:rPr>
        <w:t>轨迹点</w:t>
      </w:r>
      <w:r w:rsidRPr="00F12BA0">
        <w:rPr>
          <w:rFonts w:ascii="宋体" w:hAnsi="宋体" w:hint="eastAsia"/>
          <w:sz w:val="24"/>
          <w:szCs w:val="24"/>
        </w:rPr>
        <w:t>的</w:t>
      </w:r>
      <w:r w:rsidRPr="00F12BA0">
        <w:rPr>
          <w:rFonts w:ascii="宋体" w:hAnsi="宋体"/>
          <w:sz w:val="24"/>
          <w:szCs w:val="24"/>
        </w:rPr>
        <w:t>顺序计算欧式</w:t>
      </w:r>
      <w:r w:rsidRPr="00F12BA0">
        <w:rPr>
          <w:rFonts w:ascii="宋体" w:hAnsi="宋体" w:hint="eastAsia"/>
          <w:sz w:val="24"/>
          <w:szCs w:val="24"/>
        </w:rPr>
        <w:t>距离的</w:t>
      </w:r>
      <w:r w:rsidRPr="00F12BA0">
        <w:rPr>
          <w:rFonts w:ascii="宋体" w:hAnsi="宋体"/>
          <w:sz w:val="24"/>
          <w:szCs w:val="24"/>
        </w:rPr>
        <w:t>平均值，如果距离</w:t>
      </w:r>
      <w:r w:rsidRPr="00F12BA0">
        <w:rPr>
          <w:rFonts w:ascii="宋体" w:hAnsi="宋体" w:hint="eastAsia"/>
          <w:sz w:val="24"/>
          <w:szCs w:val="24"/>
        </w:rPr>
        <w:t>小</w:t>
      </w:r>
      <w:r w:rsidRPr="00F12BA0">
        <w:rPr>
          <w:rFonts w:ascii="宋体" w:hAnsi="宋体"/>
          <w:sz w:val="24"/>
          <w:szCs w:val="24"/>
        </w:rPr>
        <w:t>于阀值（</w:t>
      </w:r>
      <w:r w:rsidRPr="00F12BA0">
        <w:rPr>
          <w:rFonts w:ascii="宋体" w:hAnsi="宋体" w:hint="eastAsia"/>
          <w:sz w:val="24"/>
          <w:szCs w:val="24"/>
        </w:rPr>
        <w:t>暂定500米</w:t>
      </w:r>
      <w:r w:rsidRPr="00F12BA0">
        <w:rPr>
          <w:rFonts w:ascii="宋体" w:hAnsi="宋体"/>
          <w:sz w:val="24"/>
          <w:szCs w:val="24"/>
        </w:rPr>
        <w:t>）</w:t>
      </w:r>
      <w:r w:rsidRPr="00F12BA0">
        <w:rPr>
          <w:rFonts w:ascii="宋体" w:hAnsi="宋体" w:hint="eastAsia"/>
          <w:sz w:val="24"/>
          <w:szCs w:val="24"/>
        </w:rPr>
        <w:t>，</w:t>
      </w:r>
      <w:r w:rsidRPr="00F12BA0">
        <w:rPr>
          <w:rFonts w:ascii="宋体" w:hAnsi="宋体"/>
          <w:sz w:val="24"/>
          <w:szCs w:val="24"/>
        </w:rPr>
        <w:t>则认为这</w:t>
      </w:r>
      <w:r w:rsidRPr="00F12BA0">
        <w:rPr>
          <w:rFonts w:ascii="宋体" w:hAnsi="宋体" w:hint="eastAsia"/>
          <w:sz w:val="24"/>
          <w:szCs w:val="24"/>
        </w:rPr>
        <w:t>2个</w:t>
      </w:r>
      <w:r w:rsidRPr="00F12BA0">
        <w:rPr>
          <w:rFonts w:ascii="宋体" w:hAnsi="宋体"/>
          <w:sz w:val="24"/>
          <w:szCs w:val="24"/>
        </w:rPr>
        <w:t>运动记录相近归为一类</w:t>
      </w:r>
      <w:r w:rsidRPr="00F12BA0">
        <w:rPr>
          <w:rFonts w:ascii="宋体" w:hAnsi="宋体" w:hint="eastAsia"/>
          <w:sz w:val="24"/>
          <w:szCs w:val="24"/>
        </w:rPr>
        <w:t>。</w:t>
      </w:r>
      <w:r w:rsidRPr="00F12BA0">
        <w:rPr>
          <w:rFonts w:ascii="宋体" w:hAnsi="宋体"/>
          <w:sz w:val="24"/>
          <w:szCs w:val="24"/>
        </w:rPr>
        <w:t>如此</w:t>
      </w:r>
      <w:r w:rsidRPr="00F12BA0">
        <w:rPr>
          <w:rFonts w:ascii="宋体" w:hAnsi="宋体" w:hint="eastAsia"/>
          <w:sz w:val="24"/>
          <w:szCs w:val="24"/>
        </w:rPr>
        <w:t>反复</w:t>
      </w:r>
      <w:r w:rsidRPr="00F12BA0">
        <w:rPr>
          <w:rFonts w:ascii="宋体" w:hAnsi="宋体"/>
          <w:sz w:val="24"/>
          <w:szCs w:val="24"/>
        </w:rPr>
        <w:t>，将</w:t>
      </w:r>
      <w:r w:rsidRPr="00F12BA0">
        <w:rPr>
          <w:rFonts w:ascii="宋体" w:hAnsi="宋体" w:hint="eastAsia"/>
          <w:sz w:val="24"/>
          <w:szCs w:val="24"/>
        </w:rPr>
        <w:t>相近</w:t>
      </w:r>
      <w:r w:rsidRPr="00F12BA0">
        <w:rPr>
          <w:rFonts w:ascii="宋体" w:hAnsi="宋体"/>
          <w:sz w:val="24"/>
          <w:szCs w:val="24"/>
        </w:rPr>
        <w:t>起点的运动记录归为几类。</w:t>
      </w:r>
      <w:r w:rsidRPr="00F12BA0">
        <w:rPr>
          <w:rFonts w:ascii="宋体" w:hAnsi="宋体" w:hint="eastAsia"/>
          <w:sz w:val="24"/>
          <w:szCs w:val="24"/>
        </w:rPr>
        <w:t>如果第一个点</w:t>
      </w:r>
      <w:r w:rsidRPr="00F12BA0">
        <w:rPr>
          <w:rFonts w:ascii="宋体" w:hAnsi="宋体"/>
          <w:sz w:val="24"/>
          <w:szCs w:val="24"/>
        </w:rPr>
        <w:t>为终点，则要按照反序两两计算轨迹点之间的距离。</w:t>
      </w:r>
    </w:p>
    <w:p w:rsidR="00F12BA0" w:rsidRPr="00F12BA0" w:rsidRDefault="00F12BA0" w:rsidP="0012463B">
      <w:pPr>
        <w:pStyle w:val="ab"/>
        <w:numPr>
          <w:ilvl w:val="0"/>
          <w:numId w:val="10"/>
        </w:numPr>
        <w:spacing w:line="360" w:lineRule="auto"/>
        <w:ind w:firstLineChars="0"/>
        <w:rPr>
          <w:rFonts w:ascii="宋体" w:hAnsi="宋体"/>
          <w:sz w:val="24"/>
          <w:szCs w:val="24"/>
        </w:rPr>
      </w:pPr>
      <w:r w:rsidRPr="00F12BA0">
        <w:rPr>
          <w:rFonts w:ascii="宋体" w:hAnsi="宋体" w:hint="eastAsia"/>
          <w:sz w:val="24"/>
          <w:szCs w:val="24"/>
        </w:rPr>
        <w:t>每类相近</w:t>
      </w:r>
      <w:r w:rsidRPr="00F12BA0">
        <w:rPr>
          <w:rFonts w:ascii="宋体" w:hAnsi="宋体"/>
          <w:sz w:val="24"/>
          <w:szCs w:val="24"/>
        </w:rPr>
        <w:t>运动记录中取里程最长的</w:t>
      </w:r>
      <w:r w:rsidRPr="00F12BA0">
        <w:rPr>
          <w:rFonts w:ascii="宋体" w:hAnsi="宋体" w:hint="eastAsia"/>
          <w:sz w:val="24"/>
          <w:szCs w:val="24"/>
        </w:rPr>
        <w:t>运动</w:t>
      </w:r>
      <w:r w:rsidRPr="00F12BA0">
        <w:rPr>
          <w:rFonts w:ascii="宋体" w:hAnsi="宋体"/>
          <w:sz w:val="24"/>
          <w:szCs w:val="24"/>
        </w:rPr>
        <w:t>记录作为推荐路书，以此找到每个起点对应的</w:t>
      </w:r>
      <w:r w:rsidRPr="00F12BA0">
        <w:rPr>
          <w:rFonts w:ascii="宋体" w:hAnsi="宋体" w:hint="eastAsia"/>
          <w:sz w:val="24"/>
          <w:szCs w:val="24"/>
        </w:rPr>
        <w:t>1-n个</w:t>
      </w:r>
      <w:r w:rsidRPr="00F12BA0">
        <w:rPr>
          <w:rFonts w:ascii="宋体" w:hAnsi="宋体"/>
          <w:sz w:val="24"/>
          <w:szCs w:val="24"/>
        </w:rPr>
        <w:t>推荐路书</w:t>
      </w:r>
      <w:r w:rsidRPr="00F12BA0">
        <w:rPr>
          <w:rFonts w:ascii="宋体" w:hAnsi="宋体" w:hint="eastAsia"/>
          <w:sz w:val="24"/>
          <w:szCs w:val="24"/>
        </w:rPr>
        <w:t>（n&lt;=起点</w:t>
      </w:r>
      <w:r w:rsidRPr="00F12BA0">
        <w:rPr>
          <w:rFonts w:ascii="宋体" w:hAnsi="宋体"/>
          <w:sz w:val="24"/>
          <w:szCs w:val="24"/>
        </w:rPr>
        <w:t>个数</w:t>
      </w:r>
      <w:r w:rsidRPr="00F12BA0">
        <w:rPr>
          <w:rFonts w:ascii="宋体" w:hAnsi="宋体" w:hint="eastAsia"/>
          <w:sz w:val="24"/>
          <w:szCs w:val="24"/>
        </w:rPr>
        <w:t>）。</w:t>
      </w:r>
      <w:r w:rsidRPr="00F12BA0">
        <w:rPr>
          <w:rFonts w:ascii="宋体" w:hAnsi="宋体"/>
          <w:sz w:val="24"/>
          <w:szCs w:val="24"/>
        </w:rPr>
        <w:t>推荐</w:t>
      </w:r>
      <w:r w:rsidRPr="00F12BA0">
        <w:rPr>
          <w:rFonts w:ascii="宋体" w:hAnsi="宋体" w:hint="eastAsia"/>
          <w:sz w:val="24"/>
          <w:szCs w:val="24"/>
        </w:rPr>
        <w:t>路书</w:t>
      </w:r>
      <w:r w:rsidRPr="00F12BA0">
        <w:rPr>
          <w:rFonts w:ascii="宋体" w:hAnsi="宋体"/>
          <w:sz w:val="24"/>
          <w:szCs w:val="24"/>
        </w:rPr>
        <w:t>结果</w:t>
      </w:r>
      <w:r w:rsidRPr="00F12BA0">
        <w:rPr>
          <w:rFonts w:ascii="宋体" w:hAnsi="宋体" w:hint="eastAsia"/>
          <w:sz w:val="24"/>
          <w:szCs w:val="24"/>
        </w:rPr>
        <w:t>保存入</w:t>
      </w:r>
      <w:r w:rsidRPr="00F12BA0">
        <w:rPr>
          <w:rFonts w:ascii="宋体" w:hAnsi="宋体"/>
          <w:sz w:val="24"/>
          <w:szCs w:val="24"/>
        </w:rPr>
        <w:t>ods_sp_hot_record</w:t>
      </w:r>
      <w:r w:rsidRPr="00F12BA0">
        <w:rPr>
          <w:rFonts w:ascii="宋体" w:hAnsi="宋体" w:hint="eastAsia"/>
          <w:sz w:val="24"/>
          <w:szCs w:val="24"/>
        </w:rPr>
        <w:t>表</w:t>
      </w:r>
      <w:r w:rsidRPr="00F12BA0">
        <w:rPr>
          <w:rFonts w:ascii="宋体" w:hAnsi="宋体"/>
          <w:sz w:val="24"/>
          <w:szCs w:val="24"/>
        </w:rPr>
        <w:t>，该表</w:t>
      </w:r>
      <w:r w:rsidRPr="00F12BA0">
        <w:rPr>
          <w:rFonts w:ascii="宋体" w:hAnsi="宋体" w:hint="eastAsia"/>
          <w:sz w:val="24"/>
          <w:szCs w:val="24"/>
        </w:rPr>
        <w:t>每次全量</w:t>
      </w:r>
      <w:r w:rsidRPr="00F12BA0">
        <w:rPr>
          <w:rFonts w:ascii="宋体" w:hAnsi="宋体"/>
          <w:sz w:val="24"/>
          <w:szCs w:val="24"/>
        </w:rPr>
        <w:t>更新（</w:t>
      </w:r>
      <w:r w:rsidRPr="00F12BA0">
        <w:rPr>
          <w:rFonts w:ascii="宋体" w:hAnsi="宋体" w:hint="eastAsia"/>
          <w:sz w:val="24"/>
          <w:szCs w:val="24"/>
        </w:rPr>
        <w:t>merge into形式</w:t>
      </w:r>
      <w:r w:rsidRPr="00F12BA0">
        <w:rPr>
          <w:rFonts w:ascii="宋体" w:hAnsi="宋体"/>
          <w:sz w:val="24"/>
          <w:szCs w:val="24"/>
        </w:rPr>
        <w:t>）</w:t>
      </w:r>
      <w:r w:rsidRPr="00F12BA0">
        <w:rPr>
          <w:rFonts w:ascii="宋体" w:hAnsi="宋体" w:hint="eastAsia"/>
          <w:sz w:val="24"/>
          <w:szCs w:val="24"/>
        </w:rPr>
        <w:t>。</w:t>
      </w:r>
    </w:p>
    <w:p w:rsidR="00F12BA0" w:rsidRPr="00F12BA0" w:rsidRDefault="00F12BA0" w:rsidP="0012463B">
      <w:pPr>
        <w:pStyle w:val="ab"/>
        <w:numPr>
          <w:ilvl w:val="0"/>
          <w:numId w:val="10"/>
        </w:numPr>
        <w:spacing w:line="360" w:lineRule="auto"/>
        <w:ind w:firstLineChars="0"/>
        <w:rPr>
          <w:rFonts w:ascii="宋体" w:hAnsi="宋体"/>
          <w:sz w:val="24"/>
          <w:szCs w:val="24"/>
        </w:rPr>
      </w:pPr>
      <w:r w:rsidRPr="00F12BA0">
        <w:rPr>
          <w:rFonts w:ascii="宋体" w:hAnsi="宋体" w:hint="eastAsia"/>
          <w:sz w:val="24"/>
          <w:szCs w:val="24"/>
        </w:rPr>
        <w:t>更新</w:t>
      </w:r>
      <w:r w:rsidRPr="00F12BA0">
        <w:rPr>
          <w:rFonts w:ascii="宋体" w:hAnsi="宋体"/>
          <w:sz w:val="24"/>
          <w:szCs w:val="24"/>
        </w:rPr>
        <w:t>ods_sp_record_deal</w:t>
      </w:r>
      <w:r w:rsidRPr="00F12BA0">
        <w:rPr>
          <w:rFonts w:ascii="宋体" w:hAnsi="宋体" w:hint="eastAsia"/>
          <w:sz w:val="24"/>
          <w:szCs w:val="24"/>
        </w:rPr>
        <w:t>表</w:t>
      </w:r>
      <w:r w:rsidRPr="00F12BA0">
        <w:rPr>
          <w:rFonts w:ascii="宋体" w:hAnsi="宋体"/>
          <w:sz w:val="24"/>
          <w:szCs w:val="24"/>
        </w:rPr>
        <w:t>中的recommand_id</w:t>
      </w:r>
      <w:r w:rsidRPr="00F12BA0">
        <w:rPr>
          <w:rFonts w:ascii="宋体" w:hAnsi="宋体" w:hint="eastAsia"/>
          <w:sz w:val="24"/>
          <w:szCs w:val="24"/>
        </w:rPr>
        <w:t>字段</w:t>
      </w:r>
      <w:r w:rsidRPr="00F12BA0">
        <w:rPr>
          <w:rFonts w:ascii="宋体" w:hAnsi="宋体"/>
          <w:sz w:val="24"/>
          <w:szCs w:val="24"/>
        </w:rPr>
        <w:t>，</w:t>
      </w:r>
      <w:r w:rsidRPr="00F12BA0">
        <w:rPr>
          <w:rFonts w:ascii="宋体" w:hAnsi="宋体" w:hint="eastAsia"/>
          <w:sz w:val="24"/>
          <w:szCs w:val="24"/>
        </w:rPr>
        <w:t>指定</w:t>
      </w:r>
      <w:r w:rsidRPr="00F12BA0">
        <w:rPr>
          <w:rFonts w:ascii="宋体" w:hAnsi="宋体"/>
          <w:sz w:val="24"/>
          <w:szCs w:val="24"/>
        </w:rPr>
        <w:t>每个运动记录对应的推荐记录，两者应该属于同一城市、同一区域</w:t>
      </w:r>
      <w:r w:rsidRPr="00F12BA0">
        <w:rPr>
          <w:rFonts w:ascii="宋体" w:hAnsi="宋体" w:hint="eastAsia"/>
          <w:sz w:val="24"/>
          <w:szCs w:val="24"/>
        </w:rPr>
        <w:t>、</w:t>
      </w:r>
      <w:r w:rsidRPr="00F12BA0">
        <w:rPr>
          <w:rFonts w:ascii="宋体" w:hAnsi="宋体"/>
          <w:sz w:val="24"/>
          <w:szCs w:val="24"/>
        </w:rPr>
        <w:t>起点相近</w:t>
      </w:r>
      <w:r w:rsidRPr="00F12BA0">
        <w:rPr>
          <w:rFonts w:ascii="宋体" w:hAnsi="宋体" w:hint="eastAsia"/>
          <w:sz w:val="24"/>
          <w:szCs w:val="24"/>
        </w:rPr>
        <w:t>、轨迹点综合距离相近。</w:t>
      </w:r>
    </w:p>
    <w:p w:rsidR="00F12BA0" w:rsidRPr="00F12BA0" w:rsidRDefault="00F12BA0" w:rsidP="0012463B">
      <w:pPr>
        <w:pStyle w:val="ab"/>
        <w:numPr>
          <w:ilvl w:val="0"/>
          <w:numId w:val="10"/>
        </w:numPr>
        <w:spacing w:line="360" w:lineRule="auto"/>
        <w:ind w:firstLineChars="0"/>
        <w:rPr>
          <w:rFonts w:ascii="宋体" w:hAnsi="宋体"/>
          <w:sz w:val="24"/>
          <w:szCs w:val="24"/>
        </w:rPr>
      </w:pPr>
      <w:r w:rsidRPr="00F12BA0">
        <w:rPr>
          <w:rFonts w:ascii="宋体" w:hAnsi="宋体" w:hint="eastAsia"/>
          <w:sz w:val="24"/>
          <w:szCs w:val="24"/>
        </w:rPr>
        <w:t>将推荐</w:t>
      </w:r>
      <w:r w:rsidRPr="00F12BA0">
        <w:rPr>
          <w:rFonts w:ascii="宋体" w:hAnsi="宋体"/>
          <w:sz w:val="24"/>
          <w:szCs w:val="24"/>
        </w:rPr>
        <w:t>路书的城市</w:t>
      </w:r>
      <w:r w:rsidRPr="00F12BA0">
        <w:rPr>
          <w:rFonts w:ascii="宋体" w:hAnsi="宋体" w:hint="eastAsia"/>
          <w:sz w:val="24"/>
          <w:szCs w:val="24"/>
        </w:rPr>
        <w:t>、</w:t>
      </w:r>
      <w:r w:rsidRPr="00F12BA0">
        <w:rPr>
          <w:rFonts w:ascii="宋体" w:hAnsi="宋体"/>
          <w:sz w:val="24"/>
          <w:szCs w:val="24"/>
        </w:rPr>
        <w:t>对应区域、起点经纬度</w:t>
      </w:r>
      <w:r w:rsidRPr="00F12BA0">
        <w:rPr>
          <w:rFonts w:ascii="宋体" w:hAnsi="宋体" w:hint="eastAsia"/>
          <w:sz w:val="24"/>
          <w:szCs w:val="24"/>
        </w:rPr>
        <w:t>、路书</w:t>
      </w:r>
      <w:r w:rsidRPr="00F12BA0">
        <w:rPr>
          <w:rFonts w:ascii="宋体" w:hAnsi="宋体"/>
          <w:sz w:val="24"/>
          <w:szCs w:val="24"/>
        </w:rPr>
        <w:t>编号</w:t>
      </w:r>
      <w:r w:rsidRPr="00F12BA0">
        <w:rPr>
          <w:rFonts w:ascii="宋体" w:hAnsi="宋体" w:hint="eastAsia"/>
          <w:sz w:val="24"/>
          <w:szCs w:val="24"/>
        </w:rPr>
        <w:t>保存</w:t>
      </w:r>
      <w:r w:rsidRPr="00F12BA0">
        <w:rPr>
          <w:rFonts w:ascii="宋体" w:hAnsi="宋体"/>
          <w:sz w:val="24"/>
          <w:szCs w:val="24"/>
        </w:rPr>
        <w:t>入</w:t>
      </w:r>
      <w:r w:rsidRPr="00F12BA0">
        <w:rPr>
          <w:rFonts w:ascii="宋体" w:hAnsi="宋体" w:hint="eastAsia"/>
          <w:sz w:val="24"/>
          <w:szCs w:val="24"/>
        </w:rPr>
        <w:t>Redis。</w:t>
      </w:r>
      <w:r w:rsidRPr="00F12BA0">
        <w:rPr>
          <w:rFonts w:ascii="宋体" w:hAnsi="宋体"/>
          <w:sz w:val="24"/>
          <w:szCs w:val="24"/>
        </w:rPr>
        <w:t>HMap</w:t>
      </w:r>
      <w:r w:rsidRPr="00F12BA0">
        <w:rPr>
          <w:rFonts w:ascii="宋体" w:hAnsi="宋体" w:hint="eastAsia"/>
          <w:sz w:val="24"/>
          <w:szCs w:val="24"/>
        </w:rPr>
        <w:t>格式为：&lt;</w:t>
      </w:r>
      <w:r w:rsidRPr="00F12BA0">
        <w:rPr>
          <w:rFonts w:ascii="宋体" w:hAnsi="宋体"/>
          <w:sz w:val="24"/>
          <w:szCs w:val="24"/>
        </w:rPr>
        <w:t>城市名</w:t>
      </w:r>
      <w:r w:rsidRPr="00F12BA0">
        <w:rPr>
          <w:rFonts w:ascii="宋体" w:hAnsi="宋体" w:hint="eastAsia"/>
          <w:sz w:val="24"/>
          <w:szCs w:val="24"/>
        </w:rPr>
        <w:t>_区域</w:t>
      </w:r>
      <w:r w:rsidRPr="00F12BA0">
        <w:rPr>
          <w:rFonts w:ascii="宋体" w:hAnsi="宋体"/>
          <w:sz w:val="24"/>
          <w:szCs w:val="24"/>
        </w:rPr>
        <w:t>编号</w:t>
      </w:r>
      <w:r w:rsidRPr="00F12BA0">
        <w:rPr>
          <w:rFonts w:ascii="宋体" w:hAnsi="宋体" w:hint="eastAsia"/>
          <w:sz w:val="24"/>
          <w:szCs w:val="24"/>
        </w:rPr>
        <w:t>,&lt;路书</w:t>
      </w:r>
      <w:r w:rsidRPr="00F12BA0">
        <w:rPr>
          <w:rFonts w:ascii="宋体" w:hAnsi="宋体"/>
          <w:sz w:val="24"/>
          <w:szCs w:val="24"/>
        </w:rPr>
        <w:t>编号</w:t>
      </w:r>
      <w:r w:rsidRPr="00F12BA0">
        <w:rPr>
          <w:rFonts w:ascii="宋体" w:hAnsi="宋体" w:hint="eastAsia"/>
          <w:sz w:val="24"/>
          <w:szCs w:val="24"/>
        </w:rPr>
        <w:t>,经度_维度&gt;</w:t>
      </w:r>
      <w:r w:rsidRPr="00F12BA0">
        <w:rPr>
          <w:rFonts w:ascii="宋体" w:hAnsi="宋体"/>
          <w:sz w:val="24"/>
          <w:szCs w:val="24"/>
        </w:rPr>
        <w:t>&gt;</w:t>
      </w:r>
      <w:r w:rsidRPr="00F12BA0">
        <w:rPr>
          <w:rFonts w:ascii="宋体" w:hAnsi="宋体" w:hint="eastAsia"/>
          <w:sz w:val="24"/>
          <w:szCs w:val="24"/>
        </w:rPr>
        <w:t>，</w:t>
      </w:r>
      <w:r w:rsidRPr="00F12BA0">
        <w:rPr>
          <w:rFonts w:ascii="宋体" w:hAnsi="宋体"/>
          <w:sz w:val="24"/>
          <w:szCs w:val="24"/>
        </w:rPr>
        <w:t>如</w:t>
      </w:r>
      <w:r w:rsidRPr="00F12BA0">
        <w:rPr>
          <w:rFonts w:ascii="宋体" w:hAnsi="宋体" w:hint="eastAsia"/>
          <w:sz w:val="24"/>
          <w:szCs w:val="24"/>
        </w:rPr>
        <w:t>&lt;南京</w:t>
      </w:r>
      <w:r w:rsidRPr="00F12BA0">
        <w:rPr>
          <w:rFonts w:ascii="宋体" w:hAnsi="宋体"/>
          <w:sz w:val="24"/>
          <w:szCs w:val="24"/>
        </w:rPr>
        <w:t>市</w:t>
      </w:r>
      <w:r w:rsidRPr="00F12BA0">
        <w:rPr>
          <w:rFonts w:ascii="宋体" w:hAnsi="宋体" w:hint="eastAsia"/>
          <w:sz w:val="24"/>
          <w:szCs w:val="24"/>
        </w:rPr>
        <w:t>_201</w:t>
      </w:r>
      <w:r w:rsidRPr="00F12BA0">
        <w:rPr>
          <w:rFonts w:ascii="宋体" w:hAnsi="宋体"/>
          <w:sz w:val="24"/>
          <w:szCs w:val="24"/>
        </w:rPr>
        <w:t>,&lt;234567</w:t>
      </w:r>
      <w:r w:rsidRPr="00F12BA0">
        <w:rPr>
          <w:rFonts w:ascii="宋体" w:hAnsi="宋体" w:hint="eastAsia"/>
          <w:sz w:val="24"/>
          <w:szCs w:val="24"/>
        </w:rPr>
        <w:t>，21.45178911_32.98112822&gt;</w:t>
      </w:r>
      <w:r w:rsidRPr="00F12BA0">
        <w:rPr>
          <w:rFonts w:ascii="宋体" w:hAnsi="宋体"/>
          <w:sz w:val="24"/>
          <w:szCs w:val="24"/>
        </w:rPr>
        <w:t>&gt;</w:t>
      </w:r>
      <w:r w:rsidRPr="00F12BA0">
        <w:rPr>
          <w:rFonts w:ascii="宋体" w:hAnsi="宋体" w:hint="eastAsia"/>
          <w:sz w:val="24"/>
          <w:szCs w:val="24"/>
        </w:rPr>
        <w:t>。</w:t>
      </w:r>
    </w:p>
    <w:p w:rsidR="00F12BA0" w:rsidRPr="00F772A1" w:rsidRDefault="00F12BA0" w:rsidP="0012463B">
      <w:pPr>
        <w:pStyle w:val="ab"/>
        <w:numPr>
          <w:ilvl w:val="0"/>
          <w:numId w:val="10"/>
        </w:numPr>
        <w:spacing w:line="360" w:lineRule="auto"/>
        <w:ind w:firstLineChars="0"/>
        <w:rPr>
          <w:rFonts w:ascii="宋体" w:hAnsi="宋体"/>
          <w:color w:val="000000" w:themeColor="text1"/>
          <w:sz w:val="24"/>
          <w:szCs w:val="24"/>
        </w:rPr>
      </w:pPr>
      <w:r w:rsidRPr="00F772A1">
        <w:rPr>
          <w:rFonts w:ascii="宋体" w:hAnsi="宋体" w:hint="eastAsia"/>
          <w:color w:val="000000" w:themeColor="text1"/>
          <w:sz w:val="24"/>
          <w:szCs w:val="24"/>
        </w:rPr>
        <w:t>将</w:t>
      </w:r>
      <w:r w:rsidRPr="00F772A1">
        <w:rPr>
          <w:rFonts w:ascii="宋体" w:hAnsi="宋体"/>
          <w:color w:val="000000" w:themeColor="text1"/>
          <w:sz w:val="24"/>
          <w:szCs w:val="24"/>
        </w:rPr>
        <w:t>推荐路书的城市、对应</w:t>
      </w:r>
      <w:r w:rsidRPr="00F772A1">
        <w:rPr>
          <w:rFonts w:ascii="宋体" w:hAnsi="宋体" w:hint="eastAsia"/>
          <w:color w:val="000000" w:themeColor="text1"/>
          <w:sz w:val="24"/>
          <w:szCs w:val="24"/>
        </w:rPr>
        <w:t>区域、</w:t>
      </w:r>
      <w:r w:rsidRPr="00F772A1">
        <w:rPr>
          <w:rFonts w:ascii="宋体" w:hAnsi="宋体"/>
          <w:color w:val="000000" w:themeColor="text1"/>
          <w:sz w:val="24"/>
          <w:szCs w:val="24"/>
        </w:rPr>
        <w:t>路书编号、</w:t>
      </w:r>
      <w:r w:rsidRPr="00F772A1">
        <w:rPr>
          <w:rFonts w:ascii="宋体" w:hAnsi="宋体" w:hint="eastAsia"/>
          <w:color w:val="000000" w:themeColor="text1"/>
          <w:sz w:val="24"/>
          <w:szCs w:val="24"/>
        </w:rPr>
        <w:t>起点</w:t>
      </w:r>
      <w:r w:rsidRPr="00F772A1">
        <w:rPr>
          <w:rFonts w:ascii="宋体" w:hAnsi="宋体"/>
          <w:color w:val="000000" w:themeColor="text1"/>
          <w:sz w:val="24"/>
          <w:szCs w:val="24"/>
        </w:rPr>
        <w:t>名称、终点名称、</w:t>
      </w:r>
      <w:r w:rsidRPr="00F772A1">
        <w:rPr>
          <w:rFonts w:ascii="宋体" w:hAnsi="宋体" w:hint="eastAsia"/>
          <w:color w:val="000000" w:themeColor="text1"/>
          <w:sz w:val="24"/>
          <w:szCs w:val="24"/>
        </w:rPr>
        <w:t>路书</w:t>
      </w:r>
      <w:r w:rsidRPr="00F772A1">
        <w:rPr>
          <w:rFonts w:ascii="宋体" w:hAnsi="宋体"/>
          <w:color w:val="000000" w:themeColor="text1"/>
          <w:sz w:val="24"/>
          <w:szCs w:val="24"/>
        </w:rPr>
        <w:t>的各个标签、轨迹点序号、轨迹点的</w:t>
      </w:r>
      <w:r w:rsidRPr="00F772A1">
        <w:rPr>
          <w:rFonts w:ascii="宋体" w:hAnsi="宋体" w:hint="eastAsia"/>
          <w:color w:val="000000" w:themeColor="text1"/>
          <w:sz w:val="24"/>
          <w:szCs w:val="24"/>
        </w:rPr>
        <w:t>经度和</w:t>
      </w:r>
      <w:r w:rsidRPr="00F772A1">
        <w:rPr>
          <w:rFonts w:ascii="宋体" w:hAnsi="宋体"/>
          <w:color w:val="000000" w:themeColor="text1"/>
          <w:sz w:val="24"/>
          <w:szCs w:val="24"/>
        </w:rPr>
        <w:t>维度</w:t>
      </w:r>
      <w:r w:rsidRPr="00F772A1">
        <w:rPr>
          <w:rFonts w:ascii="宋体" w:hAnsi="宋体" w:hint="eastAsia"/>
          <w:color w:val="000000" w:themeColor="text1"/>
          <w:sz w:val="24"/>
          <w:szCs w:val="24"/>
        </w:rPr>
        <w:t>保存入Redis，</w:t>
      </w:r>
      <w:r w:rsidRPr="00F772A1">
        <w:rPr>
          <w:rFonts w:ascii="宋体" w:hAnsi="宋体"/>
          <w:color w:val="000000" w:themeColor="text1"/>
          <w:sz w:val="24"/>
          <w:szCs w:val="24"/>
        </w:rPr>
        <w:t>格式为</w:t>
      </w:r>
      <w:r w:rsidRPr="00F772A1">
        <w:rPr>
          <w:rFonts w:ascii="宋体" w:hAnsi="宋体" w:hint="eastAsia"/>
          <w:color w:val="000000" w:themeColor="text1"/>
          <w:sz w:val="24"/>
          <w:szCs w:val="24"/>
        </w:rPr>
        <w:t>Sorted-Set</w:t>
      </w:r>
      <w:r w:rsidRPr="00F772A1">
        <w:rPr>
          <w:rFonts w:ascii="宋体" w:hAnsi="宋体"/>
          <w:color w:val="000000" w:themeColor="text1"/>
          <w:sz w:val="24"/>
          <w:szCs w:val="24"/>
        </w:rPr>
        <w:t>s</w:t>
      </w:r>
      <w:r w:rsidRPr="00F772A1">
        <w:rPr>
          <w:rFonts w:ascii="宋体" w:hAnsi="宋体" w:hint="eastAsia"/>
          <w:color w:val="000000" w:themeColor="text1"/>
          <w:sz w:val="24"/>
          <w:szCs w:val="24"/>
        </w:rPr>
        <w:t>。</w:t>
      </w:r>
    </w:p>
    <w:p w:rsidR="00F12BA0" w:rsidRPr="00F12BA0" w:rsidRDefault="00F12BA0" w:rsidP="0012463B">
      <w:pPr>
        <w:pStyle w:val="ab"/>
        <w:widowControl/>
        <w:numPr>
          <w:ilvl w:val="0"/>
          <w:numId w:val="10"/>
        </w:numPr>
        <w:spacing w:after="200" w:line="276" w:lineRule="auto"/>
        <w:ind w:firstLineChars="0"/>
        <w:contextualSpacing/>
        <w:jc w:val="left"/>
        <w:rPr>
          <w:rFonts w:ascii="宋体" w:hAnsi="宋体"/>
          <w:sz w:val="24"/>
          <w:szCs w:val="24"/>
        </w:rPr>
      </w:pPr>
      <w:r w:rsidRPr="00F12BA0">
        <w:rPr>
          <w:rFonts w:ascii="宋体" w:hAnsi="宋体" w:hint="eastAsia"/>
          <w:sz w:val="24"/>
          <w:szCs w:val="24"/>
        </w:rPr>
        <w:t>Redis表设计</w:t>
      </w:r>
    </w:p>
    <w:tbl>
      <w:tblPr>
        <w:tblStyle w:val="aa"/>
        <w:tblW w:w="0" w:type="auto"/>
        <w:tblLayout w:type="fixed"/>
        <w:tblLook w:val="04A0"/>
      </w:tblPr>
      <w:tblGrid>
        <w:gridCol w:w="1951"/>
        <w:gridCol w:w="6571"/>
      </w:tblGrid>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hint="eastAsia"/>
                <w:sz w:val="24"/>
                <w:szCs w:val="24"/>
              </w:rPr>
              <w:t>功能</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保存推荐路书</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hint="eastAsia"/>
                <w:sz w:val="24"/>
                <w:szCs w:val="24"/>
              </w:rPr>
              <w:t>类型</w:t>
            </w:r>
          </w:p>
        </w:tc>
        <w:tc>
          <w:tcPr>
            <w:tcW w:w="6571" w:type="dxa"/>
          </w:tcPr>
          <w:p w:rsidR="00F12BA0" w:rsidRPr="00F12BA0" w:rsidRDefault="00F12BA0" w:rsidP="00C831E4">
            <w:pPr>
              <w:rPr>
                <w:rFonts w:ascii="宋体" w:hAnsi="宋体"/>
                <w:sz w:val="24"/>
                <w:szCs w:val="24"/>
              </w:rPr>
            </w:pPr>
            <w:r w:rsidRPr="00F12BA0">
              <w:rPr>
                <w:rFonts w:ascii="宋体" w:hAnsi="宋体"/>
                <w:sz w:val="24"/>
                <w:szCs w:val="24"/>
              </w:rPr>
              <w:t>H</w:t>
            </w:r>
            <w:r w:rsidRPr="00F12BA0">
              <w:rPr>
                <w:rFonts w:ascii="宋体" w:hAnsi="宋体" w:hint="eastAsia"/>
                <w:sz w:val="24"/>
                <w:szCs w:val="24"/>
              </w:rPr>
              <w:t>ash</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sz w:val="24"/>
                <w:szCs w:val="24"/>
              </w:rPr>
              <w:t>K</w:t>
            </w:r>
            <w:r w:rsidRPr="00F12BA0">
              <w:rPr>
                <w:rFonts w:ascii="宋体" w:hAnsi="宋体" w:hint="eastAsia"/>
                <w:sz w:val="24"/>
                <w:szCs w:val="24"/>
              </w:rPr>
              <w:t>ey</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城市名_区域编号</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sz w:val="24"/>
                <w:szCs w:val="24"/>
              </w:rPr>
              <w:t>F</w:t>
            </w:r>
            <w:r w:rsidRPr="00F12BA0">
              <w:rPr>
                <w:rFonts w:ascii="宋体" w:hAnsi="宋体" w:hint="eastAsia"/>
                <w:sz w:val="24"/>
                <w:szCs w:val="24"/>
              </w:rPr>
              <w:t>ield</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路书编号</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sz w:val="24"/>
                <w:szCs w:val="24"/>
              </w:rPr>
              <w:t>V</w:t>
            </w:r>
            <w:r w:rsidRPr="00F12BA0">
              <w:rPr>
                <w:rFonts w:ascii="宋体" w:hAnsi="宋体" w:hint="eastAsia"/>
                <w:sz w:val="24"/>
                <w:szCs w:val="24"/>
              </w:rPr>
              <w:t>alue</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经度_维度</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hint="eastAsia"/>
                <w:sz w:val="24"/>
                <w:szCs w:val="24"/>
              </w:rPr>
              <w:t>前缀</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sp_hot_record</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hint="eastAsia"/>
                <w:sz w:val="24"/>
                <w:szCs w:val="24"/>
              </w:rPr>
              <w:t>示例</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sp_hot_record:南京市_10001,&lt;</w:t>
            </w:r>
            <w:r w:rsidRPr="00F12BA0">
              <w:rPr>
                <w:rFonts w:ascii="宋体" w:hAnsi="宋体"/>
                <w:sz w:val="24"/>
                <w:szCs w:val="24"/>
              </w:rPr>
              <w:t>234567</w:t>
            </w:r>
            <w:r w:rsidRPr="00F12BA0">
              <w:rPr>
                <w:rFonts w:ascii="宋体" w:hAnsi="宋体" w:hint="eastAsia"/>
                <w:sz w:val="24"/>
                <w:szCs w:val="24"/>
              </w:rPr>
              <w:t>, 21.45178911_32.98112822&gt;,&lt;</w:t>
            </w:r>
            <w:r w:rsidRPr="00F12BA0">
              <w:rPr>
                <w:rFonts w:ascii="宋体" w:hAnsi="宋体"/>
                <w:sz w:val="24"/>
                <w:szCs w:val="24"/>
              </w:rPr>
              <w:t>23456</w:t>
            </w:r>
            <w:r w:rsidRPr="00F12BA0">
              <w:rPr>
                <w:rFonts w:ascii="宋体" w:hAnsi="宋体" w:hint="eastAsia"/>
                <w:sz w:val="24"/>
                <w:szCs w:val="24"/>
              </w:rPr>
              <w:t>8, 21.45178911_32.98112822&gt;</w:t>
            </w:r>
          </w:p>
        </w:tc>
      </w:tr>
    </w:tbl>
    <w:p w:rsidR="00F12BA0" w:rsidRPr="00F12BA0" w:rsidRDefault="00F12BA0" w:rsidP="00F12BA0">
      <w:pPr>
        <w:spacing w:line="360" w:lineRule="auto"/>
        <w:rPr>
          <w:rFonts w:ascii="宋体" w:hAnsi="宋体"/>
          <w:sz w:val="24"/>
          <w:szCs w:val="24"/>
        </w:rPr>
      </w:pPr>
    </w:p>
    <w:tbl>
      <w:tblPr>
        <w:tblStyle w:val="aa"/>
        <w:tblW w:w="0" w:type="auto"/>
        <w:tblLayout w:type="fixed"/>
        <w:tblLook w:val="04A0"/>
      </w:tblPr>
      <w:tblGrid>
        <w:gridCol w:w="1951"/>
        <w:gridCol w:w="6571"/>
      </w:tblGrid>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hint="eastAsia"/>
                <w:sz w:val="24"/>
                <w:szCs w:val="24"/>
              </w:rPr>
              <w:lastRenderedPageBreak/>
              <w:t>功能</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保存推荐路书轨迹点</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hint="eastAsia"/>
                <w:sz w:val="24"/>
                <w:szCs w:val="24"/>
              </w:rPr>
              <w:t>类型</w:t>
            </w:r>
          </w:p>
        </w:tc>
        <w:tc>
          <w:tcPr>
            <w:tcW w:w="6571" w:type="dxa"/>
          </w:tcPr>
          <w:p w:rsidR="00F12BA0" w:rsidRPr="00F12BA0" w:rsidRDefault="00F12BA0" w:rsidP="00C831E4">
            <w:pPr>
              <w:rPr>
                <w:rFonts w:ascii="宋体" w:hAnsi="宋体"/>
                <w:sz w:val="24"/>
                <w:szCs w:val="24"/>
              </w:rPr>
            </w:pPr>
            <w:r w:rsidRPr="00F12BA0">
              <w:rPr>
                <w:rFonts w:ascii="宋体" w:hAnsi="宋体"/>
                <w:sz w:val="24"/>
                <w:szCs w:val="24"/>
              </w:rPr>
              <w:t>Sort-Sets</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sz w:val="24"/>
                <w:szCs w:val="24"/>
              </w:rPr>
              <w:t>K</w:t>
            </w:r>
            <w:r w:rsidRPr="00F12BA0">
              <w:rPr>
                <w:rFonts w:ascii="宋体" w:hAnsi="宋体" w:hint="eastAsia"/>
                <w:sz w:val="24"/>
                <w:szCs w:val="24"/>
              </w:rPr>
              <w:t>ey</w:t>
            </w:r>
          </w:p>
        </w:tc>
        <w:tc>
          <w:tcPr>
            <w:tcW w:w="6571" w:type="dxa"/>
          </w:tcPr>
          <w:p w:rsidR="00F12BA0" w:rsidRPr="00F772A1" w:rsidRDefault="00F12BA0" w:rsidP="00C831E4">
            <w:pPr>
              <w:rPr>
                <w:rFonts w:ascii="宋体" w:hAnsi="宋体"/>
                <w:color w:val="000000" w:themeColor="text1"/>
                <w:sz w:val="24"/>
                <w:szCs w:val="24"/>
              </w:rPr>
            </w:pPr>
            <w:r w:rsidRPr="00F772A1">
              <w:rPr>
                <w:rFonts w:ascii="宋体" w:hAnsi="宋体" w:hint="eastAsia"/>
                <w:color w:val="000000" w:themeColor="text1"/>
                <w:sz w:val="24"/>
                <w:szCs w:val="24"/>
              </w:rPr>
              <w:t>城市名_区域编号_</w:t>
            </w:r>
            <w:r w:rsidRPr="00F772A1">
              <w:rPr>
                <w:rFonts w:ascii="宋体" w:hAnsi="宋体"/>
                <w:color w:val="000000" w:themeColor="text1"/>
                <w:sz w:val="24"/>
                <w:szCs w:val="24"/>
              </w:rPr>
              <w:t>L</w:t>
            </w:r>
            <w:r w:rsidRPr="00F772A1">
              <w:rPr>
                <w:rFonts w:ascii="宋体" w:hAnsi="宋体" w:hint="eastAsia"/>
                <w:color w:val="000000" w:themeColor="text1"/>
                <w:sz w:val="24"/>
                <w:szCs w:val="24"/>
              </w:rPr>
              <w:t>at（维度）, 城市名_区域编号_lon（经度）</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sz w:val="24"/>
                <w:szCs w:val="24"/>
              </w:rPr>
              <w:t>F</w:t>
            </w:r>
            <w:r w:rsidRPr="00F12BA0">
              <w:rPr>
                <w:rFonts w:ascii="宋体" w:hAnsi="宋体" w:hint="eastAsia"/>
                <w:sz w:val="24"/>
                <w:szCs w:val="24"/>
              </w:rPr>
              <w:t>ield</w:t>
            </w:r>
          </w:p>
        </w:tc>
        <w:tc>
          <w:tcPr>
            <w:tcW w:w="6571" w:type="dxa"/>
          </w:tcPr>
          <w:p w:rsidR="00F12BA0" w:rsidRPr="00F772A1" w:rsidRDefault="00F12BA0" w:rsidP="00C831E4">
            <w:pPr>
              <w:rPr>
                <w:rFonts w:ascii="宋体" w:hAnsi="宋体"/>
                <w:color w:val="000000" w:themeColor="text1"/>
                <w:sz w:val="24"/>
                <w:szCs w:val="24"/>
              </w:rPr>
            </w:pPr>
            <w:r w:rsidRPr="00F772A1">
              <w:rPr>
                <w:rFonts w:ascii="宋体" w:hAnsi="宋体" w:hint="eastAsia"/>
                <w:color w:val="000000" w:themeColor="text1"/>
                <w:sz w:val="24"/>
                <w:szCs w:val="24"/>
              </w:rPr>
              <w:t>路书</w:t>
            </w:r>
            <w:r w:rsidRPr="00F772A1">
              <w:rPr>
                <w:rFonts w:ascii="宋体" w:hAnsi="宋体"/>
                <w:color w:val="000000" w:themeColor="text1"/>
                <w:sz w:val="24"/>
                <w:szCs w:val="24"/>
              </w:rPr>
              <w:t>编号</w:t>
            </w:r>
            <w:r w:rsidRPr="00F772A1">
              <w:rPr>
                <w:rFonts w:ascii="宋体" w:hAnsi="宋体" w:hint="eastAsia"/>
                <w:color w:val="000000" w:themeColor="text1"/>
                <w:sz w:val="24"/>
                <w:szCs w:val="24"/>
              </w:rPr>
              <w:t>_起点</w:t>
            </w:r>
            <w:r w:rsidRPr="00F772A1">
              <w:rPr>
                <w:rFonts w:ascii="宋体" w:hAnsi="宋体"/>
                <w:color w:val="000000" w:themeColor="text1"/>
                <w:sz w:val="24"/>
                <w:szCs w:val="24"/>
              </w:rPr>
              <w:t>名称_</w:t>
            </w:r>
            <w:r w:rsidRPr="00F772A1">
              <w:rPr>
                <w:rFonts w:ascii="宋体" w:hAnsi="宋体" w:hint="eastAsia"/>
                <w:color w:val="000000" w:themeColor="text1"/>
                <w:sz w:val="24"/>
                <w:szCs w:val="24"/>
              </w:rPr>
              <w:t>终点</w:t>
            </w:r>
            <w:r w:rsidRPr="00F772A1">
              <w:rPr>
                <w:rFonts w:ascii="宋体" w:hAnsi="宋体"/>
                <w:color w:val="000000" w:themeColor="text1"/>
                <w:sz w:val="24"/>
                <w:szCs w:val="24"/>
              </w:rPr>
              <w:t>名称_</w:t>
            </w:r>
            <w:r w:rsidRPr="00F772A1">
              <w:rPr>
                <w:rFonts w:ascii="宋体" w:hAnsi="宋体" w:hint="eastAsia"/>
                <w:color w:val="000000" w:themeColor="text1"/>
                <w:sz w:val="24"/>
                <w:szCs w:val="24"/>
              </w:rPr>
              <w:t>里程</w:t>
            </w:r>
            <w:r w:rsidRPr="00F772A1">
              <w:rPr>
                <w:rFonts w:ascii="宋体" w:hAnsi="宋体"/>
                <w:color w:val="000000" w:themeColor="text1"/>
                <w:sz w:val="24"/>
                <w:szCs w:val="24"/>
              </w:rPr>
              <w:t>_</w:t>
            </w:r>
            <w:r w:rsidRPr="00F772A1">
              <w:rPr>
                <w:rFonts w:ascii="宋体" w:hAnsi="宋体" w:hint="eastAsia"/>
                <w:color w:val="000000" w:themeColor="text1"/>
                <w:sz w:val="24"/>
                <w:szCs w:val="24"/>
              </w:rPr>
              <w:t>耗时</w:t>
            </w:r>
            <w:r w:rsidRPr="00F772A1">
              <w:rPr>
                <w:rFonts w:ascii="宋体" w:hAnsi="宋体"/>
                <w:color w:val="000000" w:themeColor="text1"/>
                <w:sz w:val="24"/>
                <w:szCs w:val="24"/>
              </w:rPr>
              <w:t>_</w:t>
            </w:r>
            <w:r w:rsidRPr="00F772A1">
              <w:rPr>
                <w:rFonts w:ascii="宋体" w:hAnsi="宋体" w:hint="eastAsia"/>
                <w:color w:val="000000" w:themeColor="text1"/>
                <w:sz w:val="24"/>
                <w:szCs w:val="24"/>
              </w:rPr>
              <w:t>时间</w:t>
            </w:r>
            <w:r w:rsidRPr="00F772A1">
              <w:rPr>
                <w:rFonts w:ascii="宋体" w:hAnsi="宋体"/>
                <w:color w:val="000000" w:themeColor="text1"/>
                <w:sz w:val="24"/>
                <w:szCs w:val="24"/>
              </w:rPr>
              <w:t>_</w:t>
            </w:r>
            <w:r w:rsidRPr="00F772A1">
              <w:rPr>
                <w:rFonts w:ascii="宋体" w:hAnsi="宋体" w:hint="eastAsia"/>
                <w:color w:val="000000" w:themeColor="text1"/>
                <w:sz w:val="24"/>
                <w:szCs w:val="24"/>
              </w:rPr>
              <w:t>人数</w:t>
            </w:r>
            <w:r w:rsidRPr="00F772A1">
              <w:rPr>
                <w:rFonts w:ascii="宋体" w:hAnsi="宋体"/>
                <w:color w:val="000000" w:themeColor="text1"/>
                <w:sz w:val="24"/>
                <w:szCs w:val="24"/>
              </w:rPr>
              <w:t>_</w:t>
            </w:r>
            <w:r w:rsidRPr="00F772A1">
              <w:rPr>
                <w:rFonts w:ascii="宋体" w:hAnsi="宋体" w:hint="eastAsia"/>
                <w:color w:val="000000" w:themeColor="text1"/>
                <w:sz w:val="24"/>
                <w:szCs w:val="24"/>
              </w:rPr>
              <w:t>配速</w:t>
            </w:r>
            <w:r w:rsidRPr="00F772A1">
              <w:rPr>
                <w:rFonts w:ascii="宋体" w:hAnsi="宋体"/>
                <w:color w:val="000000" w:themeColor="text1"/>
                <w:sz w:val="24"/>
                <w:szCs w:val="24"/>
              </w:rPr>
              <w:t>_</w:t>
            </w:r>
            <w:r w:rsidRPr="00F772A1">
              <w:rPr>
                <w:rFonts w:ascii="宋体" w:hAnsi="宋体" w:hint="eastAsia"/>
                <w:color w:val="000000" w:themeColor="text1"/>
                <w:sz w:val="24"/>
                <w:szCs w:val="24"/>
              </w:rPr>
              <w:t>热量</w:t>
            </w:r>
            <w:r w:rsidRPr="00F772A1">
              <w:rPr>
                <w:rFonts w:ascii="宋体" w:hAnsi="宋体"/>
                <w:color w:val="000000" w:themeColor="text1"/>
                <w:sz w:val="24"/>
                <w:szCs w:val="24"/>
              </w:rPr>
              <w:t>_</w:t>
            </w:r>
            <w:r w:rsidRPr="00F772A1">
              <w:rPr>
                <w:rFonts w:ascii="宋体" w:hAnsi="宋体" w:hint="eastAsia"/>
                <w:color w:val="000000" w:themeColor="text1"/>
                <w:sz w:val="24"/>
                <w:szCs w:val="24"/>
              </w:rPr>
              <w:t>爬坡</w:t>
            </w:r>
            <w:r w:rsidRPr="00F772A1">
              <w:rPr>
                <w:rFonts w:ascii="宋体" w:hAnsi="宋体"/>
                <w:color w:val="000000" w:themeColor="text1"/>
                <w:sz w:val="24"/>
                <w:szCs w:val="24"/>
              </w:rPr>
              <w:t>值_</w:t>
            </w:r>
            <w:r w:rsidRPr="00F772A1">
              <w:rPr>
                <w:rFonts w:ascii="宋体" w:hAnsi="宋体" w:hint="eastAsia"/>
                <w:color w:val="000000" w:themeColor="text1"/>
                <w:sz w:val="24"/>
                <w:szCs w:val="24"/>
              </w:rPr>
              <w:t>轨迹点</w:t>
            </w:r>
            <w:r w:rsidRPr="00F772A1">
              <w:rPr>
                <w:rFonts w:ascii="宋体" w:hAnsi="宋体"/>
                <w:color w:val="000000" w:themeColor="text1"/>
                <w:sz w:val="24"/>
                <w:szCs w:val="24"/>
              </w:rPr>
              <w:t>序号</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sz w:val="24"/>
                <w:szCs w:val="24"/>
              </w:rPr>
              <w:t>V</w:t>
            </w:r>
            <w:r w:rsidRPr="00F12BA0">
              <w:rPr>
                <w:rFonts w:ascii="宋体" w:hAnsi="宋体" w:hint="eastAsia"/>
                <w:sz w:val="24"/>
                <w:szCs w:val="24"/>
              </w:rPr>
              <w:t>alue</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经度或维度的</w:t>
            </w:r>
            <w:r w:rsidRPr="00F12BA0">
              <w:rPr>
                <w:rFonts w:ascii="宋体" w:hAnsi="宋体"/>
                <w:sz w:val="24"/>
                <w:szCs w:val="24"/>
              </w:rPr>
              <w:t>值</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hint="eastAsia"/>
                <w:sz w:val="24"/>
                <w:szCs w:val="24"/>
              </w:rPr>
              <w:t>前缀</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无</w:t>
            </w:r>
          </w:p>
        </w:tc>
      </w:tr>
      <w:tr w:rsidR="00F12BA0" w:rsidRPr="00F12BA0" w:rsidTr="00C831E4">
        <w:tc>
          <w:tcPr>
            <w:tcW w:w="1951" w:type="dxa"/>
          </w:tcPr>
          <w:p w:rsidR="00F12BA0" w:rsidRPr="00F12BA0" w:rsidRDefault="00F12BA0" w:rsidP="00C831E4">
            <w:pPr>
              <w:rPr>
                <w:rFonts w:ascii="宋体" w:hAnsi="宋体"/>
                <w:sz w:val="24"/>
                <w:szCs w:val="24"/>
              </w:rPr>
            </w:pPr>
            <w:r w:rsidRPr="00F12BA0">
              <w:rPr>
                <w:rFonts w:ascii="宋体" w:hAnsi="宋体" w:hint="eastAsia"/>
                <w:sz w:val="24"/>
                <w:szCs w:val="24"/>
              </w:rPr>
              <w:t>示例</w:t>
            </w:r>
          </w:p>
        </w:tc>
        <w:tc>
          <w:tcPr>
            <w:tcW w:w="6571" w:type="dxa"/>
          </w:tcPr>
          <w:p w:rsidR="00F12BA0" w:rsidRPr="00F12BA0" w:rsidRDefault="00F12BA0" w:rsidP="00C831E4">
            <w:pPr>
              <w:rPr>
                <w:rFonts w:ascii="宋体" w:hAnsi="宋体"/>
                <w:sz w:val="24"/>
                <w:szCs w:val="24"/>
              </w:rPr>
            </w:pPr>
            <w:r w:rsidRPr="00F12BA0">
              <w:rPr>
                <w:rFonts w:ascii="宋体" w:hAnsi="宋体" w:hint="eastAsia"/>
                <w:sz w:val="24"/>
                <w:szCs w:val="24"/>
              </w:rPr>
              <w:t>南京市_</w:t>
            </w:r>
            <w:r w:rsidRPr="00F12BA0">
              <w:rPr>
                <w:rFonts w:ascii="宋体" w:hAnsi="宋体"/>
                <w:sz w:val="24"/>
                <w:szCs w:val="24"/>
              </w:rPr>
              <w:t>201</w:t>
            </w:r>
            <w:r w:rsidRPr="00F12BA0">
              <w:rPr>
                <w:rFonts w:ascii="宋体" w:hAnsi="宋体" w:hint="eastAsia"/>
                <w:sz w:val="24"/>
                <w:szCs w:val="24"/>
              </w:rPr>
              <w:t>_lat,&lt;10001</w:t>
            </w:r>
            <w:r w:rsidRPr="00F12BA0">
              <w:rPr>
                <w:rFonts w:ascii="宋体" w:hAnsi="宋体"/>
                <w:sz w:val="24"/>
                <w:szCs w:val="24"/>
              </w:rPr>
              <w:t>_1</w:t>
            </w:r>
            <w:r w:rsidRPr="00F12BA0">
              <w:rPr>
                <w:rFonts w:ascii="宋体" w:hAnsi="宋体" w:hint="eastAsia"/>
                <w:sz w:val="24"/>
                <w:szCs w:val="24"/>
              </w:rPr>
              <w:t>, 21.45178911&gt;,&lt;10001</w:t>
            </w:r>
            <w:r w:rsidRPr="00F12BA0">
              <w:rPr>
                <w:rFonts w:ascii="宋体" w:hAnsi="宋体"/>
                <w:sz w:val="24"/>
                <w:szCs w:val="24"/>
              </w:rPr>
              <w:t>_</w:t>
            </w:r>
            <w:r w:rsidRPr="00F12BA0">
              <w:rPr>
                <w:rFonts w:ascii="宋体" w:hAnsi="宋体" w:hint="eastAsia"/>
                <w:sz w:val="24"/>
                <w:szCs w:val="24"/>
              </w:rPr>
              <w:t>2, 32.98112822&gt;</w:t>
            </w:r>
          </w:p>
          <w:p w:rsidR="00F12BA0" w:rsidRPr="00F12BA0" w:rsidRDefault="00F12BA0" w:rsidP="00C831E4">
            <w:pPr>
              <w:rPr>
                <w:rFonts w:ascii="宋体" w:hAnsi="宋体"/>
                <w:sz w:val="24"/>
                <w:szCs w:val="24"/>
              </w:rPr>
            </w:pPr>
            <w:r w:rsidRPr="00F12BA0">
              <w:rPr>
                <w:rFonts w:ascii="宋体" w:hAnsi="宋体" w:hint="eastAsia"/>
                <w:sz w:val="24"/>
                <w:szCs w:val="24"/>
              </w:rPr>
              <w:t>南京市_</w:t>
            </w:r>
            <w:r w:rsidRPr="00F12BA0">
              <w:rPr>
                <w:rFonts w:ascii="宋体" w:hAnsi="宋体"/>
                <w:sz w:val="24"/>
                <w:szCs w:val="24"/>
              </w:rPr>
              <w:t>201</w:t>
            </w:r>
            <w:r w:rsidRPr="00F12BA0">
              <w:rPr>
                <w:rFonts w:ascii="宋体" w:hAnsi="宋体" w:hint="eastAsia"/>
                <w:sz w:val="24"/>
                <w:szCs w:val="24"/>
              </w:rPr>
              <w:t>_lon,&lt;10001</w:t>
            </w:r>
            <w:r w:rsidRPr="00F12BA0">
              <w:rPr>
                <w:rFonts w:ascii="宋体" w:hAnsi="宋体"/>
                <w:sz w:val="24"/>
                <w:szCs w:val="24"/>
              </w:rPr>
              <w:t>_1</w:t>
            </w:r>
            <w:r w:rsidRPr="00F12BA0">
              <w:rPr>
                <w:rFonts w:ascii="宋体" w:hAnsi="宋体" w:hint="eastAsia"/>
                <w:sz w:val="24"/>
                <w:szCs w:val="24"/>
              </w:rPr>
              <w:t>, 21.45178911&gt;,&lt;10001</w:t>
            </w:r>
            <w:r w:rsidRPr="00F12BA0">
              <w:rPr>
                <w:rFonts w:ascii="宋体" w:hAnsi="宋体"/>
                <w:sz w:val="24"/>
                <w:szCs w:val="24"/>
              </w:rPr>
              <w:t>_</w:t>
            </w:r>
            <w:r w:rsidRPr="00F12BA0">
              <w:rPr>
                <w:rFonts w:ascii="宋体" w:hAnsi="宋体" w:hint="eastAsia"/>
                <w:sz w:val="24"/>
                <w:szCs w:val="24"/>
              </w:rPr>
              <w:t>2, 32.98112822&gt;</w:t>
            </w:r>
          </w:p>
        </w:tc>
      </w:tr>
    </w:tbl>
    <w:p w:rsidR="00F12BA0" w:rsidRPr="00F12BA0" w:rsidRDefault="00F12BA0" w:rsidP="00F12BA0">
      <w:pPr>
        <w:rPr>
          <w:rFonts w:ascii="宋体" w:hAnsi="宋体"/>
          <w:sz w:val="24"/>
          <w:szCs w:val="24"/>
        </w:rPr>
      </w:pPr>
    </w:p>
    <w:p w:rsidR="00F12BA0" w:rsidRPr="00F12BA0" w:rsidRDefault="00F12BA0" w:rsidP="00F12BA0">
      <w:pPr>
        <w:rPr>
          <w:rFonts w:ascii="宋体" w:hAnsi="宋体"/>
          <w:b/>
          <w:sz w:val="24"/>
          <w:szCs w:val="24"/>
        </w:rPr>
      </w:pPr>
      <w:r>
        <w:rPr>
          <w:rFonts w:ascii="宋体" w:hAnsi="宋体" w:hint="eastAsia"/>
          <w:b/>
          <w:sz w:val="24"/>
          <w:szCs w:val="24"/>
        </w:rPr>
        <w:t>二</w:t>
      </w:r>
      <w:r>
        <w:rPr>
          <w:rFonts w:ascii="宋体" w:hAnsi="宋体"/>
          <w:b/>
          <w:sz w:val="24"/>
          <w:szCs w:val="24"/>
        </w:rPr>
        <w:t>、</w:t>
      </w:r>
      <w:r>
        <w:rPr>
          <w:rFonts w:ascii="宋体" w:hAnsi="宋体" w:hint="eastAsia"/>
          <w:b/>
          <w:sz w:val="24"/>
          <w:szCs w:val="24"/>
        </w:rPr>
        <w:t>实时</w:t>
      </w:r>
      <w:r w:rsidRPr="00F12BA0">
        <w:rPr>
          <w:rFonts w:ascii="宋体" w:hAnsi="宋体" w:hint="eastAsia"/>
          <w:b/>
          <w:sz w:val="24"/>
          <w:szCs w:val="24"/>
        </w:rPr>
        <w:t>生成</w:t>
      </w:r>
      <w:r w:rsidRPr="00F12BA0">
        <w:rPr>
          <w:rFonts w:ascii="宋体" w:hAnsi="宋体"/>
          <w:b/>
          <w:sz w:val="24"/>
          <w:szCs w:val="24"/>
        </w:rPr>
        <w:t>路线</w:t>
      </w:r>
    </w:p>
    <w:p w:rsidR="00EF0B7F" w:rsidRPr="00EF0B7F" w:rsidRDefault="00EF0B7F" w:rsidP="00E124B7">
      <w:pPr>
        <w:pStyle w:val="ab"/>
        <w:numPr>
          <w:ilvl w:val="0"/>
          <w:numId w:val="36"/>
        </w:numPr>
        <w:spacing w:line="360" w:lineRule="auto"/>
        <w:ind w:firstLineChars="0"/>
        <w:contextualSpacing/>
        <w:rPr>
          <w:rFonts w:ascii="宋体" w:hAnsi="宋体"/>
          <w:sz w:val="24"/>
          <w:szCs w:val="24"/>
        </w:rPr>
      </w:pPr>
      <w:r w:rsidRPr="00EF0B7F">
        <w:rPr>
          <w:rFonts w:ascii="宋体" w:hAnsi="宋体" w:hint="eastAsia"/>
          <w:sz w:val="24"/>
          <w:szCs w:val="24"/>
        </w:rPr>
        <w:t>按城市</w:t>
      </w:r>
      <w:r w:rsidRPr="00EF0B7F">
        <w:rPr>
          <w:rFonts w:ascii="宋体" w:hAnsi="宋体"/>
          <w:sz w:val="24"/>
          <w:szCs w:val="24"/>
        </w:rPr>
        <w:t>将</w:t>
      </w:r>
      <w:r w:rsidRPr="00EF0B7F">
        <w:rPr>
          <w:rFonts w:ascii="宋体" w:hAnsi="宋体" w:hint="eastAsia"/>
          <w:sz w:val="24"/>
          <w:szCs w:val="24"/>
        </w:rPr>
        <w:t>新增</w:t>
      </w:r>
      <w:r w:rsidRPr="00EF0B7F">
        <w:rPr>
          <w:rFonts w:ascii="宋体" w:hAnsi="宋体"/>
          <w:sz w:val="24"/>
          <w:szCs w:val="24"/>
        </w:rPr>
        <w:t>的轨迹点</w:t>
      </w:r>
      <w:r w:rsidRPr="00EF0B7F">
        <w:rPr>
          <w:rFonts w:ascii="宋体" w:hAnsi="宋体" w:hint="eastAsia"/>
          <w:sz w:val="24"/>
          <w:szCs w:val="24"/>
        </w:rPr>
        <w:t>进行</w:t>
      </w:r>
      <w:r w:rsidRPr="00EF0B7F">
        <w:rPr>
          <w:rFonts w:ascii="宋体" w:hAnsi="宋体"/>
          <w:sz w:val="24"/>
          <w:szCs w:val="24"/>
        </w:rPr>
        <w:t>划分</w:t>
      </w:r>
      <w:r w:rsidRPr="00EF0B7F">
        <w:rPr>
          <w:rFonts w:ascii="宋体" w:hAnsi="宋体" w:hint="eastAsia"/>
          <w:sz w:val="24"/>
          <w:szCs w:val="24"/>
        </w:rPr>
        <w:t>，临时</w:t>
      </w:r>
      <w:r w:rsidRPr="00EF0B7F">
        <w:rPr>
          <w:rFonts w:ascii="宋体" w:hAnsi="宋体"/>
          <w:sz w:val="24"/>
          <w:szCs w:val="24"/>
        </w:rPr>
        <w:t>轨迹点表ods_sp_sport_point_hb_tmp</w:t>
      </w:r>
      <w:r w:rsidRPr="00EF0B7F">
        <w:rPr>
          <w:rFonts w:ascii="宋体" w:hAnsi="宋体" w:hint="eastAsia"/>
          <w:sz w:val="24"/>
          <w:szCs w:val="24"/>
        </w:rPr>
        <w:t>记录新增</w:t>
      </w:r>
      <w:r w:rsidRPr="00EF0B7F">
        <w:rPr>
          <w:rFonts w:ascii="宋体" w:hAnsi="宋体"/>
          <w:sz w:val="24"/>
          <w:szCs w:val="24"/>
        </w:rPr>
        <w:t>的轨迹</w:t>
      </w:r>
      <w:r w:rsidRPr="00EF0B7F">
        <w:rPr>
          <w:rFonts w:ascii="宋体" w:hAnsi="宋体" w:hint="eastAsia"/>
          <w:sz w:val="24"/>
          <w:szCs w:val="24"/>
        </w:rPr>
        <w:t>对应</w:t>
      </w:r>
      <w:r w:rsidRPr="00EF0B7F">
        <w:rPr>
          <w:rFonts w:ascii="宋体" w:hAnsi="宋体"/>
          <w:sz w:val="24"/>
          <w:szCs w:val="24"/>
        </w:rPr>
        <w:t>的轨迹点</w:t>
      </w:r>
      <w:r w:rsidRPr="00EF0B7F">
        <w:rPr>
          <w:rFonts w:ascii="宋体" w:hAnsi="宋体" w:hint="eastAsia"/>
          <w:sz w:val="24"/>
          <w:szCs w:val="24"/>
        </w:rPr>
        <w:t>，</w:t>
      </w:r>
      <w:r w:rsidRPr="00EF0B7F">
        <w:rPr>
          <w:rFonts w:ascii="宋体" w:hAnsi="宋体"/>
          <w:sz w:val="24"/>
          <w:szCs w:val="24"/>
        </w:rPr>
        <w:t>条件STATUS =1</w:t>
      </w:r>
    </w:p>
    <w:p w:rsidR="00EF0B7F" w:rsidRPr="00EF0B7F" w:rsidRDefault="00EF0B7F" w:rsidP="00E124B7">
      <w:pPr>
        <w:pStyle w:val="ab"/>
        <w:numPr>
          <w:ilvl w:val="0"/>
          <w:numId w:val="36"/>
        </w:numPr>
        <w:spacing w:line="360" w:lineRule="auto"/>
        <w:ind w:firstLineChars="0"/>
        <w:rPr>
          <w:rFonts w:ascii="宋体" w:hAnsi="宋体"/>
          <w:sz w:val="24"/>
          <w:szCs w:val="24"/>
        </w:rPr>
      </w:pPr>
      <w:r w:rsidRPr="00EF0B7F">
        <w:rPr>
          <w:rFonts w:ascii="宋体" w:hAnsi="宋体" w:hint="eastAsia"/>
          <w:sz w:val="24"/>
          <w:szCs w:val="24"/>
        </w:rPr>
        <w:t>以</w:t>
      </w:r>
      <w:r w:rsidRPr="00EF0B7F">
        <w:rPr>
          <w:rFonts w:ascii="宋体" w:hAnsi="宋体"/>
          <w:sz w:val="24"/>
          <w:szCs w:val="24"/>
        </w:rPr>
        <w:t>热点区域为单位，取当前热点区域中轨迹</w:t>
      </w:r>
      <w:r w:rsidRPr="00EF0B7F">
        <w:rPr>
          <w:rFonts w:ascii="宋体" w:hAnsi="宋体" w:hint="eastAsia"/>
          <w:sz w:val="24"/>
          <w:szCs w:val="24"/>
        </w:rPr>
        <w:t>点</w:t>
      </w:r>
      <w:r w:rsidRPr="00EF0B7F">
        <w:rPr>
          <w:rFonts w:ascii="宋体" w:hAnsi="宋体"/>
          <w:sz w:val="24"/>
          <w:szCs w:val="24"/>
        </w:rPr>
        <w:t>的栅格信息，计算当前热点区域新增轨迹轨迹点的栅格信息，</w:t>
      </w:r>
      <w:r w:rsidRPr="00EF0B7F">
        <w:rPr>
          <w:rFonts w:ascii="宋体" w:hAnsi="宋体" w:hint="eastAsia"/>
          <w:sz w:val="24"/>
          <w:szCs w:val="24"/>
        </w:rPr>
        <w:t>根据2.7中</w:t>
      </w:r>
      <w:r w:rsidRPr="00EF0B7F">
        <w:rPr>
          <w:rFonts w:ascii="宋体" w:hAnsi="宋体"/>
          <w:sz w:val="24"/>
          <w:szCs w:val="24"/>
        </w:rPr>
        <w:t>的</w:t>
      </w:r>
      <w:r w:rsidRPr="00EF0B7F">
        <w:rPr>
          <w:rFonts w:ascii="宋体" w:hAnsi="宋体" w:hint="eastAsia"/>
          <w:sz w:val="24"/>
          <w:szCs w:val="24"/>
        </w:rPr>
        <w:t>步骤</w:t>
      </w:r>
      <w:r w:rsidRPr="00EF0B7F">
        <w:rPr>
          <w:rFonts w:ascii="宋体" w:hAnsi="宋体"/>
          <w:sz w:val="24"/>
          <w:szCs w:val="24"/>
        </w:rPr>
        <w:t>计算新增轨迹在同一个热点区域下与</w:t>
      </w:r>
      <w:r w:rsidRPr="00EF0B7F">
        <w:rPr>
          <w:rFonts w:ascii="宋体" w:hAnsi="宋体" w:hint="eastAsia"/>
          <w:sz w:val="24"/>
          <w:szCs w:val="24"/>
        </w:rPr>
        <w:t>其他</w:t>
      </w:r>
      <w:r w:rsidRPr="00EF0B7F">
        <w:rPr>
          <w:rFonts w:ascii="宋体" w:hAnsi="宋体"/>
          <w:sz w:val="24"/>
          <w:szCs w:val="24"/>
        </w:rPr>
        <w:t>轨迹的</w:t>
      </w:r>
      <w:r w:rsidRPr="00EF0B7F">
        <w:rPr>
          <w:rFonts w:ascii="宋体" w:hAnsi="宋体" w:hint="eastAsia"/>
          <w:sz w:val="24"/>
          <w:szCs w:val="24"/>
        </w:rPr>
        <w:t>拟合</w:t>
      </w:r>
      <w:r w:rsidRPr="00EF0B7F">
        <w:rPr>
          <w:rFonts w:ascii="宋体" w:hAnsi="宋体"/>
          <w:sz w:val="24"/>
          <w:szCs w:val="24"/>
        </w:rPr>
        <w:t>情况</w:t>
      </w:r>
      <w:r w:rsidRPr="00EF0B7F">
        <w:rPr>
          <w:rFonts w:ascii="宋体" w:hAnsi="宋体" w:hint="eastAsia"/>
          <w:sz w:val="24"/>
          <w:szCs w:val="24"/>
        </w:rPr>
        <w:t>，</w:t>
      </w:r>
      <w:r w:rsidRPr="00EF0B7F">
        <w:rPr>
          <w:rFonts w:ascii="宋体" w:hAnsi="宋体"/>
          <w:sz w:val="24"/>
          <w:szCs w:val="24"/>
        </w:rPr>
        <w:t xml:space="preserve">剩下的轨迹即为当前区域对外的推荐路数 </w:t>
      </w:r>
    </w:p>
    <w:p w:rsidR="00EF0B7F" w:rsidRPr="00EF0B7F" w:rsidRDefault="00EF0B7F" w:rsidP="00E124B7">
      <w:pPr>
        <w:pStyle w:val="ab"/>
        <w:numPr>
          <w:ilvl w:val="0"/>
          <w:numId w:val="36"/>
        </w:numPr>
        <w:spacing w:line="360" w:lineRule="auto"/>
        <w:ind w:firstLineChars="0"/>
        <w:rPr>
          <w:rFonts w:ascii="宋体" w:hAnsi="宋体"/>
          <w:sz w:val="24"/>
          <w:szCs w:val="24"/>
        </w:rPr>
      </w:pPr>
      <w:r w:rsidRPr="00EF0B7F">
        <w:rPr>
          <w:rFonts w:ascii="宋体" w:hAnsi="宋体" w:hint="eastAsia"/>
          <w:sz w:val="24"/>
          <w:szCs w:val="24"/>
        </w:rPr>
        <w:t>如果新增</w:t>
      </w:r>
      <w:r w:rsidRPr="00EF0B7F">
        <w:rPr>
          <w:rFonts w:ascii="宋体" w:hAnsi="宋体"/>
          <w:sz w:val="24"/>
          <w:szCs w:val="24"/>
        </w:rPr>
        <w:t>的轨迹将其他轨迹拟合，将新增</w:t>
      </w:r>
      <w:r w:rsidRPr="00EF0B7F">
        <w:rPr>
          <w:rFonts w:ascii="宋体" w:hAnsi="宋体" w:hint="eastAsia"/>
          <w:sz w:val="24"/>
          <w:szCs w:val="24"/>
        </w:rPr>
        <w:t>轨迹保存入</w:t>
      </w:r>
      <w:r w:rsidRPr="00EF0B7F">
        <w:rPr>
          <w:rFonts w:ascii="宋体" w:hAnsi="宋体"/>
          <w:sz w:val="24"/>
          <w:szCs w:val="24"/>
        </w:rPr>
        <w:t>ods_sp_hot_record</w:t>
      </w:r>
      <w:r w:rsidRPr="00EF0B7F">
        <w:rPr>
          <w:rFonts w:ascii="宋体" w:hAnsi="宋体" w:hint="eastAsia"/>
          <w:sz w:val="24"/>
          <w:szCs w:val="24"/>
        </w:rPr>
        <w:t>表，</w:t>
      </w:r>
      <w:r w:rsidRPr="00EF0B7F">
        <w:rPr>
          <w:rFonts w:ascii="宋体" w:hAnsi="宋体"/>
          <w:sz w:val="24"/>
          <w:szCs w:val="24"/>
        </w:rPr>
        <w:t>更新</w:t>
      </w:r>
      <w:r w:rsidRPr="00EF0B7F">
        <w:rPr>
          <w:rFonts w:ascii="宋体" w:hAnsi="宋体" w:hint="eastAsia"/>
          <w:sz w:val="24"/>
          <w:szCs w:val="24"/>
        </w:rPr>
        <w:t>runner</w:t>
      </w:r>
      <w:r w:rsidRPr="00EF0B7F">
        <w:rPr>
          <w:rFonts w:ascii="宋体" w:hAnsi="宋体"/>
          <w:sz w:val="24"/>
          <w:szCs w:val="24"/>
        </w:rPr>
        <w:t>_value,</w:t>
      </w:r>
      <w:r w:rsidRPr="00EF0B7F">
        <w:rPr>
          <w:rFonts w:ascii="宋体" w:hAnsi="宋体" w:hint="eastAsia"/>
          <w:sz w:val="24"/>
          <w:szCs w:val="24"/>
        </w:rPr>
        <w:t>更新</w:t>
      </w:r>
      <w:r w:rsidRPr="00EF0B7F">
        <w:rPr>
          <w:rFonts w:ascii="宋体" w:hAnsi="宋体"/>
          <w:sz w:val="24"/>
          <w:szCs w:val="24"/>
        </w:rPr>
        <w:t>值等于被拟合轨迹的runner_value。更新</w:t>
      </w:r>
      <w:r w:rsidRPr="00EF0B7F">
        <w:rPr>
          <w:rFonts w:ascii="宋体" w:hAnsi="宋体" w:hint="eastAsia"/>
          <w:sz w:val="24"/>
          <w:szCs w:val="24"/>
        </w:rPr>
        <w:t>runner</w:t>
      </w:r>
      <w:r w:rsidRPr="00EF0B7F">
        <w:rPr>
          <w:rFonts w:ascii="宋体" w:hAnsi="宋体"/>
          <w:sz w:val="24"/>
          <w:szCs w:val="24"/>
        </w:rPr>
        <w:t>_time</w:t>
      </w:r>
      <w:r w:rsidRPr="00EF0B7F">
        <w:rPr>
          <w:rFonts w:ascii="宋体" w:hAnsi="宋体" w:hint="eastAsia"/>
          <w:sz w:val="24"/>
          <w:szCs w:val="24"/>
        </w:rPr>
        <w:t>，</w:t>
      </w:r>
      <w:r w:rsidRPr="00EF0B7F">
        <w:rPr>
          <w:rFonts w:ascii="宋体" w:hAnsi="宋体"/>
          <w:sz w:val="24"/>
          <w:szCs w:val="24"/>
        </w:rPr>
        <w:t>更新值等于被拟合轨迹</w:t>
      </w:r>
      <w:r w:rsidRPr="00EF0B7F">
        <w:rPr>
          <w:rFonts w:ascii="宋体" w:hAnsi="宋体" w:hint="eastAsia"/>
          <w:sz w:val="24"/>
          <w:szCs w:val="24"/>
        </w:rPr>
        <w:t>的</w:t>
      </w:r>
      <w:r w:rsidRPr="00EF0B7F">
        <w:rPr>
          <w:rFonts w:ascii="宋体" w:hAnsi="宋体"/>
          <w:sz w:val="24"/>
          <w:szCs w:val="24"/>
        </w:rPr>
        <w:t>runner_value*runner_time</w:t>
      </w:r>
      <w:r w:rsidRPr="00EF0B7F">
        <w:rPr>
          <w:rFonts w:ascii="宋体" w:hAnsi="宋体" w:hint="eastAsia"/>
          <w:sz w:val="24"/>
          <w:szCs w:val="24"/>
        </w:rPr>
        <w:t>再求和</w:t>
      </w:r>
      <w:r w:rsidRPr="00EF0B7F">
        <w:rPr>
          <w:rFonts w:ascii="宋体" w:hAnsi="宋体"/>
          <w:sz w:val="24"/>
          <w:szCs w:val="24"/>
        </w:rPr>
        <w:t>除以</w:t>
      </w:r>
      <w:r w:rsidRPr="00EF0B7F">
        <w:rPr>
          <w:rFonts w:ascii="宋体" w:hAnsi="宋体" w:hint="eastAsia"/>
          <w:sz w:val="24"/>
          <w:szCs w:val="24"/>
        </w:rPr>
        <w:t>runner</w:t>
      </w:r>
      <w:r w:rsidRPr="00EF0B7F">
        <w:rPr>
          <w:rFonts w:ascii="宋体" w:hAnsi="宋体"/>
          <w:sz w:val="24"/>
          <w:szCs w:val="24"/>
        </w:rPr>
        <w:t>_value</w:t>
      </w:r>
      <w:r w:rsidRPr="00EF0B7F">
        <w:rPr>
          <w:rFonts w:ascii="宋体" w:hAnsi="宋体" w:hint="eastAsia"/>
          <w:sz w:val="24"/>
          <w:szCs w:val="24"/>
        </w:rPr>
        <w:t>的</w:t>
      </w:r>
      <w:r w:rsidRPr="00EF0B7F">
        <w:rPr>
          <w:rFonts w:ascii="宋体" w:hAnsi="宋体"/>
          <w:sz w:val="24"/>
          <w:szCs w:val="24"/>
        </w:rPr>
        <w:t>更新值</w:t>
      </w:r>
    </w:p>
    <w:p w:rsidR="00EF0B7F" w:rsidRPr="00EF0B7F" w:rsidRDefault="00EF0B7F" w:rsidP="00E124B7">
      <w:pPr>
        <w:pStyle w:val="ab"/>
        <w:numPr>
          <w:ilvl w:val="0"/>
          <w:numId w:val="36"/>
        </w:numPr>
        <w:spacing w:line="360" w:lineRule="auto"/>
        <w:ind w:firstLineChars="0"/>
        <w:rPr>
          <w:rFonts w:ascii="宋体" w:hAnsi="宋体"/>
          <w:sz w:val="24"/>
          <w:szCs w:val="24"/>
        </w:rPr>
      </w:pPr>
      <w:r w:rsidRPr="00EF0B7F">
        <w:rPr>
          <w:rFonts w:ascii="宋体" w:hAnsi="宋体" w:hint="eastAsia"/>
          <w:sz w:val="24"/>
          <w:szCs w:val="24"/>
        </w:rPr>
        <w:t>如果新增</w:t>
      </w:r>
      <w:r w:rsidRPr="00EF0B7F">
        <w:rPr>
          <w:rFonts w:ascii="宋体" w:hAnsi="宋体"/>
          <w:sz w:val="24"/>
          <w:szCs w:val="24"/>
        </w:rPr>
        <w:t>的轨迹</w:t>
      </w:r>
      <w:r w:rsidRPr="00EF0B7F">
        <w:rPr>
          <w:rFonts w:ascii="宋体" w:hAnsi="宋体" w:hint="eastAsia"/>
          <w:sz w:val="24"/>
          <w:szCs w:val="24"/>
        </w:rPr>
        <w:t>被</w:t>
      </w:r>
      <w:r w:rsidRPr="00EF0B7F">
        <w:rPr>
          <w:rFonts w:ascii="宋体" w:hAnsi="宋体"/>
          <w:sz w:val="24"/>
          <w:szCs w:val="24"/>
        </w:rPr>
        <w:t>其他轨迹拟合</w:t>
      </w:r>
      <w:r w:rsidRPr="00EF0B7F">
        <w:rPr>
          <w:rFonts w:ascii="宋体" w:hAnsi="宋体" w:hint="eastAsia"/>
          <w:sz w:val="24"/>
          <w:szCs w:val="24"/>
        </w:rPr>
        <w:t>，</w:t>
      </w:r>
      <w:r w:rsidRPr="00EF0B7F">
        <w:rPr>
          <w:rFonts w:ascii="宋体" w:hAnsi="宋体"/>
          <w:sz w:val="24"/>
          <w:szCs w:val="24"/>
        </w:rPr>
        <w:t>更新</w:t>
      </w:r>
      <w:r w:rsidRPr="00EF0B7F">
        <w:rPr>
          <w:rFonts w:ascii="宋体" w:hAnsi="宋体" w:hint="eastAsia"/>
          <w:sz w:val="24"/>
          <w:szCs w:val="24"/>
        </w:rPr>
        <w:t>拟合新增</w:t>
      </w:r>
      <w:r w:rsidRPr="00EF0B7F">
        <w:rPr>
          <w:rFonts w:ascii="宋体" w:hAnsi="宋体"/>
          <w:sz w:val="24"/>
          <w:szCs w:val="24"/>
        </w:rPr>
        <w:t>轨迹的</w:t>
      </w:r>
      <w:r w:rsidRPr="00EF0B7F">
        <w:rPr>
          <w:rFonts w:ascii="宋体" w:hAnsi="宋体" w:hint="eastAsia"/>
          <w:sz w:val="24"/>
          <w:szCs w:val="24"/>
        </w:rPr>
        <w:t>推荐</w:t>
      </w:r>
      <w:r w:rsidRPr="00EF0B7F">
        <w:rPr>
          <w:rFonts w:ascii="宋体" w:hAnsi="宋体"/>
          <w:sz w:val="24"/>
          <w:szCs w:val="24"/>
        </w:rPr>
        <w:t>路线的runner_value=</w:t>
      </w:r>
      <w:r w:rsidRPr="00EF0B7F">
        <w:rPr>
          <w:rFonts w:ascii="宋体" w:hAnsi="宋体" w:hint="eastAsia"/>
          <w:sz w:val="24"/>
          <w:szCs w:val="24"/>
        </w:rPr>
        <w:t>原来</w:t>
      </w:r>
      <w:r w:rsidRPr="00EF0B7F">
        <w:rPr>
          <w:rFonts w:ascii="宋体" w:hAnsi="宋体"/>
          <w:sz w:val="24"/>
          <w:szCs w:val="24"/>
        </w:rPr>
        <w:t>runner_value+1</w:t>
      </w:r>
    </w:p>
    <w:p w:rsidR="00EF0B7F" w:rsidRPr="00EF0B7F" w:rsidRDefault="00EF0B7F" w:rsidP="00E124B7">
      <w:pPr>
        <w:pStyle w:val="ab"/>
        <w:numPr>
          <w:ilvl w:val="0"/>
          <w:numId w:val="36"/>
        </w:numPr>
        <w:spacing w:line="360" w:lineRule="auto"/>
        <w:ind w:firstLineChars="0"/>
        <w:rPr>
          <w:rFonts w:ascii="宋体" w:hAnsi="宋体"/>
          <w:sz w:val="24"/>
          <w:szCs w:val="24"/>
        </w:rPr>
      </w:pPr>
      <w:r w:rsidRPr="00EF0B7F">
        <w:rPr>
          <w:rFonts w:ascii="宋体" w:hAnsi="宋体" w:hint="eastAsia"/>
          <w:sz w:val="24"/>
          <w:szCs w:val="24"/>
        </w:rPr>
        <w:t>更新</w:t>
      </w:r>
      <w:r w:rsidRPr="00EF0B7F">
        <w:rPr>
          <w:rFonts w:ascii="宋体" w:hAnsi="宋体"/>
          <w:sz w:val="24"/>
          <w:szCs w:val="24"/>
        </w:rPr>
        <w:t>ods_sp_record_deal</w:t>
      </w:r>
      <w:r w:rsidRPr="00EF0B7F">
        <w:rPr>
          <w:rFonts w:ascii="宋体" w:hAnsi="宋体" w:hint="eastAsia"/>
          <w:sz w:val="24"/>
          <w:szCs w:val="24"/>
        </w:rPr>
        <w:t>表</w:t>
      </w:r>
      <w:r w:rsidRPr="00EF0B7F">
        <w:rPr>
          <w:rFonts w:ascii="宋体" w:hAnsi="宋体"/>
          <w:sz w:val="24"/>
          <w:szCs w:val="24"/>
        </w:rPr>
        <w:t>中的recommand_id</w:t>
      </w:r>
      <w:r w:rsidRPr="00EF0B7F">
        <w:rPr>
          <w:rFonts w:ascii="宋体" w:hAnsi="宋体" w:hint="eastAsia"/>
          <w:sz w:val="24"/>
          <w:szCs w:val="24"/>
        </w:rPr>
        <w:t>字段</w:t>
      </w:r>
      <w:r w:rsidRPr="00EF0B7F">
        <w:rPr>
          <w:rFonts w:ascii="宋体" w:hAnsi="宋体"/>
          <w:sz w:val="24"/>
          <w:szCs w:val="24"/>
        </w:rPr>
        <w:t>，</w:t>
      </w:r>
      <w:r w:rsidRPr="00EF0B7F">
        <w:rPr>
          <w:rFonts w:ascii="宋体" w:hAnsi="宋体" w:hint="eastAsia"/>
          <w:sz w:val="24"/>
          <w:szCs w:val="24"/>
        </w:rPr>
        <w:t>指定</w:t>
      </w:r>
      <w:r w:rsidRPr="00EF0B7F">
        <w:rPr>
          <w:rFonts w:ascii="宋体" w:hAnsi="宋体"/>
          <w:sz w:val="24"/>
          <w:szCs w:val="24"/>
        </w:rPr>
        <w:t>每个运动记录对应的推荐记录，两者应该属于同一城市、同一区域</w:t>
      </w:r>
      <w:r w:rsidRPr="00EF0B7F">
        <w:rPr>
          <w:rFonts w:ascii="宋体" w:hAnsi="宋体" w:hint="eastAsia"/>
          <w:sz w:val="24"/>
          <w:szCs w:val="24"/>
        </w:rPr>
        <w:t>、</w:t>
      </w:r>
      <w:r w:rsidRPr="00EF0B7F">
        <w:rPr>
          <w:rFonts w:ascii="宋体" w:hAnsi="宋体"/>
          <w:sz w:val="24"/>
          <w:szCs w:val="24"/>
        </w:rPr>
        <w:t>起点相近</w:t>
      </w:r>
      <w:r w:rsidRPr="00EF0B7F">
        <w:rPr>
          <w:rFonts w:ascii="宋体" w:hAnsi="宋体" w:hint="eastAsia"/>
          <w:sz w:val="24"/>
          <w:szCs w:val="24"/>
        </w:rPr>
        <w:t>、轨迹点综合距离相近。</w:t>
      </w:r>
    </w:p>
    <w:p w:rsidR="00EF0B7F" w:rsidRPr="00EF0B7F" w:rsidRDefault="00EF0B7F" w:rsidP="00E124B7">
      <w:pPr>
        <w:pStyle w:val="ab"/>
        <w:numPr>
          <w:ilvl w:val="0"/>
          <w:numId w:val="36"/>
        </w:numPr>
        <w:spacing w:line="360" w:lineRule="auto"/>
        <w:ind w:firstLineChars="0"/>
        <w:rPr>
          <w:rFonts w:ascii="宋体" w:hAnsi="宋体"/>
          <w:sz w:val="24"/>
          <w:szCs w:val="24"/>
        </w:rPr>
      </w:pPr>
      <w:r w:rsidRPr="00EF0B7F">
        <w:rPr>
          <w:rFonts w:ascii="宋体" w:hAnsi="宋体" w:hint="eastAsia"/>
          <w:sz w:val="24"/>
          <w:szCs w:val="24"/>
        </w:rPr>
        <w:t>将推荐</w:t>
      </w:r>
      <w:r w:rsidRPr="00EF0B7F">
        <w:rPr>
          <w:rFonts w:ascii="宋体" w:hAnsi="宋体"/>
          <w:sz w:val="24"/>
          <w:szCs w:val="24"/>
        </w:rPr>
        <w:t>路书的城市</w:t>
      </w:r>
      <w:r w:rsidRPr="00EF0B7F">
        <w:rPr>
          <w:rFonts w:ascii="宋体" w:hAnsi="宋体" w:hint="eastAsia"/>
          <w:sz w:val="24"/>
          <w:szCs w:val="24"/>
        </w:rPr>
        <w:t>、</w:t>
      </w:r>
      <w:r w:rsidRPr="00EF0B7F">
        <w:rPr>
          <w:rFonts w:ascii="宋体" w:hAnsi="宋体"/>
          <w:sz w:val="24"/>
          <w:szCs w:val="24"/>
        </w:rPr>
        <w:t>对应区域、起点经纬度</w:t>
      </w:r>
      <w:r w:rsidRPr="00EF0B7F">
        <w:rPr>
          <w:rFonts w:ascii="宋体" w:hAnsi="宋体" w:hint="eastAsia"/>
          <w:sz w:val="24"/>
          <w:szCs w:val="24"/>
        </w:rPr>
        <w:t>、路书</w:t>
      </w:r>
      <w:r w:rsidRPr="00EF0B7F">
        <w:rPr>
          <w:rFonts w:ascii="宋体" w:hAnsi="宋体"/>
          <w:sz w:val="24"/>
          <w:szCs w:val="24"/>
        </w:rPr>
        <w:t>编号</w:t>
      </w:r>
      <w:r w:rsidRPr="00EF0B7F">
        <w:rPr>
          <w:rFonts w:ascii="宋体" w:hAnsi="宋体" w:hint="eastAsia"/>
          <w:sz w:val="24"/>
          <w:szCs w:val="24"/>
        </w:rPr>
        <w:t>保存</w:t>
      </w:r>
      <w:r w:rsidRPr="00EF0B7F">
        <w:rPr>
          <w:rFonts w:ascii="宋体" w:hAnsi="宋体"/>
          <w:sz w:val="24"/>
          <w:szCs w:val="24"/>
        </w:rPr>
        <w:t>入</w:t>
      </w:r>
      <w:r w:rsidRPr="00EF0B7F">
        <w:rPr>
          <w:rFonts w:ascii="宋体" w:hAnsi="宋体" w:hint="eastAsia"/>
          <w:sz w:val="24"/>
          <w:szCs w:val="24"/>
        </w:rPr>
        <w:t>Redis。</w:t>
      </w:r>
      <w:r w:rsidRPr="00EF0B7F">
        <w:rPr>
          <w:rFonts w:ascii="宋体" w:hAnsi="宋体"/>
          <w:sz w:val="24"/>
          <w:szCs w:val="24"/>
        </w:rPr>
        <w:t>HMap</w:t>
      </w:r>
      <w:r w:rsidRPr="00EF0B7F">
        <w:rPr>
          <w:rFonts w:ascii="宋体" w:hAnsi="宋体" w:hint="eastAsia"/>
          <w:sz w:val="24"/>
          <w:szCs w:val="24"/>
        </w:rPr>
        <w:t>格式为：&lt;</w:t>
      </w:r>
      <w:r w:rsidRPr="00EF0B7F">
        <w:rPr>
          <w:rFonts w:ascii="宋体" w:hAnsi="宋体"/>
          <w:sz w:val="24"/>
          <w:szCs w:val="24"/>
        </w:rPr>
        <w:t>城市名</w:t>
      </w:r>
      <w:r w:rsidRPr="00EF0B7F">
        <w:rPr>
          <w:rFonts w:ascii="宋体" w:hAnsi="宋体" w:hint="eastAsia"/>
          <w:sz w:val="24"/>
          <w:szCs w:val="24"/>
        </w:rPr>
        <w:t>_区域</w:t>
      </w:r>
      <w:r w:rsidRPr="00EF0B7F">
        <w:rPr>
          <w:rFonts w:ascii="宋体" w:hAnsi="宋体"/>
          <w:sz w:val="24"/>
          <w:szCs w:val="24"/>
        </w:rPr>
        <w:t>编号</w:t>
      </w:r>
      <w:r w:rsidRPr="00EF0B7F">
        <w:rPr>
          <w:rFonts w:ascii="宋体" w:hAnsi="宋体" w:hint="eastAsia"/>
          <w:sz w:val="24"/>
          <w:szCs w:val="24"/>
        </w:rPr>
        <w:t>,&lt;路书</w:t>
      </w:r>
      <w:r w:rsidRPr="00EF0B7F">
        <w:rPr>
          <w:rFonts w:ascii="宋体" w:hAnsi="宋体"/>
          <w:sz w:val="24"/>
          <w:szCs w:val="24"/>
        </w:rPr>
        <w:t>编号</w:t>
      </w:r>
      <w:r w:rsidRPr="00EF0B7F">
        <w:rPr>
          <w:rFonts w:ascii="宋体" w:hAnsi="宋体" w:hint="eastAsia"/>
          <w:sz w:val="24"/>
          <w:szCs w:val="24"/>
        </w:rPr>
        <w:t>,经度_维度&gt;</w:t>
      </w:r>
      <w:r w:rsidRPr="00EF0B7F">
        <w:rPr>
          <w:rFonts w:ascii="宋体" w:hAnsi="宋体"/>
          <w:sz w:val="24"/>
          <w:szCs w:val="24"/>
        </w:rPr>
        <w:t>&gt;</w:t>
      </w:r>
      <w:r w:rsidRPr="00EF0B7F">
        <w:rPr>
          <w:rFonts w:ascii="宋体" w:hAnsi="宋体" w:hint="eastAsia"/>
          <w:sz w:val="24"/>
          <w:szCs w:val="24"/>
        </w:rPr>
        <w:t>，</w:t>
      </w:r>
      <w:r w:rsidRPr="00EF0B7F">
        <w:rPr>
          <w:rFonts w:ascii="宋体" w:hAnsi="宋体"/>
          <w:sz w:val="24"/>
          <w:szCs w:val="24"/>
        </w:rPr>
        <w:t>如</w:t>
      </w:r>
      <w:r w:rsidRPr="00EF0B7F">
        <w:rPr>
          <w:rFonts w:ascii="宋体" w:hAnsi="宋体" w:hint="eastAsia"/>
          <w:sz w:val="24"/>
          <w:szCs w:val="24"/>
        </w:rPr>
        <w:t>&lt;南京</w:t>
      </w:r>
      <w:r w:rsidRPr="00EF0B7F">
        <w:rPr>
          <w:rFonts w:ascii="宋体" w:hAnsi="宋体"/>
          <w:sz w:val="24"/>
          <w:szCs w:val="24"/>
        </w:rPr>
        <w:t>市</w:t>
      </w:r>
      <w:r w:rsidRPr="00EF0B7F">
        <w:rPr>
          <w:rFonts w:ascii="宋体" w:hAnsi="宋体" w:hint="eastAsia"/>
          <w:sz w:val="24"/>
          <w:szCs w:val="24"/>
        </w:rPr>
        <w:t>_201</w:t>
      </w:r>
      <w:r w:rsidRPr="00EF0B7F">
        <w:rPr>
          <w:rFonts w:ascii="宋体" w:hAnsi="宋体"/>
          <w:sz w:val="24"/>
          <w:szCs w:val="24"/>
        </w:rPr>
        <w:t>,&lt;234567</w:t>
      </w:r>
      <w:r w:rsidRPr="00EF0B7F">
        <w:rPr>
          <w:rFonts w:ascii="宋体" w:hAnsi="宋体" w:hint="eastAsia"/>
          <w:sz w:val="24"/>
          <w:szCs w:val="24"/>
        </w:rPr>
        <w:t>，21.45178911_32.98112822&gt;</w:t>
      </w:r>
      <w:r w:rsidRPr="00EF0B7F">
        <w:rPr>
          <w:rFonts w:ascii="宋体" w:hAnsi="宋体"/>
          <w:sz w:val="24"/>
          <w:szCs w:val="24"/>
        </w:rPr>
        <w:t>&gt;</w:t>
      </w:r>
      <w:r w:rsidRPr="00EF0B7F">
        <w:rPr>
          <w:rFonts w:ascii="宋体" w:hAnsi="宋体" w:hint="eastAsia"/>
          <w:sz w:val="24"/>
          <w:szCs w:val="24"/>
        </w:rPr>
        <w:t>。</w:t>
      </w:r>
    </w:p>
    <w:p w:rsidR="00EF0B7F" w:rsidRPr="00EF0B7F" w:rsidRDefault="00EF0B7F" w:rsidP="00E124B7">
      <w:pPr>
        <w:pStyle w:val="ab"/>
        <w:numPr>
          <w:ilvl w:val="0"/>
          <w:numId w:val="36"/>
        </w:numPr>
        <w:spacing w:line="360" w:lineRule="auto"/>
        <w:ind w:firstLineChars="0"/>
        <w:rPr>
          <w:rFonts w:ascii="宋体" w:hAnsi="宋体"/>
          <w:sz w:val="24"/>
          <w:szCs w:val="24"/>
        </w:rPr>
      </w:pPr>
      <w:r w:rsidRPr="00EF0B7F">
        <w:rPr>
          <w:rFonts w:ascii="宋体" w:hAnsi="宋体" w:hint="eastAsia"/>
          <w:sz w:val="24"/>
          <w:szCs w:val="24"/>
        </w:rPr>
        <w:t>将</w:t>
      </w:r>
      <w:r w:rsidRPr="00EF0B7F">
        <w:rPr>
          <w:rFonts w:ascii="宋体" w:hAnsi="宋体"/>
          <w:sz w:val="24"/>
          <w:szCs w:val="24"/>
        </w:rPr>
        <w:t>推荐路书的城市、对应</w:t>
      </w:r>
      <w:r w:rsidRPr="00EF0B7F">
        <w:rPr>
          <w:rFonts w:ascii="宋体" w:hAnsi="宋体" w:hint="eastAsia"/>
          <w:sz w:val="24"/>
          <w:szCs w:val="24"/>
        </w:rPr>
        <w:t>区域、</w:t>
      </w:r>
      <w:r w:rsidRPr="00EF0B7F">
        <w:rPr>
          <w:rFonts w:ascii="宋体" w:hAnsi="宋体"/>
          <w:sz w:val="24"/>
          <w:szCs w:val="24"/>
        </w:rPr>
        <w:t>路书编号、</w:t>
      </w:r>
      <w:r w:rsidRPr="00EF0B7F">
        <w:rPr>
          <w:rFonts w:ascii="宋体" w:hAnsi="宋体" w:hint="eastAsia"/>
          <w:sz w:val="24"/>
          <w:szCs w:val="24"/>
        </w:rPr>
        <w:t>起点</w:t>
      </w:r>
      <w:r w:rsidRPr="00EF0B7F">
        <w:rPr>
          <w:rFonts w:ascii="宋体" w:hAnsi="宋体"/>
          <w:sz w:val="24"/>
          <w:szCs w:val="24"/>
        </w:rPr>
        <w:t>名称、终点名称、</w:t>
      </w:r>
      <w:r w:rsidRPr="00EF0B7F">
        <w:rPr>
          <w:rFonts w:ascii="宋体" w:hAnsi="宋体" w:hint="eastAsia"/>
          <w:sz w:val="24"/>
          <w:szCs w:val="24"/>
        </w:rPr>
        <w:t>路书</w:t>
      </w:r>
      <w:r w:rsidRPr="00EF0B7F">
        <w:rPr>
          <w:rFonts w:ascii="宋体" w:hAnsi="宋体"/>
          <w:sz w:val="24"/>
          <w:szCs w:val="24"/>
        </w:rPr>
        <w:t>的各个标签、轨迹点序号、轨迹点的</w:t>
      </w:r>
      <w:r w:rsidRPr="00EF0B7F">
        <w:rPr>
          <w:rFonts w:ascii="宋体" w:hAnsi="宋体" w:hint="eastAsia"/>
          <w:sz w:val="24"/>
          <w:szCs w:val="24"/>
        </w:rPr>
        <w:t>经度和</w:t>
      </w:r>
      <w:r w:rsidRPr="00EF0B7F">
        <w:rPr>
          <w:rFonts w:ascii="宋体" w:hAnsi="宋体"/>
          <w:sz w:val="24"/>
          <w:szCs w:val="24"/>
        </w:rPr>
        <w:t>维度</w:t>
      </w:r>
      <w:r w:rsidRPr="00EF0B7F">
        <w:rPr>
          <w:rFonts w:ascii="宋体" w:hAnsi="宋体" w:hint="eastAsia"/>
          <w:sz w:val="24"/>
          <w:szCs w:val="24"/>
        </w:rPr>
        <w:t>保存入Redis，</w:t>
      </w:r>
      <w:r w:rsidRPr="00EF0B7F">
        <w:rPr>
          <w:rFonts w:ascii="宋体" w:hAnsi="宋体"/>
          <w:sz w:val="24"/>
          <w:szCs w:val="24"/>
        </w:rPr>
        <w:t>格式为</w:t>
      </w:r>
      <w:r w:rsidRPr="00EF0B7F">
        <w:rPr>
          <w:rFonts w:ascii="宋体" w:hAnsi="宋体" w:hint="eastAsia"/>
          <w:sz w:val="24"/>
          <w:szCs w:val="24"/>
        </w:rPr>
        <w:t>Sorted-Set</w:t>
      </w:r>
      <w:r w:rsidRPr="00EF0B7F">
        <w:rPr>
          <w:rFonts w:ascii="宋体" w:hAnsi="宋体"/>
          <w:sz w:val="24"/>
          <w:szCs w:val="24"/>
        </w:rPr>
        <w:t>s</w:t>
      </w:r>
      <w:r w:rsidRPr="00EF0B7F">
        <w:rPr>
          <w:rFonts w:ascii="宋体" w:hAnsi="宋体" w:hint="eastAsia"/>
          <w:sz w:val="24"/>
          <w:szCs w:val="24"/>
        </w:rPr>
        <w:t>。</w:t>
      </w:r>
    </w:p>
    <w:p w:rsidR="00EF0B7F" w:rsidRPr="00EF0B7F" w:rsidRDefault="00EF0B7F" w:rsidP="00E124B7">
      <w:pPr>
        <w:pStyle w:val="ab"/>
        <w:widowControl/>
        <w:numPr>
          <w:ilvl w:val="0"/>
          <w:numId w:val="36"/>
        </w:numPr>
        <w:spacing w:after="200" w:line="276" w:lineRule="auto"/>
        <w:ind w:firstLineChars="0"/>
        <w:contextualSpacing/>
        <w:jc w:val="left"/>
        <w:rPr>
          <w:rFonts w:ascii="宋体" w:hAnsi="宋体"/>
          <w:sz w:val="24"/>
          <w:szCs w:val="24"/>
        </w:rPr>
      </w:pPr>
      <w:r w:rsidRPr="00EF0B7F">
        <w:rPr>
          <w:rFonts w:ascii="宋体" w:hAnsi="宋体" w:hint="eastAsia"/>
          <w:sz w:val="24"/>
          <w:szCs w:val="24"/>
        </w:rPr>
        <w:t>Redis表设计</w:t>
      </w:r>
    </w:p>
    <w:tbl>
      <w:tblPr>
        <w:tblStyle w:val="aa"/>
        <w:tblW w:w="0" w:type="auto"/>
        <w:tblLayout w:type="fixed"/>
        <w:tblLook w:val="04A0"/>
      </w:tblPr>
      <w:tblGrid>
        <w:gridCol w:w="1951"/>
        <w:gridCol w:w="6571"/>
      </w:tblGrid>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hint="eastAsia"/>
                <w:sz w:val="24"/>
                <w:szCs w:val="24"/>
              </w:rPr>
              <w:lastRenderedPageBreak/>
              <w:t>功能</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保存推荐路书</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hint="eastAsia"/>
                <w:sz w:val="24"/>
                <w:szCs w:val="24"/>
              </w:rPr>
              <w:t>类型</w:t>
            </w:r>
          </w:p>
        </w:tc>
        <w:tc>
          <w:tcPr>
            <w:tcW w:w="6571" w:type="dxa"/>
          </w:tcPr>
          <w:p w:rsidR="00EF0B7F" w:rsidRPr="00EF0B7F" w:rsidRDefault="00EF0B7F" w:rsidP="00C831E4">
            <w:pPr>
              <w:rPr>
                <w:rFonts w:ascii="宋体" w:hAnsi="宋体"/>
                <w:sz w:val="24"/>
                <w:szCs w:val="24"/>
              </w:rPr>
            </w:pPr>
            <w:r w:rsidRPr="00EF0B7F">
              <w:rPr>
                <w:rFonts w:ascii="宋体" w:hAnsi="宋体"/>
                <w:sz w:val="24"/>
                <w:szCs w:val="24"/>
              </w:rPr>
              <w:t>H</w:t>
            </w:r>
            <w:r w:rsidRPr="00EF0B7F">
              <w:rPr>
                <w:rFonts w:ascii="宋体" w:hAnsi="宋体" w:hint="eastAsia"/>
                <w:sz w:val="24"/>
                <w:szCs w:val="24"/>
              </w:rPr>
              <w:t>ash</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sz w:val="24"/>
                <w:szCs w:val="24"/>
              </w:rPr>
              <w:t>K</w:t>
            </w:r>
            <w:r w:rsidRPr="00EF0B7F">
              <w:rPr>
                <w:rFonts w:ascii="宋体" w:hAnsi="宋体" w:hint="eastAsia"/>
                <w:sz w:val="24"/>
                <w:szCs w:val="24"/>
              </w:rPr>
              <w:t>ey</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城市名_区域编号</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sz w:val="24"/>
                <w:szCs w:val="24"/>
              </w:rPr>
              <w:t>F</w:t>
            </w:r>
            <w:r w:rsidRPr="00EF0B7F">
              <w:rPr>
                <w:rFonts w:ascii="宋体" w:hAnsi="宋体" w:hint="eastAsia"/>
                <w:sz w:val="24"/>
                <w:szCs w:val="24"/>
              </w:rPr>
              <w:t>ield</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路书编号</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sz w:val="24"/>
                <w:szCs w:val="24"/>
              </w:rPr>
              <w:t>V</w:t>
            </w:r>
            <w:r w:rsidRPr="00EF0B7F">
              <w:rPr>
                <w:rFonts w:ascii="宋体" w:hAnsi="宋体" w:hint="eastAsia"/>
                <w:sz w:val="24"/>
                <w:szCs w:val="24"/>
              </w:rPr>
              <w:t>alue</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经度_维度</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hint="eastAsia"/>
                <w:sz w:val="24"/>
                <w:szCs w:val="24"/>
              </w:rPr>
              <w:t>前缀</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sp_hot_record</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hint="eastAsia"/>
                <w:sz w:val="24"/>
                <w:szCs w:val="24"/>
              </w:rPr>
              <w:t>示例</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sp_hot_record:南京市_10001,&lt;</w:t>
            </w:r>
            <w:r w:rsidRPr="00EF0B7F">
              <w:rPr>
                <w:rFonts w:ascii="宋体" w:hAnsi="宋体"/>
                <w:sz w:val="24"/>
                <w:szCs w:val="24"/>
              </w:rPr>
              <w:t>234567</w:t>
            </w:r>
            <w:r w:rsidRPr="00EF0B7F">
              <w:rPr>
                <w:rFonts w:ascii="宋体" w:hAnsi="宋体" w:hint="eastAsia"/>
                <w:sz w:val="24"/>
                <w:szCs w:val="24"/>
              </w:rPr>
              <w:t>, 21.45178911_32.98112822&gt;,&lt;</w:t>
            </w:r>
            <w:r w:rsidRPr="00EF0B7F">
              <w:rPr>
                <w:rFonts w:ascii="宋体" w:hAnsi="宋体"/>
                <w:sz w:val="24"/>
                <w:szCs w:val="24"/>
              </w:rPr>
              <w:t>23456</w:t>
            </w:r>
            <w:r w:rsidRPr="00EF0B7F">
              <w:rPr>
                <w:rFonts w:ascii="宋体" w:hAnsi="宋体" w:hint="eastAsia"/>
                <w:sz w:val="24"/>
                <w:szCs w:val="24"/>
              </w:rPr>
              <w:t>8, 21.45178911_32.98112822&gt;</w:t>
            </w:r>
          </w:p>
        </w:tc>
      </w:tr>
    </w:tbl>
    <w:p w:rsidR="00EF0B7F" w:rsidRPr="00EF0B7F" w:rsidRDefault="00EF0B7F" w:rsidP="00EF0B7F">
      <w:pPr>
        <w:spacing w:line="360" w:lineRule="auto"/>
        <w:rPr>
          <w:rFonts w:ascii="宋体" w:hAnsi="宋体"/>
          <w:sz w:val="24"/>
          <w:szCs w:val="24"/>
        </w:rPr>
      </w:pPr>
    </w:p>
    <w:tbl>
      <w:tblPr>
        <w:tblStyle w:val="aa"/>
        <w:tblW w:w="0" w:type="auto"/>
        <w:tblLayout w:type="fixed"/>
        <w:tblLook w:val="04A0"/>
      </w:tblPr>
      <w:tblGrid>
        <w:gridCol w:w="1951"/>
        <w:gridCol w:w="6571"/>
      </w:tblGrid>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hint="eastAsia"/>
                <w:sz w:val="24"/>
                <w:szCs w:val="24"/>
              </w:rPr>
              <w:t>功能</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保存推荐路书轨迹点</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hint="eastAsia"/>
                <w:sz w:val="24"/>
                <w:szCs w:val="24"/>
              </w:rPr>
              <w:t>类型</w:t>
            </w:r>
          </w:p>
        </w:tc>
        <w:tc>
          <w:tcPr>
            <w:tcW w:w="6571" w:type="dxa"/>
          </w:tcPr>
          <w:p w:rsidR="00EF0B7F" w:rsidRPr="00EF0B7F" w:rsidRDefault="00EF0B7F" w:rsidP="00C831E4">
            <w:pPr>
              <w:rPr>
                <w:rFonts w:ascii="宋体" w:hAnsi="宋体"/>
                <w:sz w:val="24"/>
                <w:szCs w:val="24"/>
              </w:rPr>
            </w:pPr>
            <w:r w:rsidRPr="00EF0B7F">
              <w:rPr>
                <w:rFonts w:ascii="宋体" w:hAnsi="宋体"/>
                <w:sz w:val="24"/>
                <w:szCs w:val="24"/>
              </w:rPr>
              <w:t>Sort-Sets</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sz w:val="24"/>
                <w:szCs w:val="24"/>
              </w:rPr>
              <w:t>K</w:t>
            </w:r>
            <w:r w:rsidRPr="00EF0B7F">
              <w:rPr>
                <w:rFonts w:ascii="宋体" w:hAnsi="宋体" w:hint="eastAsia"/>
                <w:sz w:val="24"/>
                <w:szCs w:val="24"/>
              </w:rPr>
              <w:t>ey</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城市名_区域编号_</w:t>
            </w:r>
            <w:r w:rsidRPr="00EF0B7F">
              <w:rPr>
                <w:rFonts w:ascii="宋体" w:hAnsi="宋体"/>
                <w:sz w:val="24"/>
                <w:szCs w:val="24"/>
              </w:rPr>
              <w:t>L</w:t>
            </w:r>
            <w:r w:rsidRPr="00EF0B7F">
              <w:rPr>
                <w:rFonts w:ascii="宋体" w:hAnsi="宋体" w:hint="eastAsia"/>
                <w:sz w:val="24"/>
                <w:szCs w:val="24"/>
              </w:rPr>
              <w:t>at（维度）, 城市名_区域编号_lon（经度）</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sz w:val="24"/>
                <w:szCs w:val="24"/>
              </w:rPr>
              <w:t>F</w:t>
            </w:r>
            <w:r w:rsidRPr="00EF0B7F">
              <w:rPr>
                <w:rFonts w:ascii="宋体" w:hAnsi="宋体" w:hint="eastAsia"/>
                <w:sz w:val="24"/>
                <w:szCs w:val="24"/>
              </w:rPr>
              <w:t>ield</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路书</w:t>
            </w:r>
            <w:r w:rsidRPr="00EF0B7F">
              <w:rPr>
                <w:rFonts w:ascii="宋体" w:hAnsi="宋体"/>
                <w:sz w:val="24"/>
                <w:szCs w:val="24"/>
              </w:rPr>
              <w:t>编号</w:t>
            </w:r>
            <w:r w:rsidRPr="00EF0B7F">
              <w:rPr>
                <w:rFonts w:ascii="宋体" w:hAnsi="宋体" w:hint="eastAsia"/>
                <w:sz w:val="24"/>
                <w:szCs w:val="24"/>
              </w:rPr>
              <w:t>_起点</w:t>
            </w:r>
            <w:r w:rsidRPr="00EF0B7F">
              <w:rPr>
                <w:rFonts w:ascii="宋体" w:hAnsi="宋体"/>
                <w:sz w:val="24"/>
                <w:szCs w:val="24"/>
              </w:rPr>
              <w:t>名称_</w:t>
            </w:r>
            <w:r w:rsidRPr="00EF0B7F">
              <w:rPr>
                <w:rFonts w:ascii="宋体" w:hAnsi="宋体" w:hint="eastAsia"/>
                <w:sz w:val="24"/>
                <w:szCs w:val="24"/>
              </w:rPr>
              <w:t>终点</w:t>
            </w:r>
            <w:r w:rsidRPr="00EF0B7F">
              <w:rPr>
                <w:rFonts w:ascii="宋体" w:hAnsi="宋体"/>
                <w:sz w:val="24"/>
                <w:szCs w:val="24"/>
              </w:rPr>
              <w:t>名称_</w:t>
            </w:r>
            <w:r w:rsidRPr="00EF0B7F">
              <w:rPr>
                <w:rFonts w:ascii="宋体" w:hAnsi="宋体" w:hint="eastAsia"/>
                <w:sz w:val="24"/>
                <w:szCs w:val="24"/>
              </w:rPr>
              <w:t>里程</w:t>
            </w:r>
            <w:r w:rsidRPr="00EF0B7F">
              <w:rPr>
                <w:rFonts w:ascii="宋体" w:hAnsi="宋体"/>
                <w:sz w:val="24"/>
                <w:szCs w:val="24"/>
              </w:rPr>
              <w:t>_</w:t>
            </w:r>
            <w:r w:rsidRPr="00EF0B7F">
              <w:rPr>
                <w:rFonts w:ascii="宋体" w:hAnsi="宋体" w:hint="eastAsia"/>
                <w:sz w:val="24"/>
                <w:szCs w:val="24"/>
              </w:rPr>
              <w:t>耗时</w:t>
            </w:r>
            <w:r w:rsidRPr="00EF0B7F">
              <w:rPr>
                <w:rFonts w:ascii="宋体" w:hAnsi="宋体"/>
                <w:sz w:val="24"/>
                <w:szCs w:val="24"/>
              </w:rPr>
              <w:t>_</w:t>
            </w:r>
            <w:r w:rsidRPr="00EF0B7F">
              <w:rPr>
                <w:rFonts w:ascii="宋体" w:hAnsi="宋体" w:hint="eastAsia"/>
                <w:sz w:val="24"/>
                <w:szCs w:val="24"/>
              </w:rPr>
              <w:t>时间</w:t>
            </w:r>
            <w:r w:rsidRPr="00EF0B7F">
              <w:rPr>
                <w:rFonts w:ascii="宋体" w:hAnsi="宋体"/>
                <w:sz w:val="24"/>
                <w:szCs w:val="24"/>
              </w:rPr>
              <w:t>_</w:t>
            </w:r>
            <w:r w:rsidRPr="00EF0B7F">
              <w:rPr>
                <w:rFonts w:ascii="宋体" w:hAnsi="宋体" w:hint="eastAsia"/>
                <w:sz w:val="24"/>
                <w:szCs w:val="24"/>
              </w:rPr>
              <w:t>人数</w:t>
            </w:r>
            <w:r w:rsidRPr="00EF0B7F">
              <w:rPr>
                <w:rFonts w:ascii="宋体" w:hAnsi="宋体"/>
                <w:sz w:val="24"/>
                <w:szCs w:val="24"/>
              </w:rPr>
              <w:t>_</w:t>
            </w:r>
            <w:r w:rsidRPr="00EF0B7F">
              <w:rPr>
                <w:rFonts w:ascii="宋体" w:hAnsi="宋体" w:hint="eastAsia"/>
                <w:sz w:val="24"/>
                <w:szCs w:val="24"/>
              </w:rPr>
              <w:t>配速</w:t>
            </w:r>
            <w:r w:rsidRPr="00EF0B7F">
              <w:rPr>
                <w:rFonts w:ascii="宋体" w:hAnsi="宋体"/>
                <w:sz w:val="24"/>
                <w:szCs w:val="24"/>
              </w:rPr>
              <w:t>_</w:t>
            </w:r>
            <w:r w:rsidRPr="00EF0B7F">
              <w:rPr>
                <w:rFonts w:ascii="宋体" w:hAnsi="宋体" w:hint="eastAsia"/>
                <w:sz w:val="24"/>
                <w:szCs w:val="24"/>
              </w:rPr>
              <w:t>热量</w:t>
            </w:r>
            <w:r w:rsidRPr="00EF0B7F">
              <w:rPr>
                <w:rFonts w:ascii="宋体" w:hAnsi="宋体"/>
                <w:sz w:val="24"/>
                <w:szCs w:val="24"/>
              </w:rPr>
              <w:t>_</w:t>
            </w:r>
            <w:r w:rsidRPr="00EF0B7F">
              <w:rPr>
                <w:rFonts w:ascii="宋体" w:hAnsi="宋体" w:hint="eastAsia"/>
                <w:sz w:val="24"/>
                <w:szCs w:val="24"/>
              </w:rPr>
              <w:t>爬坡</w:t>
            </w:r>
            <w:r w:rsidRPr="00EF0B7F">
              <w:rPr>
                <w:rFonts w:ascii="宋体" w:hAnsi="宋体"/>
                <w:sz w:val="24"/>
                <w:szCs w:val="24"/>
              </w:rPr>
              <w:t>值_</w:t>
            </w:r>
            <w:r w:rsidRPr="00EF0B7F">
              <w:rPr>
                <w:rFonts w:ascii="宋体" w:hAnsi="宋体" w:hint="eastAsia"/>
                <w:sz w:val="24"/>
                <w:szCs w:val="24"/>
              </w:rPr>
              <w:t>轨迹点</w:t>
            </w:r>
            <w:r w:rsidRPr="00EF0B7F">
              <w:rPr>
                <w:rFonts w:ascii="宋体" w:hAnsi="宋体"/>
                <w:sz w:val="24"/>
                <w:szCs w:val="24"/>
              </w:rPr>
              <w:t>序号</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sz w:val="24"/>
                <w:szCs w:val="24"/>
              </w:rPr>
              <w:t>V</w:t>
            </w:r>
            <w:r w:rsidRPr="00EF0B7F">
              <w:rPr>
                <w:rFonts w:ascii="宋体" w:hAnsi="宋体" w:hint="eastAsia"/>
                <w:sz w:val="24"/>
                <w:szCs w:val="24"/>
              </w:rPr>
              <w:t>alue</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经度或维度的</w:t>
            </w:r>
            <w:r w:rsidRPr="00EF0B7F">
              <w:rPr>
                <w:rFonts w:ascii="宋体" w:hAnsi="宋体"/>
                <w:sz w:val="24"/>
                <w:szCs w:val="24"/>
              </w:rPr>
              <w:t>值</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hint="eastAsia"/>
                <w:sz w:val="24"/>
                <w:szCs w:val="24"/>
              </w:rPr>
              <w:t>前缀</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无</w:t>
            </w:r>
          </w:p>
        </w:tc>
      </w:tr>
      <w:tr w:rsidR="00EF0B7F" w:rsidRPr="00EF0B7F" w:rsidTr="00C831E4">
        <w:tc>
          <w:tcPr>
            <w:tcW w:w="1951" w:type="dxa"/>
          </w:tcPr>
          <w:p w:rsidR="00EF0B7F" w:rsidRPr="00EF0B7F" w:rsidRDefault="00EF0B7F" w:rsidP="00C831E4">
            <w:pPr>
              <w:rPr>
                <w:rFonts w:ascii="宋体" w:hAnsi="宋体"/>
                <w:sz w:val="24"/>
                <w:szCs w:val="24"/>
              </w:rPr>
            </w:pPr>
            <w:r w:rsidRPr="00EF0B7F">
              <w:rPr>
                <w:rFonts w:ascii="宋体" w:hAnsi="宋体" w:hint="eastAsia"/>
                <w:sz w:val="24"/>
                <w:szCs w:val="24"/>
              </w:rPr>
              <w:t>示例</w:t>
            </w:r>
          </w:p>
        </w:tc>
        <w:tc>
          <w:tcPr>
            <w:tcW w:w="6571" w:type="dxa"/>
          </w:tcPr>
          <w:p w:rsidR="00EF0B7F" w:rsidRPr="00EF0B7F" w:rsidRDefault="00EF0B7F" w:rsidP="00C831E4">
            <w:pPr>
              <w:rPr>
                <w:rFonts w:ascii="宋体" w:hAnsi="宋体"/>
                <w:sz w:val="24"/>
                <w:szCs w:val="24"/>
              </w:rPr>
            </w:pPr>
            <w:r w:rsidRPr="00EF0B7F">
              <w:rPr>
                <w:rFonts w:ascii="宋体" w:hAnsi="宋体" w:hint="eastAsia"/>
                <w:sz w:val="24"/>
                <w:szCs w:val="24"/>
              </w:rPr>
              <w:t>南京市_</w:t>
            </w:r>
            <w:r w:rsidRPr="00EF0B7F">
              <w:rPr>
                <w:rFonts w:ascii="宋体" w:hAnsi="宋体"/>
                <w:sz w:val="24"/>
                <w:szCs w:val="24"/>
              </w:rPr>
              <w:t>201</w:t>
            </w:r>
            <w:r w:rsidRPr="00EF0B7F">
              <w:rPr>
                <w:rFonts w:ascii="宋体" w:hAnsi="宋体" w:hint="eastAsia"/>
                <w:sz w:val="24"/>
                <w:szCs w:val="24"/>
              </w:rPr>
              <w:t>_lat,&lt;10001</w:t>
            </w:r>
            <w:r w:rsidRPr="00EF0B7F">
              <w:rPr>
                <w:rFonts w:ascii="宋体" w:hAnsi="宋体"/>
                <w:sz w:val="24"/>
                <w:szCs w:val="24"/>
              </w:rPr>
              <w:t>_1</w:t>
            </w:r>
            <w:r w:rsidRPr="00EF0B7F">
              <w:rPr>
                <w:rFonts w:ascii="宋体" w:hAnsi="宋体" w:hint="eastAsia"/>
                <w:sz w:val="24"/>
                <w:szCs w:val="24"/>
              </w:rPr>
              <w:t>, 21.45178911&gt;,&lt;10001</w:t>
            </w:r>
            <w:r w:rsidRPr="00EF0B7F">
              <w:rPr>
                <w:rFonts w:ascii="宋体" w:hAnsi="宋体"/>
                <w:sz w:val="24"/>
                <w:szCs w:val="24"/>
              </w:rPr>
              <w:t>_</w:t>
            </w:r>
            <w:r w:rsidRPr="00EF0B7F">
              <w:rPr>
                <w:rFonts w:ascii="宋体" w:hAnsi="宋体" w:hint="eastAsia"/>
                <w:sz w:val="24"/>
                <w:szCs w:val="24"/>
              </w:rPr>
              <w:t>2, 32.98112822&gt;</w:t>
            </w:r>
          </w:p>
          <w:p w:rsidR="00EF0B7F" w:rsidRPr="00EF0B7F" w:rsidRDefault="00EF0B7F" w:rsidP="00C831E4">
            <w:pPr>
              <w:rPr>
                <w:rFonts w:ascii="宋体" w:hAnsi="宋体"/>
                <w:sz w:val="24"/>
                <w:szCs w:val="24"/>
              </w:rPr>
            </w:pPr>
            <w:r w:rsidRPr="00EF0B7F">
              <w:rPr>
                <w:rFonts w:ascii="宋体" w:hAnsi="宋体" w:hint="eastAsia"/>
                <w:sz w:val="24"/>
                <w:szCs w:val="24"/>
              </w:rPr>
              <w:t>南京市_</w:t>
            </w:r>
            <w:r w:rsidRPr="00EF0B7F">
              <w:rPr>
                <w:rFonts w:ascii="宋体" w:hAnsi="宋体"/>
                <w:sz w:val="24"/>
                <w:szCs w:val="24"/>
              </w:rPr>
              <w:t>201</w:t>
            </w:r>
            <w:r w:rsidRPr="00EF0B7F">
              <w:rPr>
                <w:rFonts w:ascii="宋体" w:hAnsi="宋体" w:hint="eastAsia"/>
                <w:sz w:val="24"/>
                <w:szCs w:val="24"/>
              </w:rPr>
              <w:t>_lon,&lt;10001</w:t>
            </w:r>
            <w:r w:rsidRPr="00EF0B7F">
              <w:rPr>
                <w:rFonts w:ascii="宋体" w:hAnsi="宋体"/>
                <w:sz w:val="24"/>
                <w:szCs w:val="24"/>
              </w:rPr>
              <w:t>_1</w:t>
            </w:r>
            <w:r w:rsidRPr="00EF0B7F">
              <w:rPr>
                <w:rFonts w:ascii="宋体" w:hAnsi="宋体" w:hint="eastAsia"/>
                <w:sz w:val="24"/>
                <w:szCs w:val="24"/>
              </w:rPr>
              <w:t>, 21.45178911&gt;,&lt;10001</w:t>
            </w:r>
            <w:r w:rsidRPr="00EF0B7F">
              <w:rPr>
                <w:rFonts w:ascii="宋体" w:hAnsi="宋体"/>
                <w:sz w:val="24"/>
                <w:szCs w:val="24"/>
              </w:rPr>
              <w:t>_</w:t>
            </w:r>
            <w:r w:rsidRPr="00EF0B7F">
              <w:rPr>
                <w:rFonts w:ascii="宋体" w:hAnsi="宋体" w:hint="eastAsia"/>
                <w:sz w:val="24"/>
                <w:szCs w:val="24"/>
              </w:rPr>
              <w:t>2, 32.98112822&gt;</w:t>
            </w:r>
          </w:p>
        </w:tc>
      </w:tr>
    </w:tbl>
    <w:p w:rsidR="00EF0B7F" w:rsidRPr="00EF0B7F" w:rsidRDefault="00EF0B7F" w:rsidP="00EF0B7F">
      <w:pPr>
        <w:rPr>
          <w:rFonts w:ascii="宋体" w:hAnsi="宋体"/>
          <w:sz w:val="24"/>
          <w:szCs w:val="24"/>
        </w:rPr>
      </w:pPr>
    </w:p>
    <w:p w:rsidR="002C7191" w:rsidRDefault="002C7191" w:rsidP="002C7191">
      <w:pPr>
        <w:pStyle w:val="3"/>
        <w:rPr>
          <w:rFonts w:asciiTheme="minorEastAsia" w:eastAsiaTheme="minorEastAsia" w:hAnsiTheme="minorEastAsia"/>
          <w:color w:val="000000" w:themeColor="text1"/>
        </w:rPr>
      </w:pPr>
      <w:bookmarkStart w:id="53" w:name="_Toc496097641"/>
      <w:r>
        <w:rPr>
          <w:rFonts w:asciiTheme="minorEastAsia" w:eastAsiaTheme="minorEastAsia" w:hAnsiTheme="minorEastAsia" w:hint="eastAsia"/>
          <w:color w:val="000000" w:themeColor="text1"/>
        </w:rPr>
        <w:t>推荐</w:t>
      </w:r>
      <w:r>
        <w:rPr>
          <w:rFonts w:asciiTheme="minorEastAsia" w:eastAsiaTheme="minorEastAsia" w:hAnsiTheme="minorEastAsia"/>
          <w:color w:val="000000" w:themeColor="text1"/>
        </w:rPr>
        <w:t>路线查询</w:t>
      </w:r>
      <w:bookmarkEnd w:id="53"/>
    </w:p>
    <w:p w:rsidR="0001215F" w:rsidRPr="0001215F" w:rsidRDefault="0001215F" w:rsidP="0012463B">
      <w:pPr>
        <w:pStyle w:val="ab"/>
        <w:numPr>
          <w:ilvl w:val="0"/>
          <w:numId w:val="12"/>
        </w:numPr>
        <w:spacing w:line="360" w:lineRule="auto"/>
        <w:ind w:firstLineChars="0"/>
        <w:rPr>
          <w:rFonts w:ascii="宋体" w:hAnsi="宋体"/>
          <w:sz w:val="24"/>
          <w:szCs w:val="24"/>
        </w:rPr>
      </w:pPr>
      <w:r w:rsidRPr="0001215F">
        <w:rPr>
          <w:rFonts w:ascii="宋体" w:hAnsi="宋体" w:hint="eastAsia"/>
          <w:sz w:val="24"/>
          <w:szCs w:val="24"/>
        </w:rPr>
        <w:t>接口</w:t>
      </w:r>
      <w:r w:rsidRPr="0001215F">
        <w:rPr>
          <w:rFonts w:ascii="宋体" w:hAnsi="宋体"/>
          <w:sz w:val="24"/>
          <w:szCs w:val="24"/>
        </w:rPr>
        <w:t>形式：</w:t>
      </w:r>
      <w:r w:rsidRPr="0001215F">
        <w:rPr>
          <w:rFonts w:ascii="宋体" w:hAnsi="宋体" w:hint="eastAsia"/>
          <w:sz w:val="24"/>
          <w:szCs w:val="24"/>
        </w:rPr>
        <w:t>Http，</w:t>
      </w:r>
      <w:r w:rsidRPr="0001215F">
        <w:rPr>
          <w:rFonts w:ascii="宋体" w:hAnsi="宋体"/>
          <w:sz w:val="24"/>
          <w:szCs w:val="24"/>
        </w:rPr>
        <w:t>集成入安全中心</w:t>
      </w:r>
    </w:p>
    <w:p w:rsidR="0001215F" w:rsidRPr="0001215F" w:rsidRDefault="0001215F" w:rsidP="0012463B">
      <w:pPr>
        <w:pStyle w:val="ab"/>
        <w:numPr>
          <w:ilvl w:val="0"/>
          <w:numId w:val="12"/>
        </w:numPr>
        <w:spacing w:line="360" w:lineRule="auto"/>
        <w:ind w:firstLineChars="0"/>
        <w:rPr>
          <w:rFonts w:ascii="宋体" w:hAnsi="宋体"/>
          <w:sz w:val="24"/>
          <w:szCs w:val="24"/>
        </w:rPr>
      </w:pPr>
      <w:r w:rsidRPr="0001215F">
        <w:rPr>
          <w:rFonts w:ascii="宋体" w:hAnsi="宋体" w:hint="eastAsia"/>
          <w:sz w:val="24"/>
          <w:szCs w:val="24"/>
        </w:rPr>
        <w:t>善跑</w:t>
      </w:r>
      <w:r w:rsidRPr="0001215F">
        <w:rPr>
          <w:rFonts w:ascii="宋体" w:hAnsi="宋体"/>
          <w:sz w:val="24"/>
          <w:szCs w:val="24"/>
        </w:rPr>
        <w:t>输入：</w:t>
      </w:r>
      <w:r w:rsidRPr="0001215F">
        <w:rPr>
          <w:rFonts w:ascii="宋体" w:hAnsi="宋体" w:hint="eastAsia"/>
          <w:sz w:val="24"/>
          <w:szCs w:val="24"/>
        </w:rPr>
        <w:t>用户</w:t>
      </w:r>
      <w:r w:rsidRPr="0001215F">
        <w:rPr>
          <w:rFonts w:ascii="宋体" w:hAnsi="宋体"/>
          <w:sz w:val="24"/>
          <w:szCs w:val="24"/>
        </w:rPr>
        <w:t>所在位置（</w:t>
      </w:r>
      <w:r w:rsidRPr="0001215F">
        <w:rPr>
          <w:rFonts w:ascii="宋体" w:hAnsi="宋体" w:hint="eastAsia"/>
          <w:sz w:val="24"/>
          <w:szCs w:val="24"/>
        </w:rPr>
        <w:t>经度</w:t>
      </w:r>
      <w:r w:rsidRPr="0001215F">
        <w:rPr>
          <w:rFonts w:ascii="宋体" w:hAnsi="宋体"/>
          <w:sz w:val="24"/>
          <w:szCs w:val="24"/>
        </w:rPr>
        <w:t>、维度</w:t>
      </w:r>
      <w:r w:rsidRPr="0001215F">
        <w:rPr>
          <w:rFonts w:ascii="宋体" w:hAnsi="宋体" w:hint="eastAsia"/>
          <w:sz w:val="24"/>
          <w:szCs w:val="24"/>
        </w:rPr>
        <w:t>、</w:t>
      </w:r>
      <w:r w:rsidRPr="0001215F">
        <w:rPr>
          <w:rFonts w:ascii="宋体" w:hAnsi="宋体"/>
          <w:sz w:val="24"/>
          <w:szCs w:val="24"/>
        </w:rPr>
        <w:t>不能为空）</w:t>
      </w:r>
      <w:r w:rsidRPr="0001215F">
        <w:rPr>
          <w:rFonts w:ascii="宋体" w:hAnsi="宋体" w:hint="eastAsia"/>
          <w:sz w:val="24"/>
          <w:szCs w:val="24"/>
        </w:rPr>
        <w:t>、用户</w:t>
      </w:r>
      <w:r w:rsidRPr="0001215F">
        <w:rPr>
          <w:rFonts w:ascii="宋体" w:hAnsi="宋体"/>
          <w:sz w:val="24"/>
          <w:szCs w:val="24"/>
        </w:rPr>
        <w:t>所在城市</w:t>
      </w:r>
      <w:r w:rsidRPr="0001215F">
        <w:rPr>
          <w:rFonts w:ascii="宋体" w:hAnsi="宋体" w:hint="eastAsia"/>
          <w:sz w:val="24"/>
          <w:szCs w:val="24"/>
        </w:rPr>
        <w:t>中文</w:t>
      </w:r>
      <w:r w:rsidRPr="0001215F">
        <w:rPr>
          <w:rFonts w:ascii="宋体" w:hAnsi="宋体"/>
          <w:sz w:val="24"/>
          <w:szCs w:val="24"/>
        </w:rPr>
        <w:t>名称</w:t>
      </w:r>
      <w:r w:rsidRPr="0001215F">
        <w:rPr>
          <w:rFonts w:ascii="宋体" w:hAnsi="宋体" w:hint="eastAsia"/>
          <w:sz w:val="24"/>
          <w:szCs w:val="24"/>
        </w:rPr>
        <w:t>（可为空）</w:t>
      </w:r>
    </w:p>
    <w:p w:rsidR="0001215F" w:rsidRPr="0001215F" w:rsidRDefault="0001215F" w:rsidP="0012463B">
      <w:pPr>
        <w:pStyle w:val="ab"/>
        <w:numPr>
          <w:ilvl w:val="0"/>
          <w:numId w:val="12"/>
        </w:numPr>
        <w:spacing w:line="360" w:lineRule="auto"/>
        <w:ind w:firstLineChars="0"/>
        <w:rPr>
          <w:rFonts w:ascii="宋体" w:hAnsi="宋体"/>
          <w:sz w:val="24"/>
          <w:szCs w:val="24"/>
        </w:rPr>
      </w:pPr>
      <w:r w:rsidRPr="0001215F">
        <w:rPr>
          <w:rFonts w:ascii="宋体" w:hAnsi="宋体" w:hint="eastAsia"/>
          <w:sz w:val="24"/>
          <w:szCs w:val="24"/>
        </w:rPr>
        <w:t>平台</w:t>
      </w:r>
      <w:r w:rsidRPr="0001215F">
        <w:rPr>
          <w:rFonts w:ascii="宋体" w:hAnsi="宋体"/>
          <w:sz w:val="24"/>
          <w:szCs w:val="24"/>
        </w:rPr>
        <w:t>输出：</w:t>
      </w:r>
      <w:r w:rsidRPr="0001215F">
        <w:rPr>
          <w:rFonts w:ascii="宋体" w:hAnsi="宋体" w:hint="eastAsia"/>
          <w:sz w:val="24"/>
          <w:szCs w:val="24"/>
        </w:rPr>
        <w:t>路书对应</w:t>
      </w:r>
      <w:r w:rsidRPr="0001215F">
        <w:rPr>
          <w:rFonts w:ascii="宋体" w:hAnsi="宋体"/>
          <w:sz w:val="24"/>
          <w:szCs w:val="24"/>
        </w:rPr>
        <w:t>的运动记录编号</w:t>
      </w:r>
      <w:r w:rsidRPr="0001215F">
        <w:rPr>
          <w:rFonts w:ascii="宋体" w:hAnsi="宋体" w:hint="eastAsia"/>
          <w:sz w:val="24"/>
          <w:szCs w:val="24"/>
        </w:rPr>
        <w:t>和</w:t>
      </w:r>
      <w:r w:rsidRPr="0001215F">
        <w:rPr>
          <w:rFonts w:ascii="宋体" w:hAnsi="宋体"/>
          <w:sz w:val="24"/>
          <w:szCs w:val="24"/>
        </w:rPr>
        <w:t>对应标签</w:t>
      </w:r>
      <w:r w:rsidRPr="0001215F">
        <w:rPr>
          <w:rFonts w:ascii="宋体" w:hAnsi="宋体" w:hint="eastAsia"/>
          <w:sz w:val="24"/>
          <w:szCs w:val="24"/>
        </w:rPr>
        <w:t>，</w:t>
      </w:r>
      <w:r w:rsidRPr="0001215F">
        <w:rPr>
          <w:rFonts w:ascii="宋体" w:hAnsi="宋体"/>
          <w:sz w:val="24"/>
          <w:szCs w:val="24"/>
        </w:rPr>
        <w:t>最近的轨迹点</w:t>
      </w:r>
      <w:r w:rsidRPr="0001215F">
        <w:rPr>
          <w:rFonts w:ascii="宋体" w:hAnsi="宋体" w:hint="eastAsia"/>
          <w:sz w:val="24"/>
          <w:szCs w:val="24"/>
        </w:rPr>
        <w:t>序号、</w:t>
      </w:r>
      <w:r w:rsidRPr="0001215F">
        <w:rPr>
          <w:rFonts w:ascii="宋体" w:hAnsi="宋体"/>
          <w:sz w:val="24"/>
          <w:szCs w:val="24"/>
        </w:rPr>
        <w:t>经度、维度</w:t>
      </w:r>
      <w:r w:rsidRPr="0001215F">
        <w:rPr>
          <w:rFonts w:ascii="宋体" w:hAnsi="宋体" w:hint="eastAsia"/>
          <w:sz w:val="24"/>
          <w:szCs w:val="24"/>
        </w:rPr>
        <w:t>，</w:t>
      </w:r>
      <w:r w:rsidRPr="0001215F">
        <w:rPr>
          <w:rFonts w:ascii="宋体" w:hAnsi="宋体"/>
          <w:sz w:val="24"/>
          <w:szCs w:val="24"/>
        </w:rPr>
        <w:t>需按照</w:t>
      </w:r>
      <w:r w:rsidRPr="0001215F">
        <w:rPr>
          <w:rFonts w:ascii="宋体" w:hAnsi="宋体" w:hint="eastAsia"/>
          <w:sz w:val="24"/>
          <w:szCs w:val="24"/>
        </w:rPr>
        <w:t>由近及远</w:t>
      </w:r>
      <w:r w:rsidRPr="0001215F">
        <w:rPr>
          <w:rFonts w:ascii="宋体" w:hAnsi="宋体"/>
          <w:sz w:val="24"/>
          <w:szCs w:val="24"/>
        </w:rPr>
        <w:t xml:space="preserve">排序 </w:t>
      </w:r>
    </w:p>
    <w:p w:rsidR="0001215F" w:rsidRPr="0001215F" w:rsidRDefault="0001215F" w:rsidP="0012463B">
      <w:pPr>
        <w:pStyle w:val="ab"/>
        <w:numPr>
          <w:ilvl w:val="0"/>
          <w:numId w:val="12"/>
        </w:numPr>
        <w:spacing w:line="360" w:lineRule="auto"/>
        <w:ind w:firstLineChars="0"/>
        <w:rPr>
          <w:rFonts w:ascii="宋体" w:hAnsi="宋体"/>
          <w:sz w:val="24"/>
          <w:szCs w:val="24"/>
        </w:rPr>
      </w:pPr>
      <w:r w:rsidRPr="0001215F">
        <w:rPr>
          <w:rFonts w:ascii="宋体" w:hAnsi="宋体" w:hint="eastAsia"/>
          <w:sz w:val="24"/>
          <w:szCs w:val="24"/>
        </w:rPr>
        <w:t>内部逻辑</w:t>
      </w:r>
      <w:r w:rsidRPr="0001215F">
        <w:rPr>
          <w:rFonts w:ascii="宋体" w:hAnsi="宋体"/>
          <w:sz w:val="24"/>
          <w:szCs w:val="24"/>
        </w:rPr>
        <w:t>：</w:t>
      </w:r>
    </w:p>
    <w:p w:rsidR="0001215F" w:rsidRPr="0001215F" w:rsidRDefault="0001215F" w:rsidP="0012463B">
      <w:pPr>
        <w:pStyle w:val="ab"/>
        <w:numPr>
          <w:ilvl w:val="0"/>
          <w:numId w:val="11"/>
        </w:numPr>
        <w:spacing w:line="360" w:lineRule="auto"/>
        <w:ind w:firstLineChars="0"/>
        <w:rPr>
          <w:rFonts w:ascii="宋体" w:hAnsi="宋体"/>
          <w:sz w:val="24"/>
          <w:szCs w:val="24"/>
        </w:rPr>
      </w:pPr>
      <w:r w:rsidRPr="0001215F">
        <w:rPr>
          <w:rFonts w:ascii="宋体" w:hAnsi="宋体" w:hint="eastAsia"/>
          <w:sz w:val="24"/>
          <w:szCs w:val="24"/>
        </w:rPr>
        <w:t>如</w:t>
      </w:r>
      <w:r w:rsidRPr="0001215F">
        <w:rPr>
          <w:rFonts w:ascii="宋体" w:hAnsi="宋体"/>
          <w:sz w:val="24"/>
          <w:szCs w:val="24"/>
        </w:rPr>
        <w:t>城市名称为空，则</w:t>
      </w:r>
      <w:r w:rsidRPr="0001215F">
        <w:rPr>
          <w:rFonts w:ascii="宋体" w:hAnsi="宋体" w:hint="eastAsia"/>
          <w:sz w:val="24"/>
          <w:szCs w:val="24"/>
        </w:rPr>
        <w:t>根据</w:t>
      </w:r>
      <w:r w:rsidRPr="0001215F">
        <w:rPr>
          <w:rFonts w:ascii="宋体" w:hAnsi="宋体"/>
          <w:sz w:val="24"/>
          <w:szCs w:val="24"/>
        </w:rPr>
        <w:t>经纬度</w:t>
      </w:r>
      <w:r w:rsidRPr="0001215F">
        <w:rPr>
          <w:rFonts w:ascii="宋体" w:hAnsi="宋体" w:hint="eastAsia"/>
          <w:sz w:val="24"/>
          <w:szCs w:val="24"/>
        </w:rPr>
        <w:t>调用GIS接口查询用户</w:t>
      </w:r>
      <w:r w:rsidRPr="0001215F">
        <w:rPr>
          <w:rFonts w:ascii="宋体" w:hAnsi="宋体"/>
          <w:sz w:val="24"/>
          <w:szCs w:val="24"/>
        </w:rPr>
        <w:t>所在城市</w:t>
      </w:r>
      <w:r w:rsidRPr="0001215F">
        <w:rPr>
          <w:rFonts w:ascii="宋体" w:hAnsi="宋体" w:hint="eastAsia"/>
          <w:sz w:val="24"/>
          <w:szCs w:val="24"/>
        </w:rPr>
        <w:t>，</w:t>
      </w:r>
      <w:r w:rsidRPr="0001215F">
        <w:rPr>
          <w:rFonts w:ascii="宋体" w:hAnsi="宋体"/>
          <w:sz w:val="24"/>
          <w:szCs w:val="24"/>
        </w:rPr>
        <w:t>不为空则</w:t>
      </w:r>
      <w:r w:rsidRPr="0001215F">
        <w:rPr>
          <w:rFonts w:ascii="宋体" w:hAnsi="宋体" w:hint="eastAsia"/>
          <w:sz w:val="24"/>
          <w:szCs w:val="24"/>
        </w:rPr>
        <w:t>跳过。</w:t>
      </w:r>
    </w:p>
    <w:p w:rsidR="0001215F" w:rsidRPr="0001215F" w:rsidRDefault="0001215F" w:rsidP="0012463B">
      <w:pPr>
        <w:pStyle w:val="ab"/>
        <w:numPr>
          <w:ilvl w:val="0"/>
          <w:numId w:val="11"/>
        </w:numPr>
        <w:spacing w:line="360" w:lineRule="auto"/>
        <w:ind w:firstLineChars="0"/>
        <w:rPr>
          <w:rFonts w:ascii="宋体" w:hAnsi="宋体"/>
          <w:sz w:val="24"/>
          <w:szCs w:val="24"/>
        </w:rPr>
      </w:pPr>
      <w:r w:rsidRPr="0001215F">
        <w:rPr>
          <w:rFonts w:ascii="宋体" w:hAnsi="宋体" w:hint="eastAsia"/>
          <w:sz w:val="24"/>
          <w:szCs w:val="24"/>
        </w:rPr>
        <w:t>找出</w:t>
      </w:r>
      <w:r w:rsidRPr="0001215F">
        <w:rPr>
          <w:rFonts w:ascii="宋体" w:hAnsi="宋体"/>
          <w:sz w:val="24"/>
          <w:szCs w:val="24"/>
        </w:rPr>
        <w:t>用户所在</w:t>
      </w:r>
      <w:r w:rsidRPr="0001215F">
        <w:rPr>
          <w:rFonts w:ascii="宋体" w:hAnsi="宋体" w:hint="eastAsia"/>
          <w:sz w:val="24"/>
          <w:szCs w:val="24"/>
        </w:rPr>
        <w:t>城市</w:t>
      </w:r>
      <w:r w:rsidRPr="0001215F">
        <w:rPr>
          <w:rFonts w:ascii="宋体" w:hAnsi="宋体"/>
          <w:sz w:val="24"/>
          <w:szCs w:val="24"/>
        </w:rPr>
        <w:t>所有区域列表，</w:t>
      </w:r>
      <w:r w:rsidRPr="0001215F">
        <w:rPr>
          <w:rFonts w:ascii="宋体" w:hAnsi="宋体" w:hint="eastAsia"/>
          <w:sz w:val="24"/>
          <w:szCs w:val="24"/>
        </w:rPr>
        <w:t>以用户所在</w:t>
      </w:r>
      <w:r w:rsidRPr="0001215F">
        <w:rPr>
          <w:rFonts w:ascii="宋体" w:hAnsi="宋体"/>
          <w:sz w:val="24"/>
          <w:szCs w:val="24"/>
        </w:rPr>
        <w:t>点为中心，画一个</w:t>
      </w:r>
      <w:r w:rsidRPr="0001215F">
        <w:rPr>
          <w:rFonts w:ascii="宋体" w:hAnsi="宋体" w:hint="eastAsia"/>
          <w:sz w:val="24"/>
          <w:szCs w:val="24"/>
        </w:rPr>
        <w:t>指定半径的</w:t>
      </w:r>
      <w:r w:rsidRPr="0001215F">
        <w:rPr>
          <w:rFonts w:ascii="宋体" w:hAnsi="宋体"/>
          <w:sz w:val="24"/>
          <w:szCs w:val="24"/>
        </w:rPr>
        <w:t>正方形</w:t>
      </w:r>
      <w:r w:rsidRPr="0001215F">
        <w:rPr>
          <w:rFonts w:ascii="宋体" w:hAnsi="宋体" w:hint="eastAsia"/>
          <w:sz w:val="24"/>
          <w:szCs w:val="24"/>
        </w:rPr>
        <w:t>区域</w:t>
      </w:r>
      <w:r w:rsidRPr="0001215F">
        <w:rPr>
          <w:rFonts w:ascii="宋体" w:hAnsi="宋体"/>
          <w:sz w:val="24"/>
          <w:szCs w:val="24"/>
        </w:rPr>
        <w:t>（</w:t>
      </w:r>
      <w:r w:rsidRPr="0001215F">
        <w:rPr>
          <w:rFonts w:ascii="宋体" w:hAnsi="宋体" w:hint="eastAsia"/>
          <w:sz w:val="24"/>
          <w:szCs w:val="24"/>
        </w:rPr>
        <w:t>半径</w:t>
      </w:r>
      <w:r w:rsidRPr="0001215F">
        <w:rPr>
          <w:rFonts w:ascii="宋体" w:hAnsi="宋体"/>
          <w:sz w:val="24"/>
          <w:szCs w:val="24"/>
        </w:rPr>
        <w:t>暂定</w:t>
      </w:r>
      <w:r w:rsidRPr="0001215F">
        <w:rPr>
          <w:rFonts w:ascii="宋体" w:hAnsi="宋体" w:hint="eastAsia"/>
          <w:sz w:val="24"/>
          <w:szCs w:val="24"/>
        </w:rPr>
        <w:t>500</w:t>
      </w:r>
      <w:r w:rsidRPr="0001215F">
        <w:rPr>
          <w:rFonts w:ascii="宋体" w:hAnsi="宋体"/>
          <w:sz w:val="24"/>
          <w:szCs w:val="24"/>
        </w:rPr>
        <w:t>0</w:t>
      </w:r>
      <w:r w:rsidRPr="0001215F">
        <w:rPr>
          <w:rFonts w:ascii="宋体" w:hAnsi="宋体" w:hint="eastAsia"/>
          <w:sz w:val="24"/>
          <w:szCs w:val="24"/>
        </w:rPr>
        <w:t>米，</w:t>
      </w:r>
      <w:r w:rsidRPr="0001215F">
        <w:rPr>
          <w:rFonts w:ascii="宋体" w:hAnsi="宋体"/>
          <w:sz w:val="24"/>
          <w:szCs w:val="24"/>
        </w:rPr>
        <w:t>约合</w:t>
      </w:r>
      <w:r w:rsidRPr="0001215F">
        <w:rPr>
          <w:rFonts w:ascii="宋体" w:hAnsi="宋体" w:hint="eastAsia"/>
          <w:sz w:val="24"/>
          <w:szCs w:val="24"/>
        </w:rPr>
        <w:t>0.0</w:t>
      </w:r>
      <w:r w:rsidRPr="0001215F">
        <w:rPr>
          <w:rFonts w:ascii="宋体" w:hAnsi="宋体"/>
          <w:sz w:val="24"/>
          <w:szCs w:val="24"/>
        </w:rPr>
        <w:t>4</w:t>
      </w:r>
      <w:r w:rsidRPr="0001215F">
        <w:rPr>
          <w:rFonts w:ascii="宋体" w:hAnsi="宋体" w:hint="eastAsia"/>
          <w:sz w:val="24"/>
          <w:szCs w:val="24"/>
        </w:rPr>
        <w:t>5度</w:t>
      </w:r>
      <w:r w:rsidRPr="0001215F">
        <w:rPr>
          <w:rFonts w:ascii="宋体" w:hAnsi="宋体"/>
          <w:sz w:val="24"/>
          <w:szCs w:val="24"/>
        </w:rPr>
        <w:t>）</w:t>
      </w:r>
      <w:r w:rsidRPr="0001215F">
        <w:rPr>
          <w:rFonts w:ascii="宋体" w:hAnsi="宋体" w:hint="eastAsia"/>
          <w:sz w:val="24"/>
          <w:szCs w:val="24"/>
        </w:rPr>
        <w:t>，</w:t>
      </w:r>
      <w:r w:rsidRPr="0001215F">
        <w:rPr>
          <w:rFonts w:ascii="宋体" w:hAnsi="宋体"/>
          <w:sz w:val="24"/>
          <w:szCs w:val="24"/>
        </w:rPr>
        <w:t>找出</w:t>
      </w:r>
      <w:r w:rsidRPr="0001215F">
        <w:rPr>
          <w:rFonts w:ascii="宋体" w:hAnsi="宋体" w:hint="eastAsia"/>
          <w:sz w:val="24"/>
          <w:szCs w:val="24"/>
        </w:rPr>
        <w:t>落在正方形</w:t>
      </w:r>
      <w:r w:rsidRPr="0001215F">
        <w:rPr>
          <w:rFonts w:ascii="宋体" w:hAnsi="宋体"/>
          <w:sz w:val="24"/>
          <w:szCs w:val="24"/>
        </w:rPr>
        <w:t>内</w:t>
      </w:r>
      <w:r w:rsidRPr="0001215F">
        <w:rPr>
          <w:rFonts w:ascii="宋体" w:hAnsi="宋体" w:hint="eastAsia"/>
          <w:sz w:val="24"/>
          <w:szCs w:val="24"/>
        </w:rPr>
        <w:t>的</w:t>
      </w:r>
      <w:r w:rsidRPr="0001215F">
        <w:rPr>
          <w:rFonts w:ascii="宋体" w:hAnsi="宋体"/>
          <w:sz w:val="24"/>
          <w:szCs w:val="24"/>
        </w:rPr>
        <w:t>区域中心点，对应区域作为候选区域。</w:t>
      </w:r>
      <w:r w:rsidRPr="0001215F">
        <w:rPr>
          <w:rFonts w:ascii="宋体" w:hAnsi="宋体" w:hint="eastAsia"/>
          <w:sz w:val="24"/>
          <w:szCs w:val="24"/>
        </w:rPr>
        <w:t>并</w:t>
      </w:r>
      <w:r w:rsidRPr="0001215F">
        <w:rPr>
          <w:rFonts w:ascii="宋体" w:hAnsi="宋体"/>
          <w:sz w:val="24"/>
          <w:szCs w:val="24"/>
        </w:rPr>
        <w:t>计算</w:t>
      </w:r>
      <w:r w:rsidRPr="0001215F">
        <w:rPr>
          <w:rFonts w:ascii="宋体" w:hAnsi="宋体" w:hint="eastAsia"/>
          <w:sz w:val="24"/>
          <w:szCs w:val="24"/>
        </w:rPr>
        <w:t>正方形</w:t>
      </w:r>
      <w:r w:rsidRPr="0001215F">
        <w:rPr>
          <w:rFonts w:ascii="宋体" w:hAnsi="宋体"/>
          <w:sz w:val="24"/>
          <w:szCs w:val="24"/>
        </w:rPr>
        <w:t>内区域中心点</w:t>
      </w:r>
      <w:r w:rsidRPr="0001215F">
        <w:rPr>
          <w:rFonts w:ascii="宋体" w:hAnsi="宋体"/>
          <w:sz w:val="24"/>
          <w:szCs w:val="24"/>
        </w:rPr>
        <w:lastRenderedPageBreak/>
        <w:t>与用户所在位置之间的距离，按从小到</w:t>
      </w:r>
      <w:r w:rsidRPr="0001215F">
        <w:rPr>
          <w:rFonts w:ascii="宋体" w:hAnsi="宋体" w:hint="eastAsia"/>
          <w:sz w:val="24"/>
          <w:szCs w:val="24"/>
        </w:rPr>
        <w:t>大</w:t>
      </w:r>
      <w:r w:rsidRPr="0001215F">
        <w:rPr>
          <w:rFonts w:ascii="宋体" w:hAnsi="宋体"/>
          <w:sz w:val="24"/>
          <w:szCs w:val="24"/>
        </w:rPr>
        <w:t>排序。如果</w:t>
      </w:r>
      <w:r w:rsidRPr="0001215F">
        <w:rPr>
          <w:rFonts w:ascii="宋体" w:hAnsi="宋体" w:hint="eastAsia"/>
          <w:sz w:val="24"/>
          <w:szCs w:val="24"/>
        </w:rPr>
        <w:t>正方形</w:t>
      </w:r>
      <w:r w:rsidRPr="0001215F">
        <w:rPr>
          <w:rFonts w:ascii="宋体" w:hAnsi="宋体"/>
          <w:sz w:val="24"/>
          <w:szCs w:val="24"/>
        </w:rPr>
        <w:t>内没有区域，则流程结束，返回空值。</w:t>
      </w:r>
    </w:p>
    <w:p w:rsidR="0001215F" w:rsidRPr="0001215F" w:rsidRDefault="0001215F" w:rsidP="0012463B">
      <w:pPr>
        <w:pStyle w:val="ab"/>
        <w:numPr>
          <w:ilvl w:val="0"/>
          <w:numId w:val="11"/>
        </w:numPr>
        <w:spacing w:line="360" w:lineRule="auto"/>
        <w:ind w:firstLineChars="0"/>
        <w:rPr>
          <w:rFonts w:ascii="宋体" w:hAnsi="宋体"/>
          <w:sz w:val="24"/>
          <w:szCs w:val="24"/>
        </w:rPr>
      </w:pPr>
      <w:r w:rsidRPr="0001215F">
        <w:rPr>
          <w:rFonts w:ascii="宋体" w:hAnsi="宋体" w:hint="eastAsia"/>
          <w:sz w:val="24"/>
          <w:szCs w:val="24"/>
        </w:rPr>
        <w:t>取最近</w:t>
      </w:r>
      <w:r w:rsidRPr="0001215F">
        <w:rPr>
          <w:rFonts w:ascii="宋体" w:hAnsi="宋体"/>
          <w:sz w:val="24"/>
          <w:szCs w:val="24"/>
        </w:rPr>
        <w:t>一个区域内</w:t>
      </w:r>
      <w:r w:rsidRPr="0001215F">
        <w:rPr>
          <w:rFonts w:ascii="宋体" w:hAnsi="宋体" w:hint="eastAsia"/>
          <w:sz w:val="24"/>
          <w:szCs w:val="24"/>
        </w:rPr>
        <w:t>落在</w:t>
      </w:r>
      <w:r w:rsidRPr="0001215F">
        <w:rPr>
          <w:rFonts w:ascii="宋体" w:hAnsi="宋体"/>
          <w:sz w:val="24"/>
          <w:szCs w:val="24"/>
        </w:rPr>
        <w:t>正方形内的所有轨迹点，</w:t>
      </w:r>
      <w:r w:rsidRPr="0001215F">
        <w:rPr>
          <w:rFonts w:ascii="宋体" w:hAnsi="宋体" w:hint="eastAsia"/>
          <w:sz w:val="24"/>
          <w:szCs w:val="24"/>
        </w:rPr>
        <w:t>并计算</w:t>
      </w:r>
      <w:r w:rsidRPr="0001215F">
        <w:rPr>
          <w:rFonts w:ascii="宋体" w:hAnsi="宋体"/>
          <w:sz w:val="24"/>
          <w:szCs w:val="24"/>
        </w:rPr>
        <w:t>所有轨迹点与用户所在位置之间的距离，并按从小</w:t>
      </w:r>
      <w:r w:rsidRPr="0001215F">
        <w:rPr>
          <w:rFonts w:ascii="宋体" w:hAnsi="宋体" w:hint="eastAsia"/>
          <w:sz w:val="24"/>
          <w:szCs w:val="24"/>
        </w:rPr>
        <w:t>到大</w:t>
      </w:r>
      <w:r w:rsidRPr="0001215F">
        <w:rPr>
          <w:rFonts w:ascii="宋体" w:hAnsi="宋体"/>
          <w:sz w:val="24"/>
          <w:szCs w:val="24"/>
        </w:rPr>
        <w:t>排序</w:t>
      </w:r>
      <w:r w:rsidRPr="0001215F">
        <w:rPr>
          <w:rFonts w:ascii="宋体" w:hAnsi="宋体" w:hint="eastAsia"/>
          <w:sz w:val="24"/>
          <w:szCs w:val="24"/>
        </w:rPr>
        <w:t>。</w:t>
      </w:r>
      <w:r w:rsidRPr="0001215F">
        <w:rPr>
          <w:rFonts w:ascii="宋体" w:hAnsi="宋体"/>
          <w:sz w:val="24"/>
          <w:szCs w:val="24"/>
        </w:rPr>
        <w:t>依次</w:t>
      </w:r>
      <w:r w:rsidRPr="0001215F">
        <w:rPr>
          <w:rFonts w:ascii="宋体" w:hAnsi="宋体" w:hint="eastAsia"/>
          <w:sz w:val="24"/>
          <w:szCs w:val="24"/>
        </w:rPr>
        <w:t>判断</w:t>
      </w:r>
      <w:r w:rsidRPr="0001215F">
        <w:rPr>
          <w:rFonts w:ascii="宋体" w:hAnsi="宋体"/>
          <w:sz w:val="24"/>
          <w:szCs w:val="24"/>
        </w:rPr>
        <w:t>轨迹点所</w:t>
      </w:r>
      <w:r w:rsidRPr="0001215F">
        <w:rPr>
          <w:rFonts w:ascii="宋体" w:hAnsi="宋体" w:hint="eastAsia"/>
          <w:sz w:val="24"/>
          <w:szCs w:val="24"/>
        </w:rPr>
        <w:t>归属</w:t>
      </w:r>
      <w:r w:rsidRPr="0001215F">
        <w:rPr>
          <w:rFonts w:ascii="宋体" w:hAnsi="宋体"/>
          <w:sz w:val="24"/>
          <w:szCs w:val="24"/>
        </w:rPr>
        <w:t>的跑步路线，属于同样轨迹点的跑步路线</w:t>
      </w:r>
      <w:r w:rsidRPr="0001215F">
        <w:rPr>
          <w:rFonts w:ascii="宋体" w:hAnsi="宋体" w:hint="eastAsia"/>
          <w:sz w:val="24"/>
          <w:szCs w:val="24"/>
        </w:rPr>
        <w:t>在首次</w:t>
      </w:r>
      <w:r w:rsidRPr="0001215F">
        <w:rPr>
          <w:rFonts w:ascii="宋体" w:hAnsi="宋体"/>
          <w:sz w:val="24"/>
          <w:szCs w:val="24"/>
        </w:rPr>
        <w:t>记录后忽略调过，直到所有轨迹点</w:t>
      </w:r>
      <w:r w:rsidRPr="0001215F">
        <w:rPr>
          <w:rFonts w:ascii="宋体" w:hAnsi="宋体" w:hint="eastAsia"/>
          <w:sz w:val="24"/>
          <w:szCs w:val="24"/>
        </w:rPr>
        <w:t>判断</w:t>
      </w:r>
      <w:r w:rsidRPr="0001215F">
        <w:rPr>
          <w:rFonts w:ascii="宋体" w:hAnsi="宋体"/>
          <w:sz w:val="24"/>
          <w:szCs w:val="24"/>
        </w:rPr>
        <w:t>完毕。</w:t>
      </w:r>
    </w:p>
    <w:p w:rsidR="0001215F" w:rsidRPr="0001215F" w:rsidRDefault="0001215F" w:rsidP="0012463B">
      <w:pPr>
        <w:pStyle w:val="ab"/>
        <w:numPr>
          <w:ilvl w:val="0"/>
          <w:numId w:val="11"/>
        </w:numPr>
        <w:spacing w:line="360" w:lineRule="auto"/>
        <w:ind w:firstLineChars="0"/>
        <w:rPr>
          <w:rFonts w:ascii="宋体" w:hAnsi="宋体"/>
          <w:sz w:val="24"/>
          <w:szCs w:val="24"/>
        </w:rPr>
      </w:pPr>
      <w:r w:rsidRPr="0001215F">
        <w:rPr>
          <w:rFonts w:ascii="宋体" w:hAnsi="宋体"/>
          <w:sz w:val="24"/>
          <w:szCs w:val="24"/>
        </w:rPr>
        <w:t>如果</w:t>
      </w:r>
      <w:r w:rsidRPr="0001215F">
        <w:rPr>
          <w:rFonts w:ascii="宋体" w:hAnsi="宋体" w:hint="eastAsia"/>
          <w:sz w:val="24"/>
          <w:szCs w:val="24"/>
        </w:rPr>
        <w:t>该区域</w:t>
      </w:r>
      <w:r w:rsidRPr="0001215F">
        <w:rPr>
          <w:rFonts w:ascii="宋体" w:hAnsi="宋体"/>
          <w:sz w:val="24"/>
          <w:szCs w:val="24"/>
        </w:rPr>
        <w:t>在正方形内没有轨迹点，则</w:t>
      </w:r>
      <w:r w:rsidRPr="0001215F">
        <w:rPr>
          <w:rFonts w:ascii="宋体" w:hAnsi="宋体" w:hint="eastAsia"/>
          <w:sz w:val="24"/>
          <w:szCs w:val="24"/>
        </w:rPr>
        <w:t>由</w:t>
      </w:r>
      <w:r w:rsidRPr="0001215F">
        <w:rPr>
          <w:rFonts w:ascii="宋体" w:hAnsi="宋体"/>
          <w:sz w:val="24"/>
          <w:szCs w:val="24"/>
        </w:rPr>
        <w:t>近及</w:t>
      </w:r>
      <w:r w:rsidRPr="0001215F">
        <w:rPr>
          <w:rFonts w:ascii="宋体" w:hAnsi="宋体" w:hint="eastAsia"/>
          <w:sz w:val="24"/>
          <w:szCs w:val="24"/>
        </w:rPr>
        <w:t>远</w:t>
      </w:r>
      <w:r w:rsidRPr="0001215F">
        <w:rPr>
          <w:rFonts w:ascii="宋体" w:hAnsi="宋体"/>
          <w:sz w:val="24"/>
          <w:szCs w:val="24"/>
        </w:rPr>
        <w:t>找下一个区域。</w:t>
      </w:r>
      <w:r w:rsidRPr="0001215F">
        <w:rPr>
          <w:rFonts w:ascii="宋体" w:hAnsi="宋体" w:hint="eastAsia"/>
          <w:sz w:val="24"/>
          <w:szCs w:val="24"/>
        </w:rPr>
        <w:t>如果</w:t>
      </w:r>
      <w:r w:rsidRPr="0001215F">
        <w:rPr>
          <w:rFonts w:ascii="宋体" w:hAnsi="宋体"/>
          <w:sz w:val="24"/>
          <w:szCs w:val="24"/>
        </w:rPr>
        <w:t>该区域内找到的跑步路线大于规定值（</w:t>
      </w:r>
      <w:r w:rsidRPr="0001215F">
        <w:rPr>
          <w:rFonts w:ascii="宋体" w:hAnsi="宋体" w:hint="eastAsia"/>
          <w:sz w:val="24"/>
          <w:szCs w:val="24"/>
        </w:rPr>
        <w:t>暂定30</w:t>
      </w:r>
      <w:r w:rsidRPr="0001215F">
        <w:rPr>
          <w:rFonts w:ascii="宋体" w:hAnsi="宋体"/>
          <w:sz w:val="24"/>
          <w:szCs w:val="24"/>
        </w:rPr>
        <w:t>）</w:t>
      </w:r>
      <w:r w:rsidRPr="0001215F">
        <w:rPr>
          <w:rFonts w:ascii="宋体" w:hAnsi="宋体" w:hint="eastAsia"/>
          <w:sz w:val="24"/>
          <w:szCs w:val="24"/>
        </w:rPr>
        <w:t>，</w:t>
      </w:r>
      <w:r w:rsidRPr="0001215F">
        <w:rPr>
          <w:rFonts w:ascii="宋体" w:hAnsi="宋体"/>
          <w:sz w:val="24"/>
          <w:szCs w:val="24"/>
        </w:rPr>
        <w:t>则流程结束，否则也</w:t>
      </w:r>
      <w:r w:rsidRPr="0001215F">
        <w:rPr>
          <w:rFonts w:ascii="宋体" w:hAnsi="宋体" w:hint="eastAsia"/>
          <w:sz w:val="24"/>
          <w:szCs w:val="24"/>
        </w:rPr>
        <w:t>由</w:t>
      </w:r>
      <w:r w:rsidRPr="0001215F">
        <w:rPr>
          <w:rFonts w:ascii="宋体" w:hAnsi="宋体"/>
          <w:sz w:val="24"/>
          <w:szCs w:val="24"/>
        </w:rPr>
        <w:t>近及</w:t>
      </w:r>
      <w:r w:rsidRPr="0001215F">
        <w:rPr>
          <w:rFonts w:ascii="宋体" w:hAnsi="宋体" w:hint="eastAsia"/>
          <w:sz w:val="24"/>
          <w:szCs w:val="24"/>
        </w:rPr>
        <w:t>远</w:t>
      </w:r>
      <w:r w:rsidRPr="0001215F">
        <w:rPr>
          <w:rFonts w:ascii="宋体" w:hAnsi="宋体"/>
          <w:sz w:val="24"/>
          <w:szCs w:val="24"/>
        </w:rPr>
        <w:t>找下一个区域</w:t>
      </w:r>
      <w:r w:rsidRPr="0001215F">
        <w:rPr>
          <w:rFonts w:ascii="宋体" w:hAnsi="宋体" w:hint="eastAsia"/>
          <w:sz w:val="24"/>
          <w:szCs w:val="24"/>
        </w:rPr>
        <w:t>。</w:t>
      </w:r>
      <w:r w:rsidRPr="0001215F">
        <w:rPr>
          <w:rFonts w:ascii="宋体" w:hAnsi="宋体"/>
          <w:sz w:val="24"/>
          <w:szCs w:val="24"/>
        </w:rPr>
        <w:t>在</w:t>
      </w:r>
      <w:r w:rsidRPr="0001215F">
        <w:rPr>
          <w:rFonts w:ascii="宋体" w:hAnsi="宋体" w:hint="eastAsia"/>
          <w:sz w:val="24"/>
          <w:szCs w:val="24"/>
        </w:rPr>
        <w:t>下一个区域</w:t>
      </w:r>
      <w:r w:rsidRPr="0001215F">
        <w:rPr>
          <w:rFonts w:ascii="宋体" w:hAnsi="宋体"/>
          <w:sz w:val="24"/>
          <w:szCs w:val="24"/>
        </w:rPr>
        <w:t>内</w:t>
      </w:r>
      <w:r w:rsidRPr="0001215F">
        <w:rPr>
          <w:rFonts w:ascii="宋体" w:hAnsi="宋体" w:hint="eastAsia"/>
          <w:sz w:val="24"/>
          <w:szCs w:val="24"/>
        </w:rPr>
        <w:t>和</w:t>
      </w:r>
      <w:r w:rsidRPr="0001215F">
        <w:rPr>
          <w:rFonts w:ascii="宋体" w:hAnsi="宋体"/>
          <w:sz w:val="24"/>
          <w:szCs w:val="24"/>
        </w:rPr>
        <w:t>以前区域中累计找到的</w:t>
      </w:r>
      <w:r w:rsidRPr="0001215F">
        <w:rPr>
          <w:rFonts w:ascii="宋体" w:hAnsi="宋体" w:hint="eastAsia"/>
          <w:sz w:val="24"/>
          <w:szCs w:val="24"/>
        </w:rPr>
        <w:t>跑步</w:t>
      </w:r>
      <w:r w:rsidRPr="0001215F">
        <w:rPr>
          <w:rFonts w:ascii="宋体" w:hAnsi="宋体"/>
          <w:sz w:val="24"/>
          <w:szCs w:val="24"/>
        </w:rPr>
        <w:t>路线大于规定值（</w:t>
      </w:r>
      <w:r w:rsidRPr="0001215F">
        <w:rPr>
          <w:rFonts w:ascii="宋体" w:hAnsi="宋体" w:hint="eastAsia"/>
          <w:sz w:val="24"/>
          <w:szCs w:val="24"/>
        </w:rPr>
        <w:t>暂定30</w:t>
      </w:r>
      <w:r w:rsidRPr="0001215F">
        <w:rPr>
          <w:rFonts w:ascii="宋体" w:hAnsi="宋体"/>
          <w:sz w:val="24"/>
          <w:szCs w:val="24"/>
        </w:rPr>
        <w:t>）</w:t>
      </w:r>
      <w:r w:rsidRPr="0001215F">
        <w:rPr>
          <w:rFonts w:ascii="宋体" w:hAnsi="宋体" w:hint="eastAsia"/>
          <w:sz w:val="24"/>
          <w:szCs w:val="24"/>
        </w:rPr>
        <w:t>，</w:t>
      </w:r>
      <w:r w:rsidRPr="0001215F">
        <w:rPr>
          <w:rFonts w:ascii="宋体" w:hAnsi="宋体"/>
          <w:sz w:val="24"/>
          <w:szCs w:val="24"/>
        </w:rPr>
        <w:t>则流程结束</w:t>
      </w:r>
      <w:r w:rsidRPr="0001215F">
        <w:rPr>
          <w:rFonts w:ascii="宋体" w:hAnsi="宋体" w:hint="eastAsia"/>
          <w:sz w:val="24"/>
          <w:szCs w:val="24"/>
        </w:rPr>
        <w:t>。</w:t>
      </w:r>
    </w:p>
    <w:p w:rsidR="0001215F" w:rsidRPr="0001215F" w:rsidRDefault="0001215F" w:rsidP="0012463B">
      <w:pPr>
        <w:pStyle w:val="ab"/>
        <w:numPr>
          <w:ilvl w:val="0"/>
          <w:numId w:val="11"/>
        </w:numPr>
        <w:spacing w:line="360" w:lineRule="auto"/>
        <w:ind w:firstLineChars="0"/>
        <w:rPr>
          <w:rFonts w:ascii="宋体" w:hAnsi="宋体"/>
          <w:sz w:val="24"/>
          <w:szCs w:val="24"/>
        </w:rPr>
      </w:pPr>
      <w:r w:rsidRPr="0001215F">
        <w:rPr>
          <w:rFonts w:ascii="宋体" w:hAnsi="宋体" w:hint="eastAsia"/>
          <w:sz w:val="24"/>
          <w:szCs w:val="24"/>
        </w:rPr>
        <w:t>向</w:t>
      </w:r>
      <w:r w:rsidRPr="0001215F">
        <w:rPr>
          <w:rFonts w:ascii="宋体" w:hAnsi="宋体"/>
          <w:sz w:val="24"/>
          <w:szCs w:val="24"/>
        </w:rPr>
        <w:t>善跑服务端返回</w:t>
      </w:r>
      <w:r w:rsidRPr="0001215F">
        <w:rPr>
          <w:rFonts w:ascii="宋体" w:hAnsi="宋体" w:hint="eastAsia"/>
          <w:sz w:val="24"/>
          <w:szCs w:val="24"/>
        </w:rPr>
        <w:t>推荐</w:t>
      </w:r>
      <w:r w:rsidRPr="0001215F">
        <w:rPr>
          <w:rFonts w:ascii="宋体" w:hAnsi="宋体"/>
          <w:sz w:val="24"/>
          <w:szCs w:val="24"/>
        </w:rPr>
        <w:t>路线编号、</w:t>
      </w:r>
      <w:r w:rsidRPr="0001215F">
        <w:rPr>
          <w:rFonts w:ascii="宋体" w:hAnsi="宋体" w:hint="eastAsia"/>
          <w:sz w:val="24"/>
          <w:szCs w:val="24"/>
        </w:rPr>
        <w:t>路线</w:t>
      </w:r>
      <w:r w:rsidRPr="0001215F">
        <w:rPr>
          <w:rFonts w:ascii="宋体" w:hAnsi="宋体"/>
          <w:sz w:val="24"/>
          <w:szCs w:val="24"/>
        </w:rPr>
        <w:t>起点中文名、</w:t>
      </w:r>
      <w:r w:rsidRPr="0001215F">
        <w:rPr>
          <w:rFonts w:ascii="宋体" w:hAnsi="宋体" w:hint="eastAsia"/>
          <w:sz w:val="24"/>
          <w:szCs w:val="24"/>
        </w:rPr>
        <w:t>路线</w:t>
      </w:r>
      <w:r w:rsidRPr="0001215F">
        <w:rPr>
          <w:rFonts w:ascii="宋体" w:hAnsi="宋体"/>
          <w:sz w:val="24"/>
          <w:szCs w:val="24"/>
        </w:rPr>
        <w:t>终点中文名</w:t>
      </w:r>
      <w:r w:rsidRPr="0001215F">
        <w:rPr>
          <w:rFonts w:ascii="宋体" w:hAnsi="宋体" w:hint="eastAsia"/>
          <w:sz w:val="24"/>
          <w:szCs w:val="24"/>
        </w:rPr>
        <w:t>、路线的里程、耗时、时间、人数、配速、热量、</w:t>
      </w:r>
      <w:r w:rsidRPr="0001215F">
        <w:rPr>
          <w:rFonts w:ascii="宋体" w:hAnsi="宋体"/>
          <w:sz w:val="24"/>
          <w:szCs w:val="24"/>
        </w:rPr>
        <w:t>爬坡值、用户</w:t>
      </w:r>
      <w:r w:rsidRPr="0001215F">
        <w:rPr>
          <w:rFonts w:ascii="宋体" w:hAnsi="宋体" w:hint="eastAsia"/>
          <w:sz w:val="24"/>
          <w:szCs w:val="24"/>
        </w:rPr>
        <w:t>ID（固定1）、海拔</w:t>
      </w:r>
      <w:r w:rsidRPr="0001215F">
        <w:rPr>
          <w:rFonts w:ascii="宋体" w:hAnsi="宋体"/>
          <w:sz w:val="24"/>
          <w:szCs w:val="24"/>
        </w:rPr>
        <w:t>落差值（</w:t>
      </w:r>
      <w:r w:rsidRPr="0001215F">
        <w:rPr>
          <w:rFonts w:ascii="宋体" w:hAnsi="宋体" w:hint="eastAsia"/>
          <w:sz w:val="24"/>
          <w:szCs w:val="24"/>
        </w:rPr>
        <w:t>暂定0</w:t>
      </w:r>
      <w:r w:rsidRPr="0001215F">
        <w:rPr>
          <w:rFonts w:ascii="宋体" w:hAnsi="宋体"/>
          <w:sz w:val="24"/>
          <w:szCs w:val="24"/>
        </w:rPr>
        <w:t>）</w:t>
      </w:r>
      <w:r w:rsidRPr="0001215F">
        <w:rPr>
          <w:rFonts w:ascii="宋体" w:hAnsi="宋体" w:hint="eastAsia"/>
          <w:sz w:val="24"/>
          <w:szCs w:val="24"/>
        </w:rPr>
        <w:t>以及最近</w:t>
      </w:r>
      <w:r w:rsidRPr="0001215F">
        <w:rPr>
          <w:rFonts w:ascii="宋体" w:hAnsi="宋体"/>
          <w:sz w:val="24"/>
          <w:szCs w:val="24"/>
        </w:rPr>
        <w:t>轨迹点</w:t>
      </w:r>
      <w:r w:rsidRPr="0001215F">
        <w:rPr>
          <w:rFonts w:ascii="宋体" w:hAnsi="宋体" w:hint="eastAsia"/>
          <w:sz w:val="24"/>
          <w:szCs w:val="24"/>
        </w:rPr>
        <w:t>的</w:t>
      </w:r>
      <w:r w:rsidRPr="0001215F">
        <w:rPr>
          <w:rFonts w:ascii="宋体" w:hAnsi="宋体"/>
          <w:sz w:val="24"/>
          <w:szCs w:val="24"/>
        </w:rPr>
        <w:t>序号、经</w:t>
      </w:r>
      <w:r w:rsidRPr="0001215F">
        <w:rPr>
          <w:rFonts w:ascii="宋体" w:hAnsi="宋体" w:hint="eastAsia"/>
          <w:sz w:val="24"/>
          <w:szCs w:val="24"/>
        </w:rPr>
        <w:t>度</w:t>
      </w:r>
      <w:r w:rsidRPr="0001215F">
        <w:rPr>
          <w:rFonts w:ascii="宋体" w:hAnsi="宋体"/>
          <w:sz w:val="24"/>
          <w:szCs w:val="24"/>
        </w:rPr>
        <w:t>、纬度</w:t>
      </w:r>
      <w:r w:rsidRPr="0001215F">
        <w:rPr>
          <w:rFonts w:ascii="宋体" w:hAnsi="宋体" w:hint="eastAsia"/>
          <w:sz w:val="24"/>
          <w:szCs w:val="24"/>
        </w:rPr>
        <w:t>，JSON字符串</w:t>
      </w:r>
      <w:r w:rsidRPr="0001215F">
        <w:rPr>
          <w:rFonts w:ascii="宋体" w:hAnsi="宋体"/>
          <w:sz w:val="24"/>
          <w:szCs w:val="24"/>
        </w:rPr>
        <w:t>格式，</w:t>
      </w:r>
      <w:r w:rsidRPr="0001215F">
        <w:rPr>
          <w:rFonts w:ascii="宋体" w:hAnsi="宋体" w:hint="eastAsia"/>
          <w:sz w:val="24"/>
          <w:szCs w:val="24"/>
        </w:rPr>
        <w:t>格式含义</w:t>
      </w:r>
      <w:r w:rsidRPr="0001215F">
        <w:rPr>
          <w:rFonts w:ascii="宋体" w:hAnsi="宋体"/>
          <w:sz w:val="24"/>
          <w:szCs w:val="24"/>
        </w:rPr>
        <w:t>如下：</w:t>
      </w:r>
      <w:r w:rsidRPr="0001215F">
        <w:rPr>
          <w:rFonts w:ascii="宋体" w:hAnsi="宋体"/>
          <w:sz w:val="24"/>
          <w:szCs w:val="24"/>
        </w:rPr>
        <w:object w:dxaOrig="825" w:dyaOrig="840">
          <v:shape id="_x0000_i1038" type="#_x0000_t75" style="width:41.45pt;height:42.05pt" o:ole="">
            <v:imagedata r:id="rId45" o:title=""/>
          </v:shape>
          <o:OLEObject Type="Embed" ProgID="Package" ShapeID="_x0000_i1038" DrawAspect="Content" ObjectID="_1570012535" r:id="rId46"/>
        </w:object>
      </w:r>
      <w:r w:rsidRPr="0001215F">
        <w:rPr>
          <w:rFonts w:ascii="宋体" w:hAnsi="宋体" w:hint="eastAsia"/>
          <w:sz w:val="24"/>
          <w:szCs w:val="24"/>
        </w:rPr>
        <w:t>。</w:t>
      </w:r>
    </w:p>
    <w:p w:rsidR="002C7191" w:rsidRPr="0001215F" w:rsidRDefault="002C7191" w:rsidP="0001215F">
      <w:pPr>
        <w:pStyle w:val="ab"/>
        <w:spacing w:line="360" w:lineRule="auto"/>
        <w:ind w:firstLineChars="0" w:firstLine="0"/>
        <w:rPr>
          <w:rFonts w:asciiTheme="minorEastAsia" w:eastAsiaTheme="minorEastAsia" w:hAnsiTheme="minorEastAsia"/>
          <w:sz w:val="24"/>
          <w:szCs w:val="24"/>
        </w:rPr>
      </w:pPr>
    </w:p>
    <w:p w:rsidR="001F75EF" w:rsidRDefault="001F75EF" w:rsidP="001F75EF">
      <w:pPr>
        <w:pStyle w:val="2"/>
        <w:rPr>
          <w:rFonts w:asciiTheme="minorEastAsia" w:eastAsiaTheme="minorEastAsia" w:hAnsiTheme="minorEastAsia"/>
          <w:color w:val="000000" w:themeColor="text1"/>
        </w:rPr>
      </w:pPr>
      <w:bookmarkStart w:id="54" w:name="_Toc496097642"/>
      <w:r>
        <w:rPr>
          <w:rFonts w:asciiTheme="minorEastAsia" w:eastAsiaTheme="minorEastAsia" w:hAnsiTheme="minorEastAsia" w:hint="eastAsia"/>
          <w:color w:val="000000" w:themeColor="text1"/>
        </w:rPr>
        <w:t>咪咕善跑</w:t>
      </w:r>
      <w:r>
        <w:rPr>
          <w:rFonts w:asciiTheme="minorEastAsia" w:eastAsiaTheme="minorEastAsia" w:hAnsiTheme="minorEastAsia"/>
          <w:color w:val="000000" w:themeColor="text1"/>
        </w:rPr>
        <w:t>配套</w:t>
      </w:r>
      <w:bookmarkEnd w:id="54"/>
    </w:p>
    <w:p w:rsidR="00FF5265" w:rsidRPr="00443456" w:rsidRDefault="00FF5265" w:rsidP="00FF5265">
      <w:pPr>
        <w:pStyle w:val="3"/>
        <w:rPr>
          <w:rFonts w:asciiTheme="minorEastAsia" w:eastAsiaTheme="minorEastAsia" w:hAnsiTheme="minorEastAsia"/>
          <w:color w:val="000000" w:themeColor="text1"/>
        </w:rPr>
      </w:pPr>
      <w:bookmarkStart w:id="55" w:name="_Toc496097643"/>
      <w:r>
        <w:rPr>
          <w:rFonts w:asciiTheme="minorEastAsia" w:eastAsiaTheme="minorEastAsia" w:hAnsiTheme="minorEastAsia" w:hint="eastAsia"/>
          <w:color w:val="000000" w:themeColor="text1"/>
        </w:rPr>
        <w:t>动作</w:t>
      </w:r>
      <w:r>
        <w:rPr>
          <w:rFonts w:asciiTheme="minorEastAsia" w:eastAsiaTheme="minorEastAsia" w:hAnsiTheme="minorEastAsia"/>
          <w:color w:val="000000" w:themeColor="text1"/>
        </w:rPr>
        <w:t>指标管理</w:t>
      </w:r>
      <w:bookmarkEnd w:id="55"/>
    </w:p>
    <w:p w:rsidR="00C53BBB" w:rsidRDefault="00C53BBB" w:rsidP="00C53BBB">
      <w:pPr>
        <w:spacing w:line="360" w:lineRule="auto"/>
        <w:ind w:firstLineChars="200" w:firstLine="480"/>
        <w:rPr>
          <w:rFonts w:asciiTheme="minorEastAsia" w:eastAsiaTheme="minorEastAsia" w:hAnsiTheme="minorEastAsia"/>
          <w:sz w:val="24"/>
          <w:szCs w:val="24"/>
        </w:rPr>
      </w:pPr>
      <w:r w:rsidRPr="0078181F">
        <w:rPr>
          <w:rFonts w:asciiTheme="minorEastAsia" w:eastAsiaTheme="minorEastAsia" w:hAnsiTheme="minorEastAsia" w:hint="eastAsia"/>
          <w:sz w:val="24"/>
          <w:szCs w:val="24"/>
        </w:rPr>
        <w:t>咪咕善跑管理后台提供全量的人体部位关节点选项，全部13</w:t>
      </w:r>
      <w:r>
        <w:rPr>
          <w:rFonts w:asciiTheme="minorEastAsia" w:eastAsiaTheme="minorEastAsia" w:hAnsiTheme="minorEastAsia" w:hint="eastAsia"/>
          <w:sz w:val="24"/>
          <w:szCs w:val="24"/>
        </w:rPr>
        <w:t>个点位如下</w:t>
      </w:r>
      <w:r w:rsidRPr="0078181F">
        <w:rPr>
          <w:rFonts w:asciiTheme="minorEastAsia" w:eastAsiaTheme="minorEastAsia" w:hAnsiTheme="minorEastAsia" w:hint="eastAsia"/>
          <w:sz w:val="24"/>
          <w:szCs w:val="24"/>
        </w:rPr>
        <w:t>图所示。动作指标管理人员根据每个动作项的指标差异，选择不同关节点，定义针对该动作的</w:t>
      </w:r>
      <w:r>
        <w:rPr>
          <w:rFonts w:asciiTheme="minorEastAsia" w:eastAsiaTheme="minorEastAsia" w:hAnsiTheme="minorEastAsia" w:hint="eastAsia"/>
          <w:sz w:val="24"/>
          <w:szCs w:val="24"/>
        </w:rPr>
        <w:t>名称</w:t>
      </w:r>
      <w:r>
        <w:rPr>
          <w:rFonts w:asciiTheme="minorEastAsia" w:eastAsiaTheme="minorEastAsia" w:hAnsiTheme="minorEastAsia"/>
          <w:sz w:val="24"/>
          <w:szCs w:val="24"/>
        </w:rPr>
        <w:t>、对应关节点、关键姿态</w:t>
      </w:r>
      <w:r w:rsidRPr="0078181F">
        <w:rPr>
          <w:rFonts w:asciiTheme="minorEastAsia" w:eastAsiaTheme="minorEastAsia" w:hAnsiTheme="minorEastAsia" w:hint="eastAsia"/>
          <w:sz w:val="24"/>
          <w:szCs w:val="24"/>
        </w:rPr>
        <w:t>。</w:t>
      </w:r>
    </w:p>
    <w:p w:rsidR="00C53BBB" w:rsidRPr="00D14C51" w:rsidRDefault="00C53BBB" w:rsidP="00C53BBB">
      <w:pPr>
        <w:spacing w:line="360" w:lineRule="auto"/>
        <w:rPr>
          <w:rFonts w:asciiTheme="minorEastAsia" w:eastAsiaTheme="minorEastAsia" w:hAnsiTheme="minorEastAsia"/>
          <w:sz w:val="24"/>
          <w:szCs w:val="24"/>
        </w:rPr>
      </w:pPr>
      <w:r>
        <w:rPr>
          <w:noProof/>
        </w:rPr>
        <w:lastRenderedPageBreak/>
        <w:drawing>
          <wp:inline distT="0" distB="0" distL="0" distR="0">
            <wp:extent cx="5274310" cy="24060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06015"/>
                    </a:xfrm>
                    <a:prstGeom prst="rect">
                      <a:avLst/>
                    </a:prstGeom>
                  </pic:spPr>
                </pic:pic>
              </a:graphicData>
            </a:graphic>
          </wp:inline>
        </w:drawing>
      </w:r>
    </w:p>
    <w:p w:rsidR="00C53BBB" w:rsidRDefault="00C53BBB" w:rsidP="00C53BBB">
      <w:pPr>
        <w:spacing w:line="360" w:lineRule="auto"/>
        <w:jc w:val="center"/>
        <w:rPr>
          <w:rFonts w:asciiTheme="minorEastAsia" w:eastAsiaTheme="minorEastAsia" w:hAnsiTheme="minorEastAsia"/>
          <w:sz w:val="24"/>
          <w:szCs w:val="24"/>
        </w:rPr>
      </w:pPr>
      <w:r w:rsidRPr="00875130">
        <w:rPr>
          <w:noProof/>
          <w:color w:val="FF0000"/>
        </w:rPr>
        <w:drawing>
          <wp:inline distT="0" distB="0" distL="0" distR="0">
            <wp:extent cx="3505200" cy="2809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5200" cy="2809875"/>
                    </a:xfrm>
                    <a:prstGeom prst="rect">
                      <a:avLst/>
                    </a:prstGeom>
                    <a:noFill/>
                    <a:ln>
                      <a:noFill/>
                    </a:ln>
                  </pic:spPr>
                </pic:pic>
              </a:graphicData>
            </a:graphic>
          </wp:inline>
        </w:drawing>
      </w:r>
    </w:p>
    <w:p w:rsidR="006D13AD" w:rsidRDefault="006D13AD" w:rsidP="00C53BBB">
      <w:pPr>
        <w:spacing w:line="360" w:lineRule="auto"/>
        <w:jc w:val="center"/>
        <w:rPr>
          <w:rFonts w:asciiTheme="minorEastAsia" w:eastAsiaTheme="minorEastAsia" w:hAnsiTheme="minorEastAsia"/>
          <w:sz w:val="24"/>
          <w:szCs w:val="24"/>
        </w:rPr>
      </w:pPr>
    </w:p>
    <w:p w:rsidR="00C53BBB" w:rsidRPr="005948F0" w:rsidRDefault="00C53BBB" w:rsidP="00C53BBB">
      <w:pPr>
        <w:spacing w:line="360" w:lineRule="auto"/>
        <w:ind w:firstLineChars="200" w:firstLine="480"/>
        <w:rPr>
          <w:rFonts w:ascii="宋体" w:hAnsi="宋体"/>
          <w:sz w:val="24"/>
          <w:szCs w:val="24"/>
        </w:rPr>
      </w:pPr>
      <w:r w:rsidRPr="005948F0">
        <w:rPr>
          <w:rFonts w:ascii="宋体" w:hAnsi="宋体" w:hint="eastAsia"/>
          <w:sz w:val="24"/>
          <w:szCs w:val="24"/>
        </w:rPr>
        <w:t>每个</w:t>
      </w:r>
      <w:r w:rsidRPr="005948F0">
        <w:rPr>
          <w:rFonts w:ascii="宋体" w:hAnsi="宋体"/>
          <w:sz w:val="24"/>
          <w:szCs w:val="24"/>
        </w:rPr>
        <w:t>动作的关键指标</w:t>
      </w:r>
      <w:r w:rsidRPr="005948F0">
        <w:rPr>
          <w:rFonts w:ascii="宋体" w:hAnsi="宋体" w:hint="eastAsia"/>
          <w:sz w:val="24"/>
          <w:szCs w:val="24"/>
        </w:rPr>
        <w:t>，</w:t>
      </w:r>
      <w:r w:rsidRPr="005948F0">
        <w:rPr>
          <w:rFonts w:ascii="宋体" w:hAnsi="宋体"/>
          <w:sz w:val="24"/>
          <w:szCs w:val="24"/>
        </w:rPr>
        <w:t>分高度、角度两类，每类</w:t>
      </w:r>
      <w:r w:rsidRPr="005948F0">
        <w:rPr>
          <w:rFonts w:ascii="宋体" w:hAnsi="宋体" w:hint="eastAsia"/>
          <w:sz w:val="24"/>
          <w:szCs w:val="24"/>
        </w:rPr>
        <w:t>各</w:t>
      </w:r>
      <w:r w:rsidRPr="005948F0">
        <w:rPr>
          <w:rFonts w:ascii="宋体" w:hAnsi="宋体"/>
          <w:sz w:val="24"/>
          <w:szCs w:val="24"/>
        </w:rPr>
        <w:t>支持添加</w:t>
      </w:r>
      <w:r w:rsidRPr="005948F0">
        <w:rPr>
          <w:rFonts w:ascii="宋体" w:hAnsi="宋体" w:hint="eastAsia"/>
          <w:sz w:val="24"/>
          <w:szCs w:val="24"/>
        </w:rPr>
        <w:t>10个</w:t>
      </w:r>
      <w:r w:rsidRPr="005948F0">
        <w:rPr>
          <w:rFonts w:ascii="宋体" w:hAnsi="宋体"/>
          <w:sz w:val="24"/>
          <w:szCs w:val="24"/>
        </w:rPr>
        <w:t>指标，</w:t>
      </w:r>
      <w:r w:rsidRPr="005948F0">
        <w:rPr>
          <w:rFonts w:ascii="宋体" w:hAnsi="宋体" w:hint="eastAsia"/>
          <w:sz w:val="24"/>
          <w:szCs w:val="24"/>
        </w:rPr>
        <w:t>即</w:t>
      </w:r>
      <w:r w:rsidRPr="005948F0">
        <w:rPr>
          <w:rFonts w:ascii="宋体" w:hAnsi="宋体"/>
          <w:sz w:val="24"/>
          <w:szCs w:val="24"/>
        </w:rPr>
        <w:t>每个动作</w:t>
      </w:r>
      <w:r w:rsidRPr="005948F0">
        <w:rPr>
          <w:rFonts w:ascii="宋体" w:hAnsi="宋体" w:hint="eastAsia"/>
          <w:sz w:val="24"/>
          <w:szCs w:val="24"/>
        </w:rPr>
        <w:t>最多</w:t>
      </w:r>
      <w:r w:rsidRPr="005948F0">
        <w:rPr>
          <w:rFonts w:ascii="宋体" w:hAnsi="宋体"/>
          <w:sz w:val="24"/>
          <w:szCs w:val="24"/>
        </w:rPr>
        <w:t>可定义</w:t>
      </w:r>
      <w:r w:rsidRPr="005948F0">
        <w:rPr>
          <w:rFonts w:ascii="宋体" w:hAnsi="宋体" w:hint="eastAsia"/>
          <w:sz w:val="24"/>
          <w:szCs w:val="24"/>
        </w:rPr>
        <w:t>20个关键</w:t>
      </w:r>
      <w:r>
        <w:rPr>
          <w:rFonts w:ascii="宋体" w:hAnsi="宋体"/>
          <w:sz w:val="24"/>
          <w:szCs w:val="24"/>
        </w:rPr>
        <w:t>指标</w:t>
      </w:r>
      <w:r>
        <w:rPr>
          <w:rFonts w:ascii="宋体" w:hAnsi="宋体" w:hint="eastAsia"/>
          <w:sz w:val="24"/>
          <w:szCs w:val="24"/>
        </w:rPr>
        <w:t>，</w:t>
      </w:r>
      <w:r>
        <w:rPr>
          <w:rFonts w:ascii="宋体" w:hAnsi="宋体"/>
          <w:sz w:val="24"/>
          <w:szCs w:val="24"/>
        </w:rPr>
        <w:t>指标分成</w:t>
      </w:r>
      <w:r>
        <w:rPr>
          <w:rFonts w:ascii="宋体" w:hAnsi="宋体" w:hint="eastAsia"/>
          <w:sz w:val="24"/>
          <w:szCs w:val="24"/>
        </w:rPr>
        <w:t>距离、</w:t>
      </w:r>
      <w:r>
        <w:rPr>
          <w:rFonts w:ascii="宋体" w:hAnsi="宋体"/>
          <w:sz w:val="24"/>
          <w:szCs w:val="24"/>
        </w:rPr>
        <w:t>角度</w:t>
      </w:r>
      <w:r>
        <w:rPr>
          <w:rFonts w:ascii="宋体" w:hAnsi="宋体" w:hint="eastAsia"/>
          <w:sz w:val="24"/>
          <w:szCs w:val="24"/>
        </w:rPr>
        <w:t>两类</w:t>
      </w:r>
      <w:r>
        <w:rPr>
          <w:rFonts w:ascii="宋体" w:hAnsi="宋体"/>
          <w:sz w:val="24"/>
          <w:szCs w:val="24"/>
        </w:rPr>
        <w:t>：</w:t>
      </w:r>
    </w:p>
    <w:p w:rsidR="00C53BBB" w:rsidRDefault="00C53BBB" w:rsidP="00E124B7">
      <w:pPr>
        <w:numPr>
          <w:ilvl w:val="0"/>
          <w:numId w:val="43"/>
        </w:numPr>
        <w:spacing w:line="360" w:lineRule="auto"/>
        <w:rPr>
          <w:rFonts w:ascii="宋体" w:hAnsi="宋体"/>
          <w:sz w:val="24"/>
          <w:szCs w:val="24"/>
        </w:rPr>
      </w:pPr>
      <w:r>
        <w:rPr>
          <w:rFonts w:ascii="宋体" w:hAnsi="宋体" w:hint="eastAsia"/>
          <w:sz w:val="24"/>
          <w:szCs w:val="24"/>
        </w:rPr>
        <w:t>距离</w:t>
      </w:r>
      <w:r w:rsidRPr="005948F0">
        <w:rPr>
          <w:rFonts w:ascii="宋体" w:hAnsi="宋体" w:hint="eastAsia"/>
          <w:sz w:val="24"/>
          <w:szCs w:val="24"/>
        </w:rPr>
        <w:t>类</w:t>
      </w:r>
      <w:r w:rsidRPr="005948F0">
        <w:rPr>
          <w:rFonts w:ascii="宋体" w:hAnsi="宋体"/>
          <w:sz w:val="24"/>
          <w:szCs w:val="24"/>
        </w:rPr>
        <w:t>指标：</w:t>
      </w:r>
      <w:r w:rsidRPr="005948F0">
        <w:rPr>
          <w:rFonts w:ascii="宋体" w:hAnsi="宋体" w:hint="eastAsia"/>
          <w:sz w:val="24"/>
          <w:szCs w:val="24"/>
        </w:rPr>
        <w:t>可</w:t>
      </w:r>
      <w:r w:rsidRPr="005948F0">
        <w:rPr>
          <w:rFonts w:ascii="宋体" w:hAnsi="宋体"/>
          <w:sz w:val="24"/>
          <w:szCs w:val="24"/>
        </w:rPr>
        <w:t>选择两个点位，</w:t>
      </w:r>
      <w:r w:rsidRPr="005948F0">
        <w:rPr>
          <w:rFonts w:ascii="宋体" w:hAnsi="宋体" w:hint="eastAsia"/>
          <w:sz w:val="24"/>
          <w:szCs w:val="24"/>
        </w:rPr>
        <w:t>分别捕捉两个</w:t>
      </w:r>
      <w:r w:rsidRPr="005948F0">
        <w:rPr>
          <w:rFonts w:ascii="宋体" w:hAnsi="宋体"/>
          <w:sz w:val="24"/>
          <w:szCs w:val="24"/>
        </w:rPr>
        <w:t>点位</w:t>
      </w:r>
      <w:r w:rsidRPr="005948F0">
        <w:rPr>
          <w:rFonts w:ascii="宋体" w:hAnsi="宋体" w:hint="eastAsia"/>
          <w:sz w:val="24"/>
          <w:szCs w:val="24"/>
        </w:rPr>
        <w:t>到</w:t>
      </w:r>
      <w:r w:rsidRPr="005948F0">
        <w:rPr>
          <w:rFonts w:ascii="宋体" w:hAnsi="宋体"/>
          <w:sz w:val="24"/>
          <w:szCs w:val="24"/>
        </w:rPr>
        <w:t>地面的</w:t>
      </w:r>
      <w:r w:rsidRPr="005948F0">
        <w:rPr>
          <w:rFonts w:ascii="宋体" w:hAnsi="宋体" w:hint="eastAsia"/>
          <w:sz w:val="24"/>
          <w:szCs w:val="24"/>
        </w:rPr>
        <w:t>垂直</w:t>
      </w:r>
      <w:r>
        <w:rPr>
          <w:rFonts w:ascii="宋体" w:hAnsi="宋体" w:hint="eastAsia"/>
          <w:sz w:val="24"/>
          <w:szCs w:val="24"/>
        </w:rPr>
        <w:t>距离</w:t>
      </w:r>
      <w:r w:rsidRPr="005948F0">
        <w:rPr>
          <w:rFonts w:ascii="宋体" w:hAnsi="宋体"/>
          <w:sz w:val="24"/>
          <w:szCs w:val="24"/>
        </w:rPr>
        <w:t>，</w:t>
      </w:r>
      <w:r w:rsidRPr="005948F0">
        <w:rPr>
          <w:rFonts w:ascii="宋体" w:hAnsi="宋体" w:hint="eastAsia"/>
          <w:sz w:val="24"/>
          <w:szCs w:val="24"/>
        </w:rPr>
        <w:t>并根据</w:t>
      </w:r>
      <w:r>
        <w:rPr>
          <w:rFonts w:ascii="宋体" w:hAnsi="宋体"/>
          <w:sz w:val="24"/>
          <w:szCs w:val="24"/>
        </w:rPr>
        <w:t>点位顺序，计算出两者之间的</w:t>
      </w:r>
      <w:r>
        <w:rPr>
          <w:rFonts w:ascii="宋体" w:hAnsi="宋体" w:hint="eastAsia"/>
          <w:sz w:val="24"/>
          <w:szCs w:val="24"/>
        </w:rPr>
        <w:t>距离</w:t>
      </w:r>
      <w:r w:rsidRPr="005948F0">
        <w:rPr>
          <w:rFonts w:ascii="宋体" w:hAnsi="宋体"/>
          <w:sz w:val="24"/>
          <w:szCs w:val="24"/>
        </w:rPr>
        <w:t>差。即</w:t>
      </w:r>
      <w:r>
        <w:rPr>
          <w:rFonts w:ascii="宋体" w:hAnsi="宋体" w:hint="eastAsia"/>
          <w:sz w:val="24"/>
          <w:szCs w:val="24"/>
        </w:rPr>
        <w:t>距离</w:t>
      </w:r>
      <w:r w:rsidRPr="005948F0">
        <w:rPr>
          <w:rFonts w:ascii="宋体" w:hAnsi="宋体"/>
          <w:sz w:val="24"/>
          <w:szCs w:val="24"/>
        </w:rPr>
        <w:t>=</w:t>
      </w:r>
      <w:r w:rsidRPr="005948F0">
        <w:rPr>
          <w:rFonts w:ascii="宋体" w:hAnsi="宋体" w:hint="eastAsia"/>
          <w:sz w:val="24"/>
          <w:szCs w:val="24"/>
        </w:rPr>
        <w:t>分析点1到</w:t>
      </w:r>
      <w:r w:rsidRPr="005948F0">
        <w:rPr>
          <w:rFonts w:ascii="宋体" w:hAnsi="宋体"/>
          <w:sz w:val="24"/>
          <w:szCs w:val="24"/>
        </w:rPr>
        <w:t>地面的垂直高度</w:t>
      </w:r>
      <w:r w:rsidRPr="005948F0">
        <w:rPr>
          <w:rFonts w:ascii="宋体" w:hAnsi="宋体" w:hint="eastAsia"/>
          <w:sz w:val="24"/>
          <w:szCs w:val="24"/>
        </w:rPr>
        <w:t>-分析点</w:t>
      </w:r>
      <w:r w:rsidRPr="005948F0">
        <w:rPr>
          <w:rFonts w:ascii="宋体" w:hAnsi="宋体"/>
          <w:sz w:val="24"/>
          <w:szCs w:val="24"/>
        </w:rPr>
        <w:t>2</w:t>
      </w:r>
      <w:r w:rsidRPr="005948F0">
        <w:rPr>
          <w:rFonts w:ascii="宋体" w:hAnsi="宋体" w:hint="eastAsia"/>
          <w:sz w:val="24"/>
          <w:szCs w:val="24"/>
        </w:rPr>
        <w:t>到</w:t>
      </w:r>
      <w:r w:rsidRPr="005948F0">
        <w:rPr>
          <w:rFonts w:ascii="宋体" w:hAnsi="宋体"/>
          <w:sz w:val="24"/>
          <w:szCs w:val="24"/>
        </w:rPr>
        <w:t>地面的垂直高度</w:t>
      </w:r>
      <w:r>
        <w:rPr>
          <w:rFonts w:ascii="宋体" w:hAnsi="宋体" w:hint="eastAsia"/>
          <w:sz w:val="24"/>
          <w:szCs w:val="24"/>
        </w:rPr>
        <w:t>。</w:t>
      </w:r>
    </w:p>
    <w:p w:rsidR="00C53BBB" w:rsidRPr="005948F0" w:rsidRDefault="00C53BBB" w:rsidP="00E124B7">
      <w:pPr>
        <w:numPr>
          <w:ilvl w:val="0"/>
          <w:numId w:val="43"/>
        </w:numPr>
        <w:spacing w:line="360" w:lineRule="auto"/>
        <w:rPr>
          <w:rFonts w:ascii="宋体" w:hAnsi="宋体"/>
          <w:sz w:val="24"/>
          <w:szCs w:val="24"/>
        </w:rPr>
      </w:pPr>
      <w:r w:rsidRPr="005948F0">
        <w:rPr>
          <w:rFonts w:ascii="宋体" w:hAnsi="宋体" w:hint="eastAsia"/>
          <w:sz w:val="24"/>
          <w:szCs w:val="24"/>
        </w:rPr>
        <w:t>角度类</w:t>
      </w:r>
      <w:r w:rsidRPr="005948F0">
        <w:rPr>
          <w:rFonts w:ascii="宋体" w:hAnsi="宋体"/>
          <w:sz w:val="24"/>
          <w:szCs w:val="24"/>
        </w:rPr>
        <w:t>指标：可选择三个点位，根据点位顺序，</w:t>
      </w:r>
      <w:r w:rsidRPr="005948F0">
        <w:rPr>
          <w:rFonts w:ascii="宋体" w:hAnsi="宋体" w:hint="eastAsia"/>
          <w:sz w:val="24"/>
          <w:szCs w:val="24"/>
        </w:rPr>
        <w:t>以</w:t>
      </w:r>
      <w:r w:rsidRPr="005948F0">
        <w:rPr>
          <w:rFonts w:ascii="宋体" w:hAnsi="宋体"/>
          <w:sz w:val="24"/>
          <w:szCs w:val="24"/>
        </w:rPr>
        <w:t>中间的点位，作为角度的中心，</w:t>
      </w:r>
      <w:r w:rsidRPr="005948F0">
        <w:rPr>
          <w:rFonts w:ascii="宋体" w:hAnsi="宋体" w:hint="eastAsia"/>
          <w:sz w:val="24"/>
          <w:szCs w:val="24"/>
        </w:rPr>
        <w:t>即</w:t>
      </w:r>
      <w:r w:rsidRPr="005948F0">
        <w:rPr>
          <w:rFonts w:ascii="宋体" w:hAnsi="宋体"/>
          <w:sz w:val="24"/>
          <w:szCs w:val="24"/>
        </w:rPr>
        <w:t>选择点位为</w:t>
      </w:r>
      <w:r w:rsidRPr="005948F0">
        <w:rPr>
          <w:rFonts w:ascii="宋体" w:hAnsi="宋体" w:hint="eastAsia"/>
          <w:sz w:val="24"/>
          <w:szCs w:val="24"/>
        </w:rPr>
        <w:t>A、B、</w:t>
      </w:r>
      <w:r w:rsidRPr="005948F0">
        <w:rPr>
          <w:rFonts w:ascii="宋体" w:hAnsi="宋体"/>
          <w:sz w:val="24"/>
          <w:szCs w:val="24"/>
        </w:rPr>
        <w:t>C</w:t>
      </w:r>
      <w:r w:rsidRPr="005948F0">
        <w:rPr>
          <w:rFonts w:ascii="宋体" w:hAnsi="宋体" w:hint="eastAsia"/>
          <w:sz w:val="24"/>
          <w:szCs w:val="24"/>
        </w:rPr>
        <w:t>，定义</w:t>
      </w:r>
      <w:r w:rsidRPr="005948F0">
        <w:rPr>
          <w:rFonts w:ascii="宋体" w:hAnsi="宋体"/>
          <w:sz w:val="24"/>
          <w:szCs w:val="24"/>
        </w:rPr>
        <w:t>的指标即为角</w:t>
      </w:r>
      <w:r w:rsidRPr="005948F0">
        <w:rPr>
          <w:rFonts w:ascii="宋体" w:hAnsi="宋体" w:hint="eastAsia"/>
          <w:sz w:val="24"/>
          <w:szCs w:val="24"/>
        </w:rPr>
        <w:t>ABC，</w:t>
      </w:r>
      <w:r w:rsidRPr="005948F0">
        <w:rPr>
          <w:rFonts w:ascii="宋体" w:hAnsi="宋体"/>
          <w:sz w:val="24"/>
          <w:szCs w:val="24"/>
        </w:rPr>
        <w:t>选择点位为</w:t>
      </w:r>
      <w:r w:rsidRPr="005948F0">
        <w:rPr>
          <w:rFonts w:ascii="宋体" w:hAnsi="宋体" w:hint="eastAsia"/>
          <w:sz w:val="24"/>
          <w:szCs w:val="24"/>
        </w:rPr>
        <w:t>A、</w:t>
      </w:r>
      <w:r w:rsidRPr="005948F0">
        <w:rPr>
          <w:rFonts w:ascii="宋体" w:hAnsi="宋体"/>
          <w:sz w:val="24"/>
          <w:szCs w:val="24"/>
        </w:rPr>
        <w:t>C</w:t>
      </w:r>
      <w:r w:rsidRPr="005948F0">
        <w:rPr>
          <w:rFonts w:ascii="宋体" w:hAnsi="宋体" w:hint="eastAsia"/>
          <w:sz w:val="24"/>
          <w:szCs w:val="24"/>
        </w:rPr>
        <w:t xml:space="preserve"> 、B、，定义</w:t>
      </w:r>
      <w:r w:rsidRPr="005948F0">
        <w:rPr>
          <w:rFonts w:ascii="宋体" w:hAnsi="宋体"/>
          <w:sz w:val="24"/>
          <w:szCs w:val="24"/>
        </w:rPr>
        <w:t>的指标即为角</w:t>
      </w:r>
      <w:r w:rsidRPr="005948F0">
        <w:rPr>
          <w:rFonts w:ascii="宋体" w:hAnsi="宋体" w:hint="eastAsia"/>
          <w:sz w:val="24"/>
          <w:szCs w:val="24"/>
        </w:rPr>
        <w:t>ACB。</w:t>
      </w:r>
    </w:p>
    <w:p w:rsidR="00C53BBB" w:rsidRPr="0078181F" w:rsidRDefault="00C53BBB" w:rsidP="00C53BBB">
      <w:pPr>
        <w:spacing w:line="360" w:lineRule="auto"/>
        <w:ind w:firstLineChars="200" w:firstLine="480"/>
        <w:rPr>
          <w:rFonts w:asciiTheme="minorEastAsia" w:eastAsiaTheme="minorEastAsia" w:hAnsiTheme="minorEastAsia"/>
          <w:sz w:val="24"/>
          <w:szCs w:val="24"/>
        </w:rPr>
      </w:pPr>
      <w:r w:rsidRPr="0078181F">
        <w:rPr>
          <w:rFonts w:asciiTheme="minorEastAsia" w:eastAsiaTheme="minorEastAsia" w:hAnsiTheme="minorEastAsia" w:hint="eastAsia"/>
          <w:sz w:val="24"/>
          <w:szCs w:val="24"/>
        </w:rPr>
        <w:t>以缓冲深蹲动作为例：</w:t>
      </w:r>
    </w:p>
    <w:p w:rsidR="00C53BBB" w:rsidRDefault="00C53BBB" w:rsidP="00C53BBB">
      <w:pPr>
        <w:spacing w:line="360" w:lineRule="auto"/>
        <w:jc w:val="center"/>
        <w:rPr>
          <w:rFonts w:asciiTheme="minorEastAsia" w:eastAsiaTheme="minorEastAsia" w:hAnsiTheme="minorEastAsia"/>
          <w:sz w:val="24"/>
          <w:szCs w:val="24"/>
        </w:rPr>
      </w:pPr>
      <w:r w:rsidRPr="0078181F">
        <w:rPr>
          <w:rFonts w:asciiTheme="minorEastAsia" w:eastAsiaTheme="minorEastAsia" w:hAnsiTheme="minorEastAsia" w:hint="eastAsia"/>
          <w:noProof/>
          <w:sz w:val="24"/>
          <w:szCs w:val="24"/>
        </w:rPr>
        <w:lastRenderedPageBreak/>
        <w:drawing>
          <wp:inline distT="0" distB="0" distL="0" distR="0">
            <wp:extent cx="2524125" cy="2896652"/>
            <wp:effectExtent l="0" t="0" r="0" b="0"/>
            <wp:docPr id="26" name="图片 1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_2.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6473" cy="2910822"/>
                    </a:xfrm>
                    <a:prstGeom prst="rect">
                      <a:avLst/>
                    </a:prstGeom>
                    <a:noFill/>
                    <a:ln>
                      <a:noFill/>
                    </a:ln>
                  </pic:spPr>
                </pic:pic>
              </a:graphicData>
            </a:graphic>
          </wp:inline>
        </w:drawing>
      </w:r>
    </w:p>
    <w:p w:rsidR="00C53BBB" w:rsidRPr="0078181F" w:rsidRDefault="00C53BBB" w:rsidP="00C53BBB">
      <w:pPr>
        <w:spacing w:line="360" w:lineRule="auto"/>
        <w:jc w:val="center"/>
        <w:rPr>
          <w:rFonts w:asciiTheme="minorEastAsia" w:eastAsiaTheme="minorEastAsia" w:hAnsiTheme="minorEastAsia"/>
          <w:sz w:val="24"/>
          <w:szCs w:val="24"/>
        </w:rPr>
      </w:pPr>
    </w:p>
    <w:p w:rsidR="00FF5265" w:rsidRDefault="00C53BBB" w:rsidP="00C53BB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运营</w:t>
      </w:r>
      <w:r>
        <w:rPr>
          <w:rFonts w:asciiTheme="minorEastAsia" w:eastAsiaTheme="minorEastAsia" w:hAnsiTheme="minorEastAsia"/>
          <w:sz w:val="24"/>
          <w:szCs w:val="24"/>
        </w:rPr>
        <w:t>人员</w:t>
      </w:r>
      <w:r w:rsidRPr="0078181F">
        <w:rPr>
          <w:rFonts w:asciiTheme="minorEastAsia" w:eastAsiaTheme="minorEastAsia" w:hAnsiTheme="minorEastAsia" w:hint="eastAsia"/>
          <w:sz w:val="24"/>
          <w:szCs w:val="24"/>
        </w:rPr>
        <w:t>在咪咕善跑管理后台该动作的指标管理页面，选择臀部点位G，左膝点位J，左踝点位L，分别组成线段GJ与线段JL，再将线段GJ与线段JL组成角度GJL，角度GJL即为该缓冲深蹲动作的一个衡量指标。以此类推，可定义出其他角度、高度等指标。</w:t>
      </w:r>
    </w:p>
    <w:p w:rsidR="00C53BBB" w:rsidRPr="00FF5265" w:rsidRDefault="00C53BBB" w:rsidP="00C53BBB">
      <w:pPr>
        <w:spacing w:line="360" w:lineRule="auto"/>
      </w:pPr>
    </w:p>
    <w:p w:rsidR="001F75EF" w:rsidRPr="00443456" w:rsidRDefault="001F75EF" w:rsidP="001F75EF">
      <w:pPr>
        <w:pStyle w:val="3"/>
        <w:rPr>
          <w:rFonts w:asciiTheme="minorEastAsia" w:eastAsiaTheme="minorEastAsia" w:hAnsiTheme="minorEastAsia"/>
          <w:color w:val="000000" w:themeColor="text1"/>
        </w:rPr>
      </w:pPr>
      <w:bookmarkStart w:id="56" w:name="_Toc496097644"/>
      <w:r>
        <w:rPr>
          <w:rFonts w:asciiTheme="minorEastAsia" w:eastAsiaTheme="minorEastAsia" w:hAnsiTheme="minorEastAsia" w:hint="eastAsia"/>
          <w:color w:val="000000" w:themeColor="text1"/>
        </w:rPr>
        <w:t>训练</w:t>
      </w:r>
      <w:r>
        <w:rPr>
          <w:rFonts w:asciiTheme="minorEastAsia" w:eastAsiaTheme="minorEastAsia" w:hAnsiTheme="minorEastAsia"/>
          <w:color w:val="000000" w:themeColor="text1"/>
        </w:rPr>
        <w:t>开始</w:t>
      </w:r>
      <w:r>
        <w:rPr>
          <w:rFonts w:asciiTheme="minorEastAsia" w:eastAsiaTheme="minorEastAsia" w:hAnsiTheme="minorEastAsia" w:hint="eastAsia"/>
          <w:color w:val="000000" w:themeColor="text1"/>
        </w:rPr>
        <w:t>准备</w:t>
      </w:r>
      <w:bookmarkEnd w:id="56"/>
    </w:p>
    <w:p w:rsidR="001F75EF" w:rsidRDefault="001F75EF" w:rsidP="001F75EF">
      <w:pPr>
        <w:widowControl/>
        <w:spacing w:line="360" w:lineRule="auto"/>
        <w:jc w:val="center"/>
        <w:rPr>
          <w:color w:val="000000" w:themeColor="text1"/>
          <w:sz w:val="24"/>
        </w:rPr>
      </w:pPr>
      <w:r w:rsidRPr="002F5175">
        <w:rPr>
          <w:rFonts w:ascii="微软雅黑" w:eastAsia="微软雅黑" w:hAnsi="微软雅黑"/>
          <w:noProof/>
        </w:rPr>
        <w:drawing>
          <wp:inline distT="0" distB="0" distL="0" distR="0">
            <wp:extent cx="2895600" cy="3229709"/>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2742" cy="3237675"/>
                    </a:xfrm>
                    <a:prstGeom prst="rect">
                      <a:avLst/>
                    </a:prstGeom>
                  </pic:spPr>
                </pic:pic>
              </a:graphicData>
            </a:graphic>
          </wp:inline>
        </w:drawing>
      </w:r>
    </w:p>
    <w:p w:rsidR="001F75EF" w:rsidRDefault="001F75EF" w:rsidP="001F75EF">
      <w:pPr>
        <w:widowControl/>
        <w:spacing w:line="360" w:lineRule="auto"/>
        <w:jc w:val="center"/>
        <w:rPr>
          <w:color w:val="000000" w:themeColor="text1"/>
          <w:sz w:val="24"/>
        </w:rPr>
      </w:pPr>
    </w:p>
    <w:p w:rsidR="001F75EF" w:rsidRPr="00D42703" w:rsidRDefault="001F75EF" w:rsidP="001F75EF">
      <w:pPr>
        <w:spacing w:line="360" w:lineRule="auto"/>
        <w:ind w:firstLineChars="200" w:firstLine="480"/>
        <w:rPr>
          <w:rFonts w:ascii="微软雅黑" w:eastAsia="微软雅黑" w:hAnsi="微软雅黑"/>
        </w:rPr>
      </w:pPr>
      <w:r>
        <w:rPr>
          <w:rFonts w:hint="eastAsia"/>
          <w:color w:val="000000" w:themeColor="text1"/>
          <w:sz w:val="24"/>
        </w:rPr>
        <w:t>善跑</w:t>
      </w:r>
      <w:r>
        <w:rPr>
          <w:color w:val="000000" w:themeColor="text1"/>
          <w:sz w:val="24"/>
        </w:rPr>
        <w:t>用户在</w:t>
      </w:r>
      <w:r>
        <w:rPr>
          <w:rFonts w:hint="eastAsia"/>
          <w:color w:val="000000" w:themeColor="text1"/>
          <w:sz w:val="24"/>
        </w:rPr>
        <w:t>善跑</w:t>
      </w:r>
      <w:r>
        <w:rPr>
          <w:color w:val="000000" w:themeColor="text1"/>
          <w:sz w:val="24"/>
        </w:rPr>
        <w:t>客户端的训练详情</w:t>
      </w:r>
      <w:r>
        <w:rPr>
          <w:rFonts w:hint="eastAsia"/>
          <w:color w:val="000000" w:themeColor="text1"/>
          <w:sz w:val="24"/>
        </w:rPr>
        <w:t>界面上下载</w:t>
      </w:r>
      <w:r>
        <w:rPr>
          <w:color w:val="000000" w:themeColor="text1"/>
          <w:sz w:val="24"/>
        </w:rPr>
        <w:t>训练视频后，点击</w:t>
      </w:r>
      <w:r>
        <w:rPr>
          <w:rFonts w:hint="eastAsia"/>
          <w:color w:val="000000" w:themeColor="text1"/>
          <w:sz w:val="24"/>
        </w:rPr>
        <w:t>“开始</w:t>
      </w:r>
      <w:r>
        <w:rPr>
          <w:color w:val="000000" w:themeColor="text1"/>
          <w:sz w:val="24"/>
        </w:rPr>
        <w:t>训练</w:t>
      </w:r>
      <w:r>
        <w:rPr>
          <w:rFonts w:hint="eastAsia"/>
          <w:color w:val="000000" w:themeColor="text1"/>
          <w:sz w:val="24"/>
        </w:rPr>
        <w:t>”按钮</w:t>
      </w:r>
      <w:r>
        <w:rPr>
          <w:color w:val="000000" w:themeColor="text1"/>
          <w:sz w:val="24"/>
        </w:rPr>
        <w:t>进入训练</w:t>
      </w:r>
      <w:r>
        <w:rPr>
          <w:rFonts w:hint="eastAsia"/>
          <w:color w:val="000000" w:themeColor="text1"/>
          <w:sz w:val="24"/>
        </w:rPr>
        <w:t>准备界面</w:t>
      </w:r>
      <w:r>
        <w:rPr>
          <w:color w:val="000000" w:themeColor="text1"/>
          <w:sz w:val="24"/>
        </w:rPr>
        <w:t>。</w:t>
      </w:r>
    </w:p>
    <w:p w:rsidR="001F75EF" w:rsidRPr="00D42703" w:rsidRDefault="001F75EF" w:rsidP="001F75EF">
      <w:pPr>
        <w:rPr>
          <w:rFonts w:ascii="微软雅黑" w:eastAsia="微软雅黑" w:hAnsi="微软雅黑"/>
        </w:rPr>
      </w:pPr>
      <w:r w:rsidRPr="004F51D4">
        <w:rPr>
          <w:rFonts w:ascii="微软雅黑" w:eastAsia="微软雅黑" w:hAnsi="微软雅黑"/>
          <w:noProof/>
        </w:rPr>
        <w:drawing>
          <wp:inline distT="0" distB="0" distL="0" distR="0">
            <wp:extent cx="1392394" cy="2463800"/>
            <wp:effectExtent l="0" t="0" r="508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1405293" cy="2486625"/>
                    </a:xfrm>
                    <a:prstGeom prst="rect">
                      <a:avLst/>
                    </a:prstGeom>
                  </pic:spPr>
                </pic:pic>
              </a:graphicData>
            </a:graphic>
          </wp:inline>
        </w:drawing>
      </w:r>
      <w:r>
        <w:rPr>
          <w:rFonts w:ascii="微软雅黑" w:eastAsia="微软雅黑" w:hAnsi="微软雅黑" w:hint="eastAsia"/>
        </w:rPr>
        <w:tab/>
      </w:r>
      <w:r w:rsidRPr="001C7910">
        <w:rPr>
          <w:rFonts w:ascii="微软雅黑" w:eastAsia="微软雅黑" w:hAnsi="微软雅黑"/>
          <w:noProof/>
        </w:rPr>
        <w:drawing>
          <wp:inline distT="0" distB="0" distL="0" distR="0">
            <wp:extent cx="3251835" cy="1836155"/>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281234" cy="1852755"/>
                    </a:xfrm>
                    <a:prstGeom prst="rect">
                      <a:avLst/>
                    </a:prstGeom>
                  </pic:spPr>
                </pic:pic>
              </a:graphicData>
            </a:graphic>
          </wp:inline>
        </w:drawing>
      </w:r>
    </w:p>
    <w:p w:rsidR="001F75EF" w:rsidRPr="00805F56" w:rsidRDefault="001F75EF" w:rsidP="001F75EF">
      <w:pPr>
        <w:spacing w:line="360" w:lineRule="auto"/>
        <w:rPr>
          <w:rFonts w:ascii="宋体" w:hAnsi="宋体"/>
          <w:b/>
          <w:noProof/>
          <w:sz w:val="24"/>
          <w:szCs w:val="24"/>
        </w:rPr>
      </w:pPr>
      <w:r w:rsidRPr="00805F56">
        <w:rPr>
          <w:rFonts w:ascii="宋体" w:hAnsi="宋体" w:hint="eastAsia"/>
          <w:b/>
          <w:noProof/>
          <w:sz w:val="24"/>
          <w:szCs w:val="24"/>
        </w:rPr>
        <w:t>准备训练界面包含</w:t>
      </w:r>
      <w:r w:rsidRPr="00805F56">
        <w:rPr>
          <w:rFonts w:ascii="宋体" w:hAnsi="宋体"/>
          <w:b/>
          <w:noProof/>
          <w:sz w:val="24"/>
          <w:szCs w:val="24"/>
        </w:rPr>
        <w:t>元素和规则如</w:t>
      </w:r>
      <w:r w:rsidRPr="00805F56">
        <w:rPr>
          <w:rFonts w:ascii="宋体" w:hAnsi="宋体" w:hint="eastAsia"/>
          <w:b/>
          <w:noProof/>
          <w:sz w:val="24"/>
          <w:szCs w:val="24"/>
        </w:rPr>
        <w:t>下</w:t>
      </w:r>
      <w:r w:rsidRPr="00805F56">
        <w:rPr>
          <w:rFonts w:ascii="宋体" w:hAnsi="宋体"/>
          <w:b/>
          <w:noProof/>
          <w:sz w:val="24"/>
          <w:szCs w:val="24"/>
        </w:rPr>
        <w:t>：</w:t>
      </w:r>
    </w:p>
    <w:p w:rsidR="001F75EF" w:rsidRPr="00805F56" w:rsidRDefault="001F75EF" w:rsidP="0012463B">
      <w:pPr>
        <w:pStyle w:val="ab"/>
        <w:numPr>
          <w:ilvl w:val="0"/>
          <w:numId w:val="13"/>
        </w:numPr>
        <w:spacing w:line="360" w:lineRule="auto"/>
        <w:ind w:firstLineChars="0"/>
        <w:rPr>
          <w:rFonts w:ascii="宋体" w:hAnsi="宋体"/>
          <w:noProof/>
          <w:sz w:val="24"/>
          <w:szCs w:val="24"/>
        </w:rPr>
      </w:pPr>
      <w:r w:rsidRPr="00805F56">
        <w:rPr>
          <w:rFonts w:ascii="宋体" w:hAnsi="宋体" w:hint="eastAsia"/>
          <w:noProof/>
          <w:sz w:val="24"/>
          <w:szCs w:val="24"/>
        </w:rPr>
        <w:t>准备训练界面包含元素：返回按钮、取景器、前后摄像头切换按钮、定位提示、使用帮助、跳过准备、投屏引导</w:t>
      </w:r>
      <w:r w:rsidRPr="00805F56">
        <w:rPr>
          <w:rFonts w:ascii="宋体" w:hAnsi="宋体"/>
          <w:noProof/>
          <w:sz w:val="24"/>
          <w:szCs w:val="24"/>
        </w:rPr>
        <w:t>；</w:t>
      </w:r>
    </w:p>
    <w:p w:rsidR="001F75EF" w:rsidRDefault="001F75EF" w:rsidP="0012463B">
      <w:pPr>
        <w:pStyle w:val="ab"/>
        <w:numPr>
          <w:ilvl w:val="0"/>
          <w:numId w:val="13"/>
        </w:numPr>
        <w:spacing w:line="360" w:lineRule="auto"/>
        <w:ind w:firstLineChars="0"/>
        <w:rPr>
          <w:rFonts w:ascii="宋体" w:hAnsi="宋体"/>
          <w:noProof/>
          <w:sz w:val="24"/>
          <w:szCs w:val="24"/>
        </w:rPr>
      </w:pPr>
      <w:r w:rsidRPr="00805F56">
        <w:rPr>
          <w:rFonts w:ascii="宋体" w:hAnsi="宋体" w:hint="eastAsia"/>
          <w:noProof/>
          <w:sz w:val="24"/>
          <w:szCs w:val="24"/>
        </w:rPr>
        <w:t>取景器：默认通过前置摄像头取景，在取景器中提供用户定位区域提示，在定位成功后结束准备训练界面，进入训练中界面</w:t>
      </w:r>
      <w:r w:rsidRPr="00805F56">
        <w:rPr>
          <w:rFonts w:ascii="宋体" w:hAnsi="宋体"/>
          <w:noProof/>
          <w:sz w:val="24"/>
          <w:szCs w:val="24"/>
        </w:rPr>
        <w:t>；</w:t>
      </w:r>
    </w:p>
    <w:p w:rsidR="001F75EF" w:rsidRDefault="001F75EF" w:rsidP="0012463B">
      <w:pPr>
        <w:pStyle w:val="ab"/>
        <w:numPr>
          <w:ilvl w:val="0"/>
          <w:numId w:val="13"/>
        </w:numPr>
        <w:spacing w:line="360" w:lineRule="auto"/>
        <w:ind w:firstLineChars="0"/>
        <w:rPr>
          <w:rFonts w:ascii="宋体" w:hAnsi="宋体"/>
          <w:noProof/>
          <w:sz w:val="24"/>
          <w:szCs w:val="24"/>
        </w:rPr>
      </w:pPr>
      <w:r w:rsidRPr="00805F56">
        <w:rPr>
          <w:rFonts w:ascii="宋体" w:hAnsi="宋体" w:hint="eastAsia"/>
          <w:noProof/>
          <w:sz w:val="24"/>
          <w:szCs w:val="24"/>
        </w:rPr>
        <w:t>跳过准备：用户放弃使用虚拟教练功能，进入常规训练流程。</w:t>
      </w:r>
    </w:p>
    <w:p w:rsidR="006D13AD" w:rsidRPr="00805F56" w:rsidRDefault="006D13AD" w:rsidP="006D13AD">
      <w:pPr>
        <w:pStyle w:val="ab"/>
        <w:spacing w:line="360" w:lineRule="auto"/>
        <w:ind w:firstLineChars="0" w:firstLine="0"/>
        <w:rPr>
          <w:rFonts w:ascii="宋体" w:hAnsi="宋体"/>
          <w:noProof/>
          <w:sz w:val="24"/>
          <w:szCs w:val="24"/>
        </w:rPr>
      </w:pPr>
    </w:p>
    <w:p w:rsidR="001F75EF" w:rsidRPr="00443456" w:rsidRDefault="001F75EF" w:rsidP="001F75EF">
      <w:pPr>
        <w:pStyle w:val="3"/>
        <w:rPr>
          <w:rFonts w:asciiTheme="minorEastAsia" w:eastAsiaTheme="minorEastAsia" w:hAnsiTheme="minorEastAsia"/>
          <w:color w:val="000000" w:themeColor="text1"/>
        </w:rPr>
      </w:pPr>
      <w:bookmarkStart w:id="57" w:name="_Toc496097645"/>
      <w:r>
        <w:rPr>
          <w:rFonts w:asciiTheme="minorEastAsia" w:eastAsiaTheme="minorEastAsia" w:hAnsiTheme="minorEastAsia" w:hint="eastAsia"/>
          <w:color w:val="000000" w:themeColor="text1"/>
        </w:rPr>
        <w:lastRenderedPageBreak/>
        <w:t>训练过程</w:t>
      </w:r>
      <w:r>
        <w:rPr>
          <w:rFonts w:asciiTheme="minorEastAsia" w:eastAsiaTheme="minorEastAsia" w:hAnsiTheme="minorEastAsia"/>
          <w:color w:val="000000" w:themeColor="text1"/>
        </w:rPr>
        <w:t>提示</w:t>
      </w:r>
      <w:bookmarkEnd w:id="57"/>
    </w:p>
    <w:p w:rsidR="001F75EF" w:rsidRDefault="001F75EF" w:rsidP="001F75EF">
      <w:pPr>
        <w:widowControl/>
        <w:spacing w:line="360" w:lineRule="auto"/>
        <w:jc w:val="left"/>
        <w:rPr>
          <w:color w:val="000000" w:themeColor="text1"/>
          <w:sz w:val="24"/>
        </w:rPr>
      </w:pPr>
      <w:r w:rsidRPr="00E477AF">
        <w:rPr>
          <w:rFonts w:ascii="微软雅黑" w:eastAsia="微软雅黑" w:hAnsi="微软雅黑"/>
          <w:noProof/>
        </w:rPr>
        <w:drawing>
          <wp:inline distT="0" distB="0" distL="0" distR="0">
            <wp:extent cx="5591175" cy="34552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4028" cy="3457036"/>
                    </a:xfrm>
                    <a:prstGeom prst="rect">
                      <a:avLst/>
                    </a:prstGeom>
                  </pic:spPr>
                </pic:pic>
              </a:graphicData>
            </a:graphic>
          </wp:inline>
        </w:drawing>
      </w:r>
    </w:p>
    <w:p w:rsidR="001F75EF" w:rsidRDefault="001F75EF" w:rsidP="001F75EF">
      <w:pPr>
        <w:widowControl/>
        <w:spacing w:line="360" w:lineRule="auto"/>
        <w:jc w:val="left"/>
        <w:rPr>
          <w:color w:val="000000" w:themeColor="text1"/>
          <w:sz w:val="24"/>
        </w:rPr>
      </w:pPr>
    </w:p>
    <w:p w:rsidR="001F75EF" w:rsidRPr="008635B2" w:rsidRDefault="001F75EF" w:rsidP="001F75EF">
      <w:pPr>
        <w:spacing w:line="360" w:lineRule="auto"/>
        <w:rPr>
          <w:rFonts w:ascii="宋体" w:hAnsi="宋体"/>
          <w:sz w:val="24"/>
          <w:szCs w:val="24"/>
        </w:rPr>
      </w:pPr>
      <w:r w:rsidRPr="008635B2">
        <w:rPr>
          <w:rFonts w:ascii="宋体" w:hAnsi="宋体" w:hint="eastAsia"/>
          <w:sz w:val="24"/>
          <w:szCs w:val="24"/>
        </w:rPr>
        <w:t>完成准备训练中的定位环节后自动进入训练中界面：</w:t>
      </w:r>
    </w:p>
    <w:p w:rsidR="001F75EF" w:rsidRDefault="001F75EF" w:rsidP="001F75EF">
      <w:pPr>
        <w:spacing w:line="360" w:lineRule="auto"/>
        <w:rPr>
          <w:rFonts w:ascii="宋体" w:hAnsi="宋体"/>
          <w:snapToGrid w:val="0"/>
          <w:color w:val="000000"/>
          <w:w w:val="0"/>
          <w:kern w:val="0"/>
          <w:sz w:val="24"/>
          <w:szCs w:val="24"/>
          <w:u w:color="000000"/>
          <w:bdr w:val="none" w:sz="0" w:space="0" w:color="000000"/>
          <w:shd w:val="clear" w:color="000000" w:fill="000000"/>
          <w:lang/>
        </w:rPr>
      </w:pPr>
      <w:r w:rsidRPr="008635B2">
        <w:rPr>
          <w:rFonts w:ascii="宋体" w:hAnsi="宋体"/>
          <w:noProof/>
          <w:snapToGrid w:val="0"/>
          <w:color w:val="000000"/>
          <w:w w:val="0"/>
          <w:kern w:val="0"/>
          <w:sz w:val="24"/>
          <w:szCs w:val="24"/>
          <w:u w:color="000000"/>
          <w:bdr w:val="none" w:sz="0" w:space="0" w:color="000000"/>
          <w:shd w:val="clear" w:color="000000" w:fill="000000"/>
        </w:rPr>
        <w:drawing>
          <wp:inline distT="0" distB="0" distL="0" distR="0">
            <wp:extent cx="2485738" cy="2402840"/>
            <wp:effectExtent l="0" t="0" r="3810"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490300" cy="2407250"/>
                    </a:xfrm>
                    <a:prstGeom prst="rect">
                      <a:avLst/>
                    </a:prstGeom>
                  </pic:spPr>
                </pic:pic>
              </a:graphicData>
            </a:graphic>
          </wp:inline>
        </w:drawing>
      </w:r>
      <w:r w:rsidRPr="008635B2">
        <w:rPr>
          <w:rFonts w:ascii="宋体" w:hAnsi="宋体"/>
          <w:noProof/>
          <w:snapToGrid w:val="0"/>
          <w:color w:val="000000"/>
          <w:w w:val="0"/>
          <w:kern w:val="0"/>
          <w:sz w:val="24"/>
          <w:szCs w:val="24"/>
          <w:u w:color="000000"/>
          <w:bdr w:val="none" w:sz="0" w:space="0" w:color="000000"/>
          <w:shd w:val="clear" w:color="000000" w:fill="000000"/>
        </w:rPr>
        <w:drawing>
          <wp:inline distT="0" distB="0" distL="0" distR="0">
            <wp:extent cx="2527935" cy="1429534"/>
            <wp:effectExtent l="0" t="0" r="12065"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557864" cy="1446459"/>
                    </a:xfrm>
                    <a:prstGeom prst="rect">
                      <a:avLst/>
                    </a:prstGeom>
                  </pic:spPr>
                </pic:pic>
              </a:graphicData>
            </a:graphic>
          </wp:inline>
        </w:drawing>
      </w:r>
    </w:p>
    <w:p w:rsidR="001F75EF" w:rsidRPr="008635B2" w:rsidRDefault="001F75EF" w:rsidP="001F75EF">
      <w:pPr>
        <w:spacing w:line="360" w:lineRule="auto"/>
        <w:rPr>
          <w:rFonts w:ascii="宋体" w:hAnsi="宋体"/>
          <w:snapToGrid w:val="0"/>
          <w:color w:val="000000"/>
          <w:w w:val="0"/>
          <w:kern w:val="0"/>
          <w:sz w:val="24"/>
          <w:szCs w:val="24"/>
          <w:u w:color="000000"/>
          <w:bdr w:val="none" w:sz="0" w:space="0" w:color="000000"/>
          <w:shd w:val="clear" w:color="000000" w:fill="000000"/>
          <w:lang/>
        </w:rPr>
      </w:pPr>
    </w:p>
    <w:p w:rsidR="001F75EF" w:rsidRPr="008635B2" w:rsidRDefault="001F75EF" w:rsidP="001F75EF">
      <w:pPr>
        <w:spacing w:line="360" w:lineRule="auto"/>
        <w:rPr>
          <w:rFonts w:ascii="宋体" w:hAnsi="宋体"/>
          <w:snapToGrid w:val="0"/>
          <w:color w:val="000000"/>
          <w:w w:val="0"/>
          <w:kern w:val="0"/>
          <w:sz w:val="24"/>
          <w:szCs w:val="24"/>
          <w:u w:color="000000"/>
          <w:bdr w:val="none" w:sz="0" w:space="0" w:color="000000"/>
          <w:shd w:val="clear" w:color="000000" w:fill="000000"/>
          <w:lang/>
        </w:rPr>
      </w:pPr>
      <w:r>
        <w:rPr>
          <w:rFonts w:ascii="宋体" w:hAnsi="宋体" w:hint="eastAsia"/>
          <w:b/>
          <w:sz w:val="24"/>
          <w:szCs w:val="24"/>
        </w:rPr>
        <w:t>一</w:t>
      </w:r>
      <w:r>
        <w:rPr>
          <w:rFonts w:ascii="宋体" w:hAnsi="宋体"/>
          <w:b/>
          <w:sz w:val="24"/>
          <w:szCs w:val="24"/>
        </w:rPr>
        <w:t>、</w:t>
      </w:r>
      <w:r w:rsidRPr="008635B2">
        <w:rPr>
          <w:rFonts w:ascii="宋体" w:hAnsi="宋体" w:hint="eastAsia"/>
          <w:b/>
          <w:sz w:val="24"/>
          <w:szCs w:val="24"/>
        </w:rPr>
        <w:t>训练中界面元素与</w:t>
      </w:r>
      <w:r>
        <w:rPr>
          <w:rFonts w:ascii="宋体" w:hAnsi="宋体"/>
          <w:b/>
          <w:sz w:val="24"/>
          <w:szCs w:val="24"/>
        </w:rPr>
        <w:t>规则</w:t>
      </w:r>
    </w:p>
    <w:p w:rsidR="001F75EF" w:rsidRPr="008635B2" w:rsidRDefault="001F75EF" w:rsidP="0012463B">
      <w:pPr>
        <w:pStyle w:val="ab"/>
        <w:numPr>
          <w:ilvl w:val="0"/>
          <w:numId w:val="14"/>
        </w:numPr>
        <w:spacing w:line="360" w:lineRule="auto"/>
        <w:ind w:firstLineChars="0"/>
        <w:rPr>
          <w:rFonts w:ascii="宋体" w:hAnsi="宋体"/>
          <w:sz w:val="24"/>
          <w:szCs w:val="24"/>
        </w:rPr>
      </w:pPr>
      <w:r w:rsidRPr="008635B2">
        <w:rPr>
          <w:rFonts w:ascii="宋体" w:hAnsi="宋体" w:hint="eastAsia"/>
          <w:sz w:val="24"/>
          <w:szCs w:val="24"/>
        </w:rPr>
        <w:t>训练中界面元素包含：训练指导视频、训练进度、取景器、能量槽、视频播控、语音控制提示，心率数据、动作完成状态；</w:t>
      </w:r>
    </w:p>
    <w:p w:rsidR="001F75EF" w:rsidRPr="008635B2" w:rsidRDefault="001F75EF" w:rsidP="0012463B">
      <w:pPr>
        <w:pStyle w:val="ab"/>
        <w:numPr>
          <w:ilvl w:val="0"/>
          <w:numId w:val="14"/>
        </w:numPr>
        <w:spacing w:line="360" w:lineRule="auto"/>
        <w:ind w:firstLineChars="0"/>
        <w:rPr>
          <w:rFonts w:ascii="宋体" w:hAnsi="宋体"/>
          <w:sz w:val="24"/>
          <w:szCs w:val="24"/>
        </w:rPr>
      </w:pPr>
      <w:r w:rsidRPr="008635B2">
        <w:rPr>
          <w:rFonts w:ascii="宋体" w:hAnsi="宋体" w:hint="eastAsia"/>
          <w:sz w:val="24"/>
          <w:szCs w:val="24"/>
        </w:rPr>
        <w:t>能量槽：根据目前完成的所有动作的匹配度（百分比）取平均值，并通过能</w:t>
      </w:r>
      <w:r w:rsidRPr="008635B2">
        <w:rPr>
          <w:rFonts w:ascii="宋体" w:hAnsi="宋体" w:hint="eastAsia"/>
          <w:sz w:val="24"/>
          <w:szCs w:val="24"/>
        </w:rPr>
        <w:lastRenderedPageBreak/>
        <w:t>量槽的形式体现；</w:t>
      </w:r>
    </w:p>
    <w:p w:rsidR="001F75EF" w:rsidRPr="008635B2" w:rsidRDefault="001F75EF" w:rsidP="0012463B">
      <w:pPr>
        <w:pStyle w:val="ab"/>
        <w:numPr>
          <w:ilvl w:val="0"/>
          <w:numId w:val="14"/>
        </w:numPr>
        <w:spacing w:line="360" w:lineRule="auto"/>
        <w:ind w:firstLineChars="0"/>
        <w:rPr>
          <w:rFonts w:ascii="宋体" w:hAnsi="宋体"/>
          <w:sz w:val="24"/>
          <w:szCs w:val="24"/>
        </w:rPr>
      </w:pPr>
      <w:r w:rsidRPr="008635B2">
        <w:rPr>
          <w:rFonts w:ascii="宋体" w:hAnsi="宋体" w:hint="eastAsia"/>
          <w:sz w:val="24"/>
          <w:szCs w:val="24"/>
        </w:rPr>
        <w:t>视频播控：视频播控包括暂停、上一个动作、下一个动作，所有视频播控功能需支持语音控制</w:t>
      </w:r>
      <w:r w:rsidRPr="008635B2">
        <w:rPr>
          <w:rFonts w:ascii="宋体" w:hAnsi="宋体"/>
          <w:sz w:val="24"/>
          <w:szCs w:val="24"/>
        </w:rPr>
        <w:t>；</w:t>
      </w:r>
    </w:p>
    <w:p w:rsidR="001F75EF" w:rsidRDefault="001F75EF" w:rsidP="0012463B">
      <w:pPr>
        <w:pStyle w:val="ab"/>
        <w:numPr>
          <w:ilvl w:val="0"/>
          <w:numId w:val="14"/>
        </w:numPr>
        <w:spacing w:line="360" w:lineRule="auto"/>
        <w:ind w:firstLineChars="0"/>
        <w:rPr>
          <w:rFonts w:ascii="宋体" w:hAnsi="宋体"/>
          <w:sz w:val="24"/>
          <w:szCs w:val="24"/>
        </w:rPr>
      </w:pPr>
      <w:r w:rsidRPr="008635B2">
        <w:rPr>
          <w:rFonts w:ascii="宋体" w:hAnsi="宋体" w:hint="eastAsia"/>
          <w:sz w:val="24"/>
          <w:szCs w:val="24"/>
        </w:rPr>
        <w:t>动作评判状态：通过</w:t>
      </w:r>
      <w:r w:rsidRPr="008635B2">
        <w:rPr>
          <w:rFonts w:ascii="宋体" w:hAnsi="宋体"/>
          <w:sz w:val="24"/>
          <w:szCs w:val="24"/>
        </w:rPr>
        <w:t>perfect</w:t>
      </w:r>
      <w:r w:rsidRPr="008635B2">
        <w:rPr>
          <w:rFonts w:ascii="宋体" w:hAnsi="宋体" w:hint="eastAsia"/>
          <w:sz w:val="24"/>
          <w:szCs w:val="24"/>
        </w:rPr>
        <w:t>、</w:t>
      </w:r>
      <w:r w:rsidRPr="008635B2">
        <w:rPr>
          <w:rFonts w:ascii="宋体" w:hAnsi="宋体"/>
          <w:sz w:val="24"/>
          <w:szCs w:val="24"/>
        </w:rPr>
        <w:t>good</w:t>
      </w:r>
      <w:r w:rsidRPr="008635B2">
        <w:rPr>
          <w:rFonts w:ascii="宋体" w:hAnsi="宋体" w:hint="eastAsia"/>
          <w:sz w:val="24"/>
          <w:szCs w:val="24"/>
        </w:rPr>
        <w:t>、</w:t>
      </w:r>
      <w:r w:rsidRPr="008635B2">
        <w:rPr>
          <w:rFonts w:ascii="宋体" w:hAnsi="宋体"/>
          <w:sz w:val="24"/>
          <w:szCs w:val="24"/>
        </w:rPr>
        <w:t>common</w:t>
      </w:r>
      <w:r w:rsidRPr="008635B2">
        <w:rPr>
          <w:rFonts w:ascii="宋体" w:hAnsi="宋体" w:hint="eastAsia"/>
          <w:sz w:val="24"/>
          <w:szCs w:val="24"/>
        </w:rPr>
        <w:t>、</w:t>
      </w:r>
      <w:r w:rsidRPr="008635B2">
        <w:rPr>
          <w:rFonts w:ascii="宋体" w:hAnsi="宋体"/>
          <w:sz w:val="24"/>
          <w:szCs w:val="24"/>
        </w:rPr>
        <w:t>bad</w:t>
      </w:r>
      <w:r w:rsidRPr="008635B2">
        <w:rPr>
          <w:rFonts w:ascii="宋体" w:hAnsi="宋体" w:hint="eastAsia"/>
          <w:sz w:val="24"/>
          <w:szCs w:val="24"/>
        </w:rPr>
        <w:t>、</w:t>
      </w:r>
      <w:r w:rsidRPr="008635B2">
        <w:rPr>
          <w:rFonts w:ascii="宋体" w:hAnsi="宋体"/>
          <w:sz w:val="24"/>
          <w:szCs w:val="24"/>
        </w:rPr>
        <w:t>miss</w:t>
      </w:r>
      <w:r w:rsidRPr="008635B2">
        <w:rPr>
          <w:rFonts w:ascii="宋体" w:hAnsi="宋体" w:hint="eastAsia"/>
          <w:sz w:val="24"/>
          <w:szCs w:val="24"/>
        </w:rPr>
        <w:t>、</w:t>
      </w:r>
      <w:r w:rsidRPr="008635B2">
        <w:rPr>
          <w:rFonts w:ascii="宋体" w:hAnsi="宋体"/>
          <w:sz w:val="24"/>
          <w:szCs w:val="24"/>
        </w:rPr>
        <w:t>combo</w:t>
      </w:r>
      <w:r w:rsidRPr="008635B2">
        <w:rPr>
          <w:rFonts w:ascii="宋体" w:hAnsi="宋体" w:hint="eastAsia"/>
          <w:sz w:val="24"/>
          <w:szCs w:val="24"/>
        </w:rPr>
        <w:t>（状态名称暂定）等状态表现用户动作完成情况；</w:t>
      </w:r>
    </w:p>
    <w:p w:rsidR="001F75EF" w:rsidRDefault="001F75EF" w:rsidP="0012463B">
      <w:pPr>
        <w:pStyle w:val="ab"/>
        <w:numPr>
          <w:ilvl w:val="0"/>
          <w:numId w:val="14"/>
        </w:numPr>
        <w:spacing w:line="360" w:lineRule="auto"/>
        <w:ind w:firstLineChars="0"/>
        <w:rPr>
          <w:rFonts w:ascii="宋体" w:hAnsi="宋体"/>
          <w:sz w:val="24"/>
          <w:szCs w:val="24"/>
        </w:rPr>
      </w:pPr>
      <w:r>
        <w:rPr>
          <w:rFonts w:ascii="宋体" w:hAnsi="宋体" w:hint="eastAsia"/>
          <w:sz w:val="24"/>
          <w:szCs w:val="24"/>
        </w:rPr>
        <w:t>界面需支持横、竖屏两种显示模式，两种模式界面元素一致。</w:t>
      </w:r>
    </w:p>
    <w:p w:rsidR="001F75EF" w:rsidRPr="008826F5" w:rsidRDefault="001F75EF" w:rsidP="001F75EF">
      <w:pPr>
        <w:pStyle w:val="ab"/>
        <w:spacing w:line="360" w:lineRule="auto"/>
        <w:ind w:firstLineChars="0" w:firstLine="0"/>
        <w:rPr>
          <w:rFonts w:ascii="宋体" w:hAnsi="宋体"/>
          <w:b/>
          <w:sz w:val="24"/>
          <w:szCs w:val="24"/>
        </w:rPr>
      </w:pPr>
      <w:r>
        <w:rPr>
          <w:rFonts w:ascii="宋体" w:hAnsi="宋体" w:hint="eastAsia"/>
          <w:b/>
          <w:sz w:val="24"/>
          <w:szCs w:val="24"/>
        </w:rPr>
        <w:t>二</w:t>
      </w:r>
      <w:r>
        <w:rPr>
          <w:rFonts w:ascii="宋体" w:hAnsi="宋体"/>
          <w:b/>
          <w:sz w:val="24"/>
          <w:szCs w:val="24"/>
        </w:rPr>
        <w:t>、</w:t>
      </w:r>
      <w:r w:rsidRPr="008826F5">
        <w:rPr>
          <w:rFonts w:ascii="宋体" w:hAnsi="宋体" w:hint="eastAsia"/>
          <w:b/>
          <w:sz w:val="24"/>
          <w:szCs w:val="24"/>
        </w:rPr>
        <w:t>时间</w:t>
      </w:r>
      <w:r w:rsidRPr="008826F5">
        <w:rPr>
          <w:rFonts w:ascii="宋体" w:hAnsi="宋体"/>
          <w:b/>
          <w:sz w:val="24"/>
          <w:szCs w:val="24"/>
        </w:rPr>
        <w:t>性能要求</w:t>
      </w:r>
    </w:p>
    <w:p w:rsidR="001F75EF" w:rsidRPr="008826F5" w:rsidRDefault="001F75EF" w:rsidP="0012463B">
      <w:pPr>
        <w:pStyle w:val="ab"/>
        <w:numPr>
          <w:ilvl w:val="0"/>
          <w:numId w:val="18"/>
        </w:numPr>
        <w:spacing w:line="360" w:lineRule="auto"/>
        <w:ind w:firstLineChars="0"/>
        <w:rPr>
          <w:rFonts w:ascii="宋体" w:hAnsi="宋体"/>
          <w:sz w:val="24"/>
          <w:szCs w:val="24"/>
        </w:rPr>
      </w:pPr>
      <w:r w:rsidRPr="008826F5">
        <w:rPr>
          <w:rFonts w:ascii="宋体" w:hAnsi="宋体" w:hint="eastAsia"/>
          <w:sz w:val="24"/>
          <w:szCs w:val="24"/>
        </w:rPr>
        <w:t>每一帧图片</w:t>
      </w:r>
      <w:r w:rsidRPr="008826F5">
        <w:rPr>
          <w:rFonts w:ascii="宋体" w:hAnsi="宋体"/>
          <w:sz w:val="24"/>
          <w:szCs w:val="24"/>
        </w:rPr>
        <w:t>的</w:t>
      </w:r>
      <w:r w:rsidRPr="008826F5">
        <w:rPr>
          <w:rFonts w:ascii="宋体" w:hAnsi="宋体" w:hint="eastAsia"/>
          <w:sz w:val="24"/>
          <w:szCs w:val="24"/>
        </w:rPr>
        <w:t>机器</w:t>
      </w:r>
      <w:r w:rsidRPr="008826F5">
        <w:rPr>
          <w:rFonts w:ascii="宋体" w:hAnsi="宋体"/>
          <w:sz w:val="24"/>
          <w:szCs w:val="24"/>
        </w:rPr>
        <w:t>视觉对比</w:t>
      </w:r>
      <w:r w:rsidRPr="008826F5">
        <w:rPr>
          <w:rFonts w:ascii="宋体" w:hAnsi="宋体" w:hint="eastAsia"/>
          <w:sz w:val="24"/>
          <w:szCs w:val="24"/>
        </w:rPr>
        <w:t>结论（包括动作</w:t>
      </w:r>
      <w:r w:rsidRPr="008826F5">
        <w:rPr>
          <w:rFonts w:ascii="宋体" w:hAnsi="宋体"/>
          <w:sz w:val="24"/>
          <w:szCs w:val="24"/>
        </w:rPr>
        <w:t>评分</w:t>
      </w:r>
      <w:r w:rsidRPr="008826F5">
        <w:rPr>
          <w:rFonts w:ascii="宋体" w:hAnsi="宋体" w:hint="eastAsia"/>
          <w:sz w:val="24"/>
          <w:szCs w:val="24"/>
        </w:rPr>
        <w:t>、</w:t>
      </w:r>
      <w:r w:rsidRPr="008826F5">
        <w:rPr>
          <w:rFonts w:ascii="宋体" w:hAnsi="宋体"/>
          <w:sz w:val="24"/>
          <w:szCs w:val="24"/>
        </w:rPr>
        <w:t>评分等级等</w:t>
      </w:r>
      <w:r w:rsidRPr="008826F5">
        <w:rPr>
          <w:rFonts w:ascii="宋体" w:hAnsi="宋体" w:hint="eastAsia"/>
          <w:sz w:val="24"/>
          <w:szCs w:val="24"/>
        </w:rPr>
        <w:t>）</w:t>
      </w:r>
      <w:r w:rsidRPr="008826F5">
        <w:rPr>
          <w:rFonts w:ascii="宋体" w:hAnsi="宋体"/>
          <w:sz w:val="24"/>
          <w:szCs w:val="24"/>
        </w:rPr>
        <w:t>，</w:t>
      </w:r>
      <w:r w:rsidRPr="008826F5">
        <w:rPr>
          <w:rFonts w:ascii="宋体" w:hAnsi="宋体" w:hint="eastAsia"/>
          <w:sz w:val="24"/>
          <w:szCs w:val="24"/>
        </w:rPr>
        <w:t>需</w:t>
      </w:r>
      <w:r w:rsidRPr="008826F5">
        <w:rPr>
          <w:rFonts w:ascii="宋体" w:hAnsi="宋体"/>
          <w:sz w:val="24"/>
          <w:szCs w:val="24"/>
        </w:rPr>
        <w:t>在</w:t>
      </w:r>
      <w:r w:rsidRPr="008826F5">
        <w:rPr>
          <w:rFonts w:ascii="宋体" w:hAnsi="宋体" w:hint="eastAsia"/>
          <w:sz w:val="24"/>
          <w:szCs w:val="24"/>
        </w:rPr>
        <w:t>该帧</w:t>
      </w:r>
      <w:r w:rsidRPr="008826F5">
        <w:rPr>
          <w:rFonts w:ascii="宋体" w:hAnsi="宋体"/>
          <w:sz w:val="24"/>
          <w:szCs w:val="24"/>
        </w:rPr>
        <w:t>动作完成后</w:t>
      </w:r>
      <w:r w:rsidRPr="008826F5">
        <w:rPr>
          <w:rFonts w:ascii="宋体" w:hAnsi="宋体" w:hint="eastAsia"/>
          <w:sz w:val="24"/>
          <w:szCs w:val="24"/>
        </w:rPr>
        <w:t>准实时</w:t>
      </w:r>
      <w:r w:rsidRPr="008826F5">
        <w:rPr>
          <w:rFonts w:ascii="宋体" w:hAnsi="宋体"/>
          <w:sz w:val="24"/>
          <w:szCs w:val="24"/>
        </w:rPr>
        <w:t>反馈到</w:t>
      </w:r>
      <w:r w:rsidRPr="008826F5">
        <w:rPr>
          <w:rFonts w:ascii="宋体" w:hAnsi="宋体" w:hint="eastAsia"/>
          <w:sz w:val="24"/>
          <w:szCs w:val="24"/>
        </w:rPr>
        <w:t>客户端</w:t>
      </w:r>
      <w:r w:rsidRPr="008826F5">
        <w:rPr>
          <w:rFonts w:ascii="宋体" w:hAnsi="宋体"/>
          <w:sz w:val="24"/>
          <w:szCs w:val="24"/>
        </w:rPr>
        <w:t>并展现。</w:t>
      </w:r>
    </w:p>
    <w:p w:rsidR="001F75EF" w:rsidRPr="008826F5" w:rsidRDefault="001F75EF" w:rsidP="0012463B">
      <w:pPr>
        <w:pStyle w:val="ab"/>
        <w:numPr>
          <w:ilvl w:val="0"/>
          <w:numId w:val="18"/>
        </w:numPr>
        <w:spacing w:line="360" w:lineRule="auto"/>
        <w:ind w:firstLineChars="0"/>
        <w:rPr>
          <w:rFonts w:ascii="宋体" w:hAnsi="宋体"/>
          <w:sz w:val="24"/>
          <w:szCs w:val="24"/>
        </w:rPr>
      </w:pPr>
      <w:r w:rsidRPr="008826F5">
        <w:rPr>
          <w:rFonts w:ascii="宋体" w:hAnsi="宋体" w:hint="eastAsia"/>
          <w:sz w:val="24"/>
          <w:szCs w:val="24"/>
        </w:rPr>
        <w:t>每</w:t>
      </w:r>
      <w:r w:rsidRPr="008826F5">
        <w:rPr>
          <w:rFonts w:ascii="宋体" w:hAnsi="宋体"/>
          <w:sz w:val="24"/>
          <w:szCs w:val="24"/>
        </w:rPr>
        <w:t>一</w:t>
      </w:r>
      <w:r w:rsidRPr="008826F5">
        <w:rPr>
          <w:rFonts w:ascii="宋体" w:hAnsi="宋体" w:hint="eastAsia"/>
          <w:sz w:val="24"/>
          <w:szCs w:val="24"/>
        </w:rPr>
        <w:t>套动作</w:t>
      </w:r>
      <w:r w:rsidRPr="008826F5">
        <w:rPr>
          <w:rFonts w:ascii="宋体" w:hAnsi="宋体"/>
          <w:sz w:val="24"/>
          <w:szCs w:val="24"/>
        </w:rPr>
        <w:t>的机器视觉</w:t>
      </w:r>
      <w:r w:rsidRPr="008826F5">
        <w:rPr>
          <w:rFonts w:ascii="宋体" w:hAnsi="宋体" w:hint="eastAsia"/>
          <w:sz w:val="24"/>
          <w:szCs w:val="24"/>
        </w:rPr>
        <w:t>人体</w:t>
      </w:r>
      <w:r w:rsidRPr="008826F5">
        <w:rPr>
          <w:rFonts w:ascii="宋体" w:hAnsi="宋体"/>
          <w:sz w:val="24"/>
          <w:szCs w:val="24"/>
        </w:rPr>
        <w:t>标签</w:t>
      </w:r>
      <w:r w:rsidRPr="008826F5">
        <w:rPr>
          <w:rFonts w:ascii="宋体" w:hAnsi="宋体" w:hint="eastAsia"/>
          <w:sz w:val="24"/>
          <w:szCs w:val="24"/>
        </w:rPr>
        <w:t>、机器</w:t>
      </w:r>
      <w:r w:rsidRPr="008826F5">
        <w:rPr>
          <w:rFonts w:ascii="宋体" w:hAnsi="宋体"/>
          <w:sz w:val="24"/>
          <w:szCs w:val="24"/>
        </w:rPr>
        <w:t>视觉对比</w:t>
      </w:r>
      <w:r w:rsidRPr="008826F5">
        <w:rPr>
          <w:rFonts w:ascii="宋体" w:hAnsi="宋体" w:hint="eastAsia"/>
          <w:sz w:val="24"/>
          <w:szCs w:val="24"/>
        </w:rPr>
        <w:t>结论（包括动作</w:t>
      </w:r>
      <w:r w:rsidRPr="008826F5">
        <w:rPr>
          <w:rFonts w:ascii="宋体" w:hAnsi="宋体"/>
          <w:sz w:val="24"/>
          <w:szCs w:val="24"/>
        </w:rPr>
        <w:t>评分</w:t>
      </w:r>
      <w:r w:rsidRPr="008826F5">
        <w:rPr>
          <w:rFonts w:ascii="宋体" w:hAnsi="宋体" w:hint="eastAsia"/>
          <w:sz w:val="24"/>
          <w:szCs w:val="24"/>
        </w:rPr>
        <w:t>、</w:t>
      </w:r>
      <w:r w:rsidRPr="008826F5">
        <w:rPr>
          <w:rFonts w:ascii="宋体" w:hAnsi="宋体"/>
          <w:sz w:val="24"/>
          <w:szCs w:val="24"/>
        </w:rPr>
        <w:t>评分等级等</w:t>
      </w:r>
      <w:r w:rsidRPr="008826F5">
        <w:rPr>
          <w:rFonts w:ascii="宋体" w:hAnsi="宋体" w:hint="eastAsia"/>
          <w:sz w:val="24"/>
          <w:szCs w:val="24"/>
        </w:rPr>
        <w:t>）</w:t>
      </w:r>
      <w:r w:rsidRPr="008826F5">
        <w:rPr>
          <w:rFonts w:ascii="宋体" w:hAnsi="宋体"/>
          <w:sz w:val="24"/>
          <w:szCs w:val="24"/>
        </w:rPr>
        <w:t>，</w:t>
      </w:r>
      <w:r w:rsidRPr="008826F5">
        <w:rPr>
          <w:rFonts w:ascii="宋体" w:hAnsi="宋体" w:hint="eastAsia"/>
          <w:sz w:val="24"/>
          <w:szCs w:val="24"/>
        </w:rPr>
        <w:t>需</w:t>
      </w:r>
      <w:r w:rsidRPr="008826F5">
        <w:rPr>
          <w:rFonts w:ascii="宋体" w:hAnsi="宋体"/>
          <w:sz w:val="24"/>
          <w:szCs w:val="24"/>
        </w:rPr>
        <w:t>在</w:t>
      </w:r>
      <w:r w:rsidRPr="008826F5">
        <w:rPr>
          <w:rFonts w:ascii="宋体" w:hAnsi="宋体" w:hint="eastAsia"/>
          <w:sz w:val="24"/>
          <w:szCs w:val="24"/>
        </w:rPr>
        <w:t>该套</w:t>
      </w:r>
      <w:r w:rsidRPr="008826F5">
        <w:rPr>
          <w:rFonts w:ascii="宋体" w:hAnsi="宋体"/>
          <w:sz w:val="24"/>
          <w:szCs w:val="24"/>
        </w:rPr>
        <w:t>动作完成后1s内</w:t>
      </w:r>
      <w:r w:rsidRPr="008826F5">
        <w:rPr>
          <w:rFonts w:ascii="宋体" w:hAnsi="宋体" w:hint="eastAsia"/>
          <w:sz w:val="24"/>
          <w:szCs w:val="24"/>
        </w:rPr>
        <w:t>，</w:t>
      </w:r>
      <w:r w:rsidRPr="008826F5">
        <w:rPr>
          <w:rFonts w:ascii="宋体" w:hAnsi="宋体"/>
          <w:sz w:val="24"/>
          <w:szCs w:val="24"/>
        </w:rPr>
        <w:t>反馈到</w:t>
      </w:r>
      <w:r w:rsidRPr="008826F5">
        <w:rPr>
          <w:rFonts w:ascii="宋体" w:hAnsi="宋体" w:hint="eastAsia"/>
          <w:sz w:val="24"/>
          <w:szCs w:val="24"/>
        </w:rPr>
        <w:t>客户端</w:t>
      </w:r>
      <w:r w:rsidRPr="008826F5">
        <w:rPr>
          <w:rFonts w:ascii="宋体" w:hAnsi="宋体"/>
          <w:sz w:val="24"/>
          <w:szCs w:val="24"/>
        </w:rPr>
        <w:t>并展现。</w:t>
      </w:r>
    </w:p>
    <w:p w:rsidR="001F75EF" w:rsidRPr="008826F5" w:rsidRDefault="001F75EF" w:rsidP="0012463B">
      <w:pPr>
        <w:pStyle w:val="ab"/>
        <w:numPr>
          <w:ilvl w:val="0"/>
          <w:numId w:val="18"/>
        </w:numPr>
        <w:spacing w:line="360" w:lineRule="auto"/>
        <w:ind w:firstLineChars="0"/>
        <w:rPr>
          <w:rFonts w:ascii="宋体" w:hAnsi="宋体"/>
          <w:sz w:val="24"/>
          <w:szCs w:val="24"/>
        </w:rPr>
      </w:pPr>
      <w:r w:rsidRPr="008826F5">
        <w:rPr>
          <w:rFonts w:ascii="宋体" w:hAnsi="宋体" w:hint="eastAsia"/>
          <w:sz w:val="24"/>
          <w:szCs w:val="24"/>
        </w:rPr>
        <w:t>每一组</w:t>
      </w:r>
      <w:r w:rsidRPr="008826F5">
        <w:rPr>
          <w:rFonts w:ascii="宋体" w:hAnsi="宋体"/>
          <w:sz w:val="24"/>
          <w:szCs w:val="24"/>
        </w:rPr>
        <w:t>教程（</w:t>
      </w:r>
      <w:r w:rsidRPr="008826F5">
        <w:rPr>
          <w:rFonts w:ascii="宋体" w:hAnsi="宋体" w:hint="eastAsia"/>
          <w:sz w:val="24"/>
          <w:szCs w:val="24"/>
        </w:rPr>
        <w:t>包含多套</w:t>
      </w:r>
      <w:r w:rsidRPr="008826F5">
        <w:rPr>
          <w:rFonts w:ascii="宋体" w:hAnsi="宋体"/>
          <w:sz w:val="24"/>
          <w:szCs w:val="24"/>
        </w:rPr>
        <w:t>训练动作）</w:t>
      </w:r>
      <w:r w:rsidRPr="008826F5">
        <w:rPr>
          <w:rFonts w:ascii="宋体" w:hAnsi="宋体" w:hint="eastAsia"/>
          <w:sz w:val="24"/>
          <w:szCs w:val="24"/>
        </w:rPr>
        <w:t>的机器</w:t>
      </w:r>
      <w:r w:rsidRPr="008826F5">
        <w:rPr>
          <w:rFonts w:ascii="宋体" w:hAnsi="宋体"/>
          <w:sz w:val="24"/>
          <w:szCs w:val="24"/>
        </w:rPr>
        <w:t>视觉对比</w:t>
      </w:r>
      <w:r w:rsidRPr="008826F5">
        <w:rPr>
          <w:rFonts w:ascii="宋体" w:hAnsi="宋体" w:hint="eastAsia"/>
          <w:sz w:val="24"/>
          <w:szCs w:val="24"/>
        </w:rPr>
        <w:t>结论（包括训练评分、</w:t>
      </w:r>
      <w:r w:rsidRPr="008826F5">
        <w:rPr>
          <w:rFonts w:ascii="宋体" w:hAnsi="宋体"/>
          <w:sz w:val="24"/>
          <w:szCs w:val="24"/>
        </w:rPr>
        <w:t>评分等级等</w:t>
      </w:r>
      <w:r w:rsidRPr="008826F5">
        <w:rPr>
          <w:rFonts w:ascii="宋体" w:hAnsi="宋体" w:hint="eastAsia"/>
          <w:sz w:val="24"/>
          <w:szCs w:val="24"/>
        </w:rPr>
        <w:t>），</w:t>
      </w:r>
      <w:r w:rsidRPr="008826F5">
        <w:rPr>
          <w:rFonts w:ascii="宋体" w:hAnsi="宋体"/>
          <w:sz w:val="24"/>
          <w:szCs w:val="24"/>
        </w:rPr>
        <w:t>需</w:t>
      </w:r>
      <w:r w:rsidRPr="008826F5">
        <w:rPr>
          <w:rFonts w:ascii="宋体" w:hAnsi="宋体" w:hint="eastAsia"/>
          <w:sz w:val="24"/>
          <w:szCs w:val="24"/>
        </w:rPr>
        <w:t>在该组</w:t>
      </w:r>
      <w:r w:rsidRPr="008826F5">
        <w:rPr>
          <w:rFonts w:ascii="宋体" w:hAnsi="宋体"/>
          <w:sz w:val="24"/>
          <w:szCs w:val="24"/>
        </w:rPr>
        <w:t>教程完成后3s内，反馈到</w:t>
      </w:r>
      <w:r w:rsidRPr="008826F5">
        <w:rPr>
          <w:rFonts w:ascii="宋体" w:hAnsi="宋体" w:hint="eastAsia"/>
          <w:sz w:val="24"/>
          <w:szCs w:val="24"/>
        </w:rPr>
        <w:t>客户端</w:t>
      </w:r>
      <w:r w:rsidRPr="008826F5">
        <w:rPr>
          <w:rFonts w:ascii="宋体" w:hAnsi="宋体"/>
          <w:sz w:val="24"/>
          <w:szCs w:val="24"/>
        </w:rPr>
        <w:t>并展现。</w:t>
      </w:r>
    </w:p>
    <w:p w:rsidR="001F75EF" w:rsidRPr="00482545" w:rsidRDefault="001F75EF" w:rsidP="001F75EF">
      <w:pPr>
        <w:pStyle w:val="ab"/>
        <w:spacing w:line="360" w:lineRule="auto"/>
        <w:ind w:firstLineChars="0" w:firstLine="0"/>
        <w:rPr>
          <w:rFonts w:ascii="宋体" w:hAnsi="宋体"/>
          <w:b/>
          <w:sz w:val="24"/>
          <w:szCs w:val="24"/>
        </w:rPr>
      </w:pPr>
      <w:r>
        <w:rPr>
          <w:rFonts w:ascii="宋体" w:hAnsi="宋体" w:hint="eastAsia"/>
          <w:b/>
          <w:sz w:val="24"/>
          <w:szCs w:val="24"/>
        </w:rPr>
        <w:t>三</w:t>
      </w:r>
      <w:r>
        <w:rPr>
          <w:rFonts w:ascii="宋体" w:hAnsi="宋体"/>
          <w:b/>
          <w:sz w:val="24"/>
          <w:szCs w:val="24"/>
        </w:rPr>
        <w:t>、</w:t>
      </w:r>
      <w:r w:rsidRPr="00482545">
        <w:rPr>
          <w:rFonts w:ascii="宋体" w:hAnsi="宋体" w:hint="eastAsia"/>
          <w:b/>
          <w:sz w:val="24"/>
          <w:szCs w:val="24"/>
        </w:rPr>
        <w:t>动作</w:t>
      </w:r>
      <w:r w:rsidRPr="00482545">
        <w:rPr>
          <w:rFonts w:ascii="宋体" w:hAnsi="宋体"/>
          <w:b/>
          <w:sz w:val="24"/>
          <w:szCs w:val="24"/>
        </w:rPr>
        <w:t>评判标准</w:t>
      </w:r>
    </w:p>
    <w:p w:rsidR="001F75EF" w:rsidRPr="00482545" w:rsidRDefault="001F75EF" w:rsidP="001F75EF">
      <w:pPr>
        <w:pStyle w:val="ab"/>
        <w:ind w:left="420" w:firstLineChars="0" w:firstLine="0"/>
        <w:rPr>
          <w:rFonts w:ascii="宋体" w:hAnsi="宋体"/>
          <w:sz w:val="24"/>
          <w:szCs w:val="24"/>
        </w:rPr>
      </w:pPr>
      <w:r w:rsidRPr="00482545">
        <w:rPr>
          <w:rFonts w:ascii="宋体" w:hAnsi="宋体"/>
          <w:sz w:val="24"/>
          <w:szCs w:val="24"/>
        </w:rPr>
        <w:t>动作偏差百分比</w:t>
      </w:r>
      <w:r w:rsidRPr="00482545">
        <w:rPr>
          <w:rFonts w:ascii="宋体" w:hAnsi="宋体" w:hint="eastAsia"/>
          <w:sz w:val="24"/>
          <w:szCs w:val="24"/>
        </w:rPr>
        <w:t>加权平</w:t>
      </w:r>
      <w:r w:rsidRPr="00482545">
        <w:rPr>
          <w:rFonts w:ascii="宋体" w:hAnsi="宋体"/>
          <w:sz w:val="24"/>
          <w:szCs w:val="24"/>
        </w:rPr>
        <w:t>均值</w:t>
      </w:r>
      <w:r>
        <w:rPr>
          <w:rFonts w:ascii="宋体" w:hAnsi="宋体" w:hint="eastAsia"/>
          <w:sz w:val="24"/>
          <w:szCs w:val="24"/>
        </w:rPr>
        <w:t>，</w:t>
      </w:r>
      <w:r>
        <w:rPr>
          <w:rFonts w:ascii="宋体" w:hAnsi="宋体"/>
          <w:sz w:val="24"/>
          <w:szCs w:val="24"/>
        </w:rPr>
        <w:t>具体含义如下：</w:t>
      </w:r>
    </w:p>
    <w:p w:rsidR="001F75EF" w:rsidRPr="00482545" w:rsidRDefault="001F75EF" w:rsidP="0012463B">
      <w:pPr>
        <w:pStyle w:val="ab"/>
        <w:numPr>
          <w:ilvl w:val="0"/>
          <w:numId w:val="19"/>
        </w:numPr>
        <w:ind w:firstLineChars="0"/>
        <w:rPr>
          <w:rFonts w:ascii="宋体" w:hAnsi="宋体"/>
          <w:sz w:val="24"/>
          <w:szCs w:val="24"/>
        </w:rPr>
      </w:pPr>
      <w:r w:rsidRPr="00482545">
        <w:rPr>
          <w:rFonts w:ascii="宋体" w:hAnsi="宋体" w:hint="eastAsia"/>
          <w:sz w:val="24"/>
          <w:szCs w:val="24"/>
        </w:rPr>
        <w:t>单帧动作</w:t>
      </w:r>
      <w:r w:rsidRPr="00482545">
        <w:rPr>
          <w:rFonts w:ascii="宋体" w:hAnsi="宋体"/>
          <w:sz w:val="24"/>
          <w:szCs w:val="24"/>
        </w:rPr>
        <w:t>偏差百分比</w:t>
      </w:r>
      <w:r w:rsidRPr="00482545">
        <w:rPr>
          <w:rFonts w:ascii="宋体" w:hAnsi="宋体" w:hint="eastAsia"/>
          <w:sz w:val="24"/>
          <w:szCs w:val="24"/>
        </w:rPr>
        <w:t>=</w:t>
      </w:r>
      <m:oMath>
        <m:f>
          <m:fPr>
            <m:ctrlPr>
              <w:rPr>
                <w:rFonts w:ascii="Cambria Math" w:hAnsi="Cambria Math"/>
                <w:sz w:val="24"/>
                <w:szCs w:val="24"/>
              </w:rPr>
            </m:ctrlPr>
          </m:fPr>
          <m:num>
            <m:r>
              <m:rPr>
                <m:sty m:val="p"/>
              </m:rPr>
              <w:rPr>
                <w:rFonts w:ascii="Cambria Math" w:hAnsi="Cambria Math" w:hint="eastAsia"/>
                <w:sz w:val="24"/>
                <w:szCs w:val="24"/>
              </w:rPr>
              <m:t>（用户</m:t>
            </m:r>
            <m:r>
              <m:rPr>
                <m:sty m:val="p"/>
              </m:rPr>
              <w:rPr>
                <w:rFonts w:ascii="Cambria Math" w:hAnsi="Cambria Math"/>
                <w:sz w:val="24"/>
                <w:szCs w:val="24"/>
              </w:rPr>
              <m:t>动作</m:t>
            </m:r>
            <m:r>
              <m:rPr>
                <m:sty m:val="p"/>
              </m:rPr>
              <w:rPr>
                <w:rFonts w:ascii="Cambria Math" w:hAnsi="Cambria Math" w:hint="eastAsia"/>
                <w:sz w:val="24"/>
                <w:szCs w:val="24"/>
              </w:rPr>
              <m:t>高度</m:t>
            </m:r>
            <m:r>
              <m:rPr>
                <m:sty m:val="p"/>
              </m:rPr>
              <w:rPr>
                <w:rFonts w:ascii="Cambria Math" w:hAnsi="Cambria Math"/>
                <w:sz w:val="24"/>
                <w:szCs w:val="24"/>
              </w:rPr>
              <m:t>或角度</m:t>
            </m:r>
            <m:r>
              <m:rPr>
                <m:sty m:val="p"/>
              </m:rPr>
              <w:rPr>
                <w:rFonts w:ascii="Cambria Math" w:hAnsi="Cambria Math"/>
                <w:sz w:val="24"/>
                <w:szCs w:val="24"/>
              </w:rPr>
              <m:t>-</m:t>
            </m:r>
            <m:r>
              <m:rPr>
                <m:sty m:val="p"/>
              </m:rPr>
              <w:rPr>
                <w:rFonts w:ascii="Cambria Math" w:hAnsi="Cambria Math"/>
                <w:sz w:val="24"/>
                <w:szCs w:val="24"/>
              </w:rPr>
              <m:t>教练动作</m:t>
            </m:r>
            <m:r>
              <m:rPr>
                <m:sty m:val="p"/>
              </m:rPr>
              <w:rPr>
                <w:rFonts w:ascii="Cambria Math" w:hAnsi="Cambria Math" w:hint="eastAsia"/>
                <w:sz w:val="24"/>
                <w:szCs w:val="24"/>
              </w:rPr>
              <m:t>高度或</m:t>
            </m:r>
            <m:r>
              <m:rPr>
                <m:sty m:val="p"/>
              </m:rPr>
              <w:rPr>
                <w:rFonts w:ascii="Cambria Math" w:hAnsi="Cambria Math"/>
                <w:sz w:val="24"/>
                <w:szCs w:val="24"/>
              </w:rPr>
              <m:t>角度</m:t>
            </m:r>
            <m:r>
              <m:rPr>
                <m:sty m:val="p"/>
              </m:rPr>
              <w:rPr>
                <w:rFonts w:ascii="Cambria Math" w:hAnsi="Cambria Math" w:hint="eastAsia"/>
                <w:sz w:val="24"/>
                <w:szCs w:val="24"/>
              </w:rPr>
              <m:t>）</m:t>
            </m:r>
          </m:num>
          <m:den>
            <m:r>
              <m:rPr>
                <m:sty m:val="p"/>
              </m:rPr>
              <w:rPr>
                <w:rFonts w:ascii="Cambria Math" w:hAnsi="Cambria Math" w:hint="eastAsia"/>
                <w:sz w:val="24"/>
                <w:szCs w:val="24"/>
              </w:rPr>
              <m:t>教练</m:t>
            </m:r>
            <m:r>
              <m:rPr>
                <m:sty m:val="p"/>
              </m:rPr>
              <w:rPr>
                <w:rFonts w:ascii="Cambria Math" w:hAnsi="Cambria Math"/>
                <w:sz w:val="24"/>
                <w:szCs w:val="24"/>
              </w:rPr>
              <m:t>动作</m:t>
            </m:r>
            <m:r>
              <m:rPr>
                <m:sty m:val="p"/>
              </m:rPr>
              <w:rPr>
                <w:rFonts w:ascii="Cambria Math" w:hAnsi="Cambria Math" w:hint="eastAsia"/>
                <w:sz w:val="24"/>
                <w:szCs w:val="24"/>
              </w:rPr>
              <m:t>高度或</m:t>
            </m:r>
            <m:r>
              <m:rPr>
                <m:sty m:val="p"/>
              </m:rPr>
              <w:rPr>
                <w:rFonts w:ascii="Cambria Math" w:hAnsi="Cambria Math"/>
                <w:sz w:val="24"/>
                <w:szCs w:val="24"/>
              </w:rPr>
              <m:t>角度</m:t>
            </m:r>
          </m:den>
        </m:f>
      </m:oMath>
      <w:r w:rsidRPr="00482545">
        <w:rPr>
          <w:rFonts w:ascii="宋体" w:hAnsi="宋体"/>
          <w:sz w:val="24"/>
          <w:szCs w:val="24"/>
        </w:rPr>
        <w:t>*100%</w:t>
      </w:r>
    </w:p>
    <w:p w:rsidR="001F75EF" w:rsidRDefault="001F75EF" w:rsidP="0012463B">
      <w:pPr>
        <w:pStyle w:val="ab"/>
        <w:numPr>
          <w:ilvl w:val="0"/>
          <w:numId w:val="19"/>
        </w:numPr>
        <w:ind w:firstLineChars="0"/>
        <w:rPr>
          <w:rFonts w:ascii="宋体" w:hAnsi="宋体"/>
          <w:sz w:val="24"/>
          <w:szCs w:val="24"/>
        </w:rPr>
      </w:pPr>
      <w:r w:rsidRPr="00482545">
        <w:rPr>
          <w:rFonts w:ascii="宋体" w:hAnsi="宋体"/>
          <w:sz w:val="24"/>
          <w:szCs w:val="24"/>
        </w:rPr>
        <w:t>动作偏差百分比</w:t>
      </w:r>
      <w:r w:rsidRPr="00482545">
        <w:rPr>
          <w:rFonts w:ascii="宋体" w:hAnsi="宋体" w:hint="eastAsia"/>
          <w:sz w:val="24"/>
          <w:szCs w:val="24"/>
        </w:rPr>
        <w:t>加权平均值=</w:t>
      </w:r>
      <m:oMath>
        <m:f>
          <m:fPr>
            <m:ctrlPr>
              <w:rPr>
                <w:rFonts w:ascii="Cambria Math" w:hAnsi="Cambria Math"/>
                <w:sz w:val="24"/>
                <w:szCs w:val="24"/>
              </w:rPr>
            </m:ctrlPr>
          </m:fPr>
          <m:num>
            <m:r>
              <m:rPr>
                <m:sty m:val="p"/>
              </m:rPr>
              <w:rPr>
                <w:rFonts w:ascii="Cambria Math" w:hAnsi="Cambria Math" w:cs="Cambria Math"/>
                <w:sz w:val="24"/>
                <w:szCs w:val="24"/>
              </w:rPr>
              <m:t>∑</m:t>
            </m:r>
            <m:r>
              <m:rPr>
                <m:sty m:val="p"/>
              </m:rPr>
              <w:rPr>
                <w:rFonts w:ascii="Cambria Math" w:hAnsi="Cambria Math" w:cs="Cambria Math" w:hint="eastAsia"/>
                <w:sz w:val="24"/>
                <w:szCs w:val="24"/>
              </w:rPr>
              <m:t>（单</m:t>
            </m:r>
            <m:r>
              <m:rPr>
                <m:sty m:val="p"/>
              </m:rPr>
              <w:rPr>
                <w:rFonts w:ascii="Cambria Math" w:hAnsi="Cambria Math" w:cs="Cambria Math"/>
                <w:sz w:val="24"/>
                <w:szCs w:val="24"/>
              </w:rPr>
              <m:t>帧的偏差百分比</m:t>
            </m:r>
            <m:r>
              <m:rPr>
                <m:sty m:val="p"/>
              </m:rPr>
              <w:rPr>
                <w:rFonts w:ascii="Cambria Math" w:hAnsi="Cambria Math" w:cs="Cambria Math"/>
                <w:sz w:val="24"/>
                <w:szCs w:val="24"/>
              </w:rPr>
              <m:t>*</m:t>
            </m:r>
            <m:r>
              <m:rPr>
                <m:sty m:val="p"/>
              </m:rPr>
              <w:rPr>
                <w:rFonts w:ascii="Cambria Math" w:hAnsi="Cambria Math" w:cs="Cambria Math"/>
                <w:sz w:val="24"/>
                <w:szCs w:val="24"/>
              </w:rPr>
              <m:t>对应</m:t>
            </m:r>
            <m:r>
              <m:rPr>
                <m:sty m:val="p"/>
              </m:rPr>
              <w:rPr>
                <w:rFonts w:ascii="Cambria Math" w:hAnsi="Cambria Math" w:cs="Cambria Math" w:hint="eastAsia"/>
                <w:sz w:val="24"/>
                <w:szCs w:val="24"/>
              </w:rPr>
              <m:t>帧</m:t>
            </m:r>
            <m:r>
              <m:rPr>
                <m:sty m:val="p"/>
              </m:rPr>
              <w:rPr>
                <w:rFonts w:ascii="Cambria Math" w:hAnsi="Cambria Math" w:cs="Cambria Math"/>
                <w:sz w:val="24"/>
                <w:szCs w:val="24"/>
              </w:rPr>
              <m:t>权值</m:t>
            </m:r>
            <m:r>
              <m:rPr>
                <m:sty m:val="p"/>
              </m:rPr>
              <w:rPr>
                <w:rFonts w:ascii="Cambria Math" w:hAnsi="Cambria Math" w:cs="Cambria Math" w:hint="eastAsia"/>
                <w:sz w:val="24"/>
                <w:szCs w:val="24"/>
              </w:rPr>
              <m:t>）</m:t>
            </m:r>
          </m:num>
          <m:den>
            <m:r>
              <m:rPr>
                <m:sty m:val="p"/>
              </m:rPr>
              <w:rPr>
                <w:rFonts w:ascii="Cambria Math" w:hAnsi="Cambria Math" w:cs="Cambria Math" w:hint="eastAsia"/>
                <w:sz w:val="24"/>
                <w:szCs w:val="24"/>
              </w:rPr>
              <m:t>全部</m:t>
            </m:r>
            <m:r>
              <m:rPr>
                <m:sty m:val="p"/>
              </m:rPr>
              <w:rPr>
                <w:rFonts w:ascii="Cambria Math" w:hAnsi="Cambria Math" w:cs="Cambria Math"/>
                <w:sz w:val="24"/>
                <w:szCs w:val="24"/>
              </w:rPr>
              <m:t>帧数</m:t>
            </m:r>
          </m:den>
        </m:f>
      </m:oMath>
      <w:r w:rsidRPr="00482545">
        <w:rPr>
          <w:rFonts w:ascii="宋体" w:hAnsi="宋体" w:hint="eastAsia"/>
          <w:sz w:val="24"/>
          <w:szCs w:val="24"/>
        </w:rPr>
        <w:t>，</w:t>
      </w:r>
      <w:r w:rsidRPr="00482545">
        <w:rPr>
          <w:rFonts w:ascii="宋体" w:hAnsi="宋体"/>
          <w:sz w:val="24"/>
          <w:szCs w:val="24"/>
        </w:rPr>
        <w:t>初期权值均</w:t>
      </w:r>
      <w:r w:rsidRPr="00482545">
        <w:rPr>
          <w:rFonts w:ascii="宋体" w:hAnsi="宋体" w:hint="eastAsia"/>
          <w:sz w:val="24"/>
          <w:szCs w:val="24"/>
        </w:rPr>
        <w:t>设</w:t>
      </w:r>
      <w:r w:rsidRPr="00482545">
        <w:rPr>
          <w:rFonts w:ascii="宋体" w:hAnsi="宋体"/>
          <w:sz w:val="24"/>
          <w:szCs w:val="24"/>
        </w:rPr>
        <w:t>为</w:t>
      </w:r>
      <w:r w:rsidRPr="00482545">
        <w:rPr>
          <w:rFonts w:ascii="宋体" w:hAnsi="宋体" w:hint="eastAsia"/>
          <w:sz w:val="24"/>
          <w:szCs w:val="24"/>
        </w:rPr>
        <w:t>1</w:t>
      </w:r>
    </w:p>
    <w:p w:rsidR="001F75EF" w:rsidRDefault="001F75EF" w:rsidP="0012463B">
      <w:pPr>
        <w:pStyle w:val="ab"/>
        <w:numPr>
          <w:ilvl w:val="0"/>
          <w:numId w:val="19"/>
        </w:numPr>
        <w:ind w:firstLineChars="0"/>
        <w:rPr>
          <w:rFonts w:ascii="宋体" w:hAnsi="宋体"/>
          <w:sz w:val="24"/>
          <w:szCs w:val="24"/>
        </w:rPr>
      </w:pPr>
      <w:r w:rsidRPr="00482545">
        <w:rPr>
          <w:rFonts w:ascii="宋体" w:hAnsi="宋体" w:hint="eastAsia"/>
          <w:sz w:val="24"/>
          <w:szCs w:val="24"/>
        </w:rPr>
        <w:t>教程</w:t>
      </w:r>
      <w:r w:rsidRPr="00482545">
        <w:rPr>
          <w:rFonts w:ascii="宋体" w:hAnsi="宋体"/>
          <w:sz w:val="24"/>
          <w:szCs w:val="24"/>
        </w:rPr>
        <w:t>偏差百分比</w:t>
      </w:r>
      <w:r w:rsidRPr="00482545">
        <w:rPr>
          <w:rFonts w:ascii="宋体" w:hAnsi="宋体" w:hint="eastAsia"/>
          <w:sz w:val="24"/>
          <w:szCs w:val="24"/>
        </w:rPr>
        <w:t>加权平均值=</w:t>
      </w:r>
      <m:oMath>
        <m:f>
          <m:fPr>
            <m:ctrlPr>
              <w:rPr>
                <w:rFonts w:ascii="Cambria Math" w:hAnsi="Cambria Math"/>
                <w:sz w:val="24"/>
                <w:szCs w:val="24"/>
              </w:rPr>
            </m:ctrlPr>
          </m:fPr>
          <m:num>
            <m:r>
              <m:rPr>
                <m:sty m:val="p"/>
              </m:rPr>
              <w:rPr>
                <w:rFonts w:ascii="Cambria Math" w:hAnsi="Cambria Math" w:cs="Cambria Math"/>
                <w:sz w:val="24"/>
                <w:szCs w:val="24"/>
              </w:rPr>
              <m:t>∑</m:t>
            </m:r>
            <m:r>
              <m:rPr>
                <m:sty m:val="p"/>
              </m:rPr>
              <w:rPr>
                <w:rFonts w:ascii="Cambria Math" w:hAnsi="Cambria Math" w:cs="Cambria Math" w:hint="eastAsia"/>
                <w:sz w:val="24"/>
                <w:szCs w:val="24"/>
              </w:rPr>
              <m:t>（单动作</m:t>
            </m:r>
            <m:r>
              <m:rPr>
                <m:sty m:val="p"/>
              </m:rPr>
              <w:rPr>
                <w:rFonts w:ascii="Cambria Math" w:hAnsi="Cambria Math" w:cs="Cambria Math"/>
                <w:sz w:val="24"/>
                <w:szCs w:val="24"/>
              </w:rPr>
              <m:t>的偏差百分比</m:t>
            </m:r>
            <m:r>
              <m:rPr>
                <m:sty m:val="p"/>
              </m:rPr>
              <w:rPr>
                <w:rFonts w:ascii="Cambria Math" w:hAnsi="Cambria Math" w:cs="Cambria Math" w:hint="eastAsia"/>
                <w:sz w:val="24"/>
                <w:szCs w:val="24"/>
              </w:rPr>
              <m:t>加权平均值</m:t>
            </m:r>
            <m:r>
              <m:rPr>
                <m:sty m:val="p"/>
              </m:rPr>
              <w:rPr>
                <w:rFonts w:ascii="Cambria Math" w:hAnsi="Cambria Math" w:cs="Cambria Math"/>
                <w:sz w:val="24"/>
                <w:szCs w:val="24"/>
              </w:rPr>
              <m:t>*</m:t>
            </m:r>
            <m:r>
              <m:rPr>
                <m:sty m:val="p"/>
              </m:rPr>
              <w:rPr>
                <w:rFonts w:ascii="Cambria Math" w:hAnsi="Cambria Math" w:cs="Cambria Math"/>
                <w:sz w:val="24"/>
                <w:szCs w:val="24"/>
              </w:rPr>
              <m:t>对应</m:t>
            </m:r>
            <m:r>
              <m:rPr>
                <m:sty m:val="p"/>
              </m:rPr>
              <w:rPr>
                <w:rFonts w:ascii="Cambria Math" w:hAnsi="Cambria Math" w:cs="Cambria Math" w:hint="eastAsia"/>
                <w:sz w:val="24"/>
                <w:szCs w:val="24"/>
              </w:rPr>
              <m:t>动作</m:t>
            </m:r>
            <m:r>
              <m:rPr>
                <m:sty m:val="p"/>
              </m:rPr>
              <w:rPr>
                <w:rFonts w:ascii="Cambria Math" w:hAnsi="Cambria Math" w:cs="Cambria Math"/>
                <w:sz w:val="24"/>
                <w:szCs w:val="24"/>
              </w:rPr>
              <m:t>权值</m:t>
            </m:r>
            <m:r>
              <m:rPr>
                <m:sty m:val="p"/>
              </m:rPr>
              <w:rPr>
                <w:rFonts w:ascii="Cambria Math" w:hAnsi="Cambria Math" w:cs="Cambria Math" w:hint="eastAsia"/>
                <w:sz w:val="24"/>
                <w:szCs w:val="24"/>
              </w:rPr>
              <m:t>）</m:t>
            </m:r>
          </m:num>
          <m:den>
            <m:r>
              <m:rPr>
                <m:sty m:val="p"/>
              </m:rPr>
              <w:rPr>
                <w:rFonts w:ascii="Cambria Math" w:hAnsi="Cambria Math" w:cs="Cambria Math" w:hint="eastAsia"/>
                <w:sz w:val="24"/>
                <w:szCs w:val="24"/>
              </w:rPr>
              <m:t>全部动作</m:t>
            </m:r>
            <m:r>
              <m:rPr>
                <m:sty m:val="p"/>
              </m:rPr>
              <w:rPr>
                <w:rFonts w:ascii="Cambria Math" w:hAnsi="Cambria Math" w:cs="Cambria Math"/>
                <w:sz w:val="24"/>
                <w:szCs w:val="24"/>
              </w:rPr>
              <m:t>数</m:t>
            </m:r>
          </m:den>
        </m:f>
      </m:oMath>
      <w:r w:rsidRPr="00482545">
        <w:rPr>
          <w:rFonts w:ascii="宋体" w:hAnsi="宋体" w:hint="eastAsia"/>
          <w:sz w:val="24"/>
          <w:szCs w:val="24"/>
        </w:rPr>
        <w:t>，</w:t>
      </w:r>
      <w:r w:rsidRPr="00482545">
        <w:rPr>
          <w:rFonts w:ascii="宋体" w:hAnsi="宋体"/>
          <w:sz w:val="24"/>
          <w:szCs w:val="24"/>
        </w:rPr>
        <w:t>初期权值均</w:t>
      </w:r>
      <w:r w:rsidRPr="00482545">
        <w:rPr>
          <w:rFonts w:ascii="宋体" w:hAnsi="宋体" w:hint="eastAsia"/>
          <w:sz w:val="24"/>
          <w:szCs w:val="24"/>
        </w:rPr>
        <w:t>设</w:t>
      </w:r>
      <w:r w:rsidRPr="00482545">
        <w:rPr>
          <w:rFonts w:ascii="宋体" w:hAnsi="宋体"/>
          <w:sz w:val="24"/>
          <w:szCs w:val="24"/>
        </w:rPr>
        <w:t>为</w:t>
      </w:r>
      <w:r w:rsidRPr="00482545">
        <w:rPr>
          <w:rFonts w:ascii="宋体" w:hAnsi="宋体" w:hint="eastAsia"/>
          <w:sz w:val="24"/>
          <w:szCs w:val="24"/>
        </w:rPr>
        <w:t>1</w:t>
      </w:r>
    </w:p>
    <w:p w:rsidR="006D13AD" w:rsidRPr="008826F5" w:rsidRDefault="006D13AD" w:rsidP="006D13AD">
      <w:pPr>
        <w:pStyle w:val="ab"/>
        <w:ind w:firstLineChars="0" w:firstLine="0"/>
        <w:rPr>
          <w:rFonts w:ascii="宋体" w:hAnsi="宋体"/>
          <w:sz w:val="24"/>
          <w:szCs w:val="24"/>
        </w:rPr>
      </w:pPr>
    </w:p>
    <w:p w:rsidR="001F75EF" w:rsidRPr="00443456" w:rsidRDefault="001F75EF" w:rsidP="001F75EF">
      <w:pPr>
        <w:pStyle w:val="3"/>
        <w:rPr>
          <w:rFonts w:asciiTheme="minorEastAsia" w:eastAsiaTheme="minorEastAsia" w:hAnsiTheme="minorEastAsia"/>
          <w:color w:val="000000" w:themeColor="text1"/>
        </w:rPr>
      </w:pPr>
      <w:bookmarkStart w:id="58" w:name="_Toc496097646"/>
      <w:r>
        <w:rPr>
          <w:rFonts w:asciiTheme="minorEastAsia" w:eastAsiaTheme="minorEastAsia" w:hAnsiTheme="minorEastAsia" w:hint="eastAsia"/>
          <w:color w:val="000000" w:themeColor="text1"/>
        </w:rPr>
        <w:t>训练结果</w:t>
      </w:r>
      <w:r>
        <w:rPr>
          <w:rFonts w:asciiTheme="minorEastAsia" w:eastAsiaTheme="minorEastAsia" w:hAnsiTheme="minorEastAsia"/>
          <w:color w:val="000000" w:themeColor="text1"/>
        </w:rPr>
        <w:t>回放</w:t>
      </w:r>
      <w:bookmarkEnd w:id="58"/>
    </w:p>
    <w:p w:rsidR="001F75EF" w:rsidRPr="00744A51" w:rsidRDefault="001F75EF" w:rsidP="001F75EF">
      <w:pPr>
        <w:pStyle w:val="ab"/>
        <w:spacing w:line="360" w:lineRule="auto"/>
        <w:ind w:left="420" w:firstLineChars="0" w:firstLine="0"/>
        <w:rPr>
          <w:rFonts w:asciiTheme="minorEastAsia" w:eastAsiaTheme="minorEastAsia" w:hAnsiTheme="minorEastAsia"/>
          <w:sz w:val="24"/>
          <w:szCs w:val="24"/>
        </w:rPr>
      </w:pPr>
      <w:r w:rsidRPr="00744A51">
        <w:rPr>
          <w:rFonts w:asciiTheme="minorEastAsia" w:eastAsiaTheme="minorEastAsia" w:hAnsiTheme="minorEastAsia" w:hint="eastAsia"/>
          <w:sz w:val="24"/>
          <w:szCs w:val="24"/>
        </w:rPr>
        <w:t>当用户完成训练或主动结束训练，进入训练结束界面：</w:t>
      </w:r>
    </w:p>
    <w:p w:rsidR="001F75EF" w:rsidRDefault="001F75EF" w:rsidP="001F75EF">
      <w:pPr>
        <w:pStyle w:val="ab"/>
        <w:spacing w:line="360" w:lineRule="auto"/>
        <w:ind w:left="420" w:firstLineChars="0" w:firstLine="0"/>
        <w:rPr>
          <w:rFonts w:asciiTheme="minorEastAsia" w:eastAsiaTheme="minorEastAsia" w:hAnsiTheme="minorEastAsia"/>
          <w:sz w:val="24"/>
          <w:szCs w:val="24"/>
        </w:rPr>
      </w:pPr>
      <w:r w:rsidRPr="00744A51">
        <w:rPr>
          <w:rFonts w:asciiTheme="minorEastAsia" w:eastAsiaTheme="minorEastAsia" w:hAnsiTheme="minorEastAsia"/>
          <w:noProof/>
          <w:sz w:val="24"/>
          <w:szCs w:val="24"/>
        </w:rPr>
        <w:lastRenderedPageBreak/>
        <w:drawing>
          <wp:inline distT="0" distB="0" distL="0" distR="0">
            <wp:extent cx="1965510" cy="5671820"/>
            <wp:effectExtent l="0" t="0" r="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4244" cy="5697023"/>
                    </a:xfrm>
                    <a:prstGeom prst="rect">
                      <a:avLst/>
                    </a:prstGeom>
                  </pic:spPr>
                </pic:pic>
              </a:graphicData>
            </a:graphic>
          </wp:inline>
        </w:drawing>
      </w:r>
      <w:r w:rsidRPr="00744A51">
        <w:rPr>
          <w:rFonts w:asciiTheme="minorEastAsia" w:eastAsiaTheme="minorEastAsia" w:hAnsiTheme="minorEastAsia"/>
          <w:noProof/>
          <w:sz w:val="24"/>
          <w:szCs w:val="24"/>
        </w:rPr>
        <w:drawing>
          <wp:inline distT="0" distB="0" distL="0" distR="0">
            <wp:extent cx="2765454" cy="1567180"/>
            <wp:effectExtent l="0" t="0" r="3175"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772327" cy="1571075"/>
                    </a:xfrm>
                    <a:prstGeom prst="rect">
                      <a:avLst/>
                    </a:prstGeom>
                  </pic:spPr>
                </pic:pic>
              </a:graphicData>
            </a:graphic>
          </wp:inline>
        </w:drawing>
      </w:r>
    </w:p>
    <w:p w:rsidR="001F75EF" w:rsidRPr="00744A51" w:rsidRDefault="001F75EF" w:rsidP="001F75EF">
      <w:pPr>
        <w:pStyle w:val="ab"/>
        <w:spacing w:line="360" w:lineRule="auto"/>
        <w:ind w:left="420" w:firstLineChars="0" w:firstLine="0"/>
        <w:rPr>
          <w:rFonts w:asciiTheme="minorEastAsia" w:eastAsiaTheme="minorEastAsia" w:hAnsiTheme="minorEastAsia"/>
          <w:sz w:val="24"/>
          <w:szCs w:val="24"/>
        </w:rPr>
      </w:pPr>
    </w:p>
    <w:p w:rsidR="001F75EF" w:rsidRPr="00744A51" w:rsidRDefault="001F75EF" w:rsidP="001F75EF">
      <w:pPr>
        <w:spacing w:line="360" w:lineRule="auto"/>
        <w:rPr>
          <w:rFonts w:asciiTheme="minorEastAsia" w:eastAsiaTheme="minorEastAsia" w:hAnsiTheme="minorEastAsia"/>
          <w:snapToGrid w:val="0"/>
          <w:color w:val="000000"/>
          <w:w w:val="0"/>
          <w:kern w:val="0"/>
          <w:sz w:val="24"/>
          <w:szCs w:val="24"/>
          <w:u w:color="000000"/>
          <w:bdr w:val="none" w:sz="0" w:space="0" w:color="000000"/>
          <w:shd w:val="clear" w:color="000000" w:fill="000000"/>
          <w:lang/>
        </w:rPr>
      </w:pPr>
      <w:r>
        <w:rPr>
          <w:rFonts w:asciiTheme="minorEastAsia" w:eastAsiaTheme="minorEastAsia" w:hAnsiTheme="minorEastAsia" w:hint="eastAsia"/>
          <w:b/>
          <w:sz w:val="24"/>
          <w:szCs w:val="24"/>
        </w:rPr>
        <w:t>一</w:t>
      </w:r>
      <w:r>
        <w:rPr>
          <w:rFonts w:asciiTheme="minorEastAsia" w:eastAsiaTheme="minorEastAsia" w:hAnsiTheme="minorEastAsia"/>
          <w:b/>
          <w:sz w:val="24"/>
          <w:szCs w:val="24"/>
        </w:rPr>
        <w:t>、</w:t>
      </w:r>
      <w:r w:rsidRPr="00744A51">
        <w:rPr>
          <w:rFonts w:asciiTheme="minorEastAsia" w:eastAsiaTheme="minorEastAsia" w:hAnsiTheme="minorEastAsia" w:hint="eastAsia"/>
          <w:b/>
          <w:sz w:val="24"/>
          <w:szCs w:val="24"/>
        </w:rPr>
        <w:t>训练结束界面元素与</w:t>
      </w:r>
      <w:r>
        <w:rPr>
          <w:rFonts w:asciiTheme="minorEastAsia" w:eastAsiaTheme="minorEastAsia" w:hAnsiTheme="minorEastAsia"/>
          <w:b/>
          <w:sz w:val="24"/>
          <w:szCs w:val="24"/>
        </w:rPr>
        <w:t>规则</w:t>
      </w:r>
    </w:p>
    <w:p w:rsidR="001F75EF" w:rsidRPr="00744A51" w:rsidRDefault="001F75EF" w:rsidP="0012463B">
      <w:pPr>
        <w:pStyle w:val="ab"/>
        <w:numPr>
          <w:ilvl w:val="0"/>
          <w:numId w:val="15"/>
        </w:numPr>
        <w:spacing w:line="360" w:lineRule="auto"/>
        <w:ind w:firstLineChars="0"/>
        <w:rPr>
          <w:rFonts w:asciiTheme="minorEastAsia" w:eastAsiaTheme="minorEastAsia" w:hAnsiTheme="minorEastAsia"/>
          <w:sz w:val="24"/>
          <w:szCs w:val="24"/>
        </w:rPr>
      </w:pPr>
      <w:r w:rsidRPr="00744A51">
        <w:rPr>
          <w:rFonts w:asciiTheme="minorEastAsia" w:eastAsiaTheme="minorEastAsia" w:hAnsiTheme="minorEastAsia" w:hint="eastAsia"/>
          <w:sz w:val="24"/>
          <w:szCs w:val="24"/>
        </w:rPr>
        <w:t>训练结束界面包含以下元素：训练封面图片、训练名称、训练结束时间、完成动作、训练时长、消耗卡路里、动作分析（动作列表）、综合评价、分享；</w:t>
      </w:r>
    </w:p>
    <w:p w:rsidR="001F75EF" w:rsidRPr="00744A51" w:rsidRDefault="001F75EF" w:rsidP="0012463B">
      <w:pPr>
        <w:pStyle w:val="ab"/>
        <w:numPr>
          <w:ilvl w:val="0"/>
          <w:numId w:val="15"/>
        </w:numPr>
        <w:spacing w:line="360" w:lineRule="auto"/>
        <w:ind w:firstLineChars="0"/>
        <w:rPr>
          <w:rFonts w:asciiTheme="minorEastAsia" w:eastAsiaTheme="minorEastAsia" w:hAnsiTheme="minorEastAsia"/>
          <w:sz w:val="24"/>
          <w:szCs w:val="24"/>
        </w:rPr>
      </w:pPr>
      <w:r w:rsidRPr="00744A51">
        <w:rPr>
          <w:rFonts w:asciiTheme="minorEastAsia" w:eastAsiaTheme="minorEastAsia" w:hAnsiTheme="minorEastAsia" w:hint="eastAsia"/>
          <w:sz w:val="24"/>
          <w:szCs w:val="24"/>
        </w:rPr>
        <w:t>消耗卡路里：根据动作完成契合度调整消耗卡路里，如：徒手深蹲动作预计消耗卡路里50，动作契合度80%，则卡路里消耗调整为40；</w:t>
      </w:r>
    </w:p>
    <w:p w:rsidR="001F75EF" w:rsidRDefault="001F75EF" w:rsidP="0012463B">
      <w:pPr>
        <w:pStyle w:val="ab"/>
        <w:numPr>
          <w:ilvl w:val="0"/>
          <w:numId w:val="15"/>
        </w:numPr>
        <w:spacing w:line="360" w:lineRule="auto"/>
        <w:ind w:firstLineChars="0"/>
        <w:rPr>
          <w:rFonts w:asciiTheme="minorEastAsia" w:eastAsiaTheme="minorEastAsia" w:hAnsiTheme="minorEastAsia"/>
          <w:sz w:val="24"/>
          <w:szCs w:val="24"/>
        </w:rPr>
      </w:pPr>
      <w:r w:rsidRPr="00744A51">
        <w:rPr>
          <w:rFonts w:asciiTheme="minorEastAsia" w:eastAsiaTheme="minorEastAsia" w:hAnsiTheme="minorEastAsia" w:hint="eastAsia"/>
          <w:sz w:val="24"/>
          <w:szCs w:val="24"/>
        </w:rPr>
        <w:t>动作分析：动作分析通过动作列表呈现，动作列表包含动作名称、契合度、用时、回看。点击回看后播放用户在进行该动作过程中的视频录像；</w:t>
      </w:r>
    </w:p>
    <w:p w:rsidR="001F75EF" w:rsidRDefault="001F75EF" w:rsidP="0012463B">
      <w:pPr>
        <w:pStyle w:val="ab"/>
        <w:numPr>
          <w:ilvl w:val="0"/>
          <w:numId w:val="15"/>
        </w:numPr>
        <w:spacing w:line="360" w:lineRule="auto"/>
        <w:ind w:firstLineChars="0"/>
        <w:rPr>
          <w:rFonts w:asciiTheme="minorEastAsia" w:eastAsiaTheme="minorEastAsia" w:hAnsiTheme="minorEastAsia"/>
          <w:sz w:val="24"/>
          <w:szCs w:val="24"/>
        </w:rPr>
      </w:pPr>
      <w:r w:rsidRPr="00744A51">
        <w:rPr>
          <w:rFonts w:asciiTheme="minorEastAsia" w:eastAsiaTheme="minorEastAsia" w:hAnsiTheme="minorEastAsia" w:hint="eastAsia"/>
          <w:sz w:val="24"/>
          <w:szCs w:val="24"/>
        </w:rPr>
        <w:t>综合评价：根据此次训练的综合契合度（所有训练动作的契合度的平均值）给予用户对应评价，包含：完美的训练、标准的训练、及格的训</w:t>
      </w:r>
      <w:r>
        <w:rPr>
          <w:rFonts w:asciiTheme="minorEastAsia" w:eastAsiaTheme="minorEastAsia" w:hAnsiTheme="minorEastAsia" w:hint="eastAsia"/>
          <w:sz w:val="24"/>
          <w:szCs w:val="24"/>
        </w:rPr>
        <w:t>练、马马虎</w:t>
      </w:r>
      <w:r>
        <w:rPr>
          <w:rFonts w:asciiTheme="minorEastAsia" w:eastAsiaTheme="minorEastAsia" w:hAnsiTheme="minorEastAsia" w:hint="eastAsia"/>
          <w:sz w:val="24"/>
          <w:szCs w:val="24"/>
        </w:rPr>
        <w:lastRenderedPageBreak/>
        <w:t>虎的训练（暂定）。</w:t>
      </w:r>
    </w:p>
    <w:p w:rsidR="001F75EF" w:rsidRPr="00557673" w:rsidRDefault="001F75EF" w:rsidP="001F75EF">
      <w:pPr>
        <w:pStyle w:val="ab"/>
        <w:spacing w:line="360" w:lineRule="auto"/>
        <w:ind w:firstLineChars="0" w:firstLine="0"/>
        <w:rPr>
          <w:rFonts w:asciiTheme="minorEastAsia" w:eastAsiaTheme="minorEastAsia" w:hAnsiTheme="minorEastAsia"/>
          <w:b/>
          <w:sz w:val="24"/>
          <w:szCs w:val="24"/>
        </w:rPr>
      </w:pPr>
      <w:r w:rsidRPr="00557673">
        <w:rPr>
          <w:rFonts w:asciiTheme="minorEastAsia" w:eastAsiaTheme="minorEastAsia" w:hAnsiTheme="minorEastAsia" w:hint="eastAsia"/>
          <w:b/>
          <w:sz w:val="24"/>
          <w:szCs w:val="24"/>
        </w:rPr>
        <w:t>二</w:t>
      </w:r>
      <w:r w:rsidRPr="00557673">
        <w:rPr>
          <w:rFonts w:asciiTheme="minorEastAsia" w:eastAsiaTheme="minorEastAsia" w:hAnsiTheme="minorEastAsia"/>
          <w:b/>
          <w:sz w:val="24"/>
          <w:szCs w:val="24"/>
        </w:rPr>
        <w:t>、</w:t>
      </w:r>
      <w:r w:rsidRPr="00557673">
        <w:rPr>
          <w:rFonts w:asciiTheme="minorEastAsia" w:eastAsiaTheme="minorEastAsia" w:hAnsiTheme="minorEastAsia" w:hint="eastAsia"/>
          <w:b/>
          <w:sz w:val="24"/>
          <w:szCs w:val="24"/>
        </w:rPr>
        <w:t>动作标准度评判规则</w:t>
      </w:r>
    </w:p>
    <w:p w:rsidR="001F75EF" w:rsidRPr="00557673" w:rsidRDefault="001F75EF" w:rsidP="0012463B">
      <w:pPr>
        <w:pStyle w:val="ab"/>
        <w:numPr>
          <w:ilvl w:val="0"/>
          <w:numId w:val="20"/>
        </w:numPr>
        <w:spacing w:line="360" w:lineRule="auto"/>
        <w:ind w:firstLineChars="0"/>
        <w:rPr>
          <w:rFonts w:asciiTheme="minorEastAsia" w:eastAsiaTheme="minorEastAsia" w:hAnsiTheme="minorEastAsia"/>
          <w:sz w:val="24"/>
          <w:szCs w:val="24"/>
        </w:rPr>
      </w:pPr>
      <w:r w:rsidRPr="00557673">
        <w:rPr>
          <w:rFonts w:asciiTheme="minorEastAsia" w:eastAsiaTheme="minorEastAsia" w:hAnsiTheme="minorEastAsia" w:hint="eastAsia"/>
          <w:sz w:val="24"/>
          <w:szCs w:val="24"/>
        </w:rPr>
        <w:t>将每套</w:t>
      </w:r>
      <w:r w:rsidRPr="00557673">
        <w:rPr>
          <w:rFonts w:asciiTheme="minorEastAsia" w:eastAsiaTheme="minorEastAsia" w:hAnsiTheme="minorEastAsia"/>
          <w:sz w:val="24"/>
          <w:szCs w:val="24"/>
        </w:rPr>
        <w:t>动作全过程中</w:t>
      </w:r>
      <w:r w:rsidRPr="00557673">
        <w:rPr>
          <w:rFonts w:asciiTheme="minorEastAsia" w:eastAsiaTheme="minorEastAsia" w:hAnsiTheme="minorEastAsia" w:hint="eastAsia"/>
          <w:sz w:val="24"/>
          <w:szCs w:val="24"/>
        </w:rPr>
        <w:t>的每一帧</w:t>
      </w:r>
      <w:r w:rsidRPr="00557673">
        <w:rPr>
          <w:rFonts w:asciiTheme="minorEastAsia" w:eastAsiaTheme="minorEastAsia" w:hAnsiTheme="minorEastAsia"/>
          <w:sz w:val="24"/>
          <w:szCs w:val="24"/>
        </w:rPr>
        <w:t>图像</w:t>
      </w:r>
      <w:r w:rsidRPr="00557673">
        <w:rPr>
          <w:rFonts w:asciiTheme="minorEastAsia" w:eastAsiaTheme="minorEastAsia" w:hAnsiTheme="minorEastAsia" w:hint="eastAsia"/>
          <w:sz w:val="24"/>
          <w:szCs w:val="24"/>
        </w:rPr>
        <w:t>，</w:t>
      </w:r>
      <w:r w:rsidRPr="00557673">
        <w:rPr>
          <w:rFonts w:asciiTheme="minorEastAsia" w:eastAsiaTheme="minorEastAsia" w:hAnsiTheme="minorEastAsia"/>
          <w:sz w:val="24"/>
          <w:szCs w:val="24"/>
        </w:rPr>
        <w:t>与教练标准</w:t>
      </w:r>
      <w:r w:rsidRPr="00557673">
        <w:rPr>
          <w:rFonts w:asciiTheme="minorEastAsia" w:eastAsiaTheme="minorEastAsia" w:hAnsiTheme="minorEastAsia" w:hint="eastAsia"/>
          <w:sz w:val="24"/>
          <w:szCs w:val="24"/>
        </w:rPr>
        <w:t>动作图像进行对比，</w:t>
      </w:r>
      <w:r w:rsidRPr="00557673">
        <w:rPr>
          <w:rFonts w:asciiTheme="minorEastAsia" w:eastAsiaTheme="minorEastAsia" w:hAnsiTheme="minorEastAsia"/>
          <w:sz w:val="24"/>
          <w:szCs w:val="24"/>
        </w:rPr>
        <w:t>计算出</w:t>
      </w:r>
      <w:r w:rsidRPr="00557673">
        <w:rPr>
          <w:rFonts w:asciiTheme="minorEastAsia" w:eastAsiaTheme="minorEastAsia" w:hAnsiTheme="minorEastAsia" w:hint="eastAsia"/>
          <w:sz w:val="24"/>
          <w:szCs w:val="24"/>
        </w:rPr>
        <w:t>该动作的</w:t>
      </w:r>
      <w:r w:rsidRPr="00557673">
        <w:rPr>
          <w:rFonts w:asciiTheme="minorEastAsia" w:eastAsiaTheme="minorEastAsia" w:hAnsiTheme="minorEastAsia"/>
          <w:sz w:val="24"/>
          <w:szCs w:val="24"/>
        </w:rPr>
        <w:t>偏差百分比</w:t>
      </w:r>
      <w:r w:rsidRPr="00557673">
        <w:rPr>
          <w:rFonts w:asciiTheme="minorEastAsia" w:eastAsiaTheme="minorEastAsia" w:hAnsiTheme="minorEastAsia" w:hint="eastAsia"/>
          <w:sz w:val="24"/>
          <w:szCs w:val="24"/>
        </w:rPr>
        <w:t>，</w:t>
      </w:r>
      <w:r w:rsidRPr="00557673">
        <w:rPr>
          <w:rFonts w:asciiTheme="minorEastAsia" w:eastAsiaTheme="minorEastAsia" w:hAnsiTheme="minorEastAsia"/>
          <w:sz w:val="24"/>
          <w:szCs w:val="24"/>
        </w:rPr>
        <w:t>再求出该套</w:t>
      </w:r>
      <w:r w:rsidRPr="00557673">
        <w:rPr>
          <w:rFonts w:asciiTheme="minorEastAsia" w:eastAsiaTheme="minorEastAsia" w:hAnsiTheme="minorEastAsia" w:hint="eastAsia"/>
          <w:sz w:val="24"/>
          <w:szCs w:val="24"/>
        </w:rPr>
        <w:t>动作</w:t>
      </w:r>
      <w:r w:rsidRPr="00557673">
        <w:rPr>
          <w:rFonts w:asciiTheme="minorEastAsia" w:eastAsiaTheme="minorEastAsia" w:hAnsiTheme="minorEastAsia"/>
          <w:sz w:val="24"/>
          <w:szCs w:val="24"/>
        </w:rPr>
        <w:t>中全部动作的偏差百分比</w:t>
      </w:r>
      <w:r w:rsidRPr="00557673">
        <w:rPr>
          <w:rFonts w:asciiTheme="minorEastAsia" w:eastAsiaTheme="minorEastAsia" w:hAnsiTheme="minorEastAsia" w:hint="eastAsia"/>
          <w:sz w:val="24"/>
          <w:szCs w:val="24"/>
        </w:rPr>
        <w:t>加权平均值</w:t>
      </w:r>
      <w:r w:rsidRPr="00557673">
        <w:rPr>
          <w:rFonts w:asciiTheme="minorEastAsia" w:eastAsiaTheme="minorEastAsia" w:hAnsiTheme="minorEastAsia"/>
          <w:sz w:val="24"/>
          <w:szCs w:val="24"/>
        </w:rPr>
        <w:t>。</w:t>
      </w:r>
    </w:p>
    <w:p w:rsidR="001F75EF" w:rsidRPr="00557673" w:rsidRDefault="001F75EF" w:rsidP="0012463B">
      <w:pPr>
        <w:pStyle w:val="ab"/>
        <w:numPr>
          <w:ilvl w:val="0"/>
          <w:numId w:val="20"/>
        </w:numPr>
        <w:spacing w:line="360" w:lineRule="auto"/>
        <w:ind w:firstLineChars="0"/>
        <w:rPr>
          <w:rFonts w:asciiTheme="minorEastAsia" w:eastAsiaTheme="minorEastAsia" w:hAnsiTheme="minorEastAsia"/>
          <w:sz w:val="24"/>
          <w:szCs w:val="24"/>
        </w:rPr>
      </w:pPr>
      <w:r w:rsidRPr="00557673">
        <w:rPr>
          <w:rFonts w:asciiTheme="minorEastAsia" w:eastAsiaTheme="minorEastAsia" w:hAnsiTheme="minorEastAsia" w:hint="eastAsia"/>
          <w:sz w:val="24"/>
          <w:szCs w:val="24"/>
        </w:rPr>
        <w:t>根据</w:t>
      </w:r>
      <w:r w:rsidRPr="00557673">
        <w:rPr>
          <w:rFonts w:asciiTheme="minorEastAsia" w:eastAsiaTheme="minorEastAsia" w:hAnsiTheme="minorEastAsia"/>
          <w:sz w:val="24"/>
          <w:szCs w:val="24"/>
        </w:rPr>
        <w:t>加权平均值的范围，给出</w:t>
      </w:r>
      <w:r w:rsidRPr="00557673">
        <w:rPr>
          <w:rFonts w:asciiTheme="minorEastAsia" w:eastAsiaTheme="minorEastAsia" w:hAnsiTheme="minorEastAsia" w:hint="eastAsia"/>
          <w:sz w:val="24"/>
          <w:szCs w:val="24"/>
        </w:rPr>
        <w:t>该动作</w:t>
      </w:r>
      <w:r w:rsidRPr="00557673">
        <w:rPr>
          <w:rFonts w:asciiTheme="minorEastAsia" w:eastAsiaTheme="minorEastAsia" w:hAnsiTheme="minorEastAsia"/>
          <w:sz w:val="24"/>
          <w:szCs w:val="24"/>
        </w:rPr>
        <w:t>的评判结论</w:t>
      </w:r>
      <w:r w:rsidRPr="00557673">
        <w:rPr>
          <w:rFonts w:asciiTheme="minorEastAsia" w:eastAsiaTheme="minorEastAsia" w:hAnsiTheme="minorEastAsia" w:hint="eastAsia"/>
          <w:sz w:val="24"/>
          <w:szCs w:val="24"/>
        </w:rPr>
        <w:t>。</w:t>
      </w:r>
    </w:p>
    <w:tbl>
      <w:tblPr>
        <w:tblW w:w="5670" w:type="dxa"/>
        <w:tblInd w:w="1696" w:type="dxa"/>
        <w:tblLook w:val="04A0"/>
      </w:tblPr>
      <w:tblGrid>
        <w:gridCol w:w="2977"/>
        <w:gridCol w:w="2693"/>
      </w:tblGrid>
      <w:tr w:rsidR="001F75EF" w:rsidRPr="00343427" w:rsidTr="00E1223C">
        <w:trPr>
          <w:trHeight w:val="345"/>
        </w:trPr>
        <w:tc>
          <w:tcPr>
            <w:tcW w:w="2977" w:type="dxa"/>
            <w:tcBorders>
              <w:top w:val="single" w:sz="4" w:space="0" w:color="auto"/>
              <w:left w:val="single" w:sz="4" w:space="0" w:color="auto"/>
              <w:bottom w:val="single" w:sz="4" w:space="0" w:color="auto"/>
              <w:right w:val="single" w:sz="4" w:space="0" w:color="auto"/>
            </w:tcBorders>
            <w:shd w:val="clear" w:color="000000" w:fill="B7DEE8"/>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偏差百分比加权平均值范围</w:t>
            </w:r>
          </w:p>
        </w:tc>
        <w:tc>
          <w:tcPr>
            <w:tcW w:w="2693" w:type="dxa"/>
            <w:tcBorders>
              <w:top w:val="single" w:sz="4" w:space="0" w:color="auto"/>
              <w:left w:val="nil"/>
              <w:bottom w:val="single" w:sz="4" w:space="0" w:color="auto"/>
              <w:right w:val="single" w:sz="4" w:space="0" w:color="auto"/>
            </w:tcBorders>
            <w:shd w:val="clear" w:color="000000" w:fill="B7DEE8"/>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评判结论</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90%-100%</w:t>
            </w:r>
          </w:p>
        </w:tc>
        <w:tc>
          <w:tcPr>
            <w:tcW w:w="2693"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perfect</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70%-90%</w:t>
            </w:r>
          </w:p>
        </w:tc>
        <w:tc>
          <w:tcPr>
            <w:tcW w:w="2693"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good</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50%-70%</w:t>
            </w:r>
          </w:p>
        </w:tc>
        <w:tc>
          <w:tcPr>
            <w:tcW w:w="2693"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common</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30%-50%</w:t>
            </w:r>
          </w:p>
        </w:tc>
        <w:tc>
          <w:tcPr>
            <w:tcW w:w="2693"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bad</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0-30%</w:t>
            </w:r>
          </w:p>
        </w:tc>
        <w:tc>
          <w:tcPr>
            <w:tcW w:w="2693"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miss</w:t>
            </w:r>
          </w:p>
        </w:tc>
      </w:tr>
    </w:tbl>
    <w:p w:rsidR="001F75EF" w:rsidRPr="00343427" w:rsidRDefault="001F75EF" w:rsidP="001F75EF">
      <w:pPr>
        <w:rPr>
          <w:rFonts w:ascii="微软雅黑" w:eastAsia="微软雅黑" w:hAnsi="微软雅黑"/>
        </w:rPr>
      </w:pPr>
    </w:p>
    <w:p w:rsidR="001F75EF" w:rsidRDefault="001F75EF" w:rsidP="001F75EF">
      <w:pPr>
        <w:pStyle w:val="ab"/>
        <w:spacing w:line="360" w:lineRule="auto"/>
        <w:ind w:firstLineChars="0" w:firstLine="0"/>
        <w:rPr>
          <w:rFonts w:asciiTheme="minorEastAsia" w:eastAsiaTheme="minorEastAsia" w:hAnsiTheme="minorEastAsia"/>
          <w:b/>
          <w:sz w:val="24"/>
          <w:szCs w:val="24"/>
        </w:rPr>
      </w:pPr>
      <w:r>
        <w:rPr>
          <w:rFonts w:asciiTheme="minorEastAsia" w:eastAsiaTheme="minorEastAsia" w:hAnsiTheme="minorEastAsia" w:hint="eastAsia"/>
          <w:b/>
          <w:sz w:val="24"/>
          <w:szCs w:val="24"/>
        </w:rPr>
        <w:t>三</w:t>
      </w:r>
      <w:r>
        <w:rPr>
          <w:rFonts w:asciiTheme="minorEastAsia" w:eastAsiaTheme="minorEastAsia" w:hAnsiTheme="minorEastAsia"/>
          <w:b/>
          <w:sz w:val="24"/>
          <w:szCs w:val="24"/>
        </w:rPr>
        <w:t>、</w:t>
      </w:r>
      <w:r>
        <w:rPr>
          <w:rFonts w:asciiTheme="minorEastAsia" w:eastAsiaTheme="minorEastAsia" w:hAnsiTheme="minorEastAsia" w:hint="eastAsia"/>
          <w:b/>
          <w:sz w:val="24"/>
          <w:szCs w:val="24"/>
        </w:rPr>
        <w:t>教程</w:t>
      </w:r>
      <w:r w:rsidRPr="00557673">
        <w:rPr>
          <w:rFonts w:asciiTheme="minorEastAsia" w:eastAsiaTheme="minorEastAsia" w:hAnsiTheme="minorEastAsia" w:hint="eastAsia"/>
          <w:b/>
          <w:sz w:val="24"/>
          <w:szCs w:val="24"/>
        </w:rPr>
        <w:t>标准度评判规则</w:t>
      </w:r>
    </w:p>
    <w:p w:rsidR="001F75EF" w:rsidRPr="0036303C" w:rsidRDefault="001F75EF" w:rsidP="0012463B">
      <w:pPr>
        <w:pStyle w:val="ab"/>
        <w:numPr>
          <w:ilvl w:val="0"/>
          <w:numId w:val="21"/>
        </w:numPr>
        <w:spacing w:line="360" w:lineRule="auto"/>
        <w:ind w:firstLineChars="0"/>
        <w:rPr>
          <w:rFonts w:asciiTheme="minorEastAsia" w:eastAsiaTheme="minorEastAsia" w:hAnsiTheme="minorEastAsia"/>
          <w:sz w:val="24"/>
          <w:szCs w:val="24"/>
        </w:rPr>
      </w:pPr>
      <w:r w:rsidRPr="0036303C">
        <w:rPr>
          <w:rFonts w:asciiTheme="minorEastAsia" w:eastAsiaTheme="minorEastAsia" w:hAnsiTheme="minorEastAsia" w:hint="eastAsia"/>
          <w:sz w:val="24"/>
          <w:szCs w:val="24"/>
        </w:rPr>
        <w:t>将每一组教程</w:t>
      </w:r>
      <w:r w:rsidRPr="0036303C">
        <w:rPr>
          <w:rFonts w:asciiTheme="minorEastAsia" w:eastAsiaTheme="minorEastAsia" w:hAnsiTheme="minorEastAsia"/>
          <w:sz w:val="24"/>
          <w:szCs w:val="24"/>
        </w:rPr>
        <w:t>全过程中</w:t>
      </w:r>
      <w:r w:rsidRPr="0036303C">
        <w:rPr>
          <w:rFonts w:asciiTheme="minorEastAsia" w:eastAsiaTheme="minorEastAsia" w:hAnsiTheme="minorEastAsia" w:hint="eastAsia"/>
          <w:sz w:val="24"/>
          <w:szCs w:val="24"/>
        </w:rPr>
        <w:t>的每一套动作的评判结论，</w:t>
      </w:r>
      <w:r w:rsidRPr="0036303C">
        <w:rPr>
          <w:rFonts w:asciiTheme="minorEastAsia" w:eastAsiaTheme="minorEastAsia" w:hAnsiTheme="minorEastAsia"/>
          <w:sz w:val="24"/>
          <w:szCs w:val="24"/>
        </w:rPr>
        <w:t>即每一套动作的偏差百分</w:t>
      </w:r>
      <w:r w:rsidRPr="0036303C">
        <w:rPr>
          <w:rFonts w:asciiTheme="minorEastAsia" w:eastAsiaTheme="minorEastAsia" w:hAnsiTheme="minorEastAsia" w:hint="eastAsia"/>
          <w:sz w:val="24"/>
          <w:szCs w:val="24"/>
        </w:rPr>
        <w:t>比</w:t>
      </w:r>
      <w:r w:rsidRPr="0036303C">
        <w:rPr>
          <w:rFonts w:asciiTheme="minorEastAsia" w:eastAsiaTheme="minorEastAsia" w:hAnsiTheme="minorEastAsia"/>
          <w:sz w:val="24"/>
          <w:szCs w:val="24"/>
        </w:rPr>
        <w:t>加权平均值，</w:t>
      </w:r>
      <w:r w:rsidRPr="0036303C">
        <w:rPr>
          <w:rFonts w:asciiTheme="minorEastAsia" w:eastAsiaTheme="minorEastAsia" w:hAnsiTheme="minorEastAsia" w:hint="eastAsia"/>
          <w:sz w:val="24"/>
          <w:szCs w:val="24"/>
        </w:rPr>
        <w:t>再</w:t>
      </w:r>
      <w:r w:rsidRPr="0036303C">
        <w:rPr>
          <w:rFonts w:asciiTheme="minorEastAsia" w:eastAsiaTheme="minorEastAsia" w:hAnsiTheme="minorEastAsia"/>
          <w:sz w:val="24"/>
          <w:szCs w:val="24"/>
        </w:rPr>
        <w:t>取</w:t>
      </w:r>
      <w:r w:rsidRPr="0036303C">
        <w:rPr>
          <w:rFonts w:asciiTheme="minorEastAsia" w:eastAsiaTheme="minorEastAsia" w:hAnsiTheme="minorEastAsia" w:hint="eastAsia"/>
          <w:sz w:val="24"/>
          <w:szCs w:val="24"/>
        </w:rPr>
        <w:t>加权</w:t>
      </w:r>
      <w:r w:rsidRPr="0036303C">
        <w:rPr>
          <w:rFonts w:asciiTheme="minorEastAsia" w:eastAsiaTheme="minorEastAsia" w:hAnsiTheme="minorEastAsia"/>
          <w:sz w:val="24"/>
          <w:szCs w:val="24"/>
        </w:rPr>
        <w:t>平均值，得到该组教程</w:t>
      </w:r>
      <w:r w:rsidRPr="0036303C">
        <w:rPr>
          <w:rFonts w:asciiTheme="minorEastAsia" w:eastAsiaTheme="minorEastAsia" w:hAnsiTheme="minorEastAsia" w:hint="eastAsia"/>
          <w:sz w:val="24"/>
          <w:szCs w:val="24"/>
        </w:rPr>
        <w:t>的</w:t>
      </w:r>
      <w:r w:rsidRPr="0036303C">
        <w:rPr>
          <w:rFonts w:asciiTheme="minorEastAsia" w:eastAsiaTheme="minorEastAsia" w:hAnsiTheme="minorEastAsia"/>
          <w:sz w:val="24"/>
          <w:szCs w:val="24"/>
        </w:rPr>
        <w:t>偏差百分比</w:t>
      </w:r>
      <w:r w:rsidRPr="0036303C">
        <w:rPr>
          <w:rFonts w:asciiTheme="minorEastAsia" w:eastAsiaTheme="minorEastAsia" w:hAnsiTheme="minorEastAsia" w:hint="eastAsia"/>
          <w:sz w:val="24"/>
          <w:szCs w:val="24"/>
        </w:rPr>
        <w:t>加权平均值</w:t>
      </w:r>
      <w:r w:rsidRPr="0036303C">
        <w:rPr>
          <w:rFonts w:asciiTheme="minorEastAsia" w:eastAsiaTheme="minorEastAsia" w:hAnsiTheme="minorEastAsia"/>
          <w:sz w:val="24"/>
          <w:szCs w:val="24"/>
        </w:rPr>
        <w:t>。</w:t>
      </w:r>
    </w:p>
    <w:tbl>
      <w:tblPr>
        <w:tblW w:w="5954" w:type="dxa"/>
        <w:tblInd w:w="1696" w:type="dxa"/>
        <w:tblLook w:val="04A0"/>
      </w:tblPr>
      <w:tblGrid>
        <w:gridCol w:w="2977"/>
        <w:gridCol w:w="2977"/>
      </w:tblGrid>
      <w:tr w:rsidR="001F75EF" w:rsidRPr="00343427" w:rsidTr="00E1223C">
        <w:trPr>
          <w:trHeight w:val="345"/>
        </w:trPr>
        <w:tc>
          <w:tcPr>
            <w:tcW w:w="2977" w:type="dxa"/>
            <w:tcBorders>
              <w:top w:val="single" w:sz="4" w:space="0" w:color="auto"/>
              <w:left w:val="single" w:sz="4" w:space="0" w:color="auto"/>
              <w:bottom w:val="single" w:sz="4" w:space="0" w:color="auto"/>
              <w:right w:val="single" w:sz="4" w:space="0" w:color="auto"/>
            </w:tcBorders>
            <w:shd w:val="clear" w:color="000000" w:fill="B7DEE8"/>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偏差百分比均值范围</w:t>
            </w:r>
          </w:p>
        </w:tc>
        <w:tc>
          <w:tcPr>
            <w:tcW w:w="2977" w:type="dxa"/>
            <w:tcBorders>
              <w:top w:val="single" w:sz="4" w:space="0" w:color="auto"/>
              <w:left w:val="nil"/>
              <w:bottom w:val="single" w:sz="4" w:space="0" w:color="auto"/>
              <w:right w:val="single" w:sz="4" w:space="0" w:color="auto"/>
            </w:tcBorders>
            <w:shd w:val="clear" w:color="000000" w:fill="B7DEE8"/>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评判结论</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90%-100%</w:t>
            </w:r>
          </w:p>
        </w:tc>
        <w:tc>
          <w:tcPr>
            <w:tcW w:w="2977"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健身王者</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70%-90%</w:t>
            </w:r>
          </w:p>
        </w:tc>
        <w:tc>
          <w:tcPr>
            <w:tcW w:w="2977"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健身达人</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50%-70%</w:t>
            </w:r>
          </w:p>
        </w:tc>
        <w:tc>
          <w:tcPr>
            <w:tcW w:w="2977"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健身学徒</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30%-50%</w:t>
            </w:r>
          </w:p>
        </w:tc>
        <w:tc>
          <w:tcPr>
            <w:tcW w:w="2977"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健身小白</w:t>
            </w:r>
          </w:p>
        </w:tc>
      </w:tr>
      <w:tr w:rsidR="001F75EF" w:rsidRPr="00343427" w:rsidTr="00E1223C">
        <w:trPr>
          <w:trHeight w:val="345"/>
        </w:trPr>
        <w:tc>
          <w:tcPr>
            <w:tcW w:w="2977" w:type="dxa"/>
            <w:tcBorders>
              <w:top w:val="nil"/>
              <w:left w:val="single" w:sz="4" w:space="0" w:color="auto"/>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0-30%</w:t>
            </w:r>
          </w:p>
        </w:tc>
        <w:tc>
          <w:tcPr>
            <w:tcW w:w="2977" w:type="dxa"/>
            <w:tcBorders>
              <w:top w:val="nil"/>
              <w:left w:val="nil"/>
              <w:bottom w:val="single" w:sz="4" w:space="0" w:color="auto"/>
              <w:right w:val="single" w:sz="4" w:space="0" w:color="auto"/>
            </w:tcBorders>
            <w:shd w:val="clear" w:color="auto" w:fill="auto"/>
            <w:noWrap/>
            <w:vAlign w:val="bottom"/>
            <w:hideMark/>
          </w:tcPr>
          <w:p w:rsidR="001F75EF" w:rsidRPr="00343427" w:rsidRDefault="001F75EF" w:rsidP="00E1223C">
            <w:pPr>
              <w:widowControl/>
              <w:jc w:val="left"/>
              <w:rPr>
                <w:rFonts w:ascii="微软雅黑" w:eastAsia="微软雅黑" w:hAnsi="微软雅黑" w:cs="宋体"/>
                <w:color w:val="000000"/>
                <w:kern w:val="0"/>
                <w:szCs w:val="21"/>
              </w:rPr>
            </w:pPr>
            <w:r w:rsidRPr="00343427">
              <w:rPr>
                <w:rFonts w:ascii="微软雅黑" w:eastAsia="微软雅黑" w:hAnsi="微软雅黑" w:cs="宋体" w:hint="eastAsia"/>
                <w:color w:val="000000"/>
                <w:kern w:val="0"/>
                <w:szCs w:val="21"/>
              </w:rPr>
              <w:t>健身菜鸟</w:t>
            </w:r>
          </w:p>
        </w:tc>
      </w:tr>
    </w:tbl>
    <w:p w:rsidR="001F75EF" w:rsidRPr="00744A51" w:rsidRDefault="001F75EF" w:rsidP="001F75EF">
      <w:pPr>
        <w:pStyle w:val="ab"/>
        <w:spacing w:line="360" w:lineRule="auto"/>
        <w:ind w:firstLineChars="0" w:firstLine="0"/>
        <w:rPr>
          <w:rFonts w:asciiTheme="minorEastAsia" w:eastAsiaTheme="minorEastAsia" w:hAnsiTheme="minorEastAsia"/>
          <w:sz w:val="24"/>
          <w:szCs w:val="24"/>
        </w:rPr>
      </w:pPr>
    </w:p>
    <w:p w:rsidR="001F75EF" w:rsidRPr="00443456" w:rsidRDefault="001F75EF" w:rsidP="001F75EF">
      <w:pPr>
        <w:pStyle w:val="3"/>
        <w:rPr>
          <w:rFonts w:asciiTheme="minorEastAsia" w:eastAsiaTheme="minorEastAsia" w:hAnsiTheme="minorEastAsia"/>
          <w:color w:val="000000" w:themeColor="text1"/>
        </w:rPr>
      </w:pPr>
      <w:bookmarkStart w:id="59" w:name="_Toc496097647"/>
      <w:r>
        <w:rPr>
          <w:rFonts w:asciiTheme="minorEastAsia" w:eastAsiaTheme="minorEastAsia" w:hAnsiTheme="minorEastAsia" w:hint="eastAsia"/>
          <w:color w:val="000000" w:themeColor="text1"/>
        </w:rPr>
        <w:lastRenderedPageBreak/>
        <w:t>训练结果分享</w:t>
      </w:r>
      <w:bookmarkEnd w:id="59"/>
    </w:p>
    <w:p w:rsidR="001F75EF" w:rsidRDefault="001F75EF" w:rsidP="001F75EF">
      <w:pPr>
        <w:widowControl/>
        <w:spacing w:line="360" w:lineRule="auto"/>
        <w:jc w:val="left"/>
        <w:rPr>
          <w:color w:val="000000" w:themeColor="text1"/>
          <w:sz w:val="24"/>
        </w:rPr>
      </w:pPr>
      <w:r w:rsidRPr="00345960">
        <w:rPr>
          <w:rFonts w:ascii="微软雅黑" w:eastAsia="微软雅黑" w:hAnsi="微软雅黑"/>
          <w:noProof/>
        </w:rPr>
        <w:drawing>
          <wp:inline distT="0" distB="0" distL="0" distR="0">
            <wp:extent cx="5410200" cy="31525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413108" cy="3154279"/>
                    </a:xfrm>
                    <a:prstGeom prst="rect">
                      <a:avLst/>
                    </a:prstGeom>
                  </pic:spPr>
                </pic:pic>
              </a:graphicData>
            </a:graphic>
          </wp:inline>
        </w:drawing>
      </w:r>
    </w:p>
    <w:p w:rsidR="001F75EF" w:rsidRDefault="001F75EF" w:rsidP="001F75EF">
      <w:pPr>
        <w:widowControl/>
        <w:spacing w:line="360" w:lineRule="auto"/>
        <w:jc w:val="left"/>
        <w:rPr>
          <w:color w:val="000000" w:themeColor="text1"/>
          <w:sz w:val="24"/>
        </w:rPr>
      </w:pPr>
    </w:p>
    <w:p w:rsidR="001F75EF" w:rsidRPr="00A201AA" w:rsidRDefault="001F75EF" w:rsidP="001F75EF">
      <w:pPr>
        <w:pStyle w:val="ab"/>
        <w:spacing w:line="360" w:lineRule="auto"/>
        <w:ind w:left="420" w:firstLineChars="0" w:firstLine="0"/>
        <w:rPr>
          <w:rFonts w:asciiTheme="minorEastAsia" w:eastAsiaTheme="minorEastAsia" w:hAnsiTheme="minorEastAsia"/>
          <w:sz w:val="24"/>
          <w:szCs w:val="24"/>
        </w:rPr>
      </w:pPr>
      <w:r w:rsidRPr="00A201AA">
        <w:rPr>
          <w:rFonts w:asciiTheme="minorEastAsia" w:eastAsiaTheme="minorEastAsia" w:hAnsiTheme="minorEastAsia" w:hint="eastAsia"/>
          <w:sz w:val="24"/>
          <w:szCs w:val="24"/>
        </w:rPr>
        <w:t>用户点击分享提供长图、海报、拼图三种分享样式；</w:t>
      </w:r>
    </w:p>
    <w:p w:rsidR="001F75EF" w:rsidRPr="00A201AA" w:rsidRDefault="001F75EF" w:rsidP="0012463B">
      <w:pPr>
        <w:pStyle w:val="ab"/>
        <w:numPr>
          <w:ilvl w:val="1"/>
          <w:numId w:val="15"/>
        </w:numPr>
        <w:spacing w:line="360" w:lineRule="auto"/>
        <w:ind w:firstLineChars="0"/>
        <w:rPr>
          <w:rFonts w:asciiTheme="minorEastAsia" w:eastAsiaTheme="minorEastAsia" w:hAnsiTheme="minorEastAsia"/>
          <w:sz w:val="24"/>
          <w:szCs w:val="24"/>
        </w:rPr>
      </w:pPr>
      <w:r w:rsidRPr="00A201AA">
        <w:rPr>
          <w:rFonts w:asciiTheme="minorEastAsia" w:eastAsiaTheme="minorEastAsia" w:hAnsiTheme="minorEastAsia" w:hint="eastAsia"/>
          <w:sz w:val="24"/>
          <w:szCs w:val="24"/>
        </w:rPr>
        <w:t>长图：训练结束页面的截图；</w:t>
      </w:r>
    </w:p>
    <w:p w:rsidR="001F75EF" w:rsidRPr="00A201AA" w:rsidRDefault="001F75EF" w:rsidP="0012463B">
      <w:pPr>
        <w:pStyle w:val="ab"/>
        <w:numPr>
          <w:ilvl w:val="1"/>
          <w:numId w:val="15"/>
        </w:numPr>
        <w:spacing w:line="360" w:lineRule="auto"/>
        <w:ind w:firstLineChars="0"/>
        <w:rPr>
          <w:rFonts w:asciiTheme="minorEastAsia" w:eastAsiaTheme="minorEastAsia" w:hAnsiTheme="minorEastAsia"/>
          <w:sz w:val="24"/>
          <w:szCs w:val="24"/>
        </w:rPr>
      </w:pPr>
      <w:r w:rsidRPr="00A201AA">
        <w:rPr>
          <w:rFonts w:asciiTheme="minorEastAsia" w:eastAsiaTheme="minorEastAsia" w:hAnsiTheme="minorEastAsia" w:hint="eastAsia"/>
          <w:sz w:val="24"/>
          <w:szCs w:val="24"/>
        </w:rPr>
        <w:t>海报：后台可配置海报图片与匹配的海报水印，海报水印包含：训练名称、训练时长、消耗卡路里等参数；</w:t>
      </w:r>
    </w:p>
    <w:p w:rsidR="001F75EF" w:rsidRPr="00A201AA" w:rsidRDefault="001F75EF" w:rsidP="0012463B">
      <w:pPr>
        <w:pStyle w:val="ab"/>
        <w:numPr>
          <w:ilvl w:val="1"/>
          <w:numId w:val="15"/>
        </w:numPr>
        <w:spacing w:line="360" w:lineRule="auto"/>
        <w:ind w:firstLineChars="0"/>
        <w:rPr>
          <w:rFonts w:asciiTheme="minorEastAsia" w:eastAsiaTheme="minorEastAsia" w:hAnsiTheme="minorEastAsia"/>
          <w:sz w:val="24"/>
          <w:szCs w:val="24"/>
        </w:rPr>
      </w:pPr>
      <w:r w:rsidRPr="00A201AA">
        <w:rPr>
          <w:rFonts w:asciiTheme="minorEastAsia" w:eastAsiaTheme="minorEastAsia" w:hAnsiTheme="minorEastAsia" w:hint="eastAsia"/>
          <w:sz w:val="24"/>
          <w:szCs w:val="24"/>
        </w:rPr>
        <w:t>拼图：拼接多张图片，用户可选图片内容，默认内容包含训练封面图片、用户训练中照片（取用户在训练过程中的三张照片，获取规则为完成动作匹配</w:t>
      </w:r>
      <w:r>
        <w:rPr>
          <w:rFonts w:asciiTheme="minorEastAsia" w:eastAsiaTheme="minorEastAsia" w:hAnsiTheme="minorEastAsia" w:hint="eastAsia"/>
          <w:sz w:val="24"/>
          <w:szCs w:val="24"/>
        </w:rPr>
        <w:t>度最高</w:t>
      </w:r>
      <w:r w:rsidRPr="00A201AA">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前</w:t>
      </w:r>
      <w:r w:rsidRPr="00A201AA">
        <w:rPr>
          <w:rFonts w:asciiTheme="minorEastAsia" w:eastAsiaTheme="minorEastAsia" w:hAnsiTheme="minorEastAsia" w:hint="eastAsia"/>
          <w:sz w:val="24"/>
          <w:szCs w:val="24"/>
        </w:rPr>
        <w:t>三个动作时的照片）。</w:t>
      </w:r>
    </w:p>
    <w:p w:rsidR="001F75EF" w:rsidRPr="00991B13" w:rsidRDefault="001F75EF" w:rsidP="001F75EF">
      <w:pPr>
        <w:spacing w:line="360" w:lineRule="auto"/>
        <w:ind w:left="420"/>
        <w:rPr>
          <w:rFonts w:asciiTheme="minorEastAsia" w:eastAsiaTheme="minorEastAsia" w:hAnsiTheme="minorEastAsia"/>
        </w:rPr>
      </w:pPr>
      <w:r w:rsidRPr="00991B13">
        <w:rPr>
          <w:rFonts w:asciiTheme="minorEastAsia" w:eastAsiaTheme="minorEastAsia" w:hAnsiTheme="minorEastAsia"/>
          <w:noProof/>
        </w:rPr>
        <w:lastRenderedPageBreak/>
        <w:drawing>
          <wp:inline distT="0" distB="0" distL="0" distR="0">
            <wp:extent cx="1647719" cy="2933586"/>
            <wp:effectExtent l="0" t="0" r="381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1663919" cy="2962429"/>
                    </a:xfrm>
                    <a:prstGeom prst="rect">
                      <a:avLst/>
                    </a:prstGeom>
                  </pic:spPr>
                </pic:pic>
              </a:graphicData>
            </a:graphic>
          </wp:inline>
        </w:drawing>
      </w:r>
      <w:r w:rsidRPr="00991B13">
        <w:rPr>
          <w:rFonts w:asciiTheme="minorEastAsia" w:eastAsiaTheme="minorEastAsia" w:hAnsiTheme="minorEastAsia"/>
          <w:noProof/>
        </w:rPr>
        <w:drawing>
          <wp:inline distT="0" distB="0" distL="0" distR="0">
            <wp:extent cx="1644015" cy="2905700"/>
            <wp:effectExtent l="0" t="0" r="6985"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1668220" cy="2948481"/>
                    </a:xfrm>
                    <a:prstGeom prst="rect">
                      <a:avLst/>
                    </a:prstGeom>
                  </pic:spPr>
                </pic:pic>
              </a:graphicData>
            </a:graphic>
          </wp:inline>
        </w:drawing>
      </w:r>
      <w:r w:rsidRPr="00991B13">
        <w:rPr>
          <w:rFonts w:asciiTheme="minorEastAsia" w:eastAsiaTheme="minorEastAsia" w:hAnsiTheme="minorEastAsia"/>
          <w:noProof/>
        </w:rPr>
        <w:drawing>
          <wp:inline distT="0" distB="0" distL="0" distR="0">
            <wp:extent cx="1636183" cy="29031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1656759" cy="2939620"/>
                    </a:xfrm>
                    <a:prstGeom prst="rect">
                      <a:avLst/>
                    </a:prstGeom>
                  </pic:spPr>
                </pic:pic>
              </a:graphicData>
            </a:graphic>
          </wp:inline>
        </w:drawing>
      </w:r>
    </w:p>
    <w:p w:rsidR="001F75EF" w:rsidRDefault="001F75EF" w:rsidP="001F75EF">
      <w:pPr>
        <w:widowControl/>
        <w:spacing w:line="360" w:lineRule="auto"/>
        <w:jc w:val="left"/>
        <w:rPr>
          <w:color w:val="000000" w:themeColor="text1"/>
          <w:sz w:val="24"/>
        </w:rPr>
      </w:pPr>
    </w:p>
    <w:p w:rsidR="001F75EF" w:rsidRPr="00443456" w:rsidRDefault="001F75EF" w:rsidP="001F75EF">
      <w:pPr>
        <w:pStyle w:val="3"/>
        <w:rPr>
          <w:rFonts w:asciiTheme="minorEastAsia" w:eastAsiaTheme="minorEastAsia" w:hAnsiTheme="minorEastAsia"/>
          <w:color w:val="000000" w:themeColor="text1"/>
        </w:rPr>
      </w:pPr>
      <w:bookmarkStart w:id="60" w:name="_Toc496097648"/>
      <w:r>
        <w:rPr>
          <w:rFonts w:asciiTheme="minorEastAsia" w:eastAsiaTheme="minorEastAsia" w:hAnsiTheme="minorEastAsia" w:hint="eastAsia"/>
          <w:color w:val="000000" w:themeColor="text1"/>
        </w:rPr>
        <w:t>跑步</w:t>
      </w:r>
      <w:r>
        <w:rPr>
          <w:rFonts w:asciiTheme="minorEastAsia" w:eastAsiaTheme="minorEastAsia" w:hAnsiTheme="minorEastAsia"/>
          <w:color w:val="000000" w:themeColor="text1"/>
        </w:rPr>
        <w:t>路线推荐</w:t>
      </w:r>
      <w:bookmarkEnd w:id="60"/>
    </w:p>
    <w:p w:rsidR="001F75EF" w:rsidRDefault="001F75EF" w:rsidP="001F75EF">
      <w:pPr>
        <w:widowControl/>
        <w:spacing w:line="360" w:lineRule="auto"/>
        <w:jc w:val="left"/>
        <w:rPr>
          <w:b/>
          <w:color w:val="000000" w:themeColor="text1"/>
          <w:sz w:val="24"/>
        </w:rPr>
      </w:pPr>
      <w:r>
        <w:rPr>
          <w:rFonts w:hint="eastAsia"/>
          <w:b/>
          <w:color w:val="000000" w:themeColor="text1"/>
          <w:sz w:val="24"/>
        </w:rPr>
        <w:t>一</w:t>
      </w:r>
      <w:r>
        <w:rPr>
          <w:b/>
          <w:color w:val="000000" w:themeColor="text1"/>
          <w:sz w:val="24"/>
        </w:rPr>
        <w:t>、路线首页</w:t>
      </w:r>
    </w:p>
    <w:p w:rsidR="001F75EF" w:rsidRDefault="001F75EF" w:rsidP="001F75EF">
      <w:pPr>
        <w:ind w:left="420" w:firstLine="420"/>
        <w:jc w:val="left"/>
      </w:pPr>
      <w:r>
        <w:rPr>
          <w:noProof/>
        </w:rPr>
        <w:drawing>
          <wp:inline distT="0" distB="0" distL="114300" distR="114300">
            <wp:extent cx="1756984" cy="29622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2"/>
                    <a:stretch>
                      <a:fillRect/>
                    </a:stretch>
                  </pic:blipFill>
                  <pic:spPr>
                    <a:xfrm>
                      <a:off x="0" y="0"/>
                      <a:ext cx="1765182" cy="2976096"/>
                    </a:xfrm>
                    <a:prstGeom prst="rect">
                      <a:avLst/>
                    </a:prstGeom>
                    <a:noFill/>
                    <a:ln w="9525">
                      <a:noFill/>
                    </a:ln>
                  </pic:spPr>
                </pic:pic>
              </a:graphicData>
            </a:graphic>
          </wp:inline>
        </w:drawing>
      </w:r>
    </w:p>
    <w:p w:rsidR="001F75EF" w:rsidRDefault="001F75EF" w:rsidP="001F75EF">
      <w:pPr>
        <w:ind w:left="420" w:firstLine="420"/>
        <w:jc w:val="center"/>
      </w:pPr>
    </w:p>
    <w:p w:rsidR="001F75EF" w:rsidRPr="00224018" w:rsidRDefault="001F75EF" w:rsidP="001F75EF">
      <w:pPr>
        <w:spacing w:line="360" w:lineRule="auto"/>
        <w:ind w:firstLineChars="200" w:firstLine="480"/>
        <w:rPr>
          <w:sz w:val="24"/>
          <w:szCs w:val="24"/>
        </w:rPr>
      </w:pPr>
      <w:r w:rsidRPr="00224018">
        <w:rPr>
          <w:rFonts w:hint="eastAsia"/>
          <w:sz w:val="24"/>
          <w:szCs w:val="24"/>
        </w:rPr>
        <w:t>客户端侧，【推荐路书】区域数据显示如下：</w:t>
      </w:r>
    </w:p>
    <w:p w:rsidR="001F75EF" w:rsidRPr="00224018" w:rsidRDefault="001F75EF" w:rsidP="0012463B">
      <w:pPr>
        <w:widowControl/>
        <w:numPr>
          <w:ilvl w:val="0"/>
          <w:numId w:val="16"/>
        </w:numPr>
        <w:spacing w:line="360" w:lineRule="auto"/>
        <w:jc w:val="left"/>
        <w:rPr>
          <w:sz w:val="24"/>
          <w:szCs w:val="24"/>
        </w:rPr>
      </w:pPr>
      <w:r w:rsidRPr="00224018">
        <w:rPr>
          <w:rFonts w:hint="eastAsia"/>
          <w:sz w:val="24"/>
          <w:szCs w:val="24"/>
        </w:rPr>
        <w:t>客户端调用善跑服务端的大数据推荐接口时，需传递用户当前所在的经纬度、省市名称参数；</w:t>
      </w:r>
    </w:p>
    <w:p w:rsidR="001F75EF" w:rsidRPr="00224018" w:rsidRDefault="001F75EF" w:rsidP="0012463B">
      <w:pPr>
        <w:widowControl/>
        <w:numPr>
          <w:ilvl w:val="0"/>
          <w:numId w:val="16"/>
        </w:numPr>
        <w:spacing w:line="360" w:lineRule="auto"/>
        <w:jc w:val="left"/>
        <w:rPr>
          <w:sz w:val="24"/>
          <w:szCs w:val="24"/>
        </w:rPr>
      </w:pPr>
      <w:r w:rsidRPr="00224018">
        <w:rPr>
          <w:rFonts w:hint="eastAsia"/>
          <w:sz w:val="24"/>
          <w:szCs w:val="24"/>
        </w:rPr>
        <w:lastRenderedPageBreak/>
        <w:t>推荐路书区域由原来的</w:t>
      </w:r>
      <w:r w:rsidRPr="00224018">
        <w:rPr>
          <w:rFonts w:hint="eastAsia"/>
          <w:sz w:val="24"/>
          <w:szCs w:val="24"/>
        </w:rPr>
        <w:t>3</w:t>
      </w:r>
      <w:r w:rsidRPr="00224018">
        <w:rPr>
          <w:rFonts w:hint="eastAsia"/>
          <w:sz w:val="24"/>
          <w:szCs w:val="24"/>
        </w:rPr>
        <w:t>条数据，改为只显示</w:t>
      </w:r>
      <w:r w:rsidRPr="00224018">
        <w:rPr>
          <w:rFonts w:hint="eastAsia"/>
          <w:sz w:val="24"/>
          <w:szCs w:val="24"/>
        </w:rPr>
        <w:t>2</w:t>
      </w:r>
      <w:r w:rsidRPr="00224018">
        <w:rPr>
          <w:rFonts w:hint="eastAsia"/>
          <w:sz w:val="24"/>
          <w:szCs w:val="24"/>
        </w:rPr>
        <w:t>条数据：第一条是后台设置的推荐路线数据随机取一条；第二条是大数据推荐的数据中的第一条。</w:t>
      </w:r>
    </w:p>
    <w:p w:rsidR="001F75EF" w:rsidRPr="00224018" w:rsidRDefault="001F75EF" w:rsidP="0012463B">
      <w:pPr>
        <w:widowControl/>
        <w:numPr>
          <w:ilvl w:val="0"/>
          <w:numId w:val="16"/>
        </w:numPr>
        <w:spacing w:line="360" w:lineRule="auto"/>
        <w:jc w:val="left"/>
      </w:pPr>
      <w:r w:rsidRPr="00224018">
        <w:rPr>
          <w:rFonts w:hint="eastAsia"/>
          <w:sz w:val="24"/>
          <w:szCs w:val="24"/>
        </w:rPr>
        <w:t>路线的显示内容跟之前一样，包括运动方式、里程数、轨迹截图、发布人头像、路线名称。点击路线内容后可跳转到路线详情页面，与一期的功能相同。</w:t>
      </w:r>
    </w:p>
    <w:p w:rsidR="001F75EF" w:rsidRDefault="001F75EF" w:rsidP="001F75EF">
      <w:pPr>
        <w:widowControl/>
        <w:spacing w:line="360" w:lineRule="auto"/>
        <w:jc w:val="left"/>
      </w:pPr>
    </w:p>
    <w:p w:rsidR="001F75EF" w:rsidRPr="00224018" w:rsidRDefault="001F75EF" w:rsidP="001F75EF">
      <w:pPr>
        <w:widowControl/>
        <w:spacing w:line="360" w:lineRule="auto"/>
        <w:jc w:val="left"/>
        <w:rPr>
          <w:b/>
          <w:color w:val="000000" w:themeColor="text1"/>
          <w:sz w:val="24"/>
        </w:rPr>
      </w:pPr>
      <w:r>
        <w:rPr>
          <w:rFonts w:hint="eastAsia"/>
          <w:b/>
          <w:color w:val="000000" w:themeColor="text1"/>
          <w:sz w:val="24"/>
        </w:rPr>
        <w:t>二</w:t>
      </w:r>
      <w:r>
        <w:rPr>
          <w:b/>
          <w:color w:val="000000" w:themeColor="text1"/>
          <w:sz w:val="24"/>
        </w:rPr>
        <w:t>、路线详情页</w:t>
      </w:r>
    </w:p>
    <w:p w:rsidR="001F75EF" w:rsidRDefault="001F75EF" w:rsidP="001F75EF">
      <w:pPr>
        <w:widowControl/>
        <w:spacing w:line="360" w:lineRule="auto"/>
        <w:jc w:val="left"/>
        <w:rPr>
          <w:color w:val="000000" w:themeColor="text1"/>
          <w:sz w:val="24"/>
        </w:rPr>
      </w:pPr>
      <w:r>
        <w:rPr>
          <w:noProof/>
        </w:rPr>
        <w:drawing>
          <wp:inline distT="0" distB="0" distL="114300" distR="114300">
            <wp:extent cx="3625215" cy="3034038"/>
            <wp:effectExtent l="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3"/>
                    <a:stretch>
                      <a:fillRect/>
                    </a:stretch>
                  </pic:blipFill>
                  <pic:spPr>
                    <a:xfrm>
                      <a:off x="0" y="0"/>
                      <a:ext cx="3631447" cy="3039254"/>
                    </a:xfrm>
                    <a:prstGeom prst="rect">
                      <a:avLst/>
                    </a:prstGeom>
                    <a:noFill/>
                    <a:ln w="9525">
                      <a:noFill/>
                    </a:ln>
                  </pic:spPr>
                </pic:pic>
              </a:graphicData>
            </a:graphic>
          </wp:inline>
        </w:drawing>
      </w:r>
    </w:p>
    <w:p w:rsidR="001F75EF" w:rsidRPr="007E40EA" w:rsidRDefault="001F75EF" w:rsidP="001F75EF">
      <w:pPr>
        <w:widowControl/>
        <w:spacing w:line="360" w:lineRule="auto"/>
        <w:ind w:firstLineChars="200" w:firstLine="480"/>
        <w:jc w:val="left"/>
        <w:rPr>
          <w:rFonts w:ascii="宋体" w:hAnsi="宋体"/>
          <w:sz w:val="24"/>
          <w:szCs w:val="24"/>
        </w:rPr>
      </w:pPr>
      <w:r w:rsidRPr="007E40EA">
        <w:rPr>
          <w:rFonts w:ascii="宋体" w:hAnsi="宋体" w:hint="eastAsia"/>
          <w:sz w:val="24"/>
          <w:szCs w:val="24"/>
        </w:rPr>
        <w:t>客户端界面显示如下：</w:t>
      </w:r>
    </w:p>
    <w:p w:rsidR="001F75EF" w:rsidRPr="007E40EA" w:rsidRDefault="001F75EF" w:rsidP="0012463B">
      <w:pPr>
        <w:widowControl/>
        <w:numPr>
          <w:ilvl w:val="0"/>
          <w:numId w:val="17"/>
        </w:numPr>
        <w:spacing w:line="360" w:lineRule="auto"/>
        <w:jc w:val="left"/>
        <w:rPr>
          <w:rFonts w:ascii="宋体" w:hAnsi="宋体"/>
          <w:sz w:val="24"/>
          <w:szCs w:val="24"/>
        </w:rPr>
      </w:pPr>
      <w:r w:rsidRPr="007E40EA">
        <w:rPr>
          <w:rFonts w:ascii="宋体" w:hAnsi="宋体" w:hint="eastAsia"/>
          <w:sz w:val="24"/>
          <w:szCs w:val="24"/>
        </w:rPr>
        <w:t>【精品】tab页：显示后台配置的“类型”为“官方推荐”的路线；排序后台可配置；支持分页，每页最多加载10条；</w:t>
      </w:r>
    </w:p>
    <w:p w:rsidR="001F75EF" w:rsidRPr="007E40EA" w:rsidRDefault="001F75EF" w:rsidP="0012463B">
      <w:pPr>
        <w:widowControl/>
        <w:numPr>
          <w:ilvl w:val="0"/>
          <w:numId w:val="17"/>
        </w:numPr>
        <w:spacing w:line="360" w:lineRule="auto"/>
        <w:jc w:val="left"/>
        <w:rPr>
          <w:rFonts w:ascii="宋体" w:hAnsi="宋体"/>
          <w:color w:val="000000" w:themeColor="text1"/>
          <w:sz w:val="24"/>
          <w:szCs w:val="24"/>
        </w:rPr>
      </w:pPr>
      <w:r w:rsidRPr="007E40EA">
        <w:rPr>
          <w:rFonts w:ascii="宋体" w:hAnsi="宋体" w:hint="eastAsia"/>
          <w:sz w:val="24"/>
          <w:szCs w:val="24"/>
        </w:rPr>
        <w:t>【附近】tab页：显示大数据推荐的内容；推荐路线按距离用户由近至远排列；支持分页，每页10条数据。</w:t>
      </w:r>
    </w:p>
    <w:p w:rsidR="001F75EF" w:rsidRPr="00443456" w:rsidRDefault="001F75EF" w:rsidP="000237EC">
      <w:pPr>
        <w:spacing w:line="360" w:lineRule="auto"/>
        <w:rPr>
          <w:color w:val="000000" w:themeColor="text1"/>
          <w:sz w:val="24"/>
        </w:rPr>
      </w:pPr>
    </w:p>
    <w:p w:rsidR="00B67CD1" w:rsidRDefault="00B67CD1" w:rsidP="00B67CD1">
      <w:pPr>
        <w:pStyle w:val="2"/>
        <w:rPr>
          <w:rFonts w:asciiTheme="minorEastAsia" w:eastAsiaTheme="minorEastAsia" w:hAnsiTheme="minorEastAsia"/>
          <w:color w:val="000000" w:themeColor="text1"/>
        </w:rPr>
      </w:pPr>
      <w:bookmarkStart w:id="61" w:name="_Toc496097649"/>
      <w:r>
        <w:rPr>
          <w:rFonts w:asciiTheme="minorEastAsia" w:eastAsiaTheme="minorEastAsia" w:hAnsiTheme="minorEastAsia" w:hint="eastAsia"/>
          <w:color w:val="000000" w:themeColor="text1"/>
        </w:rPr>
        <w:t>系统接口</w:t>
      </w:r>
      <w:bookmarkEnd w:id="61"/>
    </w:p>
    <w:p w:rsidR="00B67CD1" w:rsidRDefault="00B67CD1" w:rsidP="00B67CD1">
      <w:pPr>
        <w:pStyle w:val="3"/>
      </w:pPr>
      <w:bookmarkStart w:id="62" w:name="_Toc496097650"/>
      <w:r>
        <w:rPr>
          <w:rFonts w:hint="eastAsia"/>
        </w:rPr>
        <w:t>数据</w:t>
      </w:r>
      <w:r>
        <w:t>上传接口</w:t>
      </w:r>
      <w:bookmarkEnd w:id="62"/>
    </w:p>
    <w:p w:rsidR="00F1114D" w:rsidRDefault="00F1114D" w:rsidP="0012463B">
      <w:pPr>
        <w:numPr>
          <w:ilvl w:val="0"/>
          <w:numId w:val="22"/>
        </w:numPr>
        <w:spacing w:line="360" w:lineRule="auto"/>
        <w:rPr>
          <w:sz w:val="24"/>
        </w:rPr>
      </w:pPr>
      <w:r w:rsidRPr="00404CD0">
        <w:rPr>
          <w:rFonts w:hint="eastAsia"/>
          <w:sz w:val="24"/>
        </w:rPr>
        <w:t>功能描述：</w:t>
      </w:r>
      <w:r>
        <w:rPr>
          <w:rFonts w:hint="eastAsia"/>
          <w:sz w:val="24"/>
        </w:rPr>
        <w:t>将训练样本视频及配套标注、视频元数据说明文件由</w:t>
      </w:r>
      <w:r>
        <w:rPr>
          <w:rFonts w:hint="eastAsia"/>
          <w:sz w:val="24"/>
        </w:rPr>
        <w:t>AI</w:t>
      </w:r>
      <w:r>
        <w:rPr>
          <w:rFonts w:hint="eastAsia"/>
          <w:sz w:val="24"/>
        </w:rPr>
        <w:t>前置</w:t>
      </w:r>
      <w:r>
        <w:rPr>
          <w:sz w:val="24"/>
        </w:rPr>
        <w:t>服务平台</w:t>
      </w:r>
      <w:r>
        <w:rPr>
          <w:rFonts w:hint="eastAsia"/>
          <w:sz w:val="24"/>
        </w:rPr>
        <w:t>上传至</w:t>
      </w:r>
      <w:r>
        <w:rPr>
          <w:rFonts w:hint="eastAsia"/>
          <w:sz w:val="24"/>
        </w:rPr>
        <w:t>AI</w:t>
      </w:r>
      <w:r>
        <w:rPr>
          <w:rFonts w:hint="eastAsia"/>
          <w:sz w:val="24"/>
        </w:rPr>
        <w:t>云平台，</w:t>
      </w:r>
      <w:r>
        <w:rPr>
          <w:sz w:val="24"/>
        </w:rPr>
        <w:t>上传</w:t>
      </w:r>
      <w:r>
        <w:rPr>
          <w:rFonts w:hint="eastAsia"/>
          <w:sz w:val="24"/>
        </w:rPr>
        <w:t>结果</w:t>
      </w:r>
      <w:r>
        <w:rPr>
          <w:sz w:val="24"/>
        </w:rPr>
        <w:t>需要记录日志。</w:t>
      </w:r>
      <w:r w:rsidR="00515884">
        <w:rPr>
          <w:rFonts w:hint="eastAsia"/>
          <w:sz w:val="24"/>
        </w:rPr>
        <w:t>遵循</w:t>
      </w:r>
      <w:r w:rsidR="00515884">
        <w:rPr>
          <w:sz w:val="24"/>
        </w:rPr>
        <w:t>《</w:t>
      </w:r>
      <w:r w:rsidR="00515884">
        <w:rPr>
          <w:rFonts w:hint="eastAsia"/>
          <w:sz w:val="24"/>
        </w:rPr>
        <w:t>咪咕</w:t>
      </w:r>
      <w:r w:rsidR="00515884">
        <w:rPr>
          <w:sz w:val="24"/>
        </w:rPr>
        <w:t>文化</w:t>
      </w:r>
      <w:r w:rsidR="00515884">
        <w:rPr>
          <w:rFonts w:hint="eastAsia"/>
          <w:sz w:val="24"/>
        </w:rPr>
        <w:t>AI</w:t>
      </w:r>
      <w:r w:rsidR="00515884">
        <w:rPr>
          <w:rFonts w:hint="eastAsia"/>
          <w:sz w:val="24"/>
        </w:rPr>
        <w:t>能力</w:t>
      </w:r>
      <w:r w:rsidR="00515884">
        <w:rPr>
          <w:sz w:val="24"/>
        </w:rPr>
        <w:t>数据规范》</w:t>
      </w:r>
      <w:r w:rsidR="00515884">
        <w:rPr>
          <w:rFonts w:hint="eastAsia"/>
          <w:sz w:val="24"/>
        </w:rPr>
        <w:t>的</w:t>
      </w:r>
      <w:r w:rsidR="00515884">
        <w:rPr>
          <w:sz w:val="24"/>
        </w:rPr>
        <w:t>相关要求</w:t>
      </w:r>
      <w:r w:rsidR="000223A9">
        <w:rPr>
          <w:rFonts w:hint="eastAsia"/>
          <w:sz w:val="24"/>
        </w:rPr>
        <w:t>，</w:t>
      </w:r>
      <w:r w:rsidR="000223A9">
        <w:rPr>
          <w:sz w:val="24"/>
        </w:rPr>
        <w:t>详见第</w:t>
      </w:r>
      <w:r w:rsidR="000223A9">
        <w:rPr>
          <w:rFonts w:hint="eastAsia"/>
          <w:sz w:val="24"/>
        </w:rPr>
        <w:t>3.1.5</w:t>
      </w:r>
      <w:r w:rsidR="000223A9">
        <w:rPr>
          <w:rFonts w:hint="eastAsia"/>
          <w:sz w:val="24"/>
        </w:rPr>
        <w:t>节。</w:t>
      </w:r>
    </w:p>
    <w:p w:rsidR="00F1114D" w:rsidRPr="00404CD0" w:rsidRDefault="00F1114D" w:rsidP="0012463B">
      <w:pPr>
        <w:numPr>
          <w:ilvl w:val="0"/>
          <w:numId w:val="22"/>
        </w:numPr>
        <w:spacing w:line="360" w:lineRule="auto"/>
        <w:rPr>
          <w:sz w:val="24"/>
        </w:rPr>
      </w:pPr>
      <w:r>
        <w:rPr>
          <w:rFonts w:hint="eastAsia"/>
          <w:sz w:val="24"/>
        </w:rPr>
        <w:lastRenderedPageBreak/>
        <w:t>接口</w:t>
      </w:r>
      <w:r>
        <w:rPr>
          <w:sz w:val="24"/>
        </w:rPr>
        <w:t>方式：</w:t>
      </w:r>
      <w:r>
        <w:rPr>
          <w:rFonts w:hint="eastAsia"/>
          <w:sz w:val="24"/>
        </w:rPr>
        <w:t>FTP</w:t>
      </w:r>
      <w:r>
        <w:rPr>
          <w:rFonts w:hint="eastAsia"/>
          <w:sz w:val="24"/>
        </w:rPr>
        <w:t>，使用</w:t>
      </w:r>
      <w:r>
        <w:rPr>
          <w:sz w:val="24"/>
        </w:rPr>
        <w:t>现有的</w:t>
      </w:r>
      <w:r>
        <w:rPr>
          <w:rFonts w:hint="eastAsia"/>
          <w:sz w:val="24"/>
        </w:rPr>
        <w:t>大数据</w:t>
      </w:r>
      <w:r>
        <w:rPr>
          <w:sz w:val="24"/>
        </w:rPr>
        <w:t>平台与各子公司之间的数据传输</w:t>
      </w:r>
      <w:r>
        <w:rPr>
          <w:rFonts w:hint="eastAsia"/>
          <w:sz w:val="24"/>
        </w:rPr>
        <w:t>通道</w:t>
      </w:r>
      <w:r>
        <w:rPr>
          <w:sz w:val="24"/>
        </w:rPr>
        <w:t>。</w:t>
      </w:r>
    </w:p>
    <w:p w:rsidR="00F1114D" w:rsidRPr="00404CD0" w:rsidRDefault="00F1114D" w:rsidP="0012463B">
      <w:pPr>
        <w:numPr>
          <w:ilvl w:val="0"/>
          <w:numId w:val="22"/>
        </w:numPr>
        <w:spacing w:line="360" w:lineRule="auto"/>
        <w:rPr>
          <w:sz w:val="24"/>
        </w:rPr>
      </w:pPr>
      <w:r w:rsidRPr="00404CD0">
        <w:rPr>
          <w:rFonts w:hint="eastAsia"/>
          <w:sz w:val="24"/>
        </w:rPr>
        <w:t>传输</w:t>
      </w:r>
      <w:r w:rsidRPr="00404CD0">
        <w:rPr>
          <w:sz w:val="24"/>
        </w:rPr>
        <w:t>数据</w:t>
      </w:r>
      <w:r w:rsidRPr="00404CD0">
        <w:rPr>
          <w:rFonts w:hint="eastAsia"/>
          <w:sz w:val="24"/>
        </w:rPr>
        <w:t>：</w:t>
      </w:r>
      <w:r>
        <w:rPr>
          <w:rFonts w:hint="eastAsia"/>
          <w:sz w:val="24"/>
        </w:rPr>
        <w:t>视频源文件、标注文件、</w:t>
      </w:r>
      <w:r w:rsidR="00515884">
        <w:rPr>
          <w:rFonts w:hint="eastAsia"/>
          <w:sz w:val="24"/>
        </w:rPr>
        <w:t>数据</w:t>
      </w:r>
      <w:r w:rsidR="00515884">
        <w:rPr>
          <w:sz w:val="24"/>
        </w:rPr>
        <w:t>信息文件、数据</w:t>
      </w:r>
      <w:r w:rsidR="00515884">
        <w:rPr>
          <w:rFonts w:hint="eastAsia"/>
          <w:sz w:val="24"/>
        </w:rPr>
        <w:t>校验</w:t>
      </w:r>
      <w:r w:rsidR="00515884">
        <w:rPr>
          <w:sz w:val="24"/>
        </w:rPr>
        <w:t>文件</w:t>
      </w:r>
    </w:p>
    <w:p w:rsidR="00B67CD1" w:rsidRDefault="00B67CD1" w:rsidP="00B67CD1">
      <w:pPr>
        <w:pStyle w:val="3"/>
      </w:pPr>
      <w:bookmarkStart w:id="63" w:name="_Toc496097651"/>
      <w:r>
        <w:rPr>
          <w:rFonts w:hint="eastAsia"/>
        </w:rPr>
        <w:t>模型</w:t>
      </w:r>
      <w:r w:rsidR="008D0F0E">
        <w:rPr>
          <w:rFonts w:hint="eastAsia"/>
        </w:rPr>
        <w:t>发布</w:t>
      </w:r>
      <w:r>
        <w:t>接口</w:t>
      </w:r>
      <w:bookmarkEnd w:id="63"/>
    </w:p>
    <w:p w:rsidR="00C162A9" w:rsidRDefault="00C162A9" w:rsidP="0012463B">
      <w:pPr>
        <w:numPr>
          <w:ilvl w:val="0"/>
          <w:numId w:val="23"/>
        </w:numPr>
        <w:spacing w:line="360" w:lineRule="auto"/>
        <w:rPr>
          <w:sz w:val="24"/>
        </w:rPr>
      </w:pPr>
      <w:r w:rsidRPr="00404CD0">
        <w:rPr>
          <w:rFonts w:hint="eastAsia"/>
          <w:sz w:val="24"/>
        </w:rPr>
        <w:t>功能描述：</w:t>
      </w:r>
      <w:r>
        <w:rPr>
          <w:rFonts w:hint="eastAsia"/>
          <w:sz w:val="24"/>
        </w:rPr>
        <w:t>将训练生成的</w:t>
      </w:r>
      <w:r>
        <w:rPr>
          <w:rFonts w:hint="eastAsia"/>
          <w:sz w:val="24"/>
        </w:rPr>
        <w:t>tensorflow</w:t>
      </w:r>
      <w:r>
        <w:rPr>
          <w:rFonts w:hint="eastAsia"/>
          <w:sz w:val="24"/>
        </w:rPr>
        <w:t>或</w:t>
      </w:r>
      <w:r>
        <w:rPr>
          <w:rFonts w:hint="eastAsia"/>
          <w:sz w:val="24"/>
        </w:rPr>
        <w:t>caffe</w:t>
      </w:r>
      <w:r>
        <w:rPr>
          <w:rFonts w:hint="eastAsia"/>
          <w:sz w:val="24"/>
        </w:rPr>
        <w:t>模型文件、模型</w:t>
      </w:r>
      <w:r>
        <w:rPr>
          <w:sz w:val="24"/>
        </w:rPr>
        <w:t>元数据</w:t>
      </w:r>
      <w:r>
        <w:rPr>
          <w:rFonts w:hint="eastAsia"/>
          <w:sz w:val="24"/>
        </w:rPr>
        <w:t>说明</w:t>
      </w:r>
      <w:r>
        <w:rPr>
          <w:sz w:val="24"/>
        </w:rPr>
        <w:t>文件</w:t>
      </w:r>
      <w:r>
        <w:rPr>
          <w:rFonts w:hint="eastAsia"/>
          <w:sz w:val="24"/>
        </w:rPr>
        <w:t>从</w:t>
      </w:r>
      <w:r>
        <w:rPr>
          <w:rFonts w:hint="eastAsia"/>
          <w:sz w:val="24"/>
        </w:rPr>
        <w:t>AI</w:t>
      </w:r>
      <w:r>
        <w:rPr>
          <w:rFonts w:hint="eastAsia"/>
          <w:sz w:val="24"/>
        </w:rPr>
        <w:t>云平台下载至</w:t>
      </w:r>
      <w:r>
        <w:rPr>
          <w:rFonts w:hint="eastAsia"/>
          <w:sz w:val="24"/>
        </w:rPr>
        <w:t>AI</w:t>
      </w:r>
      <w:r>
        <w:rPr>
          <w:rFonts w:hint="eastAsia"/>
          <w:sz w:val="24"/>
        </w:rPr>
        <w:t>前置</w:t>
      </w:r>
      <w:r>
        <w:rPr>
          <w:sz w:val="24"/>
        </w:rPr>
        <w:t>服务平台</w:t>
      </w:r>
      <w:r>
        <w:rPr>
          <w:rFonts w:hint="eastAsia"/>
          <w:sz w:val="24"/>
        </w:rPr>
        <w:t>，</w:t>
      </w:r>
      <w:r>
        <w:rPr>
          <w:sz w:val="24"/>
        </w:rPr>
        <w:t>在</w:t>
      </w:r>
      <w:r>
        <w:rPr>
          <w:rFonts w:hint="eastAsia"/>
          <w:sz w:val="24"/>
        </w:rPr>
        <w:t>AI</w:t>
      </w:r>
      <w:r>
        <w:rPr>
          <w:rFonts w:hint="eastAsia"/>
          <w:sz w:val="24"/>
        </w:rPr>
        <w:t>前置</w:t>
      </w:r>
      <w:r>
        <w:rPr>
          <w:sz w:val="24"/>
        </w:rPr>
        <w:t>服务平台</w:t>
      </w:r>
      <w:r>
        <w:rPr>
          <w:rFonts w:hint="eastAsia"/>
          <w:sz w:val="24"/>
        </w:rPr>
        <w:t>上发布</w:t>
      </w:r>
      <w:r>
        <w:rPr>
          <w:sz w:val="24"/>
        </w:rPr>
        <w:t>模型</w:t>
      </w:r>
      <w:r>
        <w:rPr>
          <w:rFonts w:hint="eastAsia"/>
          <w:sz w:val="24"/>
        </w:rPr>
        <w:t>，</w:t>
      </w:r>
      <w:r>
        <w:rPr>
          <w:sz w:val="24"/>
        </w:rPr>
        <w:t>解析并</w:t>
      </w:r>
      <w:r>
        <w:rPr>
          <w:rFonts w:hint="eastAsia"/>
          <w:sz w:val="24"/>
        </w:rPr>
        <w:t>保存模型</w:t>
      </w:r>
      <w:r w:rsidR="000223A9">
        <w:rPr>
          <w:rFonts w:hint="eastAsia"/>
          <w:sz w:val="24"/>
        </w:rPr>
        <w:t>日志</w:t>
      </w:r>
      <w:r>
        <w:rPr>
          <w:sz w:val="24"/>
        </w:rPr>
        <w:t>，下载和</w:t>
      </w:r>
      <w:r>
        <w:rPr>
          <w:rFonts w:hint="eastAsia"/>
          <w:sz w:val="24"/>
        </w:rPr>
        <w:t>发布</w:t>
      </w:r>
      <w:r w:rsidR="000223A9">
        <w:rPr>
          <w:sz w:val="24"/>
        </w:rPr>
        <w:t>模型需要记录日志</w:t>
      </w:r>
      <w:r w:rsidR="000223A9">
        <w:rPr>
          <w:rFonts w:hint="eastAsia"/>
          <w:sz w:val="24"/>
        </w:rPr>
        <w:t>，</w:t>
      </w:r>
      <w:r w:rsidR="000223A9">
        <w:rPr>
          <w:sz w:val="24"/>
        </w:rPr>
        <w:t>详见第</w:t>
      </w:r>
      <w:r w:rsidR="000223A9">
        <w:rPr>
          <w:rFonts w:hint="eastAsia"/>
          <w:sz w:val="24"/>
        </w:rPr>
        <w:t>3.1.7</w:t>
      </w:r>
      <w:r w:rsidR="000223A9">
        <w:rPr>
          <w:rFonts w:hint="eastAsia"/>
          <w:sz w:val="24"/>
        </w:rPr>
        <w:t>节</w:t>
      </w:r>
      <w:r w:rsidR="000223A9">
        <w:rPr>
          <w:sz w:val="24"/>
        </w:rPr>
        <w:t>。</w:t>
      </w:r>
    </w:p>
    <w:p w:rsidR="00C162A9" w:rsidRPr="00404CD0" w:rsidRDefault="00C162A9" w:rsidP="0012463B">
      <w:pPr>
        <w:numPr>
          <w:ilvl w:val="0"/>
          <w:numId w:val="23"/>
        </w:numPr>
        <w:spacing w:line="360" w:lineRule="auto"/>
        <w:rPr>
          <w:sz w:val="24"/>
        </w:rPr>
      </w:pPr>
      <w:r>
        <w:rPr>
          <w:rFonts w:hint="eastAsia"/>
          <w:sz w:val="24"/>
        </w:rPr>
        <w:t>接口</w:t>
      </w:r>
      <w:r>
        <w:rPr>
          <w:sz w:val="24"/>
        </w:rPr>
        <w:t>方式：</w:t>
      </w:r>
      <w:r>
        <w:rPr>
          <w:rFonts w:hint="eastAsia"/>
          <w:sz w:val="24"/>
        </w:rPr>
        <w:t>FTP</w:t>
      </w:r>
      <w:r>
        <w:rPr>
          <w:rFonts w:hint="eastAsia"/>
          <w:sz w:val="24"/>
        </w:rPr>
        <w:t>，使用</w:t>
      </w:r>
      <w:r>
        <w:rPr>
          <w:sz w:val="24"/>
        </w:rPr>
        <w:t>现有的</w:t>
      </w:r>
      <w:r>
        <w:rPr>
          <w:rFonts w:hint="eastAsia"/>
          <w:sz w:val="24"/>
        </w:rPr>
        <w:t>大数据</w:t>
      </w:r>
      <w:r>
        <w:rPr>
          <w:sz w:val="24"/>
        </w:rPr>
        <w:t>平台与各子公司之间的数据传输</w:t>
      </w:r>
      <w:r>
        <w:rPr>
          <w:rFonts w:hint="eastAsia"/>
          <w:sz w:val="24"/>
        </w:rPr>
        <w:t>通道</w:t>
      </w:r>
      <w:r>
        <w:rPr>
          <w:sz w:val="24"/>
        </w:rPr>
        <w:t>。</w:t>
      </w:r>
    </w:p>
    <w:p w:rsidR="006A7132" w:rsidRPr="00C162A9" w:rsidRDefault="00C162A9" w:rsidP="0012463B">
      <w:pPr>
        <w:numPr>
          <w:ilvl w:val="0"/>
          <w:numId w:val="23"/>
        </w:numPr>
        <w:spacing w:line="360" w:lineRule="auto"/>
        <w:rPr>
          <w:sz w:val="24"/>
        </w:rPr>
      </w:pPr>
      <w:r w:rsidRPr="00404CD0">
        <w:rPr>
          <w:rFonts w:hint="eastAsia"/>
          <w:sz w:val="24"/>
        </w:rPr>
        <w:t>传输</w:t>
      </w:r>
      <w:r w:rsidRPr="00404CD0">
        <w:rPr>
          <w:sz w:val="24"/>
        </w:rPr>
        <w:t>数据</w:t>
      </w:r>
      <w:r w:rsidRPr="00404CD0">
        <w:rPr>
          <w:rFonts w:hint="eastAsia"/>
          <w:sz w:val="24"/>
        </w:rPr>
        <w:t>：</w:t>
      </w:r>
      <w:r>
        <w:rPr>
          <w:rFonts w:hint="eastAsia"/>
          <w:sz w:val="24"/>
        </w:rPr>
        <w:t>模型文件、模型</w:t>
      </w:r>
      <w:r w:rsidR="000223A9">
        <w:rPr>
          <w:rFonts w:hint="eastAsia"/>
          <w:sz w:val="24"/>
        </w:rPr>
        <w:t>日志</w:t>
      </w:r>
      <w:r>
        <w:rPr>
          <w:rFonts w:hint="eastAsia"/>
          <w:sz w:val="24"/>
        </w:rPr>
        <w:t>说明</w:t>
      </w:r>
      <w:r>
        <w:rPr>
          <w:sz w:val="24"/>
        </w:rPr>
        <w:t>文件</w:t>
      </w:r>
    </w:p>
    <w:p w:rsidR="00B67CD1" w:rsidRDefault="00B67CD1" w:rsidP="00B67CD1">
      <w:pPr>
        <w:pStyle w:val="3"/>
      </w:pPr>
      <w:bookmarkStart w:id="64" w:name="_Toc496097652"/>
      <w:r>
        <w:rPr>
          <w:rFonts w:hint="eastAsia"/>
        </w:rPr>
        <w:t>模型</w:t>
      </w:r>
      <w:r w:rsidR="00925A8B">
        <w:rPr>
          <w:rFonts w:hint="eastAsia"/>
        </w:rPr>
        <w:t>在线</w:t>
      </w:r>
      <w:r>
        <w:rPr>
          <w:rFonts w:hint="eastAsia"/>
        </w:rPr>
        <w:t>使用</w:t>
      </w:r>
      <w:r>
        <w:t>接口</w:t>
      </w:r>
      <w:bookmarkEnd w:id="64"/>
    </w:p>
    <w:p w:rsidR="00404CD0" w:rsidRDefault="00404CD0" w:rsidP="0012463B">
      <w:pPr>
        <w:numPr>
          <w:ilvl w:val="0"/>
          <w:numId w:val="25"/>
        </w:numPr>
        <w:spacing w:line="360" w:lineRule="auto"/>
        <w:rPr>
          <w:sz w:val="24"/>
        </w:rPr>
      </w:pPr>
      <w:r w:rsidRPr="00404CD0">
        <w:rPr>
          <w:rFonts w:hint="eastAsia"/>
          <w:sz w:val="24"/>
        </w:rPr>
        <w:t>功能描述：</w:t>
      </w:r>
      <w:r w:rsidR="001F6A7E">
        <w:rPr>
          <w:rFonts w:hint="eastAsia"/>
          <w:sz w:val="24"/>
        </w:rPr>
        <w:t>训练过程中，</w:t>
      </w:r>
      <w:r w:rsidR="001F6A7E" w:rsidRPr="00020A20">
        <w:rPr>
          <w:rFonts w:ascii="宋体" w:hAnsi="宋体" w:cs="宋体" w:hint="eastAsia"/>
          <w:color w:val="000000"/>
          <w:sz w:val="24"/>
        </w:rPr>
        <w:t>客户端</w:t>
      </w:r>
      <w:r w:rsidR="001F6A7E">
        <w:rPr>
          <w:rFonts w:hint="eastAsia"/>
          <w:sz w:val="24"/>
        </w:rPr>
        <w:t>采集每一帧训练动作图像，</w:t>
      </w:r>
      <w:r w:rsidR="001F6A7E">
        <w:rPr>
          <w:rFonts w:ascii="宋体" w:hAnsi="宋体" w:cs="宋体" w:hint="eastAsia"/>
          <w:color w:val="000000"/>
          <w:sz w:val="24"/>
        </w:rPr>
        <w:t>同时</w:t>
      </w:r>
      <w:r w:rsidR="001F6A7E" w:rsidRPr="00020A20">
        <w:rPr>
          <w:rFonts w:ascii="宋体" w:hAnsi="宋体" w:cs="宋体" w:hint="eastAsia"/>
          <w:color w:val="000000"/>
          <w:sz w:val="24"/>
        </w:rPr>
        <w:t>客户端调用AI能力，</w:t>
      </w:r>
      <w:r w:rsidR="001F6A7E">
        <w:rPr>
          <w:rFonts w:ascii="宋体" w:hAnsi="宋体" w:cs="宋体" w:hint="eastAsia"/>
          <w:color w:val="000000"/>
          <w:sz w:val="24"/>
        </w:rPr>
        <w:t>分析图像中的动作指标</w:t>
      </w:r>
      <w:r w:rsidR="001F6A7E" w:rsidRPr="00020A20">
        <w:rPr>
          <w:rFonts w:ascii="宋体" w:hAnsi="宋体" w:cs="宋体" w:hint="eastAsia"/>
          <w:color w:val="000000"/>
          <w:sz w:val="24"/>
        </w:rPr>
        <w:t>与标准动作的差</w:t>
      </w:r>
      <w:r w:rsidR="001F6A7E">
        <w:rPr>
          <w:rFonts w:ascii="宋体" w:hAnsi="宋体" w:cs="宋体" w:hint="eastAsia"/>
          <w:color w:val="000000"/>
          <w:sz w:val="24"/>
        </w:rPr>
        <w:t>值</w:t>
      </w:r>
      <w:r w:rsidR="001F6A7E">
        <w:rPr>
          <w:rFonts w:hint="eastAsia"/>
          <w:sz w:val="24"/>
        </w:rPr>
        <w:t>。根据差值评价</w:t>
      </w:r>
      <w:r w:rsidR="001F6A7E" w:rsidRPr="008635B2">
        <w:rPr>
          <w:rFonts w:ascii="宋体" w:hAnsi="宋体" w:hint="eastAsia"/>
          <w:sz w:val="24"/>
          <w:szCs w:val="24"/>
        </w:rPr>
        <w:t>动作状态：通过</w:t>
      </w:r>
      <w:r w:rsidR="001F6A7E" w:rsidRPr="008635B2">
        <w:rPr>
          <w:rFonts w:ascii="宋体" w:hAnsi="宋体"/>
          <w:sz w:val="24"/>
          <w:szCs w:val="24"/>
        </w:rPr>
        <w:t>perfect</w:t>
      </w:r>
      <w:r w:rsidR="001F6A7E" w:rsidRPr="008635B2">
        <w:rPr>
          <w:rFonts w:ascii="宋体" w:hAnsi="宋体" w:hint="eastAsia"/>
          <w:sz w:val="24"/>
          <w:szCs w:val="24"/>
        </w:rPr>
        <w:t>、</w:t>
      </w:r>
      <w:r w:rsidR="001F6A7E" w:rsidRPr="008635B2">
        <w:rPr>
          <w:rFonts w:ascii="宋体" w:hAnsi="宋体"/>
          <w:sz w:val="24"/>
          <w:szCs w:val="24"/>
        </w:rPr>
        <w:t>good</w:t>
      </w:r>
      <w:r w:rsidR="001F6A7E" w:rsidRPr="008635B2">
        <w:rPr>
          <w:rFonts w:ascii="宋体" w:hAnsi="宋体" w:hint="eastAsia"/>
          <w:sz w:val="24"/>
          <w:szCs w:val="24"/>
        </w:rPr>
        <w:t>、</w:t>
      </w:r>
      <w:r w:rsidR="001F6A7E" w:rsidRPr="008635B2">
        <w:rPr>
          <w:rFonts w:ascii="宋体" w:hAnsi="宋体"/>
          <w:sz w:val="24"/>
          <w:szCs w:val="24"/>
        </w:rPr>
        <w:t>common</w:t>
      </w:r>
      <w:r w:rsidR="001F6A7E" w:rsidRPr="008635B2">
        <w:rPr>
          <w:rFonts w:ascii="宋体" w:hAnsi="宋体" w:hint="eastAsia"/>
          <w:sz w:val="24"/>
          <w:szCs w:val="24"/>
        </w:rPr>
        <w:t>、</w:t>
      </w:r>
      <w:r w:rsidR="001F6A7E" w:rsidRPr="008635B2">
        <w:rPr>
          <w:rFonts w:ascii="宋体" w:hAnsi="宋体"/>
          <w:sz w:val="24"/>
          <w:szCs w:val="24"/>
        </w:rPr>
        <w:t>bad</w:t>
      </w:r>
      <w:r w:rsidR="001F6A7E" w:rsidRPr="008635B2">
        <w:rPr>
          <w:rFonts w:ascii="宋体" w:hAnsi="宋体" w:hint="eastAsia"/>
          <w:sz w:val="24"/>
          <w:szCs w:val="24"/>
        </w:rPr>
        <w:t>、</w:t>
      </w:r>
      <w:r w:rsidR="001F6A7E" w:rsidRPr="008635B2">
        <w:rPr>
          <w:rFonts w:ascii="宋体" w:hAnsi="宋体"/>
          <w:sz w:val="24"/>
          <w:szCs w:val="24"/>
        </w:rPr>
        <w:t>miss</w:t>
      </w:r>
      <w:r w:rsidR="001F6A7E" w:rsidRPr="008635B2">
        <w:rPr>
          <w:rFonts w:ascii="宋体" w:hAnsi="宋体" w:hint="eastAsia"/>
          <w:sz w:val="24"/>
          <w:szCs w:val="24"/>
        </w:rPr>
        <w:t>、</w:t>
      </w:r>
      <w:r w:rsidR="001F6A7E" w:rsidRPr="008635B2">
        <w:rPr>
          <w:rFonts w:ascii="宋体" w:hAnsi="宋体"/>
          <w:sz w:val="24"/>
          <w:szCs w:val="24"/>
        </w:rPr>
        <w:t>combo</w:t>
      </w:r>
      <w:r w:rsidR="001F6A7E" w:rsidRPr="008635B2">
        <w:rPr>
          <w:rFonts w:ascii="宋体" w:hAnsi="宋体" w:hint="eastAsia"/>
          <w:sz w:val="24"/>
          <w:szCs w:val="24"/>
        </w:rPr>
        <w:t>（状态名称暂定）等状态表现用户动作完成情况</w:t>
      </w:r>
      <w:r w:rsidR="001F6A7E">
        <w:rPr>
          <w:rFonts w:ascii="宋体" w:hAnsi="宋体" w:hint="eastAsia"/>
          <w:sz w:val="24"/>
          <w:szCs w:val="24"/>
        </w:rPr>
        <w:t>。</w:t>
      </w:r>
    </w:p>
    <w:p w:rsidR="00A102B8" w:rsidRPr="00404CD0" w:rsidRDefault="00A102B8" w:rsidP="0012463B">
      <w:pPr>
        <w:numPr>
          <w:ilvl w:val="0"/>
          <w:numId w:val="25"/>
        </w:numPr>
        <w:spacing w:line="360" w:lineRule="auto"/>
        <w:rPr>
          <w:sz w:val="24"/>
        </w:rPr>
      </w:pPr>
      <w:r>
        <w:rPr>
          <w:rFonts w:hint="eastAsia"/>
          <w:sz w:val="24"/>
        </w:rPr>
        <w:t>接口</w:t>
      </w:r>
      <w:r>
        <w:rPr>
          <w:sz w:val="24"/>
        </w:rPr>
        <w:t>方式：</w:t>
      </w:r>
      <w:r w:rsidR="001F6A7E">
        <w:rPr>
          <w:rFonts w:hint="eastAsia"/>
          <w:sz w:val="24"/>
        </w:rPr>
        <w:t>HTTP</w:t>
      </w:r>
      <w:r w:rsidR="001F6A7E">
        <w:rPr>
          <w:rFonts w:hint="eastAsia"/>
          <w:sz w:val="24"/>
        </w:rPr>
        <w:t>，</w:t>
      </w:r>
      <w:r w:rsidR="001F6A7E">
        <w:rPr>
          <w:rFonts w:hint="eastAsia"/>
          <w:sz w:val="24"/>
        </w:rPr>
        <w:t>RESTFUL</w:t>
      </w:r>
    </w:p>
    <w:p w:rsidR="006A7132" w:rsidRDefault="001F6A7E" w:rsidP="0012463B">
      <w:pPr>
        <w:numPr>
          <w:ilvl w:val="0"/>
          <w:numId w:val="25"/>
        </w:numPr>
        <w:spacing w:line="360" w:lineRule="auto"/>
        <w:rPr>
          <w:sz w:val="24"/>
        </w:rPr>
      </w:pPr>
      <w:r>
        <w:rPr>
          <w:rFonts w:hint="eastAsia"/>
          <w:sz w:val="24"/>
        </w:rPr>
        <w:t>传输</w:t>
      </w:r>
      <w:r>
        <w:rPr>
          <w:sz w:val="24"/>
        </w:rPr>
        <w:t>数据</w:t>
      </w:r>
      <w:r w:rsidR="006A7132" w:rsidRPr="00404CD0">
        <w:rPr>
          <w:rFonts w:hint="eastAsia"/>
          <w:sz w:val="24"/>
        </w:rPr>
        <w:t>：</w:t>
      </w:r>
      <w:r w:rsidR="003164C2">
        <w:rPr>
          <w:rFonts w:hint="eastAsia"/>
          <w:sz w:val="24"/>
        </w:rPr>
        <w:t>参见</w:t>
      </w:r>
      <w:r w:rsidR="003164C2">
        <w:rPr>
          <w:sz w:val="24"/>
        </w:rPr>
        <w:t>第</w:t>
      </w:r>
      <w:r w:rsidR="003164C2">
        <w:rPr>
          <w:rFonts w:hint="eastAsia"/>
          <w:sz w:val="24"/>
        </w:rPr>
        <w:t>3.2.2</w:t>
      </w:r>
      <w:r w:rsidR="003164C2">
        <w:rPr>
          <w:rFonts w:hint="eastAsia"/>
          <w:sz w:val="24"/>
        </w:rPr>
        <w:t>节</w:t>
      </w:r>
    </w:p>
    <w:p w:rsidR="00924106" w:rsidRDefault="00925A8B" w:rsidP="00924106">
      <w:pPr>
        <w:pStyle w:val="3"/>
      </w:pPr>
      <w:bookmarkStart w:id="65" w:name="_Toc496097653"/>
      <w:r>
        <w:rPr>
          <w:rFonts w:hint="eastAsia"/>
        </w:rPr>
        <w:t>模型离线</w:t>
      </w:r>
      <w:r>
        <w:t>使用</w:t>
      </w:r>
      <w:r w:rsidR="00924106">
        <w:t>接口</w:t>
      </w:r>
      <w:bookmarkEnd w:id="65"/>
    </w:p>
    <w:p w:rsidR="00924106" w:rsidRDefault="00924106" w:rsidP="0012463B">
      <w:pPr>
        <w:numPr>
          <w:ilvl w:val="0"/>
          <w:numId w:val="24"/>
        </w:numPr>
        <w:spacing w:line="360" w:lineRule="auto"/>
        <w:rPr>
          <w:sz w:val="24"/>
        </w:rPr>
      </w:pPr>
      <w:r w:rsidRPr="00404CD0">
        <w:rPr>
          <w:rFonts w:hint="eastAsia"/>
          <w:sz w:val="24"/>
        </w:rPr>
        <w:t>功能描述：</w:t>
      </w:r>
      <w:r w:rsidR="003164C2" w:rsidRPr="00744A51">
        <w:rPr>
          <w:rFonts w:asciiTheme="minorEastAsia" w:eastAsiaTheme="minorEastAsia" w:hAnsiTheme="minorEastAsia" w:hint="eastAsia"/>
          <w:sz w:val="24"/>
          <w:szCs w:val="24"/>
        </w:rPr>
        <w:t>当用户完成训练或主动结束训练</w:t>
      </w:r>
      <w:r w:rsidR="003164C2">
        <w:rPr>
          <w:rFonts w:asciiTheme="minorEastAsia" w:eastAsiaTheme="minorEastAsia" w:hAnsiTheme="minorEastAsia" w:hint="eastAsia"/>
          <w:sz w:val="24"/>
          <w:szCs w:val="24"/>
        </w:rPr>
        <w:t>，对动作做完整分析和综合评价</w:t>
      </w:r>
      <w:r w:rsidR="003164C2">
        <w:rPr>
          <w:rFonts w:hint="eastAsia"/>
          <w:sz w:val="24"/>
        </w:rPr>
        <w:t>。对比视频中，用户动作画面显示人体的关节信息；</w:t>
      </w:r>
      <w:r w:rsidR="003164C2" w:rsidRPr="00744A51">
        <w:rPr>
          <w:rFonts w:asciiTheme="minorEastAsia" w:eastAsiaTheme="minorEastAsia" w:hAnsiTheme="minorEastAsia" w:hint="eastAsia"/>
          <w:sz w:val="24"/>
          <w:szCs w:val="24"/>
        </w:rPr>
        <w:t>根据此次训练的综合契合度（所有训练动作的契合度的平均值）给予用户对应评价，包含：完美的训练、标准的训练、及格的训</w:t>
      </w:r>
      <w:r w:rsidR="003164C2">
        <w:rPr>
          <w:rFonts w:asciiTheme="minorEastAsia" w:eastAsiaTheme="minorEastAsia" w:hAnsiTheme="minorEastAsia" w:hint="eastAsia"/>
          <w:sz w:val="24"/>
          <w:szCs w:val="24"/>
        </w:rPr>
        <w:t>练、马马虎虎的训练（暂定）。</w:t>
      </w:r>
      <w:r w:rsidR="00925A8B">
        <w:rPr>
          <w:rFonts w:asciiTheme="minorEastAsia" w:eastAsiaTheme="minorEastAsia" w:hAnsiTheme="minorEastAsia" w:hint="eastAsia"/>
          <w:sz w:val="24"/>
          <w:szCs w:val="24"/>
        </w:rPr>
        <w:t>最终</w:t>
      </w:r>
      <w:r w:rsidR="00925A8B">
        <w:rPr>
          <w:rFonts w:asciiTheme="minorEastAsia" w:eastAsiaTheme="minorEastAsia" w:hAnsiTheme="minorEastAsia"/>
          <w:sz w:val="24"/>
          <w:szCs w:val="24"/>
        </w:rPr>
        <w:t>输出标注</w:t>
      </w:r>
      <w:r w:rsidR="00925A8B">
        <w:rPr>
          <w:rFonts w:asciiTheme="minorEastAsia" w:eastAsiaTheme="minorEastAsia" w:hAnsiTheme="minorEastAsia" w:hint="eastAsia"/>
          <w:sz w:val="24"/>
          <w:szCs w:val="24"/>
        </w:rPr>
        <w:t>后</w:t>
      </w:r>
      <w:r w:rsidR="00925A8B">
        <w:rPr>
          <w:rFonts w:asciiTheme="minorEastAsia" w:eastAsiaTheme="minorEastAsia" w:hAnsiTheme="minorEastAsia"/>
          <w:sz w:val="24"/>
          <w:szCs w:val="24"/>
        </w:rPr>
        <w:t>的新视频地址、契合度最高的</w:t>
      </w:r>
      <w:r w:rsidR="00925A8B">
        <w:rPr>
          <w:rFonts w:asciiTheme="minorEastAsia" w:eastAsiaTheme="minorEastAsia" w:hAnsiTheme="minorEastAsia" w:hint="eastAsia"/>
          <w:sz w:val="24"/>
          <w:szCs w:val="24"/>
        </w:rPr>
        <w:t>3张</w:t>
      </w:r>
      <w:r w:rsidR="00925A8B">
        <w:rPr>
          <w:rFonts w:asciiTheme="minorEastAsia" w:eastAsiaTheme="minorEastAsia" w:hAnsiTheme="minorEastAsia"/>
          <w:sz w:val="24"/>
          <w:szCs w:val="24"/>
        </w:rPr>
        <w:t>图像地址。</w:t>
      </w:r>
    </w:p>
    <w:p w:rsidR="00924106" w:rsidRPr="00404CD0" w:rsidRDefault="00924106" w:rsidP="0012463B">
      <w:pPr>
        <w:numPr>
          <w:ilvl w:val="0"/>
          <w:numId w:val="24"/>
        </w:numPr>
        <w:spacing w:line="360" w:lineRule="auto"/>
        <w:rPr>
          <w:sz w:val="24"/>
        </w:rPr>
      </w:pPr>
      <w:r>
        <w:rPr>
          <w:rFonts w:hint="eastAsia"/>
          <w:sz w:val="24"/>
        </w:rPr>
        <w:t>接口</w:t>
      </w:r>
      <w:r>
        <w:rPr>
          <w:sz w:val="24"/>
        </w:rPr>
        <w:t>方式：</w:t>
      </w:r>
      <w:r w:rsidR="003164C2">
        <w:rPr>
          <w:rFonts w:hint="eastAsia"/>
          <w:sz w:val="24"/>
        </w:rPr>
        <w:t>HTTP</w:t>
      </w:r>
      <w:r w:rsidR="003164C2">
        <w:rPr>
          <w:rFonts w:hint="eastAsia"/>
          <w:sz w:val="24"/>
        </w:rPr>
        <w:t>，</w:t>
      </w:r>
      <w:r w:rsidR="003164C2">
        <w:rPr>
          <w:rFonts w:hint="eastAsia"/>
          <w:sz w:val="24"/>
        </w:rPr>
        <w:t>RESTFUL</w:t>
      </w:r>
    </w:p>
    <w:p w:rsidR="00924106" w:rsidRDefault="003164C2" w:rsidP="0012463B">
      <w:pPr>
        <w:numPr>
          <w:ilvl w:val="0"/>
          <w:numId w:val="24"/>
        </w:numPr>
        <w:spacing w:line="360" w:lineRule="auto"/>
        <w:rPr>
          <w:sz w:val="24"/>
        </w:rPr>
      </w:pPr>
      <w:r>
        <w:rPr>
          <w:rFonts w:hint="eastAsia"/>
          <w:sz w:val="24"/>
        </w:rPr>
        <w:t>传输</w:t>
      </w:r>
      <w:r>
        <w:rPr>
          <w:sz w:val="24"/>
        </w:rPr>
        <w:t>数据</w:t>
      </w:r>
      <w:r w:rsidRPr="00404CD0">
        <w:rPr>
          <w:rFonts w:hint="eastAsia"/>
          <w:sz w:val="24"/>
        </w:rPr>
        <w:t>：</w:t>
      </w:r>
      <w:r>
        <w:rPr>
          <w:rFonts w:hint="eastAsia"/>
          <w:sz w:val="24"/>
        </w:rPr>
        <w:t>参见</w:t>
      </w:r>
      <w:r>
        <w:rPr>
          <w:sz w:val="24"/>
        </w:rPr>
        <w:t>第</w:t>
      </w:r>
      <w:r>
        <w:rPr>
          <w:rFonts w:hint="eastAsia"/>
          <w:sz w:val="24"/>
        </w:rPr>
        <w:t>3.2.3</w:t>
      </w:r>
      <w:r>
        <w:rPr>
          <w:rFonts w:hint="eastAsia"/>
          <w:sz w:val="24"/>
        </w:rPr>
        <w:t>节</w:t>
      </w:r>
    </w:p>
    <w:p w:rsidR="00A4360E" w:rsidRDefault="00A4360E" w:rsidP="00A4360E">
      <w:pPr>
        <w:pStyle w:val="3"/>
      </w:pPr>
      <w:bookmarkStart w:id="66" w:name="_Toc496097654"/>
      <w:r>
        <w:rPr>
          <w:rFonts w:hint="eastAsia"/>
        </w:rPr>
        <w:lastRenderedPageBreak/>
        <w:t>截图</w:t>
      </w:r>
      <w:r>
        <w:t>开始</w:t>
      </w:r>
      <w:r w:rsidR="005B73CC">
        <w:rPr>
          <w:rFonts w:hint="eastAsia"/>
        </w:rPr>
        <w:t>通知</w:t>
      </w:r>
      <w:r>
        <w:t>接口</w:t>
      </w:r>
      <w:bookmarkEnd w:id="66"/>
    </w:p>
    <w:p w:rsidR="00A4360E" w:rsidRDefault="00A4360E" w:rsidP="00A4360E">
      <w:pPr>
        <w:numPr>
          <w:ilvl w:val="0"/>
          <w:numId w:val="22"/>
        </w:numPr>
        <w:spacing w:line="360" w:lineRule="auto"/>
        <w:rPr>
          <w:sz w:val="24"/>
        </w:rPr>
      </w:pPr>
      <w:r w:rsidRPr="00404CD0">
        <w:rPr>
          <w:rFonts w:hint="eastAsia"/>
          <w:sz w:val="24"/>
        </w:rPr>
        <w:t>功能描述：</w:t>
      </w:r>
      <w:r w:rsidR="00EE5EA2">
        <w:rPr>
          <w:rFonts w:hint="eastAsia"/>
          <w:sz w:val="24"/>
        </w:rPr>
        <w:t>视讯</w:t>
      </w:r>
      <w:r w:rsidR="00EE5EA2">
        <w:rPr>
          <w:sz w:val="24"/>
        </w:rPr>
        <w:t>服务端通知互娱大数据</w:t>
      </w:r>
      <w:r w:rsidR="00EE5EA2">
        <w:rPr>
          <w:rFonts w:hint="eastAsia"/>
          <w:sz w:val="24"/>
        </w:rPr>
        <w:t>平台直播</w:t>
      </w:r>
      <w:r w:rsidR="00EE5EA2">
        <w:rPr>
          <w:sz w:val="24"/>
        </w:rPr>
        <w:t>视频截图开始</w:t>
      </w:r>
    </w:p>
    <w:p w:rsidR="00A4360E" w:rsidRPr="00404CD0" w:rsidRDefault="00A4360E" w:rsidP="00A4360E">
      <w:pPr>
        <w:numPr>
          <w:ilvl w:val="0"/>
          <w:numId w:val="22"/>
        </w:numPr>
        <w:spacing w:line="360" w:lineRule="auto"/>
        <w:rPr>
          <w:sz w:val="24"/>
        </w:rPr>
      </w:pPr>
      <w:r>
        <w:rPr>
          <w:rFonts w:hint="eastAsia"/>
          <w:sz w:val="24"/>
        </w:rPr>
        <w:t>接口</w:t>
      </w:r>
      <w:r>
        <w:rPr>
          <w:sz w:val="24"/>
        </w:rPr>
        <w:t>方式：</w:t>
      </w:r>
      <w:r w:rsidR="00EE5EA2">
        <w:rPr>
          <w:rFonts w:hint="eastAsia"/>
          <w:sz w:val="24"/>
        </w:rPr>
        <w:t>HTTP</w:t>
      </w:r>
    </w:p>
    <w:p w:rsidR="00A4360E" w:rsidRDefault="00A4360E" w:rsidP="00A4360E">
      <w:pPr>
        <w:numPr>
          <w:ilvl w:val="0"/>
          <w:numId w:val="22"/>
        </w:numPr>
        <w:spacing w:line="360" w:lineRule="auto"/>
        <w:rPr>
          <w:sz w:val="24"/>
        </w:rPr>
      </w:pPr>
      <w:r w:rsidRPr="00404CD0">
        <w:rPr>
          <w:rFonts w:hint="eastAsia"/>
          <w:sz w:val="24"/>
        </w:rPr>
        <w:t>传输</w:t>
      </w:r>
      <w:r w:rsidRPr="00404CD0">
        <w:rPr>
          <w:sz w:val="24"/>
        </w:rPr>
        <w:t>数据</w:t>
      </w:r>
      <w:r w:rsidRPr="00404CD0">
        <w:rPr>
          <w:rFonts w:hint="eastAsia"/>
          <w:sz w:val="24"/>
        </w:rPr>
        <w:t>：</w:t>
      </w:r>
      <w:r w:rsidR="00EE5EA2">
        <w:rPr>
          <w:rFonts w:hint="eastAsia"/>
          <w:sz w:val="24"/>
        </w:rPr>
        <w:t>输入</w:t>
      </w:r>
      <w:r w:rsidR="00EE5EA2">
        <w:rPr>
          <w:rFonts w:hint="eastAsia"/>
          <w:sz w:val="24"/>
        </w:rPr>
        <w:t>userid</w:t>
      </w:r>
      <w:r w:rsidR="005B73CC">
        <w:rPr>
          <w:rFonts w:hint="eastAsia"/>
          <w:sz w:val="24"/>
        </w:rPr>
        <w:t>（</w:t>
      </w:r>
      <w:r w:rsidR="005B73CC">
        <w:rPr>
          <w:rFonts w:hint="eastAsia"/>
          <w:sz w:val="24"/>
        </w:rPr>
        <w:t>user</w:t>
      </w:r>
      <w:r w:rsidR="0029159C">
        <w:rPr>
          <w:sz w:val="24"/>
        </w:rPr>
        <w:t>id_actionid</w:t>
      </w:r>
      <w:r w:rsidR="005B73CC">
        <w:rPr>
          <w:rFonts w:hint="eastAsia"/>
          <w:sz w:val="24"/>
        </w:rPr>
        <w:t>）</w:t>
      </w:r>
      <w:r w:rsidR="00EE5EA2">
        <w:rPr>
          <w:rFonts w:hint="eastAsia"/>
          <w:sz w:val="24"/>
        </w:rPr>
        <w:t>、</w:t>
      </w:r>
      <w:r w:rsidR="0029159C">
        <w:rPr>
          <w:rFonts w:hint="eastAsia"/>
          <w:sz w:val="24"/>
        </w:rPr>
        <w:t>channel</w:t>
      </w:r>
      <w:r w:rsidR="00EE5EA2">
        <w:rPr>
          <w:rFonts w:hint="eastAsia"/>
          <w:sz w:val="24"/>
        </w:rPr>
        <w:t>id</w:t>
      </w:r>
      <w:r w:rsidR="00EE5EA2">
        <w:rPr>
          <w:rFonts w:hint="eastAsia"/>
          <w:sz w:val="24"/>
        </w:rPr>
        <w:t>、时间</w:t>
      </w:r>
      <w:r w:rsidR="00EE5EA2">
        <w:rPr>
          <w:sz w:val="24"/>
        </w:rPr>
        <w:t>戳、</w:t>
      </w:r>
      <w:r w:rsidR="00EE5EA2">
        <w:rPr>
          <w:rFonts w:hint="eastAsia"/>
          <w:sz w:val="24"/>
        </w:rPr>
        <w:t>咪咕云</w:t>
      </w:r>
      <w:r w:rsidR="00EE5EA2">
        <w:rPr>
          <w:sz w:val="24"/>
        </w:rPr>
        <w:t>目录地址</w:t>
      </w:r>
      <w:r w:rsidR="00EE5EA2">
        <w:rPr>
          <w:rFonts w:hint="eastAsia"/>
          <w:sz w:val="24"/>
        </w:rPr>
        <w:t>，</w:t>
      </w:r>
      <w:r w:rsidR="00EE5EA2">
        <w:rPr>
          <w:sz w:val="24"/>
        </w:rPr>
        <w:t>返回是否</w:t>
      </w:r>
      <w:r w:rsidR="00EE5EA2">
        <w:rPr>
          <w:rFonts w:hint="eastAsia"/>
          <w:sz w:val="24"/>
        </w:rPr>
        <w:t>处理</w:t>
      </w:r>
      <w:r w:rsidR="00EE5EA2">
        <w:rPr>
          <w:sz w:val="24"/>
        </w:rPr>
        <w:t>成功</w:t>
      </w:r>
      <w:r w:rsidR="0029159C">
        <w:rPr>
          <w:rFonts w:hint="eastAsia"/>
          <w:sz w:val="24"/>
        </w:rPr>
        <w:t>，</w:t>
      </w:r>
      <w:r w:rsidR="0029159C">
        <w:rPr>
          <w:sz w:val="24"/>
        </w:rPr>
        <w:t>新开发</w:t>
      </w:r>
    </w:p>
    <w:p w:rsidR="0029159C" w:rsidRDefault="0029159C" w:rsidP="0029159C">
      <w:pPr>
        <w:pStyle w:val="3"/>
      </w:pPr>
      <w:bookmarkStart w:id="67" w:name="_Toc496097655"/>
      <w:r>
        <w:rPr>
          <w:rFonts w:hint="eastAsia"/>
        </w:rPr>
        <w:t>截图结束通知</w:t>
      </w:r>
      <w:r>
        <w:t>接口</w:t>
      </w:r>
      <w:bookmarkEnd w:id="67"/>
    </w:p>
    <w:p w:rsidR="0029159C" w:rsidRDefault="0029159C" w:rsidP="0029159C">
      <w:pPr>
        <w:numPr>
          <w:ilvl w:val="0"/>
          <w:numId w:val="22"/>
        </w:numPr>
        <w:spacing w:line="360" w:lineRule="auto"/>
        <w:rPr>
          <w:sz w:val="24"/>
        </w:rPr>
      </w:pPr>
      <w:r w:rsidRPr="00404CD0">
        <w:rPr>
          <w:rFonts w:hint="eastAsia"/>
          <w:sz w:val="24"/>
        </w:rPr>
        <w:t>功能描述：</w:t>
      </w:r>
      <w:r>
        <w:rPr>
          <w:rFonts w:hint="eastAsia"/>
          <w:sz w:val="24"/>
        </w:rPr>
        <w:t>视讯</w:t>
      </w:r>
      <w:r>
        <w:rPr>
          <w:sz w:val="24"/>
        </w:rPr>
        <w:t>服务端通知互娱大数据</w:t>
      </w:r>
      <w:r>
        <w:rPr>
          <w:rFonts w:hint="eastAsia"/>
          <w:sz w:val="24"/>
        </w:rPr>
        <w:t>平台直播</w:t>
      </w:r>
      <w:r>
        <w:rPr>
          <w:sz w:val="24"/>
        </w:rPr>
        <w:t>视频截图</w:t>
      </w:r>
      <w:r>
        <w:rPr>
          <w:rFonts w:hint="eastAsia"/>
          <w:sz w:val="24"/>
        </w:rPr>
        <w:t>结束</w:t>
      </w:r>
    </w:p>
    <w:p w:rsidR="0029159C" w:rsidRPr="00404CD0" w:rsidRDefault="0029159C" w:rsidP="0029159C">
      <w:pPr>
        <w:numPr>
          <w:ilvl w:val="0"/>
          <w:numId w:val="22"/>
        </w:numPr>
        <w:spacing w:line="360" w:lineRule="auto"/>
        <w:rPr>
          <w:sz w:val="24"/>
        </w:rPr>
      </w:pPr>
      <w:r>
        <w:rPr>
          <w:rFonts w:hint="eastAsia"/>
          <w:sz w:val="24"/>
        </w:rPr>
        <w:t>接口</w:t>
      </w:r>
      <w:r>
        <w:rPr>
          <w:sz w:val="24"/>
        </w:rPr>
        <w:t>方式：</w:t>
      </w:r>
      <w:r>
        <w:rPr>
          <w:rFonts w:hint="eastAsia"/>
          <w:sz w:val="24"/>
        </w:rPr>
        <w:t>HTTP</w:t>
      </w:r>
    </w:p>
    <w:p w:rsidR="0029159C" w:rsidRPr="00404CD0" w:rsidRDefault="0029159C" w:rsidP="0029159C">
      <w:pPr>
        <w:numPr>
          <w:ilvl w:val="0"/>
          <w:numId w:val="22"/>
        </w:numPr>
        <w:spacing w:line="360" w:lineRule="auto"/>
        <w:rPr>
          <w:sz w:val="24"/>
        </w:rPr>
      </w:pPr>
      <w:r w:rsidRPr="00404CD0">
        <w:rPr>
          <w:rFonts w:hint="eastAsia"/>
          <w:sz w:val="24"/>
        </w:rPr>
        <w:t>传输</w:t>
      </w:r>
      <w:r w:rsidRPr="00404CD0">
        <w:rPr>
          <w:sz w:val="24"/>
        </w:rPr>
        <w:t>数据</w:t>
      </w:r>
      <w:r w:rsidRPr="00404CD0">
        <w:rPr>
          <w:rFonts w:hint="eastAsia"/>
          <w:sz w:val="24"/>
        </w:rPr>
        <w:t>：</w:t>
      </w:r>
      <w:r>
        <w:rPr>
          <w:rFonts w:hint="eastAsia"/>
          <w:sz w:val="24"/>
        </w:rPr>
        <w:t>输入</w:t>
      </w:r>
      <w:r>
        <w:rPr>
          <w:rFonts w:hint="eastAsia"/>
          <w:sz w:val="24"/>
        </w:rPr>
        <w:t>userid</w:t>
      </w:r>
      <w:r>
        <w:rPr>
          <w:rFonts w:hint="eastAsia"/>
          <w:sz w:val="24"/>
        </w:rPr>
        <w:t>（</w:t>
      </w:r>
      <w:r>
        <w:rPr>
          <w:rFonts w:hint="eastAsia"/>
          <w:sz w:val="24"/>
        </w:rPr>
        <w:t>user</w:t>
      </w:r>
      <w:r>
        <w:rPr>
          <w:sz w:val="24"/>
        </w:rPr>
        <w:t>id_actionid</w:t>
      </w:r>
      <w:r>
        <w:rPr>
          <w:rFonts w:hint="eastAsia"/>
          <w:sz w:val="24"/>
        </w:rPr>
        <w:t>）、</w:t>
      </w:r>
      <w:r>
        <w:rPr>
          <w:rFonts w:hint="eastAsia"/>
          <w:sz w:val="24"/>
        </w:rPr>
        <w:t>channelid</w:t>
      </w:r>
      <w:r>
        <w:rPr>
          <w:rFonts w:hint="eastAsia"/>
          <w:sz w:val="24"/>
        </w:rPr>
        <w:t>，</w:t>
      </w:r>
      <w:r>
        <w:rPr>
          <w:sz w:val="24"/>
        </w:rPr>
        <w:t>返回是否</w:t>
      </w:r>
      <w:r>
        <w:rPr>
          <w:rFonts w:hint="eastAsia"/>
          <w:sz w:val="24"/>
        </w:rPr>
        <w:t>处理</w:t>
      </w:r>
      <w:r>
        <w:rPr>
          <w:sz w:val="24"/>
        </w:rPr>
        <w:t>成功</w:t>
      </w:r>
      <w:r>
        <w:rPr>
          <w:rFonts w:hint="eastAsia"/>
          <w:sz w:val="24"/>
        </w:rPr>
        <w:t>，</w:t>
      </w:r>
      <w:r>
        <w:rPr>
          <w:sz w:val="24"/>
        </w:rPr>
        <w:t>新开发</w:t>
      </w:r>
    </w:p>
    <w:p w:rsidR="00A4360E" w:rsidRDefault="00A4360E" w:rsidP="00A4360E">
      <w:pPr>
        <w:pStyle w:val="3"/>
      </w:pPr>
      <w:bookmarkStart w:id="68" w:name="_Toc496097656"/>
      <w:r>
        <w:rPr>
          <w:rFonts w:hint="eastAsia"/>
        </w:rPr>
        <w:t>直播</w:t>
      </w:r>
      <w:r>
        <w:t>状态通知接口</w:t>
      </w:r>
      <w:bookmarkEnd w:id="68"/>
    </w:p>
    <w:p w:rsidR="00A4360E" w:rsidRDefault="00A4360E" w:rsidP="00A4360E">
      <w:pPr>
        <w:numPr>
          <w:ilvl w:val="0"/>
          <w:numId w:val="22"/>
        </w:numPr>
        <w:spacing w:line="360" w:lineRule="auto"/>
        <w:rPr>
          <w:sz w:val="24"/>
        </w:rPr>
      </w:pPr>
      <w:r w:rsidRPr="00404CD0">
        <w:rPr>
          <w:rFonts w:hint="eastAsia"/>
          <w:sz w:val="24"/>
        </w:rPr>
        <w:t>功能描述：</w:t>
      </w:r>
      <w:r w:rsidR="00EE5EA2">
        <w:rPr>
          <w:rFonts w:hint="eastAsia"/>
          <w:sz w:val="24"/>
        </w:rPr>
        <w:t>视讯</w:t>
      </w:r>
      <w:r w:rsidR="00EE5EA2">
        <w:rPr>
          <w:sz w:val="24"/>
        </w:rPr>
        <w:t>服务端通知互娱</w:t>
      </w:r>
      <w:r w:rsidR="00EE5EA2">
        <w:rPr>
          <w:rFonts w:hint="eastAsia"/>
          <w:sz w:val="24"/>
        </w:rPr>
        <w:t>大数据</w:t>
      </w:r>
      <w:r w:rsidR="00EE5EA2">
        <w:rPr>
          <w:sz w:val="24"/>
        </w:rPr>
        <w:t>平台直播状态为</w:t>
      </w:r>
      <w:r w:rsidR="0029159C">
        <w:rPr>
          <w:rFonts w:hint="eastAsia"/>
          <w:sz w:val="24"/>
        </w:rPr>
        <w:t>开始</w:t>
      </w:r>
      <w:r w:rsidR="0029159C">
        <w:rPr>
          <w:sz w:val="24"/>
        </w:rPr>
        <w:t>、</w:t>
      </w:r>
      <w:r w:rsidR="00EE5EA2">
        <w:rPr>
          <w:rFonts w:hint="eastAsia"/>
          <w:sz w:val="24"/>
        </w:rPr>
        <w:t>结束</w:t>
      </w:r>
      <w:r w:rsidR="00EE5EA2">
        <w:rPr>
          <w:sz w:val="24"/>
        </w:rPr>
        <w:t>、暂停</w:t>
      </w:r>
    </w:p>
    <w:p w:rsidR="00A4360E" w:rsidRPr="00404CD0" w:rsidRDefault="00A4360E" w:rsidP="00A4360E">
      <w:pPr>
        <w:numPr>
          <w:ilvl w:val="0"/>
          <w:numId w:val="22"/>
        </w:numPr>
        <w:spacing w:line="360" w:lineRule="auto"/>
        <w:rPr>
          <w:sz w:val="24"/>
        </w:rPr>
      </w:pPr>
      <w:r>
        <w:rPr>
          <w:rFonts w:hint="eastAsia"/>
          <w:sz w:val="24"/>
        </w:rPr>
        <w:t>接口</w:t>
      </w:r>
      <w:r>
        <w:rPr>
          <w:sz w:val="24"/>
        </w:rPr>
        <w:t>方式：</w:t>
      </w:r>
      <w:r w:rsidR="00EE5EA2">
        <w:rPr>
          <w:rFonts w:hint="eastAsia"/>
          <w:sz w:val="24"/>
        </w:rPr>
        <w:t>HTTP</w:t>
      </w:r>
    </w:p>
    <w:p w:rsidR="00A4360E" w:rsidRPr="00404CD0" w:rsidRDefault="00A4360E" w:rsidP="00A4360E">
      <w:pPr>
        <w:numPr>
          <w:ilvl w:val="0"/>
          <w:numId w:val="22"/>
        </w:numPr>
        <w:spacing w:line="360" w:lineRule="auto"/>
        <w:rPr>
          <w:sz w:val="24"/>
        </w:rPr>
      </w:pPr>
      <w:r w:rsidRPr="00404CD0">
        <w:rPr>
          <w:rFonts w:hint="eastAsia"/>
          <w:sz w:val="24"/>
        </w:rPr>
        <w:t>传输</w:t>
      </w:r>
      <w:r w:rsidRPr="00404CD0">
        <w:rPr>
          <w:sz w:val="24"/>
        </w:rPr>
        <w:t>数据</w:t>
      </w:r>
      <w:r w:rsidRPr="00404CD0">
        <w:rPr>
          <w:rFonts w:hint="eastAsia"/>
          <w:sz w:val="24"/>
        </w:rPr>
        <w:t>：</w:t>
      </w:r>
      <w:r w:rsidR="00EE5EA2">
        <w:rPr>
          <w:rFonts w:hint="eastAsia"/>
          <w:sz w:val="24"/>
        </w:rPr>
        <w:t>输入</w:t>
      </w:r>
      <w:r w:rsidR="0029159C">
        <w:rPr>
          <w:rFonts w:hint="eastAsia"/>
          <w:sz w:val="24"/>
        </w:rPr>
        <w:t>channel</w:t>
      </w:r>
      <w:r w:rsidR="00EE5EA2">
        <w:rPr>
          <w:rFonts w:hint="eastAsia"/>
          <w:sz w:val="24"/>
        </w:rPr>
        <w:t>id</w:t>
      </w:r>
      <w:r w:rsidR="00EE5EA2">
        <w:rPr>
          <w:rFonts w:hint="eastAsia"/>
          <w:sz w:val="24"/>
        </w:rPr>
        <w:t>、直播</w:t>
      </w:r>
      <w:r w:rsidR="00EE5EA2">
        <w:rPr>
          <w:sz w:val="24"/>
        </w:rPr>
        <w:t>状态</w:t>
      </w:r>
      <w:r w:rsidR="00EE5EA2">
        <w:rPr>
          <w:rFonts w:hint="eastAsia"/>
          <w:sz w:val="24"/>
        </w:rPr>
        <w:t>，</w:t>
      </w:r>
      <w:r w:rsidR="00EE5EA2">
        <w:rPr>
          <w:sz w:val="24"/>
        </w:rPr>
        <w:t>返回是否</w:t>
      </w:r>
      <w:r w:rsidR="00EE5EA2">
        <w:rPr>
          <w:rFonts w:hint="eastAsia"/>
          <w:sz w:val="24"/>
        </w:rPr>
        <w:t>处理</w:t>
      </w:r>
      <w:r w:rsidR="00EE5EA2">
        <w:rPr>
          <w:sz w:val="24"/>
        </w:rPr>
        <w:t>成功</w:t>
      </w:r>
      <w:r w:rsidR="0029159C">
        <w:rPr>
          <w:rFonts w:hint="eastAsia"/>
          <w:sz w:val="24"/>
        </w:rPr>
        <w:t>，</w:t>
      </w:r>
      <w:r w:rsidR="0029159C">
        <w:rPr>
          <w:sz w:val="24"/>
        </w:rPr>
        <w:t>参见</w:t>
      </w:r>
      <w:r w:rsidR="0029159C">
        <w:rPr>
          <w:rFonts w:hint="eastAsia"/>
          <w:sz w:val="24"/>
        </w:rPr>
        <w:t>咪咕</w:t>
      </w:r>
      <w:r w:rsidR="0029159C">
        <w:rPr>
          <w:sz w:val="24"/>
        </w:rPr>
        <w:t>直播标准</w:t>
      </w:r>
      <w:r w:rsidR="0029159C">
        <w:rPr>
          <w:rFonts w:hint="eastAsia"/>
          <w:sz w:val="24"/>
        </w:rPr>
        <w:t>API</w:t>
      </w:r>
      <w:r w:rsidR="0029159C">
        <w:rPr>
          <w:rFonts w:hint="eastAsia"/>
          <w:sz w:val="24"/>
        </w:rPr>
        <w:t>接口</w:t>
      </w:r>
      <w:r w:rsidR="0029159C">
        <w:rPr>
          <w:sz w:val="24"/>
        </w:rPr>
        <w:t>规范</w:t>
      </w:r>
    </w:p>
    <w:p w:rsidR="00A4360E" w:rsidRDefault="00A4360E" w:rsidP="00A4360E">
      <w:pPr>
        <w:pStyle w:val="3"/>
      </w:pPr>
      <w:bookmarkStart w:id="69" w:name="_Toc496097657"/>
      <w:r>
        <w:rPr>
          <w:rFonts w:hint="eastAsia"/>
        </w:rPr>
        <w:t>录像</w:t>
      </w:r>
      <w:r>
        <w:t>完成</w:t>
      </w:r>
      <w:r w:rsidR="0029159C">
        <w:rPr>
          <w:rFonts w:hint="eastAsia"/>
        </w:rPr>
        <w:t>通知</w:t>
      </w:r>
      <w:r>
        <w:t>接口</w:t>
      </w:r>
      <w:bookmarkEnd w:id="69"/>
    </w:p>
    <w:p w:rsidR="00A4360E" w:rsidRDefault="00A4360E" w:rsidP="00A4360E">
      <w:pPr>
        <w:numPr>
          <w:ilvl w:val="0"/>
          <w:numId w:val="22"/>
        </w:numPr>
        <w:spacing w:line="360" w:lineRule="auto"/>
        <w:rPr>
          <w:sz w:val="24"/>
        </w:rPr>
      </w:pPr>
      <w:r w:rsidRPr="00404CD0">
        <w:rPr>
          <w:rFonts w:hint="eastAsia"/>
          <w:sz w:val="24"/>
        </w:rPr>
        <w:t>功能描述：</w:t>
      </w:r>
      <w:r w:rsidR="00EE5EA2">
        <w:rPr>
          <w:rFonts w:hint="eastAsia"/>
          <w:sz w:val="24"/>
        </w:rPr>
        <w:t>视讯</w:t>
      </w:r>
      <w:r w:rsidR="00EE5EA2">
        <w:rPr>
          <w:sz w:val="24"/>
        </w:rPr>
        <w:t>服务端通知互娱</w:t>
      </w:r>
      <w:r w:rsidR="00EE5EA2">
        <w:rPr>
          <w:rFonts w:hint="eastAsia"/>
          <w:sz w:val="24"/>
        </w:rPr>
        <w:t>大数据</w:t>
      </w:r>
      <w:r w:rsidR="00EE5EA2">
        <w:rPr>
          <w:sz w:val="24"/>
        </w:rPr>
        <w:t>平台直播</w:t>
      </w:r>
      <w:r w:rsidR="00EE5EA2">
        <w:rPr>
          <w:rFonts w:hint="eastAsia"/>
          <w:sz w:val="24"/>
        </w:rPr>
        <w:t>录像</w:t>
      </w:r>
      <w:r w:rsidR="00EE5EA2">
        <w:rPr>
          <w:sz w:val="24"/>
        </w:rPr>
        <w:t>的</w:t>
      </w:r>
      <w:r w:rsidR="00EE5EA2">
        <w:rPr>
          <w:rFonts w:hint="eastAsia"/>
          <w:sz w:val="24"/>
        </w:rPr>
        <w:t>存放</w:t>
      </w:r>
      <w:r w:rsidR="00EE5EA2">
        <w:rPr>
          <w:sz w:val="24"/>
        </w:rPr>
        <w:t>地址</w:t>
      </w:r>
    </w:p>
    <w:p w:rsidR="00A4360E" w:rsidRPr="00404CD0" w:rsidRDefault="00A4360E" w:rsidP="00A4360E">
      <w:pPr>
        <w:numPr>
          <w:ilvl w:val="0"/>
          <w:numId w:val="22"/>
        </w:numPr>
        <w:spacing w:line="360" w:lineRule="auto"/>
        <w:rPr>
          <w:sz w:val="24"/>
        </w:rPr>
      </w:pPr>
      <w:r>
        <w:rPr>
          <w:rFonts w:hint="eastAsia"/>
          <w:sz w:val="24"/>
        </w:rPr>
        <w:t>接口</w:t>
      </w:r>
      <w:r>
        <w:rPr>
          <w:sz w:val="24"/>
        </w:rPr>
        <w:t>方式：</w:t>
      </w:r>
      <w:r w:rsidR="00EE5EA2">
        <w:rPr>
          <w:rFonts w:hint="eastAsia"/>
          <w:sz w:val="24"/>
        </w:rPr>
        <w:t>HTTP</w:t>
      </w:r>
    </w:p>
    <w:p w:rsidR="00A4360E" w:rsidRPr="00404CD0" w:rsidRDefault="00A4360E" w:rsidP="00A4360E">
      <w:pPr>
        <w:numPr>
          <w:ilvl w:val="0"/>
          <w:numId w:val="22"/>
        </w:numPr>
        <w:spacing w:line="360" w:lineRule="auto"/>
        <w:rPr>
          <w:sz w:val="24"/>
        </w:rPr>
      </w:pPr>
      <w:r w:rsidRPr="00404CD0">
        <w:rPr>
          <w:rFonts w:hint="eastAsia"/>
          <w:sz w:val="24"/>
        </w:rPr>
        <w:t>传输</w:t>
      </w:r>
      <w:r w:rsidRPr="00404CD0">
        <w:rPr>
          <w:sz w:val="24"/>
        </w:rPr>
        <w:t>数据</w:t>
      </w:r>
      <w:r w:rsidRPr="00404CD0">
        <w:rPr>
          <w:rFonts w:hint="eastAsia"/>
          <w:sz w:val="24"/>
        </w:rPr>
        <w:t>：</w:t>
      </w:r>
      <w:r w:rsidR="00EE5EA2">
        <w:rPr>
          <w:rFonts w:hint="eastAsia"/>
          <w:sz w:val="24"/>
        </w:rPr>
        <w:t>输入</w:t>
      </w:r>
      <w:r w:rsidR="0029159C">
        <w:rPr>
          <w:rFonts w:hint="eastAsia"/>
          <w:sz w:val="24"/>
        </w:rPr>
        <w:t>channel</w:t>
      </w:r>
      <w:r w:rsidR="00EE5EA2">
        <w:rPr>
          <w:rFonts w:hint="eastAsia"/>
          <w:sz w:val="24"/>
        </w:rPr>
        <w:t>id</w:t>
      </w:r>
      <w:r w:rsidR="00EE5EA2">
        <w:rPr>
          <w:rFonts w:hint="eastAsia"/>
          <w:sz w:val="24"/>
        </w:rPr>
        <w:t>、录像地址，</w:t>
      </w:r>
      <w:r w:rsidR="00EE5EA2">
        <w:rPr>
          <w:sz w:val="24"/>
        </w:rPr>
        <w:t>返回是否</w:t>
      </w:r>
      <w:r w:rsidR="00EE5EA2">
        <w:rPr>
          <w:rFonts w:hint="eastAsia"/>
          <w:sz w:val="24"/>
        </w:rPr>
        <w:t>处理</w:t>
      </w:r>
      <w:r w:rsidR="00EE5EA2">
        <w:rPr>
          <w:sz w:val="24"/>
        </w:rPr>
        <w:t>成功</w:t>
      </w:r>
      <w:r w:rsidR="0029159C">
        <w:rPr>
          <w:rFonts w:hint="eastAsia"/>
          <w:sz w:val="24"/>
        </w:rPr>
        <w:t>，</w:t>
      </w:r>
      <w:r w:rsidR="0029159C">
        <w:rPr>
          <w:sz w:val="24"/>
        </w:rPr>
        <w:t>参见</w:t>
      </w:r>
      <w:r w:rsidR="0029159C">
        <w:rPr>
          <w:rFonts w:hint="eastAsia"/>
          <w:sz w:val="24"/>
        </w:rPr>
        <w:t>咪咕</w:t>
      </w:r>
      <w:r w:rsidR="0029159C">
        <w:rPr>
          <w:sz w:val="24"/>
        </w:rPr>
        <w:t>直播标准</w:t>
      </w:r>
      <w:r w:rsidR="0029159C">
        <w:rPr>
          <w:rFonts w:hint="eastAsia"/>
          <w:sz w:val="24"/>
        </w:rPr>
        <w:t>API</w:t>
      </w:r>
      <w:r w:rsidR="0029159C">
        <w:rPr>
          <w:rFonts w:hint="eastAsia"/>
          <w:sz w:val="24"/>
        </w:rPr>
        <w:t>接口</w:t>
      </w:r>
      <w:r w:rsidR="0029159C">
        <w:rPr>
          <w:sz w:val="24"/>
        </w:rPr>
        <w:t>规范</w:t>
      </w:r>
    </w:p>
    <w:p w:rsidR="00A4360E" w:rsidRDefault="00A4360E" w:rsidP="00A4360E">
      <w:pPr>
        <w:pStyle w:val="3"/>
      </w:pPr>
      <w:bookmarkStart w:id="70" w:name="_Toc496097658"/>
      <w:r>
        <w:rPr>
          <w:rFonts w:hint="eastAsia"/>
        </w:rPr>
        <w:t>关闭</w:t>
      </w:r>
      <w:r>
        <w:t>直播接口</w:t>
      </w:r>
      <w:bookmarkEnd w:id="70"/>
    </w:p>
    <w:p w:rsidR="00A4360E" w:rsidRDefault="00A4360E" w:rsidP="00A4360E">
      <w:pPr>
        <w:numPr>
          <w:ilvl w:val="0"/>
          <w:numId w:val="22"/>
        </w:numPr>
        <w:spacing w:line="360" w:lineRule="auto"/>
        <w:rPr>
          <w:sz w:val="24"/>
        </w:rPr>
      </w:pPr>
      <w:r w:rsidRPr="00404CD0">
        <w:rPr>
          <w:rFonts w:hint="eastAsia"/>
          <w:sz w:val="24"/>
        </w:rPr>
        <w:t>功能描述：</w:t>
      </w:r>
      <w:r w:rsidR="00EE5EA2">
        <w:rPr>
          <w:rFonts w:hint="eastAsia"/>
          <w:sz w:val="24"/>
        </w:rPr>
        <w:t>互娱</w:t>
      </w:r>
      <w:r w:rsidR="00EE5EA2">
        <w:rPr>
          <w:sz w:val="24"/>
        </w:rPr>
        <w:t>大数据平台</w:t>
      </w:r>
      <w:r w:rsidR="00EE5EA2">
        <w:rPr>
          <w:rFonts w:hint="eastAsia"/>
          <w:sz w:val="24"/>
        </w:rPr>
        <w:t>通知视讯</w:t>
      </w:r>
      <w:r w:rsidR="00EE5EA2">
        <w:rPr>
          <w:sz w:val="24"/>
        </w:rPr>
        <w:t>服务端关闭直播流</w:t>
      </w:r>
    </w:p>
    <w:p w:rsidR="00A4360E" w:rsidRPr="00404CD0" w:rsidRDefault="00A4360E" w:rsidP="00A4360E">
      <w:pPr>
        <w:numPr>
          <w:ilvl w:val="0"/>
          <w:numId w:val="22"/>
        </w:numPr>
        <w:spacing w:line="360" w:lineRule="auto"/>
        <w:rPr>
          <w:sz w:val="24"/>
        </w:rPr>
      </w:pPr>
      <w:r>
        <w:rPr>
          <w:rFonts w:hint="eastAsia"/>
          <w:sz w:val="24"/>
        </w:rPr>
        <w:t>接口</w:t>
      </w:r>
      <w:r>
        <w:rPr>
          <w:sz w:val="24"/>
        </w:rPr>
        <w:t>方式：</w:t>
      </w:r>
      <w:r w:rsidR="00EE5EA2">
        <w:rPr>
          <w:rFonts w:hint="eastAsia"/>
          <w:sz w:val="24"/>
        </w:rPr>
        <w:t>HTTP</w:t>
      </w:r>
    </w:p>
    <w:p w:rsidR="00A4360E" w:rsidRPr="00404CD0" w:rsidRDefault="00A4360E" w:rsidP="00A4360E">
      <w:pPr>
        <w:numPr>
          <w:ilvl w:val="0"/>
          <w:numId w:val="22"/>
        </w:numPr>
        <w:spacing w:line="360" w:lineRule="auto"/>
        <w:rPr>
          <w:sz w:val="24"/>
        </w:rPr>
      </w:pPr>
      <w:r w:rsidRPr="00404CD0">
        <w:rPr>
          <w:rFonts w:hint="eastAsia"/>
          <w:sz w:val="24"/>
        </w:rPr>
        <w:lastRenderedPageBreak/>
        <w:t>传输</w:t>
      </w:r>
      <w:r w:rsidRPr="00404CD0">
        <w:rPr>
          <w:sz w:val="24"/>
        </w:rPr>
        <w:t>数据</w:t>
      </w:r>
      <w:r w:rsidRPr="00404CD0">
        <w:rPr>
          <w:rFonts w:hint="eastAsia"/>
          <w:sz w:val="24"/>
        </w:rPr>
        <w:t>：</w:t>
      </w:r>
      <w:r w:rsidR="00EE5EA2">
        <w:rPr>
          <w:rFonts w:hint="eastAsia"/>
          <w:sz w:val="24"/>
        </w:rPr>
        <w:t>输入</w:t>
      </w:r>
      <w:r w:rsidR="0029159C">
        <w:rPr>
          <w:rFonts w:hint="eastAsia"/>
          <w:sz w:val="24"/>
        </w:rPr>
        <w:t>channel</w:t>
      </w:r>
      <w:r w:rsidR="00EE5EA2">
        <w:rPr>
          <w:rFonts w:hint="eastAsia"/>
          <w:sz w:val="24"/>
        </w:rPr>
        <w:t>id</w:t>
      </w:r>
      <w:r w:rsidR="00EE5EA2">
        <w:rPr>
          <w:rFonts w:hint="eastAsia"/>
          <w:sz w:val="24"/>
        </w:rPr>
        <w:t>，</w:t>
      </w:r>
      <w:r w:rsidR="00EE5EA2">
        <w:rPr>
          <w:sz w:val="24"/>
        </w:rPr>
        <w:t>返回是否</w:t>
      </w:r>
      <w:r w:rsidR="00EE5EA2">
        <w:rPr>
          <w:rFonts w:hint="eastAsia"/>
          <w:sz w:val="24"/>
        </w:rPr>
        <w:t>处理</w:t>
      </w:r>
      <w:r w:rsidR="00EE5EA2">
        <w:rPr>
          <w:sz w:val="24"/>
        </w:rPr>
        <w:t>成功</w:t>
      </w:r>
      <w:r w:rsidR="0029159C">
        <w:rPr>
          <w:rFonts w:hint="eastAsia"/>
          <w:sz w:val="24"/>
        </w:rPr>
        <w:t>，</w:t>
      </w:r>
      <w:r w:rsidR="0029159C">
        <w:rPr>
          <w:sz w:val="24"/>
        </w:rPr>
        <w:t>参见</w:t>
      </w:r>
      <w:r w:rsidR="0029159C">
        <w:rPr>
          <w:rFonts w:hint="eastAsia"/>
          <w:sz w:val="24"/>
        </w:rPr>
        <w:t>咪咕</w:t>
      </w:r>
      <w:r w:rsidR="0029159C">
        <w:rPr>
          <w:sz w:val="24"/>
        </w:rPr>
        <w:t>直播标准</w:t>
      </w:r>
      <w:r w:rsidR="0029159C">
        <w:rPr>
          <w:rFonts w:hint="eastAsia"/>
          <w:sz w:val="24"/>
        </w:rPr>
        <w:t>API</w:t>
      </w:r>
      <w:r w:rsidR="0029159C">
        <w:rPr>
          <w:rFonts w:hint="eastAsia"/>
          <w:sz w:val="24"/>
        </w:rPr>
        <w:t>接口</w:t>
      </w:r>
      <w:r w:rsidR="0029159C">
        <w:rPr>
          <w:sz w:val="24"/>
        </w:rPr>
        <w:t>规范</w:t>
      </w:r>
    </w:p>
    <w:p w:rsidR="00A4360E" w:rsidRDefault="00A4360E" w:rsidP="00A4360E">
      <w:pPr>
        <w:pStyle w:val="3"/>
      </w:pPr>
      <w:bookmarkStart w:id="71" w:name="_Toc496097659"/>
      <w:r>
        <w:rPr>
          <w:rFonts w:hint="eastAsia"/>
        </w:rPr>
        <w:t>删除</w:t>
      </w:r>
      <w:r>
        <w:t>截图接口</w:t>
      </w:r>
      <w:bookmarkEnd w:id="71"/>
    </w:p>
    <w:p w:rsidR="00A4360E" w:rsidRDefault="00A4360E" w:rsidP="00A4360E">
      <w:pPr>
        <w:numPr>
          <w:ilvl w:val="0"/>
          <w:numId w:val="22"/>
        </w:numPr>
        <w:spacing w:line="360" w:lineRule="auto"/>
        <w:rPr>
          <w:sz w:val="24"/>
        </w:rPr>
      </w:pPr>
      <w:r w:rsidRPr="00404CD0">
        <w:rPr>
          <w:rFonts w:hint="eastAsia"/>
          <w:sz w:val="24"/>
        </w:rPr>
        <w:t>功能描述：</w:t>
      </w:r>
      <w:r w:rsidR="00DF4DDB">
        <w:rPr>
          <w:rFonts w:hint="eastAsia"/>
          <w:sz w:val="24"/>
        </w:rPr>
        <w:t>互娱</w:t>
      </w:r>
      <w:r w:rsidR="00DF4DDB">
        <w:rPr>
          <w:sz w:val="24"/>
        </w:rPr>
        <w:t>大数据平台</w:t>
      </w:r>
      <w:r w:rsidR="00DF4DDB">
        <w:rPr>
          <w:rFonts w:hint="eastAsia"/>
          <w:sz w:val="24"/>
        </w:rPr>
        <w:t>通知视讯</w:t>
      </w:r>
      <w:r w:rsidR="00DF4DDB">
        <w:rPr>
          <w:sz w:val="24"/>
        </w:rPr>
        <w:t>服务端</w:t>
      </w:r>
      <w:r w:rsidR="00DF4DDB">
        <w:rPr>
          <w:rFonts w:hint="eastAsia"/>
          <w:sz w:val="24"/>
        </w:rPr>
        <w:t>删除</w:t>
      </w:r>
      <w:r w:rsidR="00DF4DDB">
        <w:rPr>
          <w:sz w:val="24"/>
        </w:rPr>
        <w:t>咪咕云上的截图目录及</w:t>
      </w:r>
      <w:r w:rsidR="00DF4DDB">
        <w:rPr>
          <w:rFonts w:hint="eastAsia"/>
          <w:sz w:val="24"/>
        </w:rPr>
        <w:t>截图</w:t>
      </w:r>
    </w:p>
    <w:p w:rsidR="00A4360E" w:rsidRPr="00404CD0" w:rsidRDefault="00A4360E" w:rsidP="00A4360E">
      <w:pPr>
        <w:numPr>
          <w:ilvl w:val="0"/>
          <w:numId w:val="22"/>
        </w:numPr>
        <w:spacing w:line="360" w:lineRule="auto"/>
        <w:rPr>
          <w:sz w:val="24"/>
        </w:rPr>
      </w:pPr>
      <w:r>
        <w:rPr>
          <w:rFonts w:hint="eastAsia"/>
          <w:sz w:val="24"/>
        </w:rPr>
        <w:t>接口</w:t>
      </w:r>
      <w:r>
        <w:rPr>
          <w:sz w:val="24"/>
        </w:rPr>
        <w:t>方式：</w:t>
      </w:r>
      <w:r w:rsidR="00DF4DDB">
        <w:rPr>
          <w:rFonts w:hint="eastAsia"/>
          <w:sz w:val="24"/>
        </w:rPr>
        <w:t>HTTP</w:t>
      </w:r>
    </w:p>
    <w:p w:rsidR="00A4360E" w:rsidRPr="00404CD0" w:rsidRDefault="00A4360E" w:rsidP="00A4360E">
      <w:pPr>
        <w:numPr>
          <w:ilvl w:val="0"/>
          <w:numId w:val="22"/>
        </w:numPr>
        <w:spacing w:line="360" w:lineRule="auto"/>
        <w:rPr>
          <w:sz w:val="24"/>
        </w:rPr>
      </w:pPr>
      <w:r w:rsidRPr="00404CD0">
        <w:rPr>
          <w:rFonts w:hint="eastAsia"/>
          <w:sz w:val="24"/>
        </w:rPr>
        <w:t>传输</w:t>
      </w:r>
      <w:r w:rsidRPr="00404CD0">
        <w:rPr>
          <w:sz w:val="24"/>
        </w:rPr>
        <w:t>数据</w:t>
      </w:r>
      <w:r w:rsidRPr="00404CD0">
        <w:rPr>
          <w:rFonts w:hint="eastAsia"/>
          <w:sz w:val="24"/>
        </w:rPr>
        <w:t>：</w:t>
      </w:r>
      <w:r w:rsidR="00DF4DDB">
        <w:rPr>
          <w:rFonts w:hint="eastAsia"/>
          <w:sz w:val="24"/>
        </w:rPr>
        <w:t>输入咪咕</w:t>
      </w:r>
      <w:r w:rsidR="00DF4DDB">
        <w:rPr>
          <w:sz w:val="24"/>
        </w:rPr>
        <w:t>云上截图目录的路径，返回是否</w:t>
      </w:r>
      <w:r w:rsidR="00DF4DDB">
        <w:rPr>
          <w:rFonts w:hint="eastAsia"/>
          <w:sz w:val="24"/>
        </w:rPr>
        <w:t>处理</w:t>
      </w:r>
      <w:r w:rsidR="00DF4DDB">
        <w:rPr>
          <w:sz w:val="24"/>
        </w:rPr>
        <w:t>成功</w:t>
      </w:r>
      <w:r w:rsidR="00AC0DC9">
        <w:rPr>
          <w:rFonts w:hint="eastAsia"/>
          <w:sz w:val="24"/>
        </w:rPr>
        <w:t>，</w:t>
      </w:r>
      <w:r w:rsidR="00AC0DC9">
        <w:rPr>
          <w:sz w:val="24"/>
        </w:rPr>
        <w:t>新开发</w:t>
      </w:r>
    </w:p>
    <w:p w:rsidR="00A4360E" w:rsidRPr="00A4360E" w:rsidRDefault="00A4360E" w:rsidP="00B67CD1"/>
    <w:p w:rsidR="00FC7602" w:rsidRDefault="00FC7602">
      <w:pPr>
        <w:widowControl/>
        <w:jc w:val="left"/>
      </w:pPr>
      <w:r>
        <w:br w:type="page"/>
      </w:r>
    </w:p>
    <w:p w:rsidR="004008C5" w:rsidRDefault="004008C5" w:rsidP="00001308">
      <w:pPr>
        <w:pStyle w:val="1"/>
        <w:spacing w:beforeLines="50" w:afterLines="50" w:line="360" w:lineRule="auto"/>
        <w:ind w:left="431" w:hanging="431"/>
        <w:rPr>
          <w:rFonts w:asciiTheme="minorEastAsia" w:eastAsiaTheme="minorEastAsia" w:hAnsiTheme="minorEastAsia"/>
          <w:color w:val="000000" w:themeColor="text1"/>
          <w:sz w:val="44"/>
        </w:rPr>
      </w:pPr>
      <w:bookmarkStart w:id="72" w:name="_Toc480275864"/>
      <w:bookmarkStart w:id="73" w:name="_Toc496097660"/>
      <w:r>
        <w:rPr>
          <w:rFonts w:asciiTheme="minorEastAsia" w:eastAsiaTheme="minorEastAsia" w:hAnsiTheme="minorEastAsia" w:hint="eastAsia"/>
          <w:color w:val="000000" w:themeColor="text1"/>
          <w:sz w:val="44"/>
        </w:rPr>
        <w:lastRenderedPageBreak/>
        <w:t>系统</w:t>
      </w:r>
      <w:r>
        <w:rPr>
          <w:rFonts w:asciiTheme="minorEastAsia" w:eastAsiaTheme="minorEastAsia" w:hAnsiTheme="minorEastAsia"/>
          <w:color w:val="000000" w:themeColor="text1"/>
          <w:sz w:val="44"/>
        </w:rPr>
        <w:t>响应码</w:t>
      </w:r>
      <w:bookmarkEnd w:id="72"/>
      <w:bookmarkEnd w:id="73"/>
    </w:p>
    <w:tbl>
      <w:tblPr>
        <w:tblStyle w:val="aa"/>
        <w:tblW w:w="0" w:type="auto"/>
        <w:tblLook w:val="04A0"/>
      </w:tblPr>
      <w:tblGrid>
        <w:gridCol w:w="802"/>
        <w:gridCol w:w="2740"/>
        <w:gridCol w:w="1117"/>
        <w:gridCol w:w="3637"/>
      </w:tblGrid>
      <w:tr w:rsidR="00DA2A0C" w:rsidTr="0070249F">
        <w:tc>
          <w:tcPr>
            <w:tcW w:w="802"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b/>
                <w:color w:val="000000" w:themeColor="text1"/>
                <w:sz w:val="24"/>
              </w:rPr>
            </w:pPr>
            <w:r>
              <w:rPr>
                <w:rFonts w:hint="eastAsia"/>
                <w:b/>
                <w:color w:val="000000" w:themeColor="text1"/>
                <w:sz w:val="24"/>
              </w:rPr>
              <w:t>序号</w:t>
            </w:r>
          </w:p>
        </w:tc>
        <w:tc>
          <w:tcPr>
            <w:tcW w:w="2740"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b/>
                <w:color w:val="000000" w:themeColor="text1"/>
                <w:sz w:val="24"/>
              </w:rPr>
            </w:pPr>
            <w:r>
              <w:rPr>
                <w:rFonts w:hint="eastAsia"/>
                <w:b/>
                <w:color w:val="000000" w:themeColor="text1"/>
                <w:sz w:val="24"/>
              </w:rPr>
              <w:t>场景</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b/>
                <w:color w:val="000000" w:themeColor="text1"/>
                <w:sz w:val="24"/>
              </w:rPr>
            </w:pPr>
            <w:r>
              <w:rPr>
                <w:rFonts w:hint="eastAsia"/>
                <w:b/>
                <w:color w:val="000000" w:themeColor="text1"/>
                <w:sz w:val="24"/>
              </w:rPr>
              <w:t>响应码</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b/>
                <w:color w:val="000000" w:themeColor="text1"/>
                <w:sz w:val="24"/>
              </w:rPr>
            </w:pPr>
            <w:r>
              <w:rPr>
                <w:rFonts w:hint="eastAsia"/>
                <w:b/>
                <w:color w:val="000000" w:themeColor="text1"/>
                <w:sz w:val="24"/>
              </w:rPr>
              <w:t>说明</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0000</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返回成功</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0001</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输入参数为空</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rsidR="00DA2A0C" w:rsidRDefault="00DA2A0C" w:rsidP="0070249F">
            <w:pPr>
              <w:spacing w:line="360" w:lineRule="auto"/>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0002</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输入参数格式错误</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rsidR="00DA2A0C" w:rsidRDefault="00DA2A0C" w:rsidP="0070249F">
            <w:pPr>
              <w:spacing w:line="360" w:lineRule="auto"/>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0003</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输入参数类型错误</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0004</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输入文件路径不存在</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0005</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模型错误</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vAlign w:val="center"/>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0006</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图片格式异常</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0007</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视频格式异常</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0008</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处理视频异常</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0009</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输出图片异常</w:t>
            </w:r>
          </w:p>
        </w:tc>
      </w:tr>
      <w:tr w:rsidR="00DA2A0C" w:rsidTr="0070249F">
        <w:tc>
          <w:tcPr>
            <w:tcW w:w="802" w:type="dxa"/>
            <w:tcBorders>
              <w:top w:val="single" w:sz="4" w:space="0" w:color="auto"/>
              <w:left w:val="single" w:sz="4" w:space="0" w:color="auto"/>
              <w:bottom w:val="single" w:sz="4" w:space="0" w:color="auto"/>
              <w:right w:val="single" w:sz="4" w:space="0" w:color="auto"/>
            </w:tcBorders>
          </w:tcPr>
          <w:p w:rsidR="00DA2A0C" w:rsidRDefault="00DA2A0C"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jc w:val="center"/>
              <w:rPr>
                <w:color w:val="000000" w:themeColor="text1"/>
                <w:sz w:val="24"/>
              </w:rPr>
            </w:pPr>
            <w:r>
              <w:rPr>
                <w:color w:val="000000" w:themeColor="text1"/>
                <w:sz w:val="24"/>
              </w:rPr>
              <w:t>0010</w:t>
            </w:r>
          </w:p>
        </w:tc>
        <w:tc>
          <w:tcPr>
            <w:tcW w:w="3637" w:type="dxa"/>
            <w:tcBorders>
              <w:top w:val="single" w:sz="4" w:space="0" w:color="auto"/>
              <w:left w:val="single" w:sz="4" w:space="0" w:color="auto"/>
              <w:bottom w:val="single" w:sz="4" w:space="0" w:color="auto"/>
              <w:right w:val="single" w:sz="4" w:space="0" w:color="auto"/>
            </w:tcBorders>
            <w:hideMark/>
          </w:tcPr>
          <w:p w:rsidR="00DA2A0C" w:rsidRDefault="00DA2A0C" w:rsidP="0070249F">
            <w:pPr>
              <w:spacing w:line="360" w:lineRule="auto"/>
              <w:rPr>
                <w:color w:val="000000" w:themeColor="text1"/>
                <w:sz w:val="24"/>
              </w:rPr>
            </w:pPr>
            <w:r>
              <w:rPr>
                <w:rFonts w:hint="eastAsia"/>
                <w:color w:val="000000" w:themeColor="text1"/>
                <w:sz w:val="24"/>
              </w:rPr>
              <w:t>输出视频异常</w:t>
            </w:r>
          </w:p>
        </w:tc>
      </w:tr>
      <w:tr w:rsidR="006D13AD" w:rsidTr="0070249F">
        <w:tc>
          <w:tcPr>
            <w:tcW w:w="802" w:type="dxa"/>
            <w:tcBorders>
              <w:top w:val="single" w:sz="4" w:space="0" w:color="auto"/>
              <w:left w:val="single" w:sz="4" w:space="0" w:color="auto"/>
              <w:bottom w:val="single" w:sz="4" w:space="0" w:color="auto"/>
              <w:right w:val="single" w:sz="4" w:space="0" w:color="auto"/>
            </w:tcBorders>
          </w:tcPr>
          <w:p w:rsidR="006D13AD" w:rsidRDefault="006D13AD"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tcPr>
          <w:p w:rsidR="006D13AD" w:rsidRDefault="006D13AD"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tcPr>
          <w:p w:rsidR="006D13AD" w:rsidRDefault="006D13AD" w:rsidP="0070249F">
            <w:pPr>
              <w:spacing w:line="360" w:lineRule="auto"/>
              <w:jc w:val="center"/>
              <w:rPr>
                <w:color w:val="000000" w:themeColor="text1"/>
                <w:sz w:val="24"/>
              </w:rPr>
            </w:pPr>
            <w:r>
              <w:rPr>
                <w:rFonts w:hint="eastAsia"/>
                <w:color w:val="000000" w:themeColor="text1"/>
                <w:sz w:val="24"/>
              </w:rPr>
              <w:t>0011</w:t>
            </w:r>
          </w:p>
        </w:tc>
        <w:tc>
          <w:tcPr>
            <w:tcW w:w="3637" w:type="dxa"/>
            <w:tcBorders>
              <w:top w:val="single" w:sz="4" w:space="0" w:color="auto"/>
              <w:left w:val="single" w:sz="4" w:space="0" w:color="auto"/>
              <w:bottom w:val="single" w:sz="4" w:space="0" w:color="auto"/>
              <w:right w:val="single" w:sz="4" w:space="0" w:color="auto"/>
            </w:tcBorders>
          </w:tcPr>
          <w:p w:rsidR="006D13AD" w:rsidRDefault="006D13AD" w:rsidP="0070249F">
            <w:pPr>
              <w:spacing w:line="360" w:lineRule="auto"/>
              <w:rPr>
                <w:color w:val="000000" w:themeColor="text1"/>
                <w:sz w:val="24"/>
              </w:rPr>
            </w:pPr>
            <w:r>
              <w:rPr>
                <w:rFonts w:hint="eastAsia"/>
                <w:color w:val="000000" w:themeColor="text1"/>
                <w:sz w:val="24"/>
              </w:rPr>
              <w:t>输出</w:t>
            </w:r>
            <w:r>
              <w:rPr>
                <w:color w:val="000000" w:themeColor="text1"/>
                <w:sz w:val="24"/>
              </w:rPr>
              <w:t>推荐路线异常</w:t>
            </w:r>
          </w:p>
        </w:tc>
      </w:tr>
      <w:tr w:rsidR="00FA61CF" w:rsidTr="0070249F">
        <w:tc>
          <w:tcPr>
            <w:tcW w:w="802" w:type="dxa"/>
            <w:tcBorders>
              <w:top w:val="single" w:sz="4" w:space="0" w:color="auto"/>
              <w:left w:val="single" w:sz="4" w:space="0" w:color="auto"/>
              <w:bottom w:val="single" w:sz="4" w:space="0" w:color="auto"/>
              <w:right w:val="single" w:sz="4" w:space="0" w:color="auto"/>
            </w:tcBorders>
          </w:tcPr>
          <w:p w:rsidR="00FA61CF" w:rsidRDefault="00FA61CF" w:rsidP="00E124B7">
            <w:pPr>
              <w:numPr>
                <w:ilvl w:val="0"/>
                <w:numId w:val="60"/>
              </w:numPr>
              <w:spacing w:line="360" w:lineRule="auto"/>
              <w:rPr>
                <w:color w:val="000000" w:themeColor="text1"/>
                <w:sz w:val="24"/>
              </w:rPr>
            </w:pPr>
          </w:p>
        </w:tc>
        <w:tc>
          <w:tcPr>
            <w:tcW w:w="2740" w:type="dxa"/>
            <w:tcBorders>
              <w:top w:val="single" w:sz="4" w:space="0" w:color="auto"/>
              <w:left w:val="single" w:sz="4" w:space="0" w:color="auto"/>
              <w:bottom w:val="single" w:sz="4" w:space="0" w:color="auto"/>
              <w:right w:val="single" w:sz="4" w:space="0" w:color="auto"/>
            </w:tcBorders>
          </w:tcPr>
          <w:p w:rsidR="00FA61CF" w:rsidRDefault="00FA61CF" w:rsidP="0070249F">
            <w:pPr>
              <w:spacing w:line="360" w:lineRule="auto"/>
              <w:rPr>
                <w:color w:val="000000" w:themeColor="text1"/>
                <w:sz w:val="24"/>
              </w:rPr>
            </w:pPr>
            <w:r>
              <w:rPr>
                <w:rFonts w:hint="eastAsia"/>
                <w:color w:val="000000" w:themeColor="text1"/>
                <w:sz w:val="24"/>
              </w:rPr>
              <w:t>调用接口</w:t>
            </w:r>
          </w:p>
        </w:tc>
        <w:tc>
          <w:tcPr>
            <w:tcW w:w="1117" w:type="dxa"/>
            <w:tcBorders>
              <w:top w:val="single" w:sz="4" w:space="0" w:color="auto"/>
              <w:left w:val="single" w:sz="4" w:space="0" w:color="auto"/>
              <w:bottom w:val="single" w:sz="4" w:space="0" w:color="auto"/>
              <w:right w:val="single" w:sz="4" w:space="0" w:color="auto"/>
            </w:tcBorders>
          </w:tcPr>
          <w:p w:rsidR="00FA61CF" w:rsidRDefault="00FA61CF" w:rsidP="0070249F">
            <w:pPr>
              <w:spacing w:line="360" w:lineRule="auto"/>
              <w:jc w:val="center"/>
              <w:rPr>
                <w:color w:val="000000" w:themeColor="text1"/>
                <w:sz w:val="24"/>
              </w:rPr>
            </w:pPr>
            <w:r>
              <w:rPr>
                <w:rFonts w:hint="eastAsia"/>
                <w:color w:val="000000" w:themeColor="text1"/>
                <w:sz w:val="24"/>
              </w:rPr>
              <w:t>0012</w:t>
            </w:r>
          </w:p>
        </w:tc>
        <w:tc>
          <w:tcPr>
            <w:tcW w:w="3637" w:type="dxa"/>
            <w:tcBorders>
              <w:top w:val="single" w:sz="4" w:space="0" w:color="auto"/>
              <w:left w:val="single" w:sz="4" w:space="0" w:color="auto"/>
              <w:bottom w:val="single" w:sz="4" w:space="0" w:color="auto"/>
              <w:right w:val="single" w:sz="4" w:space="0" w:color="auto"/>
            </w:tcBorders>
          </w:tcPr>
          <w:p w:rsidR="00FA61CF" w:rsidRDefault="00FA61CF" w:rsidP="0070249F">
            <w:pPr>
              <w:spacing w:line="360" w:lineRule="auto"/>
              <w:rPr>
                <w:color w:val="000000" w:themeColor="text1"/>
                <w:sz w:val="24"/>
              </w:rPr>
            </w:pPr>
            <w:r>
              <w:rPr>
                <w:rFonts w:hint="eastAsia"/>
                <w:color w:val="000000" w:themeColor="text1"/>
                <w:sz w:val="24"/>
              </w:rPr>
              <w:t>请求</w:t>
            </w:r>
            <w:r>
              <w:rPr>
                <w:color w:val="000000" w:themeColor="text1"/>
                <w:sz w:val="24"/>
              </w:rPr>
              <w:t>地址无响应</w:t>
            </w:r>
          </w:p>
        </w:tc>
      </w:tr>
    </w:tbl>
    <w:p w:rsidR="004008C5" w:rsidRPr="004008C5" w:rsidRDefault="004008C5" w:rsidP="004008C5"/>
    <w:sectPr w:rsidR="004008C5" w:rsidRPr="004008C5" w:rsidSect="00C112D2">
      <w:footerReference w:type="default" r:id="rId64"/>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140A" w:rsidRDefault="002F140A">
      <w:r>
        <w:separator/>
      </w:r>
    </w:p>
  </w:endnote>
  <w:endnote w:type="continuationSeparator" w:id="1">
    <w:p w:rsidR="002F140A" w:rsidRDefault="002F14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6CE" w:rsidRDefault="00C112D2">
    <w:pPr>
      <w:pStyle w:val="a6"/>
      <w:jc w:val="center"/>
    </w:pPr>
    <w:r>
      <w:rPr>
        <w:b/>
        <w:bCs/>
        <w:sz w:val="24"/>
        <w:szCs w:val="24"/>
      </w:rPr>
      <w:fldChar w:fldCharType="begin"/>
    </w:r>
    <w:r w:rsidR="009D76CE">
      <w:rPr>
        <w:b/>
        <w:bCs/>
      </w:rPr>
      <w:instrText>PAGE</w:instrText>
    </w:r>
    <w:r>
      <w:rPr>
        <w:b/>
        <w:bCs/>
        <w:sz w:val="24"/>
        <w:szCs w:val="24"/>
      </w:rPr>
      <w:fldChar w:fldCharType="separate"/>
    </w:r>
    <w:r w:rsidR="00001308">
      <w:rPr>
        <w:b/>
        <w:bCs/>
        <w:noProof/>
      </w:rPr>
      <w:t>41</w:t>
    </w:r>
    <w:r>
      <w:rPr>
        <w:b/>
        <w:bCs/>
        <w:sz w:val="24"/>
        <w:szCs w:val="24"/>
      </w:rPr>
      <w:fldChar w:fldCharType="end"/>
    </w:r>
    <w:r w:rsidR="009D76CE">
      <w:rPr>
        <w:lang w:val="zh-CN"/>
      </w:rPr>
      <w:t xml:space="preserve"> / </w:t>
    </w:r>
    <w:r>
      <w:rPr>
        <w:b/>
        <w:bCs/>
        <w:sz w:val="24"/>
        <w:szCs w:val="24"/>
      </w:rPr>
      <w:fldChar w:fldCharType="begin"/>
    </w:r>
    <w:r w:rsidR="009D76CE">
      <w:rPr>
        <w:b/>
        <w:bCs/>
      </w:rPr>
      <w:instrText>NUMPAGES</w:instrText>
    </w:r>
    <w:r>
      <w:rPr>
        <w:b/>
        <w:bCs/>
        <w:sz w:val="24"/>
        <w:szCs w:val="24"/>
      </w:rPr>
      <w:fldChar w:fldCharType="separate"/>
    </w:r>
    <w:r w:rsidR="00001308">
      <w:rPr>
        <w:b/>
        <w:bCs/>
        <w:noProof/>
      </w:rPr>
      <w:t>64</w:t>
    </w:r>
    <w:r>
      <w:rPr>
        <w:b/>
        <w:bCs/>
        <w:sz w:val="24"/>
        <w:szCs w:val="24"/>
      </w:rPr>
      <w:fldChar w:fldCharType="end"/>
    </w:r>
  </w:p>
  <w:p w:rsidR="009D76CE" w:rsidRDefault="009D76C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140A" w:rsidRDefault="002F140A">
      <w:r>
        <w:separator/>
      </w:r>
    </w:p>
  </w:footnote>
  <w:footnote w:type="continuationSeparator" w:id="1">
    <w:p w:rsidR="002F140A" w:rsidRDefault="002F140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7F4F"/>
    <w:multiLevelType w:val="hybridMultilevel"/>
    <w:tmpl w:val="D05CD4AA"/>
    <w:lvl w:ilvl="0" w:tplc="0409000F">
      <w:start w:val="1"/>
      <w:numFmt w:val="decimal"/>
      <w:lvlText w:val="%1."/>
      <w:lvlJc w:val="left"/>
      <w:pPr>
        <w:ind w:left="420" w:hanging="420"/>
      </w:pPr>
    </w:lvl>
    <w:lvl w:ilvl="1" w:tplc="13CE23E6">
      <w:start w:val="1"/>
      <w:numFmt w:val="decimal"/>
      <w:lvlText w:val="%2."/>
      <w:lvlJc w:val="left"/>
      <w:pPr>
        <w:ind w:left="420" w:hanging="420"/>
      </w:pPr>
      <w:rPr>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46661"/>
    <w:multiLevelType w:val="hybridMultilevel"/>
    <w:tmpl w:val="E5F6CD66"/>
    <w:lvl w:ilvl="0" w:tplc="02E8D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6424C2"/>
    <w:multiLevelType w:val="hybridMultilevel"/>
    <w:tmpl w:val="31281CDA"/>
    <w:lvl w:ilvl="0" w:tplc="04090011">
      <w:start w:val="1"/>
      <w:numFmt w:val="decimal"/>
      <w:lvlText w:val="%1)"/>
      <w:lvlJc w:val="left"/>
      <w:pPr>
        <w:ind w:left="2580" w:hanging="420"/>
      </w:pPr>
    </w:lvl>
    <w:lvl w:ilvl="1" w:tplc="04090019">
      <w:start w:val="1"/>
      <w:numFmt w:val="lowerLetter"/>
      <w:lvlText w:val="%2)"/>
      <w:lvlJc w:val="left"/>
      <w:pPr>
        <w:ind w:left="3000" w:hanging="420"/>
      </w:pPr>
    </w:lvl>
    <w:lvl w:ilvl="2" w:tplc="0409001B">
      <w:start w:val="1"/>
      <w:numFmt w:val="lowerRoman"/>
      <w:lvlText w:val="%3."/>
      <w:lvlJc w:val="right"/>
      <w:pPr>
        <w:ind w:left="3420" w:hanging="420"/>
      </w:pPr>
    </w:lvl>
    <w:lvl w:ilvl="3" w:tplc="0409000F">
      <w:start w:val="1"/>
      <w:numFmt w:val="decimal"/>
      <w:lvlText w:val="%4."/>
      <w:lvlJc w:val="left"/>
      <w:pPr>
        <w:ind w:left="3840" w:hanging="420"/>
      </w:pPr>
    </w:lvl>
    <w:lvl w:ilvl="4" w:tplc="04090019">
      <w:start w:val="1"/>
      <w:numFmt w:val="lowerLetter"/>
      <w:lvlText w:val="%5)"/>
      <w:lvlJc w:val="left"/>
      <w:pPr>
        <w:ind w:left="4260" w:hanging="420"/>
      </w:pPr>
    </w:lvl>
    <w:lvl w:ilvl="5" w:tplc="0409001B">
      <w:start w:val="1"/>
      <w:numFmt w:val="lowerRoman"/>
      <w:lvlText w:val="%6."/>
      <w:lvlJc w:val="right"/>
      <w:pPr>
        <w:ind w:left="4680" w:hanging="420"/>
      </w:pPr>
    </w:lvl>
    <w:lvl w:ilvl="6" w:tplc="0409000F">
      <w:start w:val="1"/>
      <w:numFmt w:val="decimal"/>
      <w:lvlText w:val="%7."/>
      <w:lvlJc w:val="left"/>
      <w:pPr>
        <w:ind w:left="5100" w:hanging="420"/>
      </w:pPr>
    </w:lvl>
    <w:lvl w:ilvl="7" w:tplc="04090019">
      <w:start w:val="1"/>
      <w:numFmt w:val="lowerLetter"/>
      <w:lvlText w:val="%8)"/>
      <w:lvlJc w:val="left"/>
      <w:pPr>
        <w:ind w:left="5520" w:hanging="420"/>
      </w:pPr>
    </w:lvl>
    <w:lvl w:ilvl="8" w:tplc="0409001B">
      <w:start w:val="1"/>
      <w:numFmt w:val="lowerRoman"/>
      <w:lvlText w:val="%9."/>
      <w:lvlJc w:val="right"/>
      <w:pPr>
        <w:ind w:left="5940" w:hanging="420"/>
      </w:pPr>
    </w:lvl>
  </w:abstractNum>
  <w:abstractNum w:abstractNumId="3">
    <w:nsid w:val="0BBA1D6C"/>
    <w:multiLevelType w:val="hybridMultilevel"/>
    <w:tmpl w:val="CB5041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5D7142"/>
    <w:multiLevelType w:val="hybridMultilevel"/>
    <w:tmpl w:val="67E88A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C10C91"/>
    <w:multiLevelType w:val="hybridMultilevel"/>
    <w:tmpl w:val="79D422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B012E2"/>
    <w:multiLevelType w:val="hybridMultilevel"/>
    <w:tmpl w:val="5C186D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736E4E"/>
    <w:multiLevelType w:val="hybridMultilevel"/>
    <w:tmpl w:val="D5825A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8C302E"/>
    <w:multiLevelType w:val="hybridMultilevel"/>
    <w:tmpl w:val="06A44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3682B22"/>
    <w:multiLevelType w:val="hybridMultilevel"/>
    <w:tmpl w:val="9A065E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57A2478"/>
    <w:multiLevelType w:val="hybridMultilevel"/>
    <w:tmpl w:val="84A8A7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6377330"/>
    <w:multiLevelType w:val="hybridMultilevel"/>
    <w:tmpl w:val="9A065E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708552F"/>
    <w:multiLevelType w:val="hybridMultilevel"/>
    <w:tmpl w:val="33FE215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184E2794"/>
    <w:multiLevelType w:val="hybridMultilevel"/>
    <w:tmpl w:val="D1D8DADE"/>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4">
    <w:nsid w:val="1A986617"/>
    <w:multiLevelType w:val="hybridMultilevel"/>
    <w:tmpl w:val="9E9EB5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B839D4"/>
    <w:multiLevelType w:val="hybridMultilevel"/>
    <w:tmpl w:val="EAAA440A"/>
    <w:lvl w:ilvl="0" w:tplc="0A20A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1D4C87"/>
    <w:multiLevelType w:val="hybridMultilevel"/>
    <w:tmpl w:val="6F2EB2CC"/>
    <w:lvl w:ilvl="0" w:tplc="596AA51A">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nsid w:val="1B507EFC"/>
    <w:multiLevelType w:val="hybridMultilevel"/>
    <w:tmpl w:val="3DC8A014"/>
    <w:lvl w:ilvl="0" w:tplc="FDD683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DFB5D3E"/>
    <w:multiLevelType w:val="hybridMultilevel"/>
    <w:tmpl w:val="040C86A4"/>
    <w:lvl w:ilvl="0" w:tplc="CAB4DB0C">
      <w:start w:val="1"/>
      <w:numFmt w:val="decimal"/>
      <w:lvlText w:val="%1、"/>
      <w:lvlJc w:val="left"/>
      <w:pPr>
        <w:ind w:left="420" w:hanging="420"/>
      </w:pPr>
      <w:rPr>
        <w:rFonts w:ascii="宋体" w:eastAsia="宋体" w:hAnsi="宋体" w:cstheme="minorBidi"/>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E5B303E"/>
    <w:multiLevelType w:val="hybridMultilevel"/>
    <w:tmpl w:val="0F1AA5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B02B6D"/>
    <w:multiLevelType w:val="hybridMultilevel"/>
    <w:tmpl w:val="4E50CA8C"/>
    <w:lvl w:ilvl="0" w:tplc="E92A8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23A4E4E"/>
    <w:multiLevelType w:val="hybridMultilevel"/>
    <w:tmpl w:val="1E3C38FC"/>
    <w:lvl w:ilvl="0" w:tplc="AFA00C7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2DE5CCA"/>
    <w:multiLevelType w:val="hybridMultilevel"/>
    <w:tmpl w:val="FF122110"/>
    <w:lvl w:ilvl="0" w:tplc="F990B7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4B279C0"/>
    <w:multiLevelType w:val="hybridMultilevel"/>
    <w:tmpl w:val="0EEA92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59628B4"/>
    <w:multiLevelType w:val="hybridMultilevel"/>
    <w:tmpl w:val="9A065E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8603134"/>
    <w:multiLevelType w:val="hybridMultilevel"/>
    <w:tmpl w:val="9A065E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8807F7C"/>
    <w:multiLevelType w:val="hybridMultilevel"/>
    <w:tmpl w:val="119CFD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A0A7CC3"/>
    <w:multiLevelType w:val="hybridMultilevel"/>
    <w:tmpl w:val="91D4179A"/>
    <w:lvl w:ilvl="0" w:tplc="4802C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A6774C6"/>
    <w:multiLevelType w:val="hybridMultilevel"/>
    <w:tmpl w:val="448411E6"/>
    <w:lvl w:ilvl="0" w:tplc="55DC6664">
      <w:start w:val="1"/>
      <w:numFmt w:val="none"/>
      <w:lvlText w:val="一、"/>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B4E0E1E"/>
    <w:multiLevelType w:val="hybridMultilevel"/>
    <w:tmpl w:val="6A5CE7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5065689"/>
    <w:multiLevelType w:val="hybridMultilevel"/>
    <w:tmpl w:val="032ADE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712779C"/>
    <w:multiLevelType w:val="hybridMultilevel"/>
    <w:tmpl w:val="E4D2FE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96F18D1"/>
    <w:multiLevelType w:val="hybridMultilevel"/>
    <w:tmpl w:val="8EE2DD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96F22F0"/>
    <w:multiLevelType w:val="hybridMultilevel"/>
    <w:tmpl w:val="6A42C626"/>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4">
    <w:nsid w:val="3E546EBD"/>
    <w:multiLevelType w:val="hybridMultilevel"/>
    <w:tmpl w:val="660EB6F8"/>
    <w:lvl w:ilvl="0" w:tplc="F990B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F1006B4"/>
    <w:multiLevelType w:val="hybridMultilevel"/>
    <w:tmpl w:val="AF0840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2FF731E"/>
    <w:multiLevelType w:val="hybridMultilevel"/>
    <w:tmpl w:val="119CFD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4553216"/>
    <w:multiLevelType w:val="hybridMultilevel"/>
    <w:tmpl w:val="922AD98A"/>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8">
    <w:nsid w:val="4BAF3440"/>
    <w:multiLevelType w:val="hybridMultilevel"/>
    <w:tmpl w:val="812E6074"/>
    <w:lvl w:ilvl="0" w:tplc="68EC9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CEB24D6"/>
    <w:multiLevelType w:val="hybridMultilevel"/>
    <w:tmpl w:val="9DAA2B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E654D29"/>
    <w:multiLevelType w:val="multilevel"/>
    <w:tmpl w:val="AD729A9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573" w:hanging="864"/>
      </w:pPr>
    </w:lvl>
    <w:lvl w:ilvl="4">
      <w:start w:val="1"/>
      <w:numFmt w:val="decimal"/>
      <w:pStyle w:val="5"/>
      <w:lvlText w:val="%5、"/>
      <w:lvlJc w:val="left"/>
      <w:pPr>
        <w:ind w:left="360" w:hanging="360"/>
      </w:pPr>
      <w:rPr>
        <w:rFonts w:hint="default"/>
      </w:rPr>
    </w:lvl>
    <w:lvl w:ilvl="5" w:tentative="1">
      <w:start w:val="1"/>
      <w:numFmt w:val="decimal"/>
      <w:pStyle w:val="6"/>
      <w:lvlText w:val="%1.%2.%3.%4.%5.%6"/>
      <w:lvlJc w:val="left"/>
      <w:pPr>
        <w:ind w:left="1152" w:hanging="1152"/>
      </w:pPr>
    </w:lvl>
    <w:lvl w:ilvl="6" w:tentative="1">
      <w:start w:val="1"/>
      <w:numFmt w:val="decimal"/>
      <w:pStyle w:val="7"/>
      <w:lvlText w:val="%1.%2.%3.%4.%5.%6.%7"/>
      <w:lvlJc w:val="left"/>
      <w:pPr>
        <w:ind w:left="1296" w:hanging="1296"/>
      </w:pPr>
    </w:lvl>
    <w:lvl w:ilvl="7" w:tentative="1">
      <w:start w:val="1"/>
      <w:numFmt w:val="decimal"/>
      <w:pStyle w:val="8"/>
      <w:lvlText w:val="%1.%2.%3.%4.%5.%6.%7.%8"/>
      <w:lvlJc w:val="left"/>
      <w:pPr>
        <w:ind w:left="1440" w:hanging="1440"/>
      </w:pPr>
    </w:lvl>
    <w:lvl w:ilvl="8" w:tentative="1">
      <w:start w:val="1"/>
      <w:numFmt w:val="decimal"/>
      <w:pStyle w:val="9"/>
      <w:lvlText w:val="%1.%2.%3.%4.%5.%6.%7.%8.%9"/>
      <w:lvlJc w:val="left"/>
      <w:pPr>
        <w:ind w:left="1584" w:hanging="1584"/>
      </w:pPr>
    </w:lvl>
  </w:abstractNum>
  <w:abstractNum w:abstractNumId="41">
    <w:nsid w:val="4F0E23E4"/>
    <w:multiLevelType w:val="hybridMultilevel"/>
    <w:tmpl w:val="2332B81E"/>
    <w:lvl w:ilvl="0" w:tplc="C2E8E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1FA1857"/>
    <w:multiLevelType w:val="hybridMultilevel"/>
    <w:tmpl w:val="D5F22F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520842ED"/>
    <w:multiLevelType w:val="hybridMultilevel"/>
    <w:tmpl w:val="779289EE"/>
    <w:lvl w:ilvl="0" w:tplc="FCD4EC50">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54F0E59"/>
    <w:multiLevelType w:val="hybridMultilevel"/>
    <w:tmpl w:val="BD3C3D22"/>
    <w:lvl w:ilvl="0" w:tplc="F8581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9B65550"/>
    <w:multiLevelType w:val="multilevel"/>
    <w:tmpl w:val="4FDAB9E8"/>
    <w:lvl w:ilvl="0">
      <w:start w:val="1"/>
      <w:numFmt w:val="decimal"/>
      <w:pStyle w:val="SRS"/>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nsid w:val="5AF40FD9"/>
    <w:multiLevelType w:val="hybridMultilevel"/>
    <w:tmpl w:val="3DC8A014"/>
    <w:lvl w:ilvl="0" w:tplc="FDD683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5CE4566E"/>
    <w:multiLevelType w:val="hybridMultilevel"/>
    <w:tmpl w:val="BBC4F464"/>
    <w:lvl w:ilvl="0" w:tplc="6C986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E06455E"/>
    <w:multiLevelType w:val="hybridMultilevel"/>
    <w:tmpl w:val="B34862E4"/>
    <w:lvl w:ilvl="0" w:tplc="09008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E1F07EA"/>
    <w:multiLevelType w:val="hybridMultilevel"/>
    <w:tmpl w:val="9C1C79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54C6AB0"/>
    <w:multiLevelType w:val="hybridMultilevel"/>
    <w:tmpl w:val="4F8284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6BC70568"/>
    <w:multiLevelType w:val="hybridMultilevel"/>
    <w:tmpl w:val="286030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6C7E659C"/>
    <w:multiLevelType w:val="hybridMultilevel"/>
    <w:tmpl w:val="F58A39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3">
    <w:nsid w:val="6D343402"/>
    <w:multiLevelType w:val="hybridMultilevel"/>
    <w:tmpl w:val="3DC8A014"/>
    <w:lvl w:ilvl="0" w:tplc="FDD683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6D5C227C"/>
    <w:multiLevelType w:val="hybridMultilevel"/>
    <w:tmpl w:val="2F60B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778C0A50"/>
    <w:multiLevelType w:val="hybridMultilevel"/>
    <w:tmpl w:val="9A065E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nsid w:val="7894299E"/>
    <w:multiLevelType w:val="hybridMultilevel"/>
    <w:tmpl w:val="AFC211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E6F42F6"/>
    <w:multiLevelType w:val="hybridMultilevel"/>
    <w:tmpl w:val="2214AA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0"/>
  </w:num>
  <w:num w:numId="2">
    <w:abstractNumId w:val="30"/>
  </w:num>
  <w:num w:numId="3">
    <w:abstractNumId w:val="34"/>
  </w:num>
  <w:num w:numId="4">
    <w:abstractNumId w:val="19"/>
  </w:num>
  <w:num w:numId="5">
    <w:abstractNumId w:val="42"/>
  </w:num>
  <w:num w:numId="6">
    <w:abstractNumId w:val="4"/>
  </w:num>
  <w:num w:numId="7">
    <w:abstractNumId w:val="38"/>
  </w:num>
  <w:num w:numId="8">
    <w:abstractNumId w:val="15"/>
  </w:num>
  <w:num w:numId="9">
    <w:abstractNumId w:val="21"/>
  </w:num>
  <w:num w:numId="10">
    <w:abstractNumId w:val="41"/>
  </w:num>
  <w:num w:numId="11">
    <w:abstractNumId w:val="16"/>
  </w:num>
  <w:num w:numId="12">
    <w:abstractNumId w:val="18"/>
  </w:num>
  <w:num w:numId="13">
    <w:abstractNumId w:val="3"/>
  </w:num>
  <w:num w:numId="14">
    <w:abstractNumId w:val="7"/>
  </w:num>
  <w:num w:numId="15">
    <w:abstractNumId w:val="0"/>
  </w:num>
  <w:num w:numId="16">
    <w:abstractNumId w:val="35"/>
  </w:num>
  <w:num w:numId="17">
    <w:abstractNumId w:val="14"/>
  </w:num>
  <w:num w:numId="18">
    <w:abstractNumId w:val="39"/>
  </w:num>
  <w:num w:numId="19">
    <w:abstractNumId w:val="56"/>
  </w:num>
  <w:num w:numId="20">
    <w:abstractNumId w:val="33"/>
  </w:num>
  <w:num w:numId="21">
    <w:abstractNumId w:val="37"/>
  </w:num>
  <w:num w:numId="22">
    <w:abstractNumId w:val="54"/>
  </w:num>
  <w:num w:numId="23">
    <w:abstractNumId w:val="5"/>
  </w:num>
  <w:num w:numId="24">
    <w:abstractNumId w:val="57"/>
  </w:num>
  <w:num w:numId="25">
    <w:abstractNumId w:val="29"/>
  </w:num>
  <w:num w:numId="26">
    <w:abstractNumId w:val="48"/>
  </w:num>
  <w:num w:numId="27">
    <w:abstractNumId w:val="8"/>
  </w:num>
  <w:num w:numId="28">
    <w:abstractNumId w:val="51"/>
  </w:num>
  <w:num w:numId="29">
    <w:abstractNumId w:val="31"/>
  </w:num>
  <w:num w:numId="30">
    <w:abstractNumId w:val="23"/>
  </w:num>
  <w:num w:numId="31">
    <w:abstractNumId w:val="10"/>
  </w:num>
  <w:num w:numId="32">
    <w:abstractNumId w:val="32"/>
  </w:num>
  <w:num w:numId="33">
    <w:abstractNumId w:val="20"/>
  </w:num>
  <w:num w:numId="34">
    <w:abstractNumId w:val="28"/>
  </w:num>
  <w:num w:numId="35">
    <w:abstractNumId w:val="27"/>
  </w:num>
  <w:num w:numId="36">
    <w:abstractNumId w:val="1"/>
  </w:num>
  <w:num w:numId="37">
    <w:abstractNumId w:val="53"/>
  </w:num>
  <w:num w:numId="38">
    <w:abstractNumId w:val="11"/>
  </w:num>
  <w:num w:numId="39">
    <w:abstractNumId w:val="24"/>
  </w:num>
  <w:num w:numId="40">
    <w:abstractNumId w:val="55"/>
  </w:num>
  <w:num w:numId="41">
    <w:abstractNumId w:val="25"/>
  </w:num>
  <w:num w:numId="42">
    <w:abstractNumId w:val="47"/>
  </w:num>
  <w:num w:numId="43">
    <w:abstractNumId w:val="44"/>
  </w:num>
  <w:num w:numId="44">
    <w:abstractNumId w:val="43"/>
  </w:num>
  <w:num w:numId="45">
    <w:abstractNumId w:val="17"/>
  </w:num>
  <w:num w:numId="46">
    <w:abstractNumId w:val="9"/>
  </w:num>
  <w:num w:numId="4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num>
  <w:num w:numId="4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num>
  <w:num w:numId="51">
    <w:abstractNumId w:val="50"/>
  </w:num>
  <w:num w:numId="5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num>
  <w:num w:numId="54">
    <w:abstractNumId w:val="2"/>
  </w:num>
  <w:num w:numId="55">
    <w:abstractNumId w:val="13"/>
  </w:num>
  <w:num w:numId="5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6"/>
  </w:num>
  <w:num w:numId="59">
    <w:abstractNumId w:val="6"/>
  </w:num>
  <w:num w:numId="6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2"/>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ovo">
    <w15:presenceInfo w15:providerId="None" w15:userId="lenovo"/>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3D3CCF"/>
    <w:rsid w:val="000002A4"/>
    <w:rsid w:val="00000B89"/>
    <w:rsid w:val="00000D85"/>
    <w:rsid w:val="00001308"/>
    <w:rsid w:val="00001590"/>
    <w:rsid w:val="00001D8C"/>
    <w:rsid w:val="0000246A"/>
    <w:rsid w:val="00002866"/>
    <w:rsid w:val="000033E7"/>
    <w:rsid w:val="000044CD"/>
    <w:rsid w:val="00005CB8"/>
    <w:rsid w:val="000076C7"/>
    <w:rsid w:val="00007B0E"/>
    <w:rsid w:val="000111D2"/>
    <w:rsid w:val="0001215F"/>
    <w:rsid w:val="00012F03"/>
    <w:rsid w:val="000130B4"/>
    <w:rsid w:val="000132FB"/>
    <w:rsid w:val="00017F82"/>
    <w:rsid w:val="0002010A"/>
    <w:rsid w:val="00021338"/>
    <w:rsid w:val="00021962"/>
    <w:rsid w:val="00021C7D"/>
    <w:rsid w:val="000223A9"/>
    <w:rsid w:val="00022663"/>
    <w:rsid w:val="00023046"/>
    <w:rsid w:val="000237EC"/>
    <w:rsid w:val="0002408A"/>
    <w:rsid w:val="00024325"/>
    <w:rsid w:val="0002484F"/>
    <w:rsid w:val="00024B74"/>
    <w:rsid w:val="00025242"/>
    <w:rsid w:val="00025294"/>
    <w:rsid w:val="00025FD0"/>
    <w:rsid w:val="000261DA"/>
    <w:rsid w:val="00027B0B"/>
    <w:rsid w:val="00031B3C"/>
    <w:rsid w:val="000325E6"/>
    <w:rsid w:val="00033EFA"/>
    <w:rsid w:val="00034AD0"/>
    <w:rsid w:val="00035D41"/>
    <w:rsid w:val="00036C67"/>
    <w:rsid w:val="00037546"/>
    <w:rsid w:val="00037E08"/>
    <w:rsid w:val="000403A3"/>
    <w:rsid w:val="00042343"/>
    <w:rsid w:val="00042CF1"/>
    <w:rsid w:val="00044964"/>
    <w:rsid w:val="00044C42"/>
    <w:rsid w:val="00045974"/>
    <w:rsid w:val="00045E80"/>
    <w:rsid w:val="00046DFC"/>
    <w:rsid w:val="00050274"/>
    <w:rsid w:val="00051EE4"/>
    <w:rsid w:val="000558A5"/>
    <w:rsid w:val="00056240"/>
    <w:rsid w:val="00056916"/>
    <w:rsid w:val="00057EDC"/>
    <w:rsid w:val="0006000E"/>
    <w:rsid w:val="0006047B"/>
    <w:rsid w:val="00060ECC"/>
    <w:rsid w:val="000617E7"/>
    <w:rsid w:val="000625B6"/>
    <w:rsid w:val="00062CBC"/>
    <w:rsid w:val="00063704"/>
    <w:rsid w:val="00063AF0"/>
    <w:rsid w:val="000649F7"/>
    <w:rsid w:val="00071789"/>
    <w:rsid w:val="00071BB5"/>
    <w:rsid w:val="00080DFC"/>
    <w:rsid w:val="00081898"/>
    <w:rsid w:val="00082F5D"/>
    <w:rsid w:val="000834B0"/>
    <w:rsid w:val="000859DE"/>
    <w:rsid w:val="000868BB"/>
    <w:rsid w:val="00086CCF"/>
    <w:rsid w:val="00086EA2"/>
    <w:rsid w:val="00087FE0"/>
    <w:rsid w:val="00090181"/>
    <w:rsid w:val="0009066F"/>
    <w:rsid w:val="000906EA"/>
    <w:rsid w:val="00090E5C"/>
    <w:rsid w:val="00091BA0"/>
    <w:rsid w:val="00091DF5"/>
    <w:rsid w:val="00092993"/>
    <w:rsid w:val="00093180"/>
    <w:rsid w:val="000951DD"/>
    <w:rsid w:val="00095522"/>
    <w:rsid w:val="000967DA"/>
    <w:rsid w:val="000A0D0B"/>
    <w:rsid w:val="000A1C44"/>
    <w:rsid w:val="000A41F0"/>
    <w:rsid w:val="000A4258"/>
    <w:rsid w:val="000A439B"/>
    <w:rsid w:val="000A5646"/>
    <w:rsid w:val="000A6369"/>
    <w:rsid w:val="000A71C0"/>
    <w:rsid w:val="000A7FAD"/>
    <w:rsid w:val="000B0A2F"/>
    <w:rsid w:val="000B0A70"/>
    <w:rsid w:val="000B1690"/>
    <w:rsid w:val="000B18EF"/>
    <w:rsid w:val="000B315E"/>
    <w:rsid w:val="000B3635"/>
    <w:rsid w:val="000B3CBD"/>
    <w:rsid w:val="000B43FF"/>
    <w:rsid w:val="000B5B14"/>
    <w:rsid w:val="000B68C2"/>
    <w:rsid w:val="000B7CB8"/>
    <w:rsid w:val="000C19C6"/>
    <w:rsid w:val="000C1A58"/>
    <w:rsid w:val="000C242A"/>
    <w:rsid w:val="000C5B42"/>
    <w:rsid w:val="000C5B85"/>
    <w:rsid w:val="000C687A"/>
    <w:rsid w:val="000C73C9"/>
    <w:rsid w:val="000D09D3"/>
    <w:rsid w:val="000D1283"/>
    <w:rsid w:val="000D318B"/>
    <w:rsid w:val="000D4CE9"/>
    <w:rsid w:val="000D61F7"/>
    <w:rsid w:val="000D7476"/>
    <w:rsid w:val="000E093A"/>
    <w:rsid w:val="000E3CA9"/>
    <w:rsid w:val="000E3F82"/>
    <w:rsid w:val="000E54B1"/>
    <w:rsid w:val="000E625D"/>
    <w:rsid w:val="000E6360"/>
    <w:rsid w:val="000E7A15"/>
    <w:rsid w:val="000E7F1E"/>
    <w:rsid w:val="000F000B"/>
    <w:rsid w:val="000F2482"/>
    <w:rsid w:val="000F2803"/>
    <w:rsid w:val="000F3FE8"/>
    <w:rsid w:val="000F4AD6"/>
    <w:rsid w:val="000F4D1C"/>
    <w:rsid w:val="000F4E7B"/>
    <w:rsid w:val="000F50D8"/>
    <w:rsid w:val="000F6046"/>
    <w:rsid w:val="000F6C0E"/>
    <w:rsid w:val="000F6FFF"/>
    <w:rsid w:val="00101D5F"/>
    <w:rsid w:val="001029C9"/>
    <w:rsid w:val="00103881"/>
    <w:rsid w:val="00104445"/>
    <w:rsid w:val="00106584"/>
    <w:rsid w:val="00107E1C"/>
    <w:rsid w:val="00107FF1"/>
    <w:rsid w:val="0011063B"/>
    <w:rsid w:val="00110A07"/>
    <w:rsid w:val="0011268F"/>
    <w:rsid w:val="0011286B"/>
    <w:rsid w:val="00113228"/>
    <w:rsid w:val="001148C8"/>
    <w:rsid w:val="00114B2B"/>
    <w:rsid w:val="00114B91"/>
    <w:rsid w:val="00117548"/>
    <w:rsid w:val="00117ECC"/>
    <w:rsid w:val="00121CD9"/>
    <w:rsid w:val="00122289"/>
    <w:rsid w:val="00122A39"/>
    <w:rsid w:val="00122AD5"/>
    <w:rsid w:val="0012463B"/>
    <w:rsid w:val="0012625A"/>
    <w:rsid w:val="0012659E"/>
    <w:rsid w:val="00127AF3"/>
    <w:rsid w:val="0013030E"/>
    <w:rsid w:val="00132062"/>
    <w:rsid w:val="001320A3"/>
    <w:rsid w:val="00132159"/>
    <w:rsid w:val="00132D34"/>
    <w:rsid w:val="00134C21"/>
    <w:rsid w:val="0013540E"/>
    <w:rsid w:val="0013641F"/>
    <w:rsid w:val="00136434"/>
    <w:rsid w:val="00136DCF"/>
    <w:rsid w:val="00136FF0"/>
    <w:rsid w:val="0014195C"/>
    <w:rsid w:val="001419DE"/>
    <w:rsid w:val="00141FFB"/>
    <w:rsid w:val="0014278E"/>
    <w:rsid w:val="00146467"/>
    <w:rsid w:val="00147346"/>
    <w:rsid w:val="00150179"/>
    <w:rsid w:val="0015055D"/>
    <w:rsid w:val="0015091C"/>
    <w:rsid w:val="00150B55"/>
    <w:rsid w:val="00150C05"/>
    <w:rsid w:val="00151204"/>
    <w:rsid w:val="0015321F"/>
    <w:rsid w:val="00154255"/>
    <w:rsid w:val="00154869"/>
    <w:rsid w:val="00155C34"/>
    <w:rsid w:val="00156502"/>
    <w:rsid w:val="001576A4"/>
    <w:rsid w:val="001576E4"/>
    <w:rsid w:val="0016046A"/>
    <w:rsid w:val="001617D7"/>
    <w:rsid w:val="00161872"/>
    <w:rsid w:val="00162C23"/>
    <w:rsid w:val="00162F50"/>
    <w:rsid w:val="00163EC5"/>
    <w:rsid w:val="00164122"/>
    <w:rsid w:val="001643F2"/>
    <w:rsid w:val="00164AE0"/>
    <w:rsid w:val="001653A0"/>
    <w:rsid w:val="001667CB"/>
    <w:rsid w:val="00167611"/>
    <w:rsid w:val="00167AA4"/>
    <w:rsid w:val="00167B60"/>
    <w:rsid w:val="00171066"/>
    <w:rsid w:val="001718B1"/>
    <w:rsid w:val="001721E1"/>
    <w:rsid w:val="00172FE1"/>
    <w:rsid w:val="00176469"/>
    <w:rsid w:val="00176D8E"/>
    <w:rsid w:val="00176F06"/>
    <w:rsid w:val="00177948"/>
    <w:rsid w:val="00177CC2"/>
    <w:rsid w:val="0018056D"/>
    <w:rsid w:val="00180926"/>
    <w:rsid w:val="0018354B"/>
    <w:rsid w:val="00183BF4"/>
    <w:rsid w:val="00184037"/>
    <w:rsid w:val="00184640"/>
    <w:rsid w:val="001853B9"/>
    <w:rsid w:val="00185539"/>
    <w:rsid w:val="00185A07"/>
    <w:rsid w:val="0018663A"/>
    <w:rsid w:val="001903AC"/>
    <w:rsid w:val="001919D7"/>
    <w:rsid w:val="001940E3"/>
    <w:rsid w:val="00194244"/>
    <w:rsid w:val="00194384"/>
    <w:rsid w:val="0019589A"/>
    <w:rsid w:val="00195B4E"/>
    <w:rsid w:val="001972EB"/>
    <w:rsid w:val="001976AD"/>
    <w:rsid w:val="001A050E"/>
    <w:rsid w:val="001A05AE"/>
    <w:rsid w:val="001A078D"/>
    <w:rsid w:val="001A0C5F"/>
    <w:rsid w:val="001A0EB3"/>
    <w:rsid w:val="001A3FEC"/>
    <w:rsid w:val="001A400C"/>
    <w:rsid w:val="001A47F6"/>
    <w:rsid w:val="001A5B13"/>
    <w:rsid w:val="001A785C"/>
    <w:rsid w:val="001B00BC"/>
    <w:rsid w:val="001B2080"/>
    <w:rsid w:val="001B2CAE"/>
    <w:rsid w:val="001B2CC1"/>
    <w:rsid w:val="001B54FD"/>
    <w:rsid w:val="001B6A22"/>
    <w:rsid w:val="001C2F59"/>
    <w:rsid w:val="001C35C5"/>
    <w:rsid w:val="001C3B0E"/>
    <w:rsid w:val="001C503F"/>
    <w:rsid w:val="001C5061"/>
    <w:rsid w:val="001C5A70"/>
    <w:rsid w:val="001C7025"/>
    <w:rsid w:val="001D2735"/>
    <w:rsid w:val="001D28BB"/>
    <w:rsid w:val="001D4B8B"/>
    <w:rsid w:val="001D626F"/>
    <w:rsid w:val="001D64FA"/>
    <w:rsid w:val="001D6CDC"/>
    <w:rsid w:val="001D6F49"/>
    <w:rsid w:val="001D7E4D"/>
    <w:rsid w:val="001E0096"/>
    <w:rsid w:val="001E02F1"/>
    <w:rsid w:val="001E1667"/>
    <w:rsid w:val="001E4D4D"/>
    <w:rsid w:val="001E4D75"/>
    <w:rsid w:val="001E7CAD"/>
    <w:rsid w:val="001F0065"/>
    <w:rsid w:val="001F477A"/>
    <w:rsid w:val="001F4F80"/>
    <w:rsid w:val="001F538C"/>
    <w:rsid w:val="001F63C0"/>
    <w:rsid w:val="001F6A7E"/>
    <w:rsid w:val="001F75EF"/>
    <w:rsid w:val="002003B0"/>
    <w:rsid w:val="00200956"/>
    <w:rsid w:val="00200F32"/>
    <w:rsid w:val="002015EE"/>
    <w:rsid w:val="0020216B"/>
    <w:rsid w:val="00202740"/>
    <w:rsid w:val="00202FE3"/>
    <w:rsid w:val="00203174"/>
    <w:rsid w:val="00204B3D"/>
    <w:rsid w:val="002050B3"/>
    <w:rsid w:val="00206DAB"/>
    <w:rsid w:val="002079C5"/>
    <w:rsid w:val="00207B70"/>
    <w:rsid w:val="002108AA"/>
    <w:rsid w:val="002110C8"/>
    <w:rsid w:val="00212B2B"/>
    <w:rsid w:val="002133AB"/>
    <w:rsid w:val="0021364A"/>
    <w:rsid w:val="00213823"/>
    <w:rsid w:val="00213CD5"/>
    <w:rsid w:val="0021440A"/>
    <w:rsid w:val="002147F8"/>
    <w:rsid w:val="0021543C"/>
    <w:rsid w:val="00215C22"/>
    <w:rsid w:val="00215E5E"/>
    <w:rsid w:val="0021661D"/>
    <w:rsid w:val="00216E7B"/>
    <w:rsid w:val="0021731D"/>
    <w:rsid w:val="0022035E"/>
    <w:rsid w:val="00221047"/>
    <w:rsid w:val="002225DE"/>
    <w:rsid w:val="00224018"/>
    <w:rsid w:val="00224E0E"/>
    <w:rsid w:val="0022526E"/>
    <w:rsid w:val="00226F71"/>
    <w:rsid w:val="00226FFD"/>
    <w:rsid w:val="00227F82"/>
    <w:rsid w:val="00231C08"/>
    <w:rsid w:val="00231C41"/>
    <w:rsid w:val="00234E85"/>
    <w:rsid w:val="00236A56"/>
    <w:rsid w:val="0023742E"/>
    <w:rsid w:val="00240350"/>
    <w:rsid w:val="00240BB1"/>
    <w:rsid w:val="002441A8"/>
    <w:rsid w:val="002447FF"/>
    <w:rsid w:val="00245667"/>
    <w:rsid w:val="00245874"/>
    <w:rsid w:val="002461B3"/>
    <w:rsid w:val="002462CE"/>
    <w:rsid w:val="00246601"/>
    <w:rsid w:val="00247BBE"/>
    <w:rsid w:val="002503A5"/>
    <w:rsid w:val="00250A60"/>
    <w:rsid w:val="00252801"/>
    <w:rsid w:val="00252851"/>
    <w:rsid w:val="00252E1D"/>
    <w:rsid w:val="00253406"/>
    <w:rsid w:val="0025390B"/>
    <w:rsid w:val="00255E07"/>
    <w:rsid w:val="00257696"/>
    <w:rsid w:val="00260203"/>
    <w:rsid w:val="002606A2"/>
    <w:rsid w:val="00260A8E"/>
    <w:rsid w:val="00262183"/>
    <w:rsid w:val="00263A77"/>
    <w:rsid w:val="002648B8"/>
    <w:rsid w:val="00264A98"/>
    <w:rsid w:val="00264D28"/>
    <w:rsid w:val="00265128"/>
    <w:rsid w:val="00265E7B"/>
    <w:rsid w:val="0026635F"/>
    <w:rsid w:val="002706D4"/>
    <w:rsid w:val="00271AC4"/>
    <w:rsid w:val="002732F6"/>
    <w:rsid w:val="0027362E"/>
    <w:rsid w:val="00274FEA"/>
    <w:rsid w:val="0027648D"/>
    <w:rsid w:val="00277A74"/>
    <w:rsid w:val="002812C1"/>
    <w:rsid w:val="0028195E"/>
    <w:rsid w:val="00281FBD"/>
    <w:rsid w:val="00282156"/>
    <w:rsid w:val="00282341"/>
    <w:rsid w:val="0028290D"/>
    <w:rsid w:val="002830D8"/>
    <w:rsid w:val="00284992"/>
    <w:rsid w:val="00284EC2"/>
    <w:rsid w:val="00285D72"/>
    <w:rsid w:val="00286346"/>
    <w:rsid w:val="00286BA7"/>
    <w:rsid w:val="00286FFA"/>
    <w:rsid w:val="00287216"/>
    <w:rsid w:val="002879BE"/>
    <w:rsid w:val="002902F9"/>
    <w:rsid w:val="002913A9"/>
    <w:rsid w:val="0029159C"/>
    <w:rsid w:val="00291C33"/>
    <w:rsid w:val="00291FE1"/>
    <w:rsid w:val="0029374C"/>
    <w:rsid w:val="00295ADB"/>
    <w:rsid w:val="002961A9"/>
    <w:rsid w:val="002971A5"/>
    <w:rsid w:val="00297530"/>
    <w:rsid w:val="002A007B"/>
    <w:rsid w:val="002A09D4"/>
    <w:rsid w:val="002A2993"/>
    <w:rsid w:val="002A3EF0"/>
    <w:rsid w:val="002A4251"/>
    <w:rsid w:val="002A47F5"/>
    <w:rsid w:val="002A4856"/>
    <w:rsid w:val="002A6148"/>
    <w:rsid w:val="002A634E"/>
    <w:rsid w:val="002A6672"/>
    <w:rsid w:val="002A6DB1"/>
    <w:rsid w:val="002B0893"/>
    <w:rsid w:val="002B179D"/>
    <w:rsid w:val="002B1D7A"/>
    <w:rsid w:val="002B1FD8"/>
    <w:rsid w:val="002B2940"/>
    <w:rsid w:val="002B3BBA"/>
    <w:rsid w:val="002B46B5"/>
    <w:rsid w:val="002B6C9C"/>
    <w:rsid w:val="002B73B2"/>
    <w:rsid w:val="002B7430"/>
    <w:rsid w:val="002B79F6"/>
    <w:rsid w:val="002C072C"/>
    <w:rsid w:val="002C31EB"/>
    <w:rsid w:val="002C3568"/>
    <w:rsid w:val="002C4A1F"/>
    <w:rsid w:val="002C5848"/>
    <w:rsid w:val="002C7183"/>
    <w:rsid w:val="002C7191"/>
    <w:rsid w:val="002C74A7"/>
    <w:rsid w:val="002C7CED"/>
    <w:rsid w:val="002D0323"/>
    <w:rsid w:val="002D13A7"/>
    <w:rsid w:val="002D395F"/>
    <w:rsid w:val="002D39F6"/>
    <w:rsid w:val="002D4333"/>
    <w:rsid w:val="002D4FCE"/>
    <w:rsid w:val="002D5BD7"/>
    <w:rsid w:val="002D6317"/>
    <w:rsid w:val="002D63DD"/>
    <w:rsid w:val="002D66C3"/>
    <w:rsid w:val="002D7B79"/>
    <w:rsid w:val="002E0648"/>
    <w:rsid w:val="002E0D4F"/>
    <w:rsid w:val="002E125C"/>
    <w:rsid w:val="002E1402"/>
    <w:rsid w:val="002E3C35"/>
    <w:rsid w:val="002E422F"/>
    <w:rsid w:val="002E47FC"/>
    <w:rsid w:val="002E72D5"/>
    <w:rsid w:val="002E7628"/>
    <w:rsid w:val="002E7DA1"/>
    <w:rsid w:val="002F140A"/>
    <w:rsid w:val="002F1EE5"/>
    <w:rsid w:val="002F3482"/>
    <w:rsid w:val="002F431D"/>
    <w:rsid w:val="002F47C2"/>
    <w:rsid w:val="002F4D4A"/>
    <w:rsid w:val="002F7894"/>
    <w:rsid w:val="002F7E0F"/>
    <w:rsid w:val="00300ACA"/>
    <w:rsid w:val="00302A47"/>
    <w:rsid w:val="00302FD7"/>
    <w:rsid w:val="00305CC4"/>
    <w:rsid w:val="0030668A"/>
    <w:rsid w:val="00306B8B"/>
    <w:rsid w:val="00307FE9"/>
    <w:rsid w:val="00311D38"/>
    <w:rsid w:val="0031489D"/>
    <w:rsid w:val="00314EDD"/>
    <w:rsid w:val="00315538"/>
    <w:rsid w:val="003164C2"/>
    <w:rsid w:val="003170BD"/>
    <w:rsid w:val="00317E03"/>
    <w:rsid w:val="0032177A"/>
    <w:rsid w:val="00321925"/>
    <w:rsid w:val="003231D3"/>
    <w:rsid w:val="003241BC"/>
    <w:rsid w:val="003242A0"/>
    <w:rsid w:val="003259D4"/>
    <w:rsid w:val="00326631"/>
    <w:rsid w:val="00326DFE"/>
    <w:rsid w:val="00327086"/>
    <w:rsid w:val="0032796D"/>
    <w:rsid w:val="00327B77"/>
    <w:rsid w:val="00330B00"/>
    <w:rsid w:val="00331472"/>
    <w:rsid w:val="00331B82"/>
    <w:rsid w:val="00332963"/>
    <w:rsid w:val="0033329C"/>
    <w:rsid w:val="003332EA"/>
    <w:rsid w:val="00334767"/>
    <w:rsid w:val="003349DE"/>
    <w:rsid w:val="00337A62"/>
    <w:rsid w:val="00341345"/>
    <w:rsid w:val="00342B41"/>
    <w:rsid w:val="0034493E"/>
    <w:rsid w:val="00344F2C"/>
    <w:rsid w:val="003451A6"/>
    <w:rsid w:val="00347F5E"/>
    <w:rsid w:val="0035027F"/>
    <w:rsid w:val="0035157C"/>
    <w:rsid w:val="00351A5F"/>
    <w:rsid w:val="00351EC9"/>
    <w:rsid w:val="00354A87"/>
    <w:rsid w:val="00354E71"/>
    <w:rsid w:val="00355E9B"/>
    <w:rsid w:val="00356DDB"/>
    <w:rsid w:val="00360126"/>
    <w:rsid w:val="00360940"/>
    <w:rsid w:val="00360F92"/>
    <w:rsid w:val="0036210F"/>
    <w:rsid w:val="0036303C"/>
    <w:rsid w:val="00363528"/>
    <w:rsid w:val="00363BC9"/>
    <w:rsid w:val="003649E5"/>
    <w:rsid w:val="00366A29"/>
    <w:rsid w:val="00367300"/>
    <w:rsid w:val="003709B0"/>
    <w:rsid w:val="00373594"/>
    <w:rsid w:val="00374340"/>
    <w:rsid w:val="00375307"/>
    <w:rsid w:val="00376DAF"/>
    <w:rsid w:val="00376F0F"/>
    <w:rsid w:val="00377EBF"/>
    <w:rsid w:val="00377EE4"/>
    <w:rsid w:val="00380B06"/>
    <w:rsid w:val="00380FB0"/>
    <w:rsid w:val="00381DD8"/>
    <w:rsid w:val="00382038"/>
    <w:rsid w:val="0038335A"/>
    <w:rsid w:val="0038347F"/>
    <w:rsid w:val="0038702B"/>
    <w:rsid w:val="003900C3"/>
    <w:rsid w:val="0039169F"/>
    <w:rsid w:val="00392F5D"/>
    <w:rsid w:val="003937A2"/>
    <w:rsid w:val="0039438A"/>
    <w:rsid w:val="003A0892"/>
    <w:rsid w:val="003A0F9F"/>
    <w:rsid w:val="003A145C"/>
    <w:rsid w:val="003A1B17"/>
    <w:rsid w:val="003A2221"/>
    <w:rsid w:val="003A236A"/>
    <w:rsid w:val="003A2A25"/>
    <w:rsid w:val="003A2A30"/>
    <w:rsid w:val="003A3400"/>
    <w:rsid w:val="003A3CC5"/>
    <w:rsid w:val="003A4012"/>
    <w:rsid w:val="003A5B4E"/>
    <w:rsid w:val="003A61F7"/>
    <w:rsid w:val="003A645B"/>
    <w:rsid w:val="003B07BD"/>
    <w:rsid w:val="003B097E"/>
    <w:rsid w:val="003B1D30"/>
    <w:rsid w:val="003B3263"/>
    <w:rsid w:val="003B37AF"/>
    <w:rsid w:val="003B3F1E"/>
    <w:rsid w:val="003B49DF"/>
    <w:rsid w:val="003B4A53"/>
    <w:rsid w:val="003B51F5"/>
    <w:rsid w:val="003B5ECA"/>
    <w:rsid w:val="003B6573"/>
    <w:rsid w:val="003C1CA3"/>
    <w:rsid w:val="003C21D5"/>
    <w:rsid w:val="003C2FB6"/>
    <w:rsid w:val="003C3982"/>
    <w:rsid w:val="003C6243"/>
    <w:rsid w:val="003C7157"/>
    <w:rsid w:val="003C74C9"/>
    <w:rsid w:val="003C7CA0"/>
    <w:rsid w:val="003C7D86"/>
    <w:rsid w:val="003D027F"/>
    <w:rsid w:val="003D055B"/>
    <w:rsid w:val="003D0733"/>
    <w:rsid w:val="003D0954"/>
    <w:rsid w:val="003D14FB"/>
    <w:rsid w:val="003D1BDF"/>
    <w:rsid w:val="003D2D53"/>
    <w:rsid w:val="003D317F"/>
    <w:rsid w:val="003D3CCF"/>
    <w:rsid w:val="003D4ABC"/>
    <w:rsid w:val="003D4EEE"/>
    <w:rsid w:val="003D4FC5"/>
    <w:rsid w:val="003D5062"/>
    <w:rsid w:val="003D575E"/>
    <w:rsid w:val="003D66BC"/>
    <w:rsid w:val="003D6E7A"/>
    <w:rsid w:val="003E0442"/>
    <w:rsid w:val="003E0C93"/>
    <w:rsid w:val="003E24B2"/>
    <w:rsid w:val="003E288B"/>
    <w:rsid w:val="003E30EC"/>
    <w:rsid w:val="003E38D3"/>
    <w:rsid w:val="003E453E"/>
    <w:rsid w:val="003E5E4F"/>
    <w:rsid w:val="003E6C64"/>
    <w:rsid w:val="003E7059"/>
    <w:rsid w:val="003F0716"/>
    <w:rsid w:val="003F0725"/>
    <w:rsid w:val="003F0A0C"/>
    <w:rsid w:val="003F0D23"/>
    <w:rsid w:val="003F2CE2"/>
    <w:rsid w:val="003F3476"/>
    <w:rsid w:val="003F376E"/>
    <w:rsid w:val="003F3D51"/>
    <w:rsid w:val="003F5D4F"/>
    <w:rsid w:val="003F674F"/>
    <w:rsid w:val="004008C5"/>
    <w:rsid w:val="00401EA3"/>
    <w:rsid w:val="0040356C"/>
    <w:rsid w:val="00404021"/>
    <w:rsid w:val="00404CD0"/>
    <w:rsid w:val="00405605"/>
    <w:rsid w:val="00405FD6"/>
    <w:rsid w:val="00406597"/>
    <w:rsid w:val="004069DC"/>
    <w:rsid w:val="00406A44"/>
    <w:rsid w:val="00406D96"/>
    <w:rsid w:val="00407A08"/>
    <w:rsid w:val="00410A2F"/>
    <w:rsid w:val="0041224B"/>
    <w:rsid w:val="004133E2"/>
    <w:rsid w:val="00416873"/>
    <w:rsid w:val="00420E63"/>
    <w:rsid w:val="00420F95"/>
    <w:rsid w:val="0042138E"/>
    <w:rsid w:val="00422D38"/>
    <w:rsid w:val="00422E92"/>
    <w:rsid w:val="00425E8B"/>
    <w:rsid w:val="00427847"/>
    <w:rsid w:val="00430136"/>
    <w:rsid w:val="0043015D"/>
    <w:rsid w:val="00430EA6"/>
    <w:rsid w:val="00430EED"/>
    <w:rsid w:val="00431DD0"/>
    <w:rsid w:val="0043339E"/>
    <w:rsid w:val="004342F0"/>
    <w:rsid w:val="0043434B"/>
    <w:rsid w:val="004349FE"/>
    <w:rsid w:val="004357C6"/>
    <w:rsid w:val="00435909"/>
    <w:rsid w:val="00435B56"/>
    <w:rsid w:val="00436CE6"/>
    <w:rsid w:val="00437001"/>
    <w:rsid w:val="004377B1"/>
    <w:rsid w:val="00442021"/>
    <w:rsid w:val="004420D0"/>
    <w:rsid w:val="00442F6D"/>
    <w:rsid w:val="00443456"/>
    <w:rsid w:val="004445A0"/>
    <w:rsid w:val="00444605"/>
    <w:rsid w:val="0044475B"/>
    <w:rsid w:val="00446655"/>
    <w:rsid w:val="00446930"/>
    <w:rsid w:val="0045016E"/>
    <w:rsid w:val="004508E1"/>
    <w:rsid w:val="0045114D"/>
    <w:rsid w:val="00452873"/>
    <w:rsid w:val="00453157"/>
    <w:rsid w:val="004544FE"/>
    <w:rsid w:val="004562F8"/>
    <w:rsid w:val="004577B9"/>
    <w:rsid w:val="0046050E"/>
    <w:rsid w:val="00460AA7"/>
    <w:rsid w:val="004614AF"/>
    <w:rsid w:val="00463A6D"/>
    <w:rsid w:val="00464565"/>
    <w:rsid w:val="00464728"/>
    <w:rsid w:val="00465D64"/>
    <w:rsid w:val="00467123"/>
    <w:rsid w:val="00470E07"/>
    <w:rsid w:val="00471144"/>
    <w:rsid w:val="004716D3"/>
    <w:rsid w:val="004719DD"/>
    <w:rsid w:val="00472380"/>
    <w:rsid w:val="004727EF"/>
    <w:rsid w:val="00472BDD"/>
    <w:rsid w:val="004730BF"/>
    <w:rsid w:val="0047434E"/>
    <w:rsid w:val="00474BCD"/>
    <w:rsid w:val="00476370"/>
    <w:rsid w:val="004765E7"/>
    <w:rsid w:val="004805A7"/>
    <w:rsid w:val="00480C23"/>
    <w:rsid w:val="00481C34"/>
    <w:rsid w:val="0048221B"/>
    <w:rsid w:val="00482545"/>
    <w:rsid w:val="004833F8"/>
    <w:rsid w:val="004833FB"/>
    <w:rsid w:val="0048486B"/>
    <w:rsid w:val="00486620"/>
    <w:rsid w:val="00486C0F"/>
    <w:rsid w:val="0049031F"/>
    <w:rsid w:val="004904AA"/>
    <w:rsid w:val="00493106"/>
    <w:rsid w:val="004936BC"/>
    <w:rsid w:val="0049449B"/>
    <w:rsid w:val="00494F14"/>
    <w:rsid w:val="00495338"/>
    <w:rsid w:val="00496F2A"/>
    <w:rsid w:val="004A140D"/>
    <w:rsid w:val="004A2C21"/>
    <w:rsid w:val="004A46C2"/>
    <w:rsid w:val="004A4AF4"/>
    <w:rsid w:val="004A5E39"/>
    <w:rsid w:val="004A629F"/>
    <w:rsid w:val="004A6450"/>
    <w:rsid w:val="004B0E46"/>
    <w:rsid w:val="004B29B4"/>
    <w:rsid w:val="004B37EF"/>
    <w:rsid w:val="004B4D13"/>
    <w:rsid w:val="004B5CFE"/>
    <w:rsid w:val="004B62B4"/>
    <w:rsid w:val="004B63AC"/>
    <w:rsid w:val="004B7244"/>
    <w:rsid w:val="004B7480"/>
    <w:rsid w:val="004C17CF"/>
    <w:rsid w:val="004C2CDA"/>
    <w:rsid w:val="004C328F"/>
    <w:rsid w:val="004C35D0"/>
    <w:rsid w:val="004C3FA0"/>
    <w:rsid w:val="004C482C"/>
    <w:rsid w:val="004C52EC"/>
    <w:rsid w:val="004C5E69"/>
    <w:rsid w:val="004C6190"/>
    <w:rsid w:val="004C66FC"/>
    <w:rsid w:val="004C7976"/>
    <w:rsid w:val="004D29D2"/>
    <w:rsid w:val="004D36F0"/>
    <w:rsid w:val="004D575C"/>
    <w:rsid w:val="004D5C9C"/>
    <w:rsid w:val="004D65FA"/>
    <w:rsid w:val="004D70C5"/>
    <w:rsid w:val="004D760B"/>
    <w:rsid w:val="004D7EDA"/>
    <w:rsid w:val="004E147A"/>
    <w:rsid w:val="004E2186"/>
    <w:rsid w:val="004E2DE0"/>
    <w:rsid w:val="004E398D"/>
    <w:rsid w:val="004E39C3"/>
    <w:rsid w:val="004E3AD5"/>
    <w:rsid w:val="004E4935"/>
    <w:rsid w:val="004E7573"/>
    <w:rsid w:val="004E7C50"/>
    <w:rsid w:val="004F14F6"/>
    <w:rsid w:val="004F1F07"/>
    <w:rsid w:val="004F27E9"/>
    <w:rsid w:val="004F3011"/>
    <w:rsid w:val="004F34DF"/>
    <w:rsid w:val="004F3F21"/>
    <w:rsid w:val="004F4C51"/>
    <w:rsid w:val="004F4E50"/>
    <w:rsid w:val="004F509D"/>
    <w:rsid w:val="004F5688"/>
    <w:rsid w:val="004F5DD0"/>
    <w:rsid w:val="004F6AE2"/>
    <w:rsid w:val="004F797D"/>
    <w:rsid w:val="00500B66"/>
    <w:rsid w:val="005011DA"/>
    <w:rsid w:val="0050173C"/>
    <w:rsid w:val="00501A67"/>
    <w:rsid w:val="00501F45"/>
    <w:rsid w:val="00502D4D"/>
    <w:rsid w:val="0050570C"/>
    <w:rsid w:val="00506F31"/>
    <w:rsid w:val="005071A7"/>
    <w:rsid w:val="00507F48"/>
    <w:rsid w:val="005100DA"/>
    <w:rsid w:val="00510436"/>
    <w:rsid w:val="00512AF7"/>
    <w:rsid w:val="005151B8"/>
    <w:rsid w:val="00515884"/>
    <w:rsid w:val="00515C2D"/>
    <w:rsid w:val="00516AF4"/>
    <w:rsid w:val="00516D7A"/>
    <w:rsid w:val="00517555"/>
    <w:rsid w:val="00517CD6"/>
    <w:rsid w:val="00520FE3"/>
    <w:rsid w:val="00521459"/>
    <w:rsid w:val="00524BEA"/>
    <w:rsid w:val="0052538D"/>
    <w:rsid w:val="005257FF"/>
    <w:rsid w:val="00525F20"/>
    <w:rsid w:val="00526A56"/>
    <w:rsid w:val="00526A83"/>
    <w:rsid w:val="0052756C"/>
    <w:rsid w:val="005317AB"/>
    <w:rsid w:val="00531B4E"/>
    <w:rsid w:val="00533B03"/>
    <w:rsid w:val="00534371"/>
    <w:rsid w:val="00534C99"/>
    <w:rsid w:val="00537F0C"/>
    <w:rsid w:val="00540961"/>
    <w:rsid w:val="005419A6"/>
    <w:rsid w:val="00541D8F"/>
    <w:rsid w:val="00543922"/>
    <w:rsid w:val="00543A10"/>
    <w:rsid w:val="00543BCD"/>
    <w:rsid w:val="0054445F"/>
    <w:rsid w:val="0054540C"/>
    <w:rsid w:val="00545714"/>
    <w:rsid w:val="005457B1"/>
    <w:rsid w:val="005457E8"/>
    <w:rsid w:val="00545D73"/>
    <w:rsid w:val="00547FFA"/>
    <w:rsid w:val="005505E4"/>
    <w:rsid w:val="005514C9"/>
    <w:rsid w:val="00552001"/>
    <w:rsid w:val="005523A4"/>
    <w:rsid w:val="005529B9"/>
    <w:rsid w:val="00554175"/>
    <w:rsid w:val="00554AE4"/>
    <w:rsid w:val="00555792"/>
    <w:rsid w:val="00556831"/>
    <w:rsid w:val="00557193"/>
    <w:rsid w:val="00557411"/>
    <w:rsid w:val="00557673"/>
    <w:rsid w:val="00561454"/>
    <w:rsid w:val="00562048"/>
    <w:rsid w:val="0056246F"/>
    <w:rsid w:val="00562F3E"/>
    <w:rsid w:val="005649BB"/>
    <w:rsid w:val="00564A8F"/>
    <w:rsid w:val="0056679B"/>
    <w:rsid w:val="005672EE"/>
    <w:rsid w:val="00570016"/>
    <w:rsid w:val="00570D3A"/>
    <w:rsid w:val="00571C64"/>
    <w:rsid w:val="00571E6B"/>
    <w:rsid w:val="0057278C"/>
    <w:rsid w:val="00572E03"/>
    <w:rsid w:val="00573C15"/>
    <w:rsid w:val="00574EFF"/>
    <w:rsid w:val="00577E62"/>
    <w:rsid w:val="005817D9"/>
    <w:rsid w:val="00581BCC"/>
    <w:rsid w:val="00583FEB"/>
    <w:rsid w:val="00585C44"/>
    <w:rsid w:val="00591DEE"/>
    <w:rsid w:val="00592DC5"/>
    <w:rsid w:val="005935A5"/>
    <w:rsid w:val="00596B77"/>
    <w:rsid w:val="00597F89"/>
    <w:rsid w:val="005A18FE"/>
    <w:rsid w:val="005A198E"/>
    <w:rsid w:val="005A1C39"/>
    <w:rsid w:val="005A2391"/>
    <w:rsid w:val="005A34E8"/>
    <w:rsid w:val="005A393A"/>
    <w:rsid w:val="005A4D1C"/>
    <w:rsid w:val="005A53C7"/>
    <w:rsid w:val="005A5412"/>
    <w:rsid w:val="005A5D41"/>
    <w:rsid w:val="005A641A"/>
    <w:rsid w:val="005A6DCB"/>
    <w:rsid w:val="005B06E2"/>
    <w:rsid w:val="005B1D14"/>
    <w:rsid w:val="005B2D05"/>
    <w:rsid w:val="005B2F43"/>
    <w:rsid w:val="005B2F95"/>
    <w:rsid w:val="005B3660"/>
    <w:rsid w:val="005B3D2D"/>
    <w:rsid w:val="005B73CC"/>
    <w:rsid w:val="005B74C5"/>
    <w:rsid w:val="005B7C8A"/>
    <w:rsid w:val="005C00BD"/>
    <w:rsid w:val="005C096F"/>
    <w:rsid w:val="005C22F8"/>
    <w:rsid w:val="005C2CD9"/>
    <w:rsid w:val="005C38B2"/>
    <w:rsid w:val="005C47AE"/>
    <w:rsid w:val="005C4B0A"/>
    <w:rsid w:val="005C691E"/>
    <w:rsid w:val="005C79B8"/>
    <w:rsid w:val="005C7C8F"/>
    <w:rsid w:val="005D066C"/>
    <w:rsid w:val="005D09C9"/>
    <w:rsid w:val="005D0A9D"/>
    <w:rsid w:val="005D0FD2"/>
    <w:rsid w:val="005D556B"/>
    <w:rsid w:val="005D69D3"/>
    <w:rsid w:val="005D7A7C"/>
    <w:rsid w:val="005E29F7"/>
    <w:rsid w:val="005E3AAA"/>
    <w:rsid w:val="005E3C98"/>
    <w:rsid w:val="005E5024"/>
    <w:rsid w:val="005E641C"/>
    <w:rsid w:val="005E7C33"/>
    <w:rsid w:val="005F04C1"/>
    <w:rsid w:val="005F076D"/>
    <w:rsid w:val="005F0E59"/>
    <w:rsid w:val="005F0F9D"/>
    <w:rsid w:val="005F1E62"/>
    <w:rsid w:val="005F357C"/>
    <w:rsid w:val="005F4BE5"/>
    <w:rsid w:val="005F5BCF"/>
    <w:rsid w:val="005F671A"/>
    <w:rsid w:val="005F777F"/>
    <w:rsid w:val="005F78BB"/>
    <w:rsid w:val="00600063"/>
    <w:rsid w:val="00600622"/>
    <w:rsid w:val="0060076A"/>
    <w:rsid w:val="006012D6"/>
    <w:rsid w:val="00602469"/>
    <w:rsid w:val="0060254F"/>
    <w:rsid w:val="00603E6E"/>
    <w:rsid w:val="0060502D"/>
    <w:rsid w:val="006056B3"/>
    <w:rsid w:val="00605E48"/>
    <w:rsid w:val="00606037"/>
    <w:rsid w:val="0061032D"/>
    <w:rsid w:val="00610A3C"/>
    <w:rsid w:val="00611930"/>
    <w:rsid w:val="00611E16"/>
    <w:rsid w:val="0061202C"/>
    <w:rsid w:val="00612E59"/>
    <w:rsid w:val="00613FEC"/>
    <w:rsid w:val="00616794"/>
    <w:rsid w:val="0061766C"/>
    <w:rsid w:val="006206BA"/>
    <w:rsid w:val="00620859"/>
    <w:rsid w:val="00620F36"/>
    <w:rsid w:val="00621D7C"/>
    <w:rsid w:val="00621F99"/>
    <w:rsid w:val="006237D6"/>
    <w:rsid w:val="00623910"/>
    <w:rsid w:val="00623AF4"/>
    <w:rsid w:val="0062402E"/>
    <w:rsid w:val="00624178"/>
    <w:rsid w:val="00624ACF"/>
    <w:rsid w:val="00624EC4"/>
    <w:rsid w:val="00626304"/>
    <w:rsid w:val="00627E20"/>
    <w:rsid w:val="006310BA"/>
    <w:rsid w:val="006312C7"/>
    <w:rsid w:val="00631E8C"/>
    <w:rsid w:val="006323BC"/>
    <w:rsid w:val="00632B06"/>
    <w:rsid w:val="00632FF9"/>
    <w:rsid w:val="006339DE"/>
    <w:rsid w:val="006344A6"/>
    <w:rsid w:val="00634E26"/>
    <w:rsid w:val="006352C2"/>
    <w:rsid w:val="00635318"/>
    <w:rsid w:val="006362E0"/>
    <w:rsid w:val="00637036"/>
    <w:rsid w:val="006371BC"/>
    <w:rsid w:val="00637F71"/>
    <w:rsid w:val="006408DE"/>
    <w:rsid w:val="006418CA"/>
    <w:rsid w:val="00641979"/>
    <w:rsid w:val="00641ECA"/>
    <w:rsid w:val="00643789"/>
    <w:rsid w:val="00643EE6"/>
    <w:rsid w:val="00644AD3"/>
    <w:rsid w:val="00645223"/>
    <w:rsid w:val="00646530"/>
    <w:rsid w:val="00650024"/>
    <w:rsid w:val="006501E9"/>
    <w:rsid w:val="006517F6"/>
    <w:rsid w:val="00652F09"/>
    <w:rsid w:val="00653609"/>
    <w:rsid w:val="006538A7"/>
    <w:rsid w:val="006557E1"/>
    <w:rsid w:val="006559C3"/>
    <w:rsid w:val="00655A1B"/>
    <w:rsid w:val="00656F7A"/>
    <w:rsid w:val="00660442"/>
    <w:rsid w:val="0066112F"/>
    <w:rsid w:val="006614FF"/>
    <w:rsid w:val="006616F7"/>
    <w:rsid w:val="00662363"/>
    <w:rsid w:val="00662B39"/>
    <w:rsid w:val="00664763"/>
    <w:rsid w:val="00665EE6"/>
    <w:rsid w:val="0066630E"/>
    <w:rsid w:val="00666BFD"/>
    <w:rsid w:val="00666C52"/>
    <w:rsid w:val="00670715"/>
    <w:rsid w:val="0067085A"/>
    <w:rsid w:val="00670C3B"/>
    <w:rsid w:val="00673B2C"/>
    <w:rsid w:val="00673F40"/>
    <w:rsid w:val="006744FA"/>
    <w:rsid w:val="0067483F"/>
    <w:rsid w:val="00674F2C"/>
    <w:rsid w:val="00675117"/>
    <w:rsid w:val="0067556B"/>
    <w:rsid w:val="0067560C"/>
    <w:rsid w:val="00675F77"/>
    <w:rsid w:val="00676193"/>
    <w:rsid w:val="00677EC6"/>
    <w:rsid w:val="00680506"/>
    <w:rsid w:val="00681A06"/>
    <w:rsid w:val="00681C28"/>
    <w:rsid w:val="00681FAB"/>
    <w:rsid w:val="0068215E"/>
    <w:rsid w:val="00682613"/>
    <w:rsid w:val="006828A0"/>
    <w:rsid w:val="0068334C"/>
    <w:rsid w:val="00686D2D"/>
    <w:rsid w:val="006875CE"/>
    <w:rsid w:val="00690C3E"/>
    <w:rsid w:val="00691ABB"/>
    <w:rsid w:val="00692E76"/>
    <w:rsid w:val="00693CEF"/>
    <w:rsid w:val="00694301"/>
    <w:rsid w:val="00694335"/>
    <w:rsid w:val="00695AFA"/>
    <w:rsid w:val="006973D5"/>
    <w:rsid w:val="006A0C80"/>
    <w:rsid w:val="006A0EC7"/>
    <w:rsid w:val="006A15A7"/>
    <w:rsid w:val="006A2C5A"/>
    <w:rsid w:val="006A317E"/>
    <w:rsid w:val="006A3E94"/>
    <w:rsid w:val="006A4C09"/>
    <w:rsid w:val="006A4FA9"/>
    <w:rsid w:val="006A541E"/>
    <w:rsid w:val="006A6BC4"/>
    <w:rsid w:val="006A7132"/>
    <w:rsid w:val="006A7675"/>
    <w:rsid w:val="006B09F6"/>
    <w:rsid w:val="006B30A1"/>
    <w:rsid w:val="006B48F4"/>
    <w:rsid w:val="006B6967"/>
    <w:rsid w:val="006C02A9"/>
    <w:rsid w:val="006C097B"/>
    <w:rsid w:val="006C11DD"/>
    <w:rsid w:val="006C1532"/>
    <w:rsid w:val="006C19A1"/>
    <w:rsid w:val="006C1FE3"/>
    <w:rsid w:val="006C21CD"/>
    <w:rsid w:val="006C3620"/>
    <w:rsid w:val="006C4C91"/>
    <w:rsid w:val="006C5485"/>
    <w:rsid w:val="006C5C09"/>
    <w:rsid w:val="006C6E7C"/>
    <w:rsid w:val="006D09AB"/>
    <w:rsid w:val="006D1358"/>
    <w:rsid w:val="006D13AD"/>
    <w:rsid w:val="006D1406"/>
    <w:rsid w:val="006D3F13"/>
    <w:rsid w:val="006D6446"/>
    <w:rsid w:val="006D69B5"/>
    <w:rsid w:val="006D7E87"/>
    <w:rsid w:val="006E2655"/>
    <w:rsid w:val="006E26C3"/>
    <w:rsid w:val="006E2FA5"/>
    <w:rsid w:val="006E411C"/>
    <w:rsid w:val="006E4499"/>
    <w:rsid w:val="006E462A"/>
    <w:rsid w:val="006E4730"/>
    <w:rsid w:val="006E6DC6"/>
    <w:rsid w:val="006E708F"/>
    <w:rsid w:val="006F01FE"/>
    <w:rsid w:val="006F0E58"/>
    <w:rsid w:val="006F16B8"/>
    <w:rsid w:val="006F18E0"/>
    <w:rsid w:val="006F525D"/>
    <w:rsid w:val="006F52DF"/>
    <w:rsid w:val="006F6828"/>
    <w:rsid w:val="006F6B30"/>
    <w:rsid w:val="006F7536"/>
    <w:rsid w:val="006F759E"/>
    <w:rsid w:val="00701283"/>
    <w:rsid w:val="00701929"/>
    <w:rsid w:val="0070249F"/>
    <w:rsid w:val="00702F8A"/>
    <w:rsid w:val="0070375F"/>
    <w:rsid w:val="007037FA"/>
    <w:rsid w:val="0070402E"/>
    <w:rsid w:val="00704507"/>
    <w:rsid w:val="00704AE7"/>
    <w:rsid w:val="00706384"/>
    <w:rsid w:val="00706844"/>
    <w:rsid w:val="00707017"/>
    <w:rsid w:val="0070719F"/>
    <w:rsid w:val="007076BD"/>
    <w:rsid w:val="00710108"/>
    <w:rsid w:val="007110F2"/>
    <w:rsid w:val="00711EE7"/>
    <w:rsid w:val="00717D07"/>
    <w:rsid w:val="007205C9"/>
    <w:rsid w:val="00722EFD"/>
    <w:rsid w:val="00724384"/>
    <w:rsid w:val="0072448C"/>
    <w:rsid w:val="007251AA"/>
    <w:rsid w:val="007311D3"/>
    <w:rsid w:val="00731846"/>
    <w:rsid w:val="0073274B"/>
    <w:rsid w:val="007364EF"/>
    <w:rsid w:val="0073710A"/>
    <w:rsid w:val="007372F4"/>
    <w:rsid w:val="00737CBF"/>
    <w:rsid w:val="00737D80"/>
    <w:rsid w:val="00737FCE"/>
    <w:rsid w:val="00740031"/>
    <w:rsid w:val="00740823"/>
    <w:rsid w:val="00740A86"/>
    <w:rsid w:val="00741AA9"/>
    <w:rsid w:val="00741B7E"/>
    <w:rsid w:val="00742114"/>
    <w:rsid w:val="007429F6"/>
    <w:rsid w:val="00742D22"/>
    <w:rsid w:val="00744A51"/>
    <w:rsid w:val="00744D78"/>
    <w:rsid w:val="00746737"/>
    <w:rsid w:val="00746862"/>
    <w:rsid w:val="007474B7"/>
    <w:rsid w:val="00747A91"/>
    <w:rsid w:val="00747E1D"/>
    <w:rsid w:val="007501AC"/>
    <w:rsid w:val="00750405"/>
    <w:rsid w:val="00751500"/>
    <w:rsid w:val="00752C9F"/>
    <w:rsid w:val="007530AC"/>
    <w:rsid w:val="0075445A"/>
    <w:rsid w:val="00755E5B"/>
    <w:rsid w:val="007568D1"/>
    <w:rsid w:val="00757B8E"/>
    <w:rsid w:val="007606A0"/>
    <w:rsid w:val="00760F5C"/>
    <w:rsid w:val="00762AD1"/>
    <w:rsid w:val="007639B2"/>
    <w:rsid w:val="00764BA4"/>
    <w:rsid w:val="00764BF2"/>
    <w:rsid w:val="00765AD0"/>
    <w:rsid w:val="00765B90"/>
    <w:rsid w:val="00766836"/>
    <w:rsid w:val="00767073"/>
    <w:rsid w:val="00767673"/>
    <w:rsid w:val="007701BF"/>
    <w:rsid w:val="007707F4"/>
    <w:rsid w:val="00770BA0"/>
    <w:rsid w:val="00773497"/>
    <w:rsid w:val="0077350B"/>
    <w:rsid w:val="0077586B"/>
    <w:rsid w:val="0077606C"/>
    <w:rsid w:val="007767C0"/>
    <w:rsid w:val="00776CE7"/>
    <w:rsid w:val="0078181F"/>
    <w:rsid w:val="00783574"/>
    <w:rsid w:val="00783FEE"/>
    <w:rsid w:val="00784175"/>
    <w:rsid w:val="00786CC6"/>
    <w:rsid w:val="0079040A"/>
    <w:rsid w:val="00790A11"/>
    <w:rsid w:val="00791705"/>
    <w:rsid w:val="00792046"/>
    <w:rsid w:val="00794496"/>
    <w:rsid w:val="00795399"/>
    <w:rsid w:val="007A03DC"/>
    <w:rsid w:val="007A0DCA"/>
    <w:rsid w:val="007A0F33"/>
    <w:rsid w:val="007A124B"/>
    <w:rsid w:val="007A2958"/>
    <w:rsid w:val="007A34D9"/>
    <w:rsid w:val="007A3AD3"/>
    <w:rsid w:val="007A4AF6"/>
    <w:rsid w:val="007A580D"/>
    <w:rsid w:val="007A5C1F"/>
    <w:rsid w:val="007B20CA"/>
    <w:rsid w:val="007B630F"/>
    <w:rsid w:val="007B7702"/>
    <w:rsid w:val="007B7BD2"/>
    <w:rsid w:val="007C0F39"/>
    <w:rsid w:val="007C1450"/>
    <w:rsid w:val="007C2A08"/>
    <w:rsid w:val="007C328A"/>
    <w:rsid w:val="007C552C"/>
    <w:rsid w:val="007C7098"/>
    <w:rsid w:val="007C783F"/>
    <w:rsid w:val="007C7BE1"/>
    <w:rsid w:val="007D0008"/>
    <w:rsid w:val="007D1788"/>
    <w:rsid w:val="007D2C50"/>
    <w:rsid w:val="007D3311"/>
    <w:rsid w:val="007D4311"/>
    <w:rsid w:val="007D4F4E"/>
    <w:rsid w:val="007D5DE5"/>
    <w:rsid w:val="007D6313"/>
    <w:rsid w:val="007D715A"/>
    <w:rsid w:val="007D7403"/>
    <w:rsid w:val="007E03AF"/>
    <w:rsid w:val="007E0EA0"/>
    <w:rsid w:val="007E0F7E"/>
    <w:rsid w:val="007E184E"/>
    <w:rsid w:val="007E3567"/>
    <w:rsid w:val="007E40EA"/>
    <w:rsid w:val="007E4A8A"/>
    <w:rsid w:val="007E4F9C"/>
    <w:rsid w:val="007E576C"/>
    <w:rsid w:val="007E5B0E"/>
    <w:rsid w:val="007E7FA2"/>
    <w:rsid w:val="007F0EAF"/>
    <w:rsid w:val="007F1EC5"/>
    <w:rsid w:val="007F2066"/>
    <w:rsid w:val="007F2824"/>
    <w:rsid w:val="007F318B"/>
    <w:rsid w:val="007F41AB"/>
    <w:rsid w:val="007F4607"/>
    <w:rsid w:val="007F46A0"/>
    <w:rsid w:val="007F5389"/>
    <w:rsid w:val="007F5D47"/>
    <w:rsid w:val="007F6204"/>
    <w:rsid w:val="007F6B1C"/>
    <w:rsid w:val="007F6D20"/>
    <w:rsid w:val="007F735E"/>
    <w:rsid w:val="008009B4"/>
    <w:rsid w:val="00803BE3"/>
    <w:rsid w:val="008041CB"/>
    <w:rsid w:val="00804732"/>
    <w:rsid w:val="00804A39"/>
    <w:rsid w:val="008057CC"/>
    <w:rsid w:val="00805F56"/>
    <w:rsid w:val="00806E21"/>
    <w:rsid w:val="00807559"/>
    <w:rsid w:val="0080785F"/>
    <w:rsid w:val="00807C7B"/>
    <w:rsid w:val="008108F1"/>
    <w:rsid w:val="008114F0"/>
    <w:rsid w:val="00812690"/>
    <w:rsid w:val="008126CF"/>
    <w:rsid w:val="0081277F"/>
    <w:rsid w:val="0081341A"/>
    <w:rsid w:val="00813683"/>
    <w:rsid w:val="00814E9C"/>
    <w:rsid w:val="008150A9"/>
    <w:rsid w:val="00815B76"/>
    <w:rsid w:val="008165CA"/>
    <w:rsid w:val="00817B62"/>
    <w:rsid w:val="00817D0D"/>
    <w:rsid w:val="0082178C"/>
    <w:rsid w:val="00822294"/>
    <w:rsid w:val="00823144"/>
    <w:rsid w:val="00824236"/>
    <w:rsid w:val="008244C9"/>
    <w:rsid w:val="00824C39"/>
    <w:rsid w:val="00824E32"/>
    <w:rsid w:val="00825286"/>
    <w:rsid w:val="00825AA8"/>
    <w:rsid w:val="00826102"/>
    <w:rsid w:val="00827121"/>
    <w:rsid w:val="00827CFE"/>
    <w:rsid w:val="00830A0F"/>
    <w:rsid w:val="0083255F"/>
    <w:rsid w:val="0083265F"/>
    <w:rsid w:val="00833490"/>
    <w:rsid w:val="008336CD"/>
    <w:rsid w:val="00834140"/>
    <w:rsid w:val="00834B25"/>
    <w:rsid w:val="0083548F"/>
    <w:rsid w:val="0083599D"/>
    <w:rsid w:val="00836795"/>
    <w:rsid w:val="008372DE"/>
    <w:rsid w:val="00841B9E"/>
    <w:rsid w:val="00845D59"/>
    <w:rsid w:val="0084627F"/>
    <w:rsid w:val="00847DB1"/>
    <w:rsid w:val="00847EF0"/>
    <w:rsid w:val="008507A1"/>
    <w:rsid w:val="00851268"/>
    <w:rsid w:val="008525D4"/>
    <w:rsid w:val="00853101"/>
    <w:rsid w:val="00853CEF"/>
    <w:rsid w:val="00853EAF"/>
    <w:rsid w:val="00854B2F"/>
    <w:rsid w:val="008556AC"/>
    <w:rsid w:val="00856F7C"/>
    <w:rsid w:val="008601F3"/>
    <w:rsid w:val="00860EC4"/>
    <w:rsid w:val="00861561"/>
    <w:rsid w:val="008618BB"/>
    <w:rsid w:val="008619AA"/>
    <w:rsid w:val="00861F64"/>
    <w:rsid w:val="008622AE"/>
    <w:rsid w:val="0086270F"/>
    <w:rsid w:val="00862943"/>
    <w:rsid w:val="00862D38"/>
    <w:rsid w:val="008635B2"/>
    <w:rsid w:val="008646C6"/>
    <w:rsid w:val="0087150F"/>
    <w:rsid w:val="00871C6D"/>
    <w:rsid w:val="00872FD0"/>
    <w:rsid w:val="008752ED"/>
    <w:rsid w:val="0087648F"/>
    <w:rsid w:val="008801ED"/>
    <w:rsid w:val="00880376"/>
    <w:rsid w:val="00880FC1"/>
    <w:rsid w:val="0088136E"/>
    <w:rsid w:val="008815EE"/>
    <w:rsid w:val="00881A94"/>
    <w:rsid w:val="00882088"/>
    <w:rsid w:val="008826F5"/>
    <w:rsid w:val="008848DD"/>
    <w:rsid w:val="00884A97"/>
    <w:rsid w:val="00885174"/>
    <w:rsid w:val="008851D9"/>
    <w:rsid w:val="00885283"/>
    <w:rsid w:val="008858CB"/>
    <w:rsid w:val="00885A13"/>
    <w:rsid w:val="00885D56"/>
    <w:rsid w:val="00885D7F"/>
    <w:rsid w:val="008862E5"/>
    <w:rsid w:val="00886DF3"/>
    <w:rsid w:val="008870A7"/>
    <w:rsid w:val="008931AD"/>
    <w:rsid w:val="00893E6E"/>
    <w:rsid w:val="0089447F"/>
    <w:rsid w:val="0089598C"/>
    <w:rsid w:val="008978B0"/>
    <w:rsid w:val="00897B3C"/>
    <w:rsid w:val="008A0910"/>
    <w:rsid w:val="008A0B47"/>
    <w:rsid w:val="008A19C9"/>
    <w:rsid w:val="008A1ED4"/>
    <w:rsid w:val="008A4A46"/>
    <w:rsid w:val="008A4F07"/>
    <w:rsid w:val="008A59E3"/>
    <w:rsid w:val="008A5E33"/>
    <w:rsid w:val="008B05C3"/>
    <w:rsid w:val="008B10BD"/>
    <w:rsid w:val="008B1A24"/>
    <w:rsid w:val="008B2728"/>
    <w:rsid w:val="008B2F00"/>
    <w:rsid w:val="008B38BA"/>
    <w:rsid w:val="008B3A50"/>
    <w:rsid w:val="008B3ABD"/>
    <w:rsid w:val="008B4CF4"/>
    <w:rsid w:val="008B5096"/>
    <w:rsid w:val="008B5943"/>
    <w:rsid w:val="008B7461"/>
    <w:rsid w:val="008B7790"/>
    <w:rsid w:val="008C25E9"/>
    <w:rsid w:val="008C453F"/>
    <w:rsid w:val="008C5C9D"/>
    <w:rsid w:val="008C6BD1"/>
    <w:rsid w:val="008C73F7"/>
    <w:rsid w:val="008D0F0E"/>
    <w:rsid w:val="008D2D02"/>
    <w:rsid w:val="008D3748"/>
    <w:rsid w:val="008D543D"/>
    <w:rsid w:val="008D557E"/>
    <w:rsid w:val="008D5B93"/>
    <w:rsid w:val="008D63AF"/>
    <w:rsid w:val="008D6B30"/>
    <w:rsid w:val="008D7451"/>
    <w:rsid w:val="008D7C28"/>
    <w:rsid w:val="008D7F2D"/>
    <w:rsid w:val="008E045E"/>
    <w:rsid w:val="008E05E2"/>
    <w:rsid w:val="008E0ACA"/>
    <w:rsid w:val="008E0D7B"/>
    <w:rsid w:val="008E4DDB"/>
    <w:rsid w:val="008E51F0"/>
    <w:rsid w:val="008E66E8"/>
    <w:rsid w:val="008E67B7"/>
    <w:rsid w:val="008E6FA2"/>
    <w:rsid w:val="008E7364"/>
    <w:rsid w:val="008E7A25"/>
    <w:rsid w:val="008F0587"/>
    <w:rsid w:val="008F05C9"/>
    <w:rsid w:val="008F0D34"/>
    <w:rsid w:val="008F2096"/>
    <w:rsid w:val="008F4E60"/>
    <w:rsid w:val="008F5889"/>
    <w:rsid w:val="008F67BA"/>
    <w:rsid w:val="008F72DC"/>
    <w:rsid w:val="009001F4"/>
    <w:rsid w:val="00900479"/>
    <w:rsid w:val="00900582"/>
    <w:rsid w:val="0090172F"/>
    <w:rsid w:val="00903DFB"/>
    <w:rsid w:val="00906BF1"/>
    <w:rsid w:val="00911AA0"/>
    <w:rsid w:val="009123BF"/>
    <w:rsid w:val="00912BA5"/>
    <w:rsid w:val="009137C5"/>
    <w:rsid w:val="00913867"/>
    <w:rsid w:val="0091470D"/>
    <w:rsid w:val="00914AF5"/>
    <w:rsid w:val="00915109"/>
    <w:rsid w:val="0092020F"/>
    <w:rsid w:val="009204E6"/>
    <w:rsid w:val="00920B47"/>
    <w:rsid w:val="0092189B"/>
    <w:rsid w:val="00921B7F"/>
    <w:rsid w:val="00924106"/>
    <w:rsid w:val="00924A6C"/>
    <w:rsid w:val="00925A8B"/>
    <w:rsid w:val="00925B2E"/>
    <w:rsid w:val="00925BF3"/>
    <w:rsid w:val="00925C77"/>
    <w:rsid w:val="00926880"/>
    <w:rsid w:val="00926B01"/>
    <w:rsid w:val="00927109"/>
    <w:rsid w:val="0092729C"/>
    <w:rsid w:val="00930E5D"/>
    <w:rsid w:val="00932478"/>
    <w:rsid w:val="009328C7"/>
    <w:rsid w:val="00932CD6"/>
    <w:rsid w:val="0093387C"/>
    <w:rsid w:val="00933ABF"/>
    <w:rsid w:val="009357E8"/>
    <w:rsid w:val="009365B3"/>
    <w:rsid w:val="00936627"/>
    <w:rsid w:val="00936918"/>
    <w:rsid w:val="00936B55"/>
    <w:rsid w:val="0093785C"/>
    <w:rsid w:val="009418CD"/>
    <w:rsid w:val="00941AF2"/>
    <w:rsid w:val="00943E32"/>
    <w:rsid w:val="00944BB6"/>
    <w:rsid w:val="00944C4B"/>
    <w:rsid w:val="009459F2"/>
    <w:rsid w:val="009463B3"/>
    <w:rsid w:val="0094687D"/>
    <w:rsid w:val="00946B4C"/>
    <w:rsid w:val="00950569"/>
    <w:rsid w:val="00952FF1"/>
    <w:rsid w:val="00953315"/>
    <w:rsid w:val="00953B60"/>
    <w:rsid w:val="00953BD3"/>
    <w:rsid w:val="00953DA4"/>
    <w:rsid w:val="009543CC"/>
    <w:rsid w:val="00954526"/>
    <w:rsid w:val="00954B77"/>
    <w:rsid w:val="00954FE9"/>
    <w:rsid w:val="0095519C"/>
    <w:rsid w:val="009553FF"/>
    <w:rsid w:val="00955FCD"/>
    <w:rsid w:val="00956E50"/>
    <w:rsid w:val="0095743E"/>
    <w:rsid w:val="00957CE6"/>
    <w:rsid w:val="00957DE2"/>
    <w:rsid w:val="00957E5B"/>
    <w:rsid w:val="009619FB"/>
    <w:rsid w:val="0096344B"/>
    <w:rsid w:val="00963FA0"/>
    <w:rsid w:val="0096493E"/>
    <w:rsid w:val="00966DA2"/>
    <w:rsid w:val="009700E5"/>
    <w:rsid w:val="0097031D"/>
    <w:rsid w:val="00970907"/>
    <w:rsid w:val="00970AD0"/>
    <w:rsid w:val="00971432"/>
    <w:rsid w:val="00972F0B"/>
    <w:rsid w:val="00975761"/>
    <w:rsid w:val="00975914"/>
    <w:rsid w:val="00976645"/>
    <w:rsid w:val="00976717"/>
    <w:rsid w:val="00976BF0"/>
    <w:rsid w:val="00977BF5"/>
    <w:rsid w:val="00980442"/>
    <w:rsid w:val="009815B6"/>
    <w:rsid w:val="00981655"/>
    <w:rsid w:val="00982730"/>
    <w:rsid w:val="00984F0A"/>
    <w:rsid w:val="00985725"/>
    <w:rsid w:val="00985D37"/>
    <w:rsid w:val="00987633"/>
    <w:rsid w:val="00987762"/>
    <w:rsid w:val="00990663"/>
    <w:rsid w:val="00990A6E"/>
    <w:rsid w:val="00991001"/>
    <w:rsid w:val="0099180B"/>
    <w:rsid w:val="00991B13"/>
    <w:rsid w:val="009927F8"/>
    <w:rsid w:val="00992FC5"/>
    <w:rsid w:val="009930F4"/>
    <w:rsid w:val="00993565"/>
    <w:rsid w:val="00993F24"/>
    <w:rsid w:val="009945D4"/>
    <w:rsid w:val="009958C7"/>
    <w:rsid w:val="00995C16"/>
    <w:rsid w:val="00995E1F"/>
    <w:rsid w:val="0099615A"/>
    <w:rsid w:val="009971E2"/>
    <w:rsid w:val="00997C02"/>
    <w:rsid w:val="00997D4E"/>
    <w:rsid w:val="009A0107"/>
    <w:rsid w:val="009A02D3"/>
    <w:rsid w:val="009A1125"/>
    <w:rsid w:val="009A1BED"/>
    <w:rsid w:val="009A44B7"/>
    <w:rsid w:val="009A4AD9"/>
    <w:rsid w:val="009A5104"/>
    <w:rsid w:val="009A7EE5"/>
    <w:rsid w:val="009B0CBA"/>
    <w:rsid w:val="009B10E7"/>
    <w:rsid w:val="009B207D"/>
    <w:rsid w:val="009B38BD"/>
    <w:rsid w:val="009B4C72"/>
    <w:rsid w:val="009B564B"/>
    <w:rsid w:val="009B6873"/>
    <w:rsid w:val="009B6F7D"/>
    <w:rsid w:val="009B74DB"/>
    <w:rsid w:val="009B7895"/>
    <w:rsid w:val="009B7BD0"/>
    <w:rsid w:val="009B7D83"/>
    <w:rsid w:val="009C02D0"/>
    <w:rsid w:val="009C04AF"/>
    <w:rsid w:val="009C08DB"/>
    <w:rsid w:val="009C1E4E"/>
    <w:rsid w:val="009C467C"/>
    <w:rsid w:val="009C7BDF"/>
    <w:rsid w:val="009C7FA7"/>
    <w:rsid w:val="009C7FE2"/>
    <w:rsid w:val="009D0319"/>
    <w:rsid w:val="009D17FA"/>
    <w:rsid w:val="009D2AB4"/>
    <w:rsid w:val="009D2B9D"/>
    <w:rsid w:val="009D3D47"/>
    <w:rsid w:val="009D48E1"/>
    <w:rsid w:val="009D536E"/>
    <w:rsid w:val="009D5ED6"/>
    <w:rsid w:val="009D76CE"/>
    <w:rsid w:val="009D774F"/>
    <w:rsid w:val="009D7C86"/>
    <w:rsid w:val="009E0A3F"/>
    <w:rsid w:val="009E0CFF"/>
    <w:rsid w:val="009E249E"/>
    <w:rsid w:val="009E257C"/>
    <w:rsid w:val="009E26EC"/>
    <w:rsid w:val="009E37B6"/>
    <w:rsid w:val="009E3C87"/>
    <w:rsid w:val="009E46C9"/>
    <w:rsid w:val="009E4701"/>
    <w:rsid w:val="009E4ADB"/>
    <w:rsid w:val="009E5003"/>
    <w:rsid w:val="009E6ADB"/>
    <w:rsid w:val="009E7244"/>
    <w:rsid w:val="009F0BC6"/>
    <w:rsid w:val="009F1A79"/>
    <w:rsid w:val="009F1B36"/>
    <w:rsid w:val="009F2823"/>
    <w:rsid w:val="009F3C41"/>
    <w:rsid w:val="009F43FF"/>
    <w:rsid w:val="009F6BC1"/>
    <w:rsid w:val="009F6DC2"/>
    <w:rsid w:val="009F7AB1"/>
    <w:rsid w:val="009F7D60"/>
    <w:rsid w:val="00A004B3"/>
    <w:rsid w:val="00A02A8C"/>
    <w:rsid w:val="00A04A0D"/>
    <w:rsid w:val="00A05602"/>
    <w:rsid w:val="00A057E3"/>
    <w:rsid w:val="00A065BD"/>
    <w:rsid w:val="00A06C49"/>
    <w:rsid w:val="00A07D74"/>
    <w:rsid w:val="00A102B8"/>
    <w:rsid w:val="00A104C8"/>
    <w:rsid w:val="00A1100E"/>
    <w:rsid w:val="00A11B6B"/>
    <w:rsid w:val="00A11D6C"/>
    <w:rsid w:val="00A12C86"/>
    <w:rsid w:val="00A12D30"/>
    <w:rsid w:val="00A14235"/>
    <w:rsid w:val="00A15F2D"/>
    <w:rsid w:val="00A15F86"/>
    <w:rsid w:val="00A17083"/>
    <w:rsid w:val="00A174A0"/>
    <w:rsid w:val="00A201AA"/>
    <w:rsid w:val="00A22112"/>
    <w:rsid w:val="00A22619"/>
    <w:rsid w:val="00A22C24"/>
    <w:rsid w:val="00A233E7"/>
    <w:rsid w:val="00A239F1"/>
    <w:rsid w:val="00A23E13"/>
    <w:rsid w:val="00A24944"/>
    <w:rsid w:val="00A25737"/>
    <w:rsid w:val="00A26B49"/>
    <w:rsid w:val="00A27094"/>
    <w:rsid w:val="00A30630"/>
    <w:rsid w:val="00A30D53"/>
    <w:rsid w:val="00A319D4"/>
    <w:rsid w:val="00A322B7"/>
    <w:rsid w:val="00A33D26"/>
    <w:rsid w:val="00A3680A"/>
    <w:rsid w:val="00A3739D"/>
    <w:rsid w:val="00A373B9"/>
    <w:rsid w:val="00A4314D"/>
    <w:rsid w:val="00A4360E"/>
    <w:rsid w:val="00A43C74"/>
    <w:rsid w:val="00A44F8E"/>
    <w:rsid w:val="00A44FD4"/>
    <w:rsid w:val="00A45420"/>
    <w:rsid w:val="00A46A2A"/>
    <w:rsid w:val="00A47854"/>
    <w:rsid w:val="00A5134B"/>
    <w:rsid w:val="00A53A80"/>
    <w:rsid w:val="00A53B90"/>
    <w:rsid w:val="00A549CC"/>
    <w:rsid w:val="00A55425"/>
    <w:rsid w:val="00A55749"/>
    <w:rsid w:val="00A55A24"/>
    <w:rsid w:val="00A572FE"/>
    <w:rsid w:val="00A57DD6"/>
    <w:rsid w:val="00A604E4"/>
    <w:rsid w:val="00A6085C"/>
    <w:rsid w:val="00A60A47"/>
    <w:rsid w:val="00A65CBE"/>
    <w:rsid w:val="00A66E10"/>
    <w:rsid w:val="00A67253"/>
    <w:rsid w:val="00A70144"/>
    <w:rsid w:val="00A71519"/>
    <w:rsid w:val="00A72026"/>
    <w:rsid w:val="00A7260B"/>
    <w:rsid w:val="00A72D2B"/>
    <w:rsid w:val="00A74176"/>
    <w:rsid w:val="00A749BF"/>
    <w:rsid w:val="00A75AB6"/>
    <w:rsid w:val="00A7683F"/>
    <w:rsid w:val="00A76AF1"/>
    <w:rsid w:val="00A77D21"/>
    <w:rsid w:val="00A80676"/>
    <w:rsid w:val="00A81B57"/>
    <w:rsid w:val="00A8214E"/>
    <w:rsid w:val="00A8433E"/>
    <w:rsid w:val="00A87125"/>
    <w:rsid w:val="00A877E6"/>
    <w:rsid w:val="00A87BEE"/>
    <w:rsid w:val="00A902FA"/>
    <w:rsid w:val="00A90E69"/>
    <w:rsid w:val="00A9106E"/>
    <w:rsid w:val="00A9201F"/>
    <w:rsid w:val="00A94C60"/>
    <w:rsid w:val="00A94F13"/>
    <w:rsid w:val="00A95FB8"/>
    <w:rsid w:val="00A96380"/>
    <w:rsid w:val="00A96DC1"/>
    <w:rsid w:val="00A97A32"/>
    <w:rsid w:val="00AA00A5"/>
    <w:rsid w:val="00AA069E"/>
    <w:rsid w:val="00AA0AEF"/>
    <w:rsid w:val="00AA1547"/>
    <w:rsid w:val="00AA33C2"/>
    <w:rsid w:val="00AA3447"/>
    <w:rsid w:val="00AA404D"/>
    <w:rsid w:val="00AA5502"/>
    <w:rsid w:val="00AA6252"/>
    <w:rsid w:val="00AA7049"/>
    <w:rsid w:val="00AA7CD2"/>
    <w:rsid w:val="00AB13FD"/>
    <w:rsid w:val="00AB2089"/>
    <w:rsid w:val="00AB355C"/>
    <w:rsid w:val="00AB3B77"/>
    <w:rsid w:val="00AB5905"/>
    <w:rsid w:val="00AB5C65"/>
    <w:rsid w:val="00AB6DA1"/>
    <w:rsid w:val="00AC0A36"/>
    <w:rsid w:val="00AC0DC9"/>
    <w:rsid w:val="00AC25F3"/>
    <w:rsid w:val="00AC2D33"/>
    <w:rsid w:val="00AC3EAD"/>
    <w:rsid w:val="00AC52C9"/>
    <w:rsid w:val="00AC5BF2"/>
    <w:rsid w:val="00AC6ED1"/>
    <w:rsid w:val="00AC7B03"/>
    <w:rsid w:val="00AD1B25"/>
    <w:rsid w:val="00AD22B6"/>
    <w:rsid w:val="00AD4509"/>
    <w:rsid w:val="00AD476F"/>
    <w:rsid w:val="00AD50AB"/>
    <w:rsid w:val="00AD5162"/>
    <w:rsid w:val="00AD657C"/>
    <w:rsid w:val="00AD6EF3"/>
    <w:rsid w:val="00AD6F29"/>
    <w:rsid w:val="00AD7F69"/>
    <w:rsid w:val="00AE407A"/>
    <w:rsid w:val="00AE537C"/>
    <w:rsid w:val="00AE55AE"/>
    <w:rsid w:val="00AE5FC2"/>
    <w:rsid w:val="00AE7151"/>
    <w:rsid w:val="00AE7460"/>
    <w:rsid w:val="00AF00CC"/>
    <w:rsid w:val="00AF2DA1"/>
    <w:rsid w:val="00AF40B7"/>
    <w:rsid w:val="00AF4B3E"/>
    <w:rsid w:val="00AF4E86"/>
    <w:rsid w:val="00AF51A6"/>
    <w:rsid w:val="00AF560C"/>
    <w:rsid w:val="00AF5FE2"/>
    <w:rsid w:val="00AF6A9F"/>
    <w:rsid w:val="00AF6E68"/>
    <w:rsid w:val="00AF72F5"/>
    <w:rsid w:val="00AF7950"/>
    <w:rsid w:val="00B006B0"/>
    <w:rsid w:val="00B02C6E"/>
    <w:rsid w:val="00B033D8"/>
    <w:rsid w:val="00B03944"/>
    <w:rsid w:val="00B03D03"/>
    <w:rsid w:val="00B04932"/>
    <w:rsid w:val="00B05A5C"/>
    <w:rsid w:val="00B074CF"/>
    <w:rsid w:val="00B07E80"/>
    <w:rsid w:val="00B07ECB"/>
    <w:rsid w:val="00B07F16"/>
    <w:rsid w:val="00B1231E"/>
    <w:rsid w:val="00B13BA4"/>
    <w:rsid w:val="00B14949"/>
    <w:rsid w:val="00B16730"/>
    <w:rsid w:val="00B16B35"/>
    <w:rsid w:val="00B1751A"/>
    <w:rsid w:val="00B17EC4"/>
    <w:rsid w:val="00B21527"/>
    <w:rsid w:val="00B261E1"/>
    <w:rsid w:val="00B2791C"/>
    <w:rsid w:val="00B27E4E"/>
    <w:rsid w:val="00B31F19"/>
    <w:rsid w:val="00B32006"/>
    <w:rsid w:val="00B3447F"/>
    <w:rsid w:val="00B34921"/>
    <w:rsid w:val="00B3504B"/>
    <w:rsid w:val="00B35B53"/>
    <w:rsid w:val="00B374A5"/>
    <w:rsid w:val="00B37855"/>
    <w:rsid w:val="00B408A0"/>
    <w:rsid w:val="00B423F0"/>
    <w:rsid w:val="00B4370E"/>
    <w:rsid w:val="00B43FCF"/>
    <w:rsid w:val="00B43FD5"/>
    <w:rsid w:val="00B440B9"/>
    <w:rsid w:val="00B45642"/>
    <w:rsid w:val="00B45A6C"/>
    <w:rsid w:val="00B46057"/>
    <w:rsid w:val="00B478E0"/>
    <w:rsid w:val="00B47C30"/>
    <w:rsid w:val="00B50049"/>
    <w:rsid w:val="00B52543"/>
    <w:rsid w:val="00B527CA"/>
    <w:rsid w:val="00B52A30"/>
    <w:rsid w:val="00B52C2A"/>
    <w:rsid w:val="00B5476E"/>
    <w:rsid w:val="00B554FA"/>
    <w:rsid w:val="00B55BD3"/>
    <w:rsid w:val="00B561CE"/>
    <w:rsid w:val="00B56D3B"/>
    <w:rsid w:val="00B57ADD"/>
    <w:rsid w:val="00B60129"/>
    <w:rsid w:val="00B61274"/>
    <w:rsid w:val="00B63108"/>
    <w:rsid w:val="00B63ACB"/>
    <w:rsid w:val="00B6601A"/>
    <w:rsid w:val="00B668FF"/>
    <w:rsid w:val="00B66B47"/>
    <w:rsid w:val="00B6741F"/>
    <w:rsid w:val="00B67CD1"/>
    <w:rsid w:val="00B67DD1"/>
    <w:rsid w:val="00B7239E"/>
    <w:rsid w:val="00B7267C"/>
    <w:rsid w:val="00B74600"/>
    <w:rsid w:val="00B74C6D"/>
    <w:rsid w:val="00B74CEA"/>
    <w:rsid w:val="00B75232"/>
    <w:rsid w:val="00B755A7"/>
    <w:rsid w:val="00B75EC5"/>
    <w:rsid w:val="00B760E5"/>
    <w:rsid w:val="00B77B96"/>
    <w:rsid w:val="00B82D93"/>
    <w:rsid w:val="00B82FFE"/>
    <w:rsid w:val="00B83069"/>
    <w:rsid w:val="00B84BB5"/>
    <w:rsid w:val="00B84EB9"/>
    <w:rsid w:val="00B8619A"/>
    <w:rsid w:val="00B8634C"/>
    <w:rsid w:val="00B865BD"/>
    <w:rsid w:val="00B865F8"/>
    <w:rsid w:val="00B86E62"/>
    <w:rsid w:val="00B87CFF"/>
    <w:rsid w:val="00B87D2F"/>
    <w:rsid w:val="00B909EC"/>
    <w:rsid w:val="00B915E0"/>
    <w:rsid w:val="00B91FAD"/>
    <w:rsid w:val="00B94D87"/>
    <w:rsid w:val="00B95917"/>
    <w:rsid w:val="00B97B9F"/>
    <w:rsid w:val="00BA0DED"/>
    <w:rsid w:val="00BA1D4D"/>
    <w:rsid w:val="00BA45AB"/>
    <w:rsid w:val="00BA56DB"/>
    <w:rsid w:val="00BA6962"/>
    <w:rsid w:val="00BA7E1E"/>
    <w:rsid w:val="00BA7F66"/>
    <w:rsid w:val="00BB2156"/>
    <w:rsid w:val="00BB32CF"/>
    <w:rsid w:val="00BB3433"/>
    <w:rsid w:val="00BB4F9A"/>
    <w:rsid w:val="00BB61FD"/>
    <w:rsid w:val="00BB6382"/>
    <w:rsid w:val="00BC00A3"/>
    <w:rsid w:val="00BC2853"/>
    <w:rsid w:val="00BC30D8"/>
    <w:rsid w:val="00BC3CE3"/>
    <w:rsid w:val="00BC3FB1"/>
    <w:rsid w:val="00BC4382"/>
    <w:rsid w:val="00BC44BD"/>
    <w:rsid w:val="00BC4D11"/>
    <w:rsid w:val="00BC4DD5"/>
    <w:rsid w:val="00BC64D6"/>
    <w:rsid w:val="00BD1C14"/>
    <w:rsid w:val="00BD393C"/>
    <w:rsid w:val="00BD42C8"/>
    <w:rsid w:val="00BD4DDE"/>
    <w:rsid w:val="00BD4F21"/>
    <w:rsid w:val="00BD5842"/>
    <w:rsid w:val="00BD7882"/>
    <w:rsid w:val="00BD79B5"/>
    <w:rsid w:val="00BE07A3"/>
    <w:rsid w:val="00BE0CB2"/>
    <w:rsid w:val="00BE2147"/>
    <w:rsid w:val="00BE3BB0"/>
    <w:rsid w:val="00BE47A4"/>
    <w:rsid w:val="00BE4AD3"/>
    <w:rsid w:val="00BE5704"/>
    <w:rsid w:val="00BE6669"/>
    <w:rsid w:val="00BE6917"/>
    <w:rsid w:val="00BE78E2"/>
    <w:rsid w:val="00BF0668"/>
    <w:rsid w:val="00BF0DAD"/>
    <w:rsid w:val="00BF2BAA"/>
    <w:rsid w:val="00BF36A1"/>
    <w:rsid w:val="00BF3CEC"/>
    <w:rsid w:val="00BF67F7"/>
    <w:rsid w:val="00BF793B"/>
    <w:rsid w:val="00C02286"/>
    <w:rsid w:val="00C0438A"/>
    <w:rsid w:val="00C04428"/>
    <w:rsid w:val="00C0577F"/>
    <w:rsid w:val="00C07D1F"/>
    <w:rsid w:val="00C10698"/>
    <w:rsid w:val="00C107D5"/>
    <w:rsid w:val="00C1088F"/>
    <w:rsid w:val="00C112D2"/>
    <w:rsid w:val="00C11551"/>
    <w:rsid w:val="00C11FBF"/>
    <w:rsid w:val="00C12ECA"/>
    <w:rsid w:val="00C13D4A"/>
    <w:rsid w:val="00C14F83"/>
    <w:rsid w:val="00C150F7"/>
    <w:rsid w:val="00C15680"/>
    <w:rsid w:val="00C158BB"/>
    <w:rsid w:val="00C162A9"/>
    <w:rsid w:val="00C168C5"/>
    <w:rsid w:val="00C16C77"/>
    <w:rsid w:val="00C1733A"/>
    <w:rsid w:val="00C201FF"/>
    <w:rsid w:val="00C22FFB"/>
    <w:rsid w:val="00C24175"/>
    <w:rsid w:val="00C25798"/>
    <w:rsid w:val="00C262CC"/>
    <w:rsid w:val="00C31483"/>
    <w:rsid w:val="00C31589"/>
    <w:rsid w:val="00C32408"/>
    <w:rsid w:val="00C32EA2"/>
    <w:rsid w:val="00C33F62"/>
    <w:rsid w:val="00C3401B"/>
    <w:rsid w:val="00C34935"/>
    <w:rsid w:val="00C3633C"/>
    <w:rsid w:val="00C36629"/>
    <w:rsid w:val="00C3688D"/>
    <w:rsid w:val="00C400BA"/>
    <w:rsid w:val="00C40BDC"/>
    <w:rsid w:val="00C4113F"/>
    <w:rsid w:val="00C41669"/>
    <w:rsid w:val="00C41B49"/>
    <w:rsid w:val="00C421E6"/>
    <w:rsid w:val="00C42707"/>
    <w:rsid w:val="00C44132"/>
    <w:rsid w:val="00C44283"/>
    <w:rsid w:val="00C448D4"/>
    <w:rsid w:val="00C44C6D"/>
    <w:rsid w:val="00C47201"/>
    <w:rsid w:val="00C47F16"/>
    <w:rsid w:val="00C50FC2"/>
    <w:rsid w:val="00C51882"/>
    <w:rsid w:val="00C51F9E"/>
    <w:rsid w:val="00C524CF"/>
    <w:rsid w:val="00C53BBB"/>
    <w:rsid w:val="00C542CD"/>
    <w:rsid w:val="00C57082"/>
    <w:rsid w:val="00C57BC7"/>
    <w:rsid w:val="00C603A1"/>
    <w:rsid w:val="00C603D4"/>
    <w:rsid w:val="00C6196E"/>
    <w:rsid w:val="00C62564"/>
    <w:rsid w:val="00C632D2"/>
    <w:rsid w:val="00C63E0D"/>
    <w:rsid w:val="00C63EE4"/>
    <w:rsid w:val="00C645F1"/>
    <w:rsid w:val="00C65DEF"/>
    <w:rsid w:val="00C6798F"/>
    <w:rsid w:val="00C67B06"/>
    <w:rsid w:val="00C705CA"/>
    <w:rsid w:val="00C70967"/>
    <w:rsid w:val="00C70F08"/>
    <w:rsid w:val="00C712A4"/>
    <w:rsid w:val="00C716E2"/>
    <w:rsid w:val="00C721F2"/>
    <w:rsid w:val="00C74D15"/>
    <w:rsid w:val="00C75975"/>
    <w:rsid w:val="00C75B9A"/>
    <w:rsid w:val="00C75CD1"/>
    <w:rsid w:val="00C75ED0"/>
    <w:rsid w:val="00C77D48"/>
    <w:rsid w:val="00C80136"/>
    <w:rsid w:val="00C80478"/>
    <w:rsid w:val="00C8063B"/>
    <w:rsid w:val="00C8085B"/>
    <w:rsid w:val="00C82A1C"/>
    <w:rsid w:val="00C831E4"/>
    <w:rsid w:val="00C8526F"/>
    <w:rsid w:val="00C869B1"/>
    <w:rsid w:val="00C87AD9"/>
    <w:rsid w:val="00C90B35"/>
    <w:rsid w:val="00C91297"/>
    <w:rsid w:val="00C91437"/>
    <w:rsid w:val="00C91900"/>
    <w:rsid w:val="00C921AA"/>
    <w:rsid w:val="00C93381"/>
    <w:rsid w:val="00C949B3"/>
    <w:rsid w:val="00C955C7"/>
    <w:rsid w:val="00C97340"/>
    <w:rsid w:val="00C97AE9"/>
    <w:rsid w:val="00C97C20"/>
    <w:rsid w:val="00C97D21"/>
    <w:rsid w:val="00C97D96"/>
    <w:rsid w:val="00CA0643"/>
    <w:rsid w:val="00CA0A6B"/>
    <w:rsid w:val="00CA26D1"/>
    <w:rsid w:val="00CA3C42"/>
    <w:rsid w:val="00CA5885"/>
    <w:rsid w:val="00CA5A9E"/>
    <w:rsid w:val="00CA6942"/>
    <w:rsid w:val="00CA727B"/>
    <w:rsid w:val="00CA74CF"/>
    <w:rsid w:val="00CB0336"/>
    <w:rsid w:val="00CB2427"/>
    <w:rsid w:val="00CB3AF8"/>
    <w:rsid w:val="00CB447B"/>
    <w:rsid w:val="00CB4DCD"/>
    <w:rsid w:val="00CB59B0"/>
    <w:rsid w:val="00CB5C3A"/>
    <w:rsid w:val="00CB6748"/>
    <w:rsid w:val="00CB7628"/>
    <w:rsid w:val="00CB7EBE"/>
    <w:rsid w:val="00CC0950"/>
    <w:rsid w:val="00CC21CB"/>
    <w:rsid w:val="00CC24A7"/>
    <w:rsid w:val="00CC2E74"/>
    <w:rsid w:val="00CC4629"/>
    <w:rsid w:val="00CC75CB"/>
    <w:rsid w:val="00CC7DF2"/>
    <w:rsid w:val="00CD1E30"/>
    <w:rsid w:val="00CD22A7"/>
    <w:rsid w:val="00CD511F"/>
    <w:rsid w:val="00CD61CA"/>
    <w:rsid w:val="00CD72F1"/>
    <w:rsid w:val="00CD75E4"/>
    <w:rsid w:val="00CD7B93"/>
    <w:rsid w:val="00CE0CE4"/>
    <w:rsid w:val="00CE4052"/>
    <w:rsid w:val="00CE4237"/>
    <w:rsid w:val="00CE461E"/>
    <w:rsid w:val="00CE4E38"/>
    <w:rsid w:val="00CE5026"/>
    <w:rsid w:val="00CE5CDB"/>
    <w:rsid w:val="00CE67D2"/>
    <w:rsid w:val="00CE6D42"/>
    <w:rsid w:val="00CE7427"/>
    <w:rsid w:val="00CF0744"/>
    <w:rsid w:val="00CF15F3"/>
    <w:rsid w:val="00CF2BEC"/>
    <w:rsid w:val="00CF35DD"/>
    <w:rsid w:val="00CF3EEB"/>
    <w:rsid w:val="00CF54A0"/>
    <w:rsid w:val="00CF7A6C"/>
    <w:rsid w:val="00D00210"/>
    <w:rsid w:val="00D00ABF"/>
    <w:rsid w:val="00D013F0"/>
    <w:rsid w:val="00D01520"/>
    <w:rsid w:val="00D0359C"/>
    <w:rsid w:val="00D035E6"/>
    <w:rsid w:val="00D03A4B"/>
    <w:rsid w:val="00D0512C"/>
    <w:rsid w:val="00D05B0D"/>
    <w:rsid w:val="00D07DE8"/>
    <w:rsid w:val="00D1203F"/>
    <w:rsid w:val="00D12AD6"/>
    <w:rsid w:val="00D1331C"/>
    <w:rsid w:val="00D13546"/>
    <w:rsid w:val="00D14137"/>
    <w:rsid w:val="00D153D2"/>
    <w:rsid w:val="00D1580E"/>
    <w:rsid w:val="00D159FB"/>
    <w:rsid w:val="00D162D4"/>
    <w:rsid w:val="00D168EC"/>
    <w:rsid w:val="00D16B06"/>
    <w:rsid w:val="00D16B2A"/>
    <w:rsid w:val="00D20003"/>
    <w:rsid w:val="00D203E5"/>
    <w:rsid w:val="00D204EF"/>
    <w:rsid w:val="00D2083C"/>
    <w:rsid w:val="00D21BAC"/>
    <w:rsid w:val="00D220C5"/>
    <w:rsid w:val="00D22CAC"/>
    <w:rsid w:val="00D23119"/>
    <w:rsid w:val="00D252C3"/>
    <w:rsid w:val="00D25BB0"/>
    <w:rsid w:val="00D25CD7"/>
    <w:rsid w:val="00D26C38"/>
    <w:rsid w:val="00D30799"/>
    <w:rsid w:val="00D32113"/>
    <w:rsid w:val="00D323F5"/>
    <w:rsid w:val="00D324B4"/>
    <w:rsid w:val="00D34398"/>
    <w:rsid w:val="00D34670"/>
    <w:rsid w:val="00D34AF4"/>
    <w:rsid w:val="00D35D59"/>
    <w:rsid w:val="00D3608C"/>
    <w:rsid w:val="00D40A1A"/>
    <w:rsid w:val="00D40D8D"/>
    <w:rsid w:val="00D412A7"/>
    <w:rsid w:val="00D42264"/>
    <w:rsid w:val="00D43C83"/>
    <w:rsid w:val="00D44CC9"/>
    <w:rsid w:val="00D46D0E"/>
    <w:rsid w:val="00D50EC9"/>
    <w:rsid w:val="00D5172C"/>
    <w:rsid w:val="00D52D20"/>
    <w:rsid w:val="00D532FD"/>
    <w:rsid w:val="00D53BA9"/>
    <w:rsid w:val="00D5507A"/>
    <w:rsid w:val="00D55560"/>
    <w:rsid w:val="00D556FA"/>
    <w:rsid w:val="00D55E61"/>
    <w:rsid w:val="00D56606"/>
    <w:rsid w:val="00D600EE"/>
    <w:rsid w:val="00D61113"/>
    <w:rsid w:val="00D61B00"/>
    <w:rsid w:val="00D61DD3"/>
    <w:rsid w:val="00D630C7"/>
    <w:rsid w:val="00D63841"/>
    <w:rsid w:val="00D644F7"/>
    <w:rsid w:val="00D64786"/>
    <w:rsid w:val="00D668C4"/>
    <w:rsid w:val="00D66A2E"/>
    <w:rsid w:val="00D676D3"/>
    <w:rsid w:val="00D67F6E"/>
    <w:rsid w:val="00D70472"/>
    <w:rsid w:val="00D73435"/>
    <w:rsid w:val="00D74D7D"/>
    <w:rsid w:val="00D750F6"/>
    <w:rsid w:val="00D75E0D"/>
    <w:rsid w:val="00D7643D"/>
    <w:rsid w:val="00D767E9"/>
    <w:rsid w:val="00D76EB7"/>
    <w:rsid w:val="00D80F1D"/>
    <w:rsid w:val="00D8236A"/>
    <w:rsid w:val="00D83F6A"/>
    <w:rsid w:val="00D853EA"/>
    <w:rsid w:val="00D85657"/>
    <w:rsid w:val="00D85CBD"/>
    <w:rsid w:val="00D8623F"/>
    <w:rsid w:val="00D86CA8"/>
    <w:rsid w:val="00D87A86"/>
    <w:rsid w:val="00D87E1C"/>
    <w:rsid w:val="00D9046E"/>
    <w:rsid w:val="00D90E19"/>
    <w:rsid w:val="00D919FC"/>
    <w:rsid w:val="00D922EC"/>
    <w:rsid w:val="00D9282B"/>
    <w:rsid w:val="00D93BFE"/>
    <w:rsid w:val="00D9429E"/>
    <w:rsid w:val="00D95413"/>
    <w:rsid w:val="00D96017"/>
    <w:rsid w:val="00D9601A"/>
    <w:rsid w:val="00DA10A0"/>
    <w:rsid w:val="00DA28F4"/>
    <w:rsid w:val="00DA2A0C"/>
    <w:rsid w:val="00DA2E0B"/>
    <w:rsid w:val="00DA2EEC"/>
    <w:rsid w:val="00DA3111"/>
    <w:rsid w:val="00DA3784"/>
    <w:rsid w:val="00DA43B2"/>
    <w:rsid w:val="00DA5071"/>
    <w:rsid w:val="00DA5B70"/>
    <w:rsid w:val="00DA7812"/>
    <w:rsid w:val="00DA7AA3"/>
    <w:rsid w:val="00DA7CCD"/>
    <w:rsid w:val="00DB01FC"/>
    <w:rsid w:val="00DB0FB9"/>
    <w:rsid w:val="00DB2498"/>
    <w:rsid w:val="00DB2A10"/>
    <w:rsid w:val="00DB4051"/>
    <w:rsid w:val="00DC004B"/>
    <w:rsid w:val="00DC135D"/>
    <w:rsid w:val="00DC1619"/>
    <w:rsid w:val="00DC2920"/>
    <w:rsid w:val="00DC35FE"/>
    <w:rsid w:val="00DC423A"/>
    <w:rsid w:val="00DC55D9"/>
    <w:rsid w:val="00DC5716"/>
    <w:rsid w:val="00DC616C"/>
    <w:rsid w:val="00DC6BCD"/>
    <w:rsid w:val="00DC7EEA"/>
    <w:rsid w:val="00DD1E01"/>
    <w:rsid w:val="00DD2B79"/>
    <w:rsid w:val="00DD407B"/>
    <w:rsid w:val="00DD41FF"/>
    <w:rsid w:val="00DD56A1"/>
    <w:rsid w:val="00DD6A94"/>
    <w:rsid w:val="00DD72D9"/>
    <w:rsid w:val="00DD736E"/>
    <w:rsid w:val="00DE0F01"/>
    <w:rsid w:val="00DE128B"/>
    <w:rsid w:val="00DE14EE"/>
    <w:rsid w:val="00DE273E"/>
    <w:rsid w:val="00DE2C8B"/>
    <w:rsid w:val="00DE32BC"/>
    <w:rsid w:val="00DE5198"/>
    <w:rsid w:val="00DE5769"/>
    <w:rsid w:val="00DE6E53"/>
    <w:rsid w:val="00DE7791"/>
    <w:rsid w:val="00DE794C"/>
    <w:rsid w:val="00DE79F9"/>
    <w:rsid w:val="00DF109A"/>
    <w:rsid w:val="00DF1660"/>
    <w:rsid w:val="00DF2460"/>
    <w:rsid w:val="00DF284A"/>
    <w:rsid w:val="00DF3505"/>
    <w:rsid w:val="00DF439D"/>
    <w:rsid w:val="00DF445E"/>
    <w:rsid w:val="00DF4DDB"/>
    <w:rsid w:val="00DF51F6"/>
    <w:rsid w:val="00DF6128"/>
    <w:rsid w:val="00DF65F7"/>
    <w:rsid w:val="00DF7044"/>
    <w:rsid w:val="00DF793C"/>
    <w:rsid w:val="00DF7F0F"/>
    <w:rsid w:val="00DF7F66"/>
    <w:rsid w:val="00E01076"/>
    <w:rsid w:val="00E01A11"/>
    <w:rsid w:val="00E01C0A"/>
    <w:rsid w:val="00E0330E"/>
    <w:rsid w:val="00E0346C"/>
    <w:rsid w:val="00E03F98"/>
    <w:rsid w:val="00E045E7"/>
    <w:rsid w:val="00E05CE6"/>
    <w:rsid w:val="00E06CB1"/>
    <w:rsid w:val="00E06E31"/>
    <w:rsid w:val="00E06EA8"/>
    <w:rsid w:val="00E07BDB"/>
    <w:rsid w:val="00E1031C"/>
    <w:rsid w:val="00E1223C"/>
    <w:rsid w:val="00E122CE"/>
    <w:rsid w:val="00E124B7"/>
    <w:rsid w:val="00E12D95"/>
    <w:rsid w:val="00E1398F"/>
    <w:rsid w:val="00E13F88"/>
    <w:rsid w:val="00E14048"/>
    <w:rsid w:val="00E14484"/>
    <w:rsid w:val="00E14788"/>
    <w:rsid w:val="00E14C9A"/>
    <w:rsid w:val="00E15552"/>
    <w:rsid w:val="00E156C2"/>
    <w:rsid w:val="00E15EEE"/>
    <w:rsid w:val="00E17ACC"/>
    <w:rsid w:val="00E17DB8"/>
    <w:rsid w:val="00E21CDA"/>
    <w:rsid w:val="00E2317D"/>
    <w:rsid w:val="00E24559"/>
    <w:rsid w:val="00E266CE"/>
    <w:rsid w:val="00E26E0E"/>
    <w:rsid w:val="00E27259"/>
    <w:rsid w:val="00E27614"/>
    <w:rsid w:val="00E278A4"/>
    <w:rsid w:val="00E32254"/>
    <w:rsid w:val="00E34592"/>
    <w:rsid w:val="00E347DA"/>
    <w:rsid w:val="00E3578D"/>
    <w:rsid w:val="00E370CD"/>
    <w:rsid w:val="00E40DD3"/>
    <w:rsid w:val="00E414EB"/>
    <w:rsid w:val="00E41CE4"/>
    <w:rsid w:val="00E42520"/>
    <w:rsid w:val="00E44697"/>
    <w:rsid w:val="00E44A5E"/>
    <w:rsid w:val="00E45030"/>
    <w:rsid w:val="00E45CCE"/>
    <w:rsid w:val="00E4724B"/>
    <w:rsid w:val="00E5143E"/>
    <w:rsid w:val="00E525A4"/>
    <w:rsid w:val="00E5273D"/>
    <w:rsid w:val="00E52870"/>
    <w:rsid w:val="00E53C4D"/>
    <w:rsid w:val="00E54E37"/>
    <w:rsid w:val="00E62BA2"/>
    <w:rsid w:val="00E62D30"/>
    <w:rsid w:val="00E64CA3"/>
    <w:rsid w:val="00E653AF"/>
    <w:rsid w:val="00E65DCE"/>
    <w:rsid w:val="00E662DD"/>
    <w:rsid w:val="00E66D65"/>
    <w:rsid w:val="00E675A6"/>
    <w:rsid w:val="00E7001D"/>
    <w:rsid w:val="00E7031B"/>
    <w:rsid w:val="00E7043C"/>
    <w:rsid w:val="00E70A59"/>
    <w:rsid w:val="00E7155A"/>
    <w:rsid w:val="00E71B1C"/>
    <w:rsid w:val="00E754FD"/>
    <w:rsid w:val="00E76373"/>
    <w:rsid w:val="00E814D4"/>
    <w:rsid w:val="00E81731"/>
    <w:rsid w:val="00E82C10"/>
    <w:rsid w:val="00E82C25"/>
    <w:rsid w:val="00E84777"/>
    <w:rsid w:val="00E85BB6"/>
    <w:rsid w:val="00E8650E"/>
    <w:rsid w:val="00E86E72"/>
    <w:rsid w:val="00E87EC1"/>
    <w:rsid w:val="00E933C7"/>
    <w:rsid w:val="00E93408"/>
    <w:rsid w:val="00E93462"/>
    <w:rsid w:val="00E93DC9"/>
    <w:rsid w:val="00E9463D"/>
    <w:rsid w:val="00E946F6"/>
    <w:rsid w:val="00E948AD"/>
    <w:rsid w:val="00E94EF1"/>
    <w:rsid w:val="00E9661C"/>
    <w:rsid w:val="00EA04CE"/>
    <w:rsid w:val="00EA0ADF"/>
    <w:rsid w:val="00EA31DE"/>
    <w:rsid w:val="00EA3582"/>
    <w:rsid w:val="00EA383E"/>
    <w:rsid w:val="00EA4C56"/>
    <w:rsid w:val="00EA5428"/>
    <w:rsid w:val="00EA5D0A"/>
    <w:rsid w:val="00EA7D3C"/>
    <w:rsid w:val="00EB065C"/>
    <w:rsid w:val="00EB07BA"/>
    <w:rsid w:val="00EB086D"/>
    <w:rsid w:val="00EB1C0F"/>
    <w:rsid w:val="00EB226C"/>
    <w:rsid w:val="00EB329B"/>
    <w:rsid w:val="00EB3457"/>
    <w:rsid w:val="00EB3AFB"/>
    <w:rsid w:val="00EB3FE7"/>
    <w:rsid w:val="00EB53FF"/>
    <w:rsid w:val="00EB57AB"/>
    <w:rsid w:val="00EB6D67"/>
    <w:rsid w:val="00EB6E31"/>
    <w:rsid w:val="00EB75C8"/>
    <w:rsid w:val="00EB7A65"/>
    <w:rsid w:val="00EC0C77"/>
    <w:rsid w:val="00EC0FDB"/>
    <w:rsid w:val="00EC19E4"/>
    <w:rsid w:val="00EC64FA"/>
    <w:rsid w:val="00EC65EF"/>
    <w:rsid w:val="00EC6B06"/>
    <w:rsid w:val="00EC708E"/>
    <w:rsid w:val="00EC72C0"/>
    <w:rsid w:val="00ED1E3C"/>
    <w:rsid w:val="00ED3B1A"/>
    <w:rsid w:val="00ED5C7D"/>
    <w:rsid w:val="00ED613F"/>
    <w:rsid w:val="00ED6A3F"/>
    <w:rsid w:val="00ED70D0"/>
    <w:rsid w:val="00ED7156"/>
    <w:rsid w:val="00EE0A32"/>
    <w:rsid w:val="00EE10CE"/>
    <w:rsid w:val="00EE1358"/>
    <w:rsid w:val="00EE1E2A"/>
    <w:rsid w:val="00EE1E97"/>
    <w:rsid w:val="00EE1EBF"/>
    <w:rsid w:val="00EE2C44"/>
    <w:rsid w:val="00EE3290"/>
    <w:rsid w:val="00EE3BF8"/>
    <w:rsid w:val="00EE45DD"/>
    <w:rsid w:val="00EE4FD8"/>
    <w:rsid w:val="00EE5EA2"/>
    <w:rsid w:val="00EE7062"/>
    <w:rsid w:val="00EE77F6"/>
    <w:rsid w:val="00EF0B7F"/>
    <w:rsid w:val="00EF2031"/>
    <w:rsid w:val="00EF2049"/>
    <w:rsid w:val="00EF21AA"/>
    <w:rsid w:val="00EF5528"/>
    <w:rsid w:val="00EF6FF6"/>
    <w:rsid w:val="00EF722E"/>
    <w:rsid w:val="00EF73C4"/>
    <w:rsid w:val="00EF79C7"/>
    <w:rsid w:val="00F001DA"/>
    <w:rsid w:val="00F0084D"/>
    <w:rsid w:val="00F00DA4"/>
    <w:rsid w:val="00F00E56"/>
    <w:rsid w:val="00F046D6"/>
    <w:rsid w:val="00F04A8C"/>
    <w:rsid w:val="00F05159"/>
    <w:rsid w:val="00F06192"/>
    <w:rsid w:val="00F06AAA"/>
    <w:rsid w:val="00F079EE"/>
    <w:rsid w:val="00F07E93"/>
    <w:rsid w:val="00F07EB6"/>
    <w:rsid w:val="00F1114D"/>
    <w:rsid w:val="00F126AE"/>
    <w:rsid w:val="00F12BA0"/>
    <w:rsid w:val="00F132E6"/>
    <w:rsid w:val="00F13730"/>
    <w:rsid w:val="00F1409D"/>
    <w:rsid w:val="00F145CF"/>
    <w:rsid w:val="00F15B64"/>
    <w:rsid w:val="00F16D82"/>
    <w:rsid w:val="00F176BF"/>
    <w:rsid w:val="00F1776B"/>
    <w:rsid w:val="00F17DD3"/>
    <w:rsid w:val="00F23005"/>
    <w:rsid w:val="00F231B2"/>
    <w:rsid w:val="00F24117"/>
    <w:rsid w:val="00F2594F"/>
    <w:rsid w:val="00F26902"/>
    <w:rsid w:val="00F269F1"/>
    <w:rsid w:val="00F26FF1"/>
    <w:rsid w:val="00F27347"/>
    <w:rsid w:val="00F32B6B"/>
    <w:rsid w:val="00F34CA4"/>
    <w:rsid w:val="00F34F82"/>
    <w:rsid w:val="00F3548B"/>
    <w:rsid w:val="00F3591E"/>
    <w:rsid w:val="00F35F18"/>
    <w:rsid w:val="00F35F4B"/>
    <w:rsid w:val="00F37A2B"/>
    <w:rsid w:val="00F37C35"/>
    <w:rsid w:val="00F40736"/>
    <w:rsid w:val="00F41A41"/>
    <w:rsid w:val="00F435F8"/>
    <w:rsid w:val="00F44CFF"/>
    <w:rsid w:val="00F450D4"/>
    <w:rsid w:val="00F45C54"/>
    <w:rsid w:val="00F45EC6"/>
    <w:rsid w:val="00F51C3A"/>
    <w:rsid w:val="00F528C8"/>
    <w:rsid w:val="00F52B60"/>
    <w:rsid w:val="00F52BD7"/>
    <w:rsid w:val="00F53CB9"/>
    <w:rsid w:val="00F53ED2"/>
    <w:rsid w:val="00F56050"/>
    <w:rsid w:val="00F561AC"/>
    <w:rsid w:val="00F56E67"/>
    <w:rsid w:val="00F61759"/>
    <w:rsid w:val="00F62068"/>
    <w:rsid w:val="00F62D2B"/>
    <w:rsid w:val="00F62FC9"/>
    <w:rsid w:val="00F63E57"/>
    <w:rsid w:val="00F64DFA"/>
    <w:rsid w:val="00F65059"/>
    <w:rsid w:val="00F657B1"/>
    <w:rsid w:val="00F65FA6"/>
    <w:rsid w:val="00F660AB"/>
    <w:rsid w:val="00F6631D"/>
    <w:rsid w:val="00F67DFB"/>
    <w:rsid w:val="00F70DDF"/>
    <w:rsid w:val="00F74B8E"/>
    <w:rsid w:val="00F772A1"/>
    <w:rsid w:val="00F77591"/>
    <w:rsid w:val="00F81339"/>
    <w:rsid w:val="00F8224E"/>
    <w:rsid w:val="00F8258F"/>
    <w:rsid w:val="00F8330A"/>
    <w:rsid w:val="00F83A26"/>
    <w:rsid w:val="00F84301"/>
    <w:rsid w:val="00F85EF0"/>
    <w:rsid w:val="00F866AA"/>
    <w:rsid w:val="00F866AF"/>
    <w:rsid w:val="00F86EEB"/>
    <w:rsid w:val="00F86FD0"/>
    <w:rsid w:val="00F87127"/>
    <w:rsid w:val="00F90329"/>
    <w:rsid w:val="00F90383"/>
    <w:rsid w:val="00F9051D"/>
    <w:rsid w:val="00F9082F"/>
    <w:rsid w:val="00F90A71"/>
    <w:rsid w:val="00F90AD5"/>
    <w:rsid w:val="00F927CF"/>
    <w:rsid w:val="00F92984"/>
    <w:rsid w:val="00F9400B"/>
    <w:rsid w:val="00F94422"/>
    <w:rsid w:val="00F94B0C"/>
    <w:rsid w:val="00F95212"/>
    <w:rsid w:val="00F97312"/>
    <w:rsid w:val="00F97377"/>
    <w:rsid w:val="00F97DDD"/>
    <w:rsid w:val="00FA105D"/>
    <w:rsid w:val="00FA1537"/>
    <w:rsid w:val="00FA1DBE"/>
    <w:rsid w:val="00FA3765"/>
    <w:rsid w:val="00FA4236"/>
    <w:rsid w:val="00FA4315"/>
    <w:rsid w:val="00FA4639"/>
    <w:rsid w:val="00FA52B7"/>
    <w:rsid w:val="00FA5C44"/>
    <w:rsid w:val="00FA61CF"/>
    <w:rsid w:val="00FA6FED"/>
    <w:rsid w:val="00FA7294"/>
    <w:rsid w:val="00FA7F86"/>
    <w:rsid w:val="00FB0AA2"/>
    <w:rsid w:val="00FB1797"/>
    <w:rsid w:val="00FB26BE"/>
    <w:rsid w:val="00FB2774"/>
    <w:rsid w:val="00FB3441"/>
    <w:rsid w:val="00FB3B9E"/>
    <w:rsid w:val="00FB4131"/>
    <w:rsid w:val="00FB4504"/>
    <w:rsid w:val="00FB4B64"/>
    <w:rsid w:val="00FB69C7"/>
    <w:rsid w:val="00FB6A01"/>
    <w:rsid w:val="00FB6DA9"/>
    <w:rsid w:val="00FB704F"/>
    <w:rsid w:val="00FB7729"/>
    <w:rsid w:val="00FC1DC6"/>
    <w:rsid w:val="00FC286E"/>
    <w:rsid w:val="00FC465C"/>
    <w:rsid w:val="00FC5D94"/>
    <w:rsid w:val="00FC7602"/>
    <w:rsid w:val="00FD15D9"/>
    <w:rsid w:val="00FD21CE"/>
    <w:rsid w:val="00FD23B0"/>
    <w:rsid w:val="00FD2B6E"/>
    <w:rsid w:val="00FD32AB"/>
    <w:rsid w:val="00FD53F6"/>
    <w:rsid w:val="00FD6ED0"/>
    <w:rsid w:val="00FD7083"/>
    <w:rsid w:val="00FD72E3"/>
    <w:rsid w:val="00FE1385"/>
    <w:rsid w:val="00FE34E9"/>
    <w:rsid w:val="00FE4DAD"/>
    <w:rsid w:val="00FE5A88"/>
    <w:rsid w:val="00FE6377"/>
    <w:rsid w:val="00FE796E"/>
    <w:rsid w:val="00FF157B"/>
    <w:rsid w:val="00FF1E5C"/>
    <w:rsid w:val="00FF256A"/>
    <w:rsid w:val="00FF27C1"/>
    <w:rsid w:val="00FF2B6C"/>
    <w:rsid w:val="00FF2D70"/>
    <w:rsid w:val="00FF4872"/>
    <w:rsid w:val="00FF4B63"/>
    <w:rsid w:val="00FF5265"/>
    <w:rsid w:val="00FF58CC"/>
    <w:rsid w:val="00FF7109"/>
    <w:rsid w:val="05EA781D"/>
    <w:rsid w:val="201E69BF"/>
    <w:rsid w:val="6E06488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9" w:unhideWhenUsed="0" w:qFormat="1"/>
    <w:lsdException w:name="heading 2" w:semiHidden="0" w:uiPriority="99" w:qFormat="1"/>
    <w:lsdException w:name="heading 3" w:semiHidden="0" w:uiPriority="99" w:qFormat="1"/>
    <w:lsdException w:name="heading 4" w:semiHidden="0" w:uiPriority="99" w:qFormat="1"/>
    <w:lsdException w:name="heading 5" w:semiHidden="0" w:uiPriority="99" w:qFormat="1"/>
    <w:lsdException w:name="heading 6" w:semiHidden="0" w:uiPriority="99" w:qFormat="1"/>
    <w:lsdException w:name="heading 7" w:semiHidden="0" w:uiPriority="99" w:qFormat="1"/>
    <w:lsdException w:name="heading 8" w:semiHidden="0" w:uiPriority="99" w:qFormat="1"/>
    <w:lsdException w:name="heading 9" w:semiHidden="0" w:uiPriority="99" w:qFormat="1"/>
    <w:lsdException w:name="toc 1" w:semiHidden="0" w:uiPriority="39" w:unhideWhenUsed="0"/>
    <w:lsdException w:name="toc 2" w:semiHidden="0" w:uiPriority="39" w:unhideWhenUsed="0"/>
    <w:lsdException w:name="toc 3" w:semiHidden="0" w:uiPriority="39" w:unhideWhenUsed="0"/>
    <w:lsdException w:name="toc 4" w:uiPriority="99" w:unhideWhenUsed="0"/>
    <w:lsdException w:name="toc 5" w:uiPriority="99" w:unhideWhenUsed="0"/>
    <w:lsdException w:name="toc 6" w:uiPriority="99" w:unhideWhenUsed="0"/>
    <w:lsdException w:name="toc 7" w:uiPriority="99" w:unhideWhenUsed="0"/>
    <w:lsdException w:name="toc 8" w:uiPriority="99" w:unhideWhenUsed="0"/>
    <w:lsdException w:name="toc 9" w:uiPriority="99" w:unhideWhenUsed="0"/>
    <w:lsdException w:name="annotation text" w:semiHidden="0" w:uiPriority="99"/>
    <w:lsdException w:name="header" w:semiHidden="0" w:uiPriority="99"/>
    <w:lsdException w:name="footer" w:semiHidden="0" w:uiPriority="99"/>
    <w:lsdException w:name="caption" w:uiPriority="35" w:qFormat="1"/>
    <w:lsdException w:name="annotation reference" w:semiHidden="0" w:uiPriority="99"/>
    <w:lsdException w:name="Title" w:semiHidden="0" w:uiPriority="10" w:unhideWhenUsed="0" w:qFormat="1"/>
    <w:lsdException w:name="Default Paragraph Font" w:uiPriority="1"/>
    <w:lsdException w:name="Subtitle" w:semiHidden="0" w:uiPriority="11" w:unhideWhenUsed="0" w:qFormat="1"/>
    <w:lsdException w:name="Body Text First Indent 2"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12D2"/>
    <w:pPr>
      <w:widowControl w:val="0"/>
      <w:jc w:val="both"/>
    </w:pPr>
    <w:rPr>
      <w:rFonts w:ascii="Calibri" w:hAnsi="Calibri"/>
      <w:kern w:val="2"/>
      <w:sz w:val="21"/>
      <w:szCs w:val="22"/>
    </w:rPr>
  </w:style>
  <w:style w:type="paragraph" w:styleId="1">
    <w:name w:val="heading 1"/>
    <w:basedOn w:val="a"/>
    <w:next w:val="a"/>
    <w:link w:val="1Char"/>
    <w:uiPriority w:val="99"/>
    <w:qFormat/>
    <w:rsid w:val="00C112D2"/>
    <w:pPr>
      <w:keepNext/>
      <w:keepLines/>
      <w:numPr>
        <w:numId w:val="1"/>
      </w:numPr>
      <w:spacing w:line="578" w:lineRule="auto"/>
      <w:outlineLvl w:val="0"/>
    </w:pPr>
    <w:rPr>
      <w:b/>
      <w:bCs/>
      <w:kern w:val="44"/>
      <w:sz w:val="32"/>
      <w:szCs w:val="44"/>
    </w:rPr>
  </w:style>
  <w:style w:type="paragraph" w:styleId="2">
    <w:name w:val="heading 2"/>
    <w:basedOn w:val="a"/>
    <w:next w:val="a"/>
    <w:link w:val="2Char"/>
    <w:uiPriority w:val="99"/>
    <w:unhideWhenUsed/>
    <w:qFormat/>
    <w:rsid w:val="00C112D2"/>
    <w:pPr>
      <w:keepNext/>
      <w:keepLines/>
      <w:numPr>
        <w:ilvl w:val="1"/>
        <w:numId w:val="1"/>
      </w:numPr>
      <w:spacing w:line="416" w:lineRule="auto"/>
      <w:outlineLvl w:val="1"/>
    </w:pPr>
    <w:rPr>
      <w:rFonts w:ascii="Cambria" w:hAnsi="Cambria"/>
      <w:b/>
      <w:bCs/>
      <w:sz w:val="32"/>
      <w:szCs w:val="32"/>
    </w:rPr>
  </w:style>
  <w:style w:type="paragraph" w:styleId="3">
    <w:name w:val="heading 3"/>
    <w:basedOn w:val="a"/>
    <w:next w:val="a"/>
    <w:link w:val="3Char"/>
    <w:uiPriority w:val="99"/>
    <w:unhideWhenUsed/>
    <w:qFormat/>
    <w:rsid w:val="00C112D2"/>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Char"/>
    <w:uiPriority w:val="99"/>
    <w:unhideWhenUsed/>
    <w:qFormat/>
    <w:rsid w:val="00C112D2"/>
    <w:pPr>
      <w:keepNext/>
      <w:keepLines/>
      <w:numPr>
        <w:ilvl w:val="3"/>
        <w:numId w:val="1"/>
      </w:numPr>
      <w:spacing w:before="280" w:after="290" w:line="376" w:lineRule="auto"/>
      <w:outlineLvl w:val="3"/>
    </w:pPr>
    <w:rPr>
      <w:rFonts w:ascii="Cambria" w:hAnsi="Cambria"/>
      <w:b/>
      <w:bCs/>
      <w:sz w:val="24"/>
      <w:szCs w:val="28"/>
    </w:rPr>
  </w:style>
  <w:style w:type="paragraph" w:styleId="5">
    <w:name w:val="heading 5"/>
    <w:basedOn w:val="a"/>
    <w:next w:val="a"/>
    <w:link w:val="5Char"/>
    <w:uiPriority w:val="99"/>
    <w:unhideWhenUsed/>
    <w:qFormat/>
    <w:rsid w:val="00C112D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9"/>
    <w:unhideWhenUsed/>
    <w:qFormat/>
    <w:rsid w:val="00C112D2"/>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Char"/>
    <w:uiPriority w:val="99"/>
    <w:unhideWhenUsed/>
    <w:qFormat/>
    <w:rsid w:val="00C112D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9"/>
    <w:unhideWhenUsed/>
    <w:qFormat/>
    <w:rsid w:val="00C112D2"/>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Char"/>
    <w:uiPriority w:val="99"/>
    <w:unhideWhenUsed/>
    <w:qFormat/>
    <w:rsid w:val="00C112D2"/>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99"/>
    <w:semiHidden/>
    <w:rsid w:val="00C112D2"/>
    <w:pPr>
      <w:widowControl/>
      <w:ind w:left="1440"/>
      <w:jc w:val="left"/>
    </w:pPr>
    <w:rPr>
      <w:rFonts w:ascii="Times New Roman" w:hAnsi="Times New Roman"/>
      <w:kern w:val="0"/>
      <w:sz w:val="18"/>
      <w:szCs w:val="18"/>
    </w:rPr>
  </w:style>
  <w:style w:type="paragraph" w:styleId="a3">
    <w:name w:val="Document Map"/>
    <w:basedOn w:val="a"/>
    <w:link w:val="Char"/>
    <w:uiPriority w:val="99"/>
    <w:unhideWhenUsed/>
    <w:rsid w:val="00C112D2"/>
    <w:rPr>
      <w:rFonts w:ascii="宋体"/>
      <w:sz w:val="18"/>
      <w:szCs w:val="18"/>
    </w:rPr>
  </w:style>
  <w:style w:type="paragraph" w:styleId="a4">
    <w:name w:val="annotation text"/>
    <w:basedOn w:val="a"/>
    <w:link w:val="Char0"/>
    <w:uiPriority w:val="99"/>
    <w:unhideWhenUsed/>
    <w:rsid w:val="00C112D2"/>
    <w:pPr>
      <w:widowControl/>
      <w:spacing w:after="200" w:line="276" w:lineRule="auto"/>
      <w:jc w:val="left"/>
    </w:pPr>
    <w:rPr>
      <w:kern w:val="0"/>
      <w:sz w:val="22"/>
    </w:rPr>
  </w:style>
  <w:style w:type="paragraph" w:styleId="50">
    <w:name w:val="toc 5"/>
    <w:basedOn w:val="a"/>
    <w:next w:val="a"/>
    <w:uiPriority w:val="99"/>
    <w:semiHidden/>
    <w:rsid w:val="00C112D2"/>
    <w:pPr>
      <w:widowControl/>
      <w:ind w:left="960"/>
      <w:jc w:val="left"/>
    </w:pPr>
    <w:rPr>
      <w:rFonts w:ascii="Times New Roman" w:hAnsi="Times New Roman"/>
      <w:kern w:val="0"/>
      <w:sz w:val="18"/>
      <w:szCs w:val="18"/>
    </w:rPr>
  </w:style>
  <w:style w:type="paragraph" w:styleId="30">
    <w:name w:val="toc 3"/>
    <w:basedOn w:val="a"/>
    <w:next w:val="a"/>
    <w:uiPriority w:val="39"/>
    <w:rsid w:val="00C112D2"/>
    <w:pPr>
      <w:widowControl/>
      <w:ind w:left="480"/>
      <w:jc w:val="left"/>
    </w:pPr>
    <w:rPr>
      <w:rFonts w:ascii="Times New Roman" w:hAnsi="Times New Roman"/>
      <w:i/>
      <w:iCs/>
      <w:kern w:val="0"/>
      <w:sz w:val="20"/>
      <w:szCs w:val="20"/>
    </w:rPr>
  </w:style>
  <w:style w:type="paragraph" w:styleId="80">
    <w:name w:val="toc 8"/>
    <w:basedOn w:val="a"/>
    <w:next w:val="a"/>
    <w:uiPriority w:val="99"/>
    <w:semiHidden/>
    <w:rsid w:val="00C112D2"/>
    <w:pPr>
      <w:widowControl/>
      <w:ind w:left="1680"/>
      <w:jc w:val="left"/>
    </w:pPr>
    <w:rPr>
      <w:rFonts w:ascii="Times New Roman" w:hAnsi="Times New Roman"/>
      <w:kern w:val="0"/>
      <w:sz w:val="18"/>
      <w:szCs w:val="18"/>
    </w:rPr>
  </w:style>
  <w:style w:type="paragraph" w:styleId="a5">
    <w:name w:val="Balloon Text"/>
    <w:basedOn w:val="a"/>
    <w:link w:val="Char1"/>
    <w:uiPriority w:val="99"/>
    <w:unhideWhenUsed/>
    <w:rsid w:val="00C112D2"/>
    <w:rPr>
      <w:sz w:val="18"/>
      <w:szCs w:val="18"/>
    </w:rPr>
  </w:style>
  <w:style w:type="paragraph" w:styleId="a6">
    <w:name w:val="footer"/>
    <w:basedOn w:val="a"/>
    <w:link w:val="Char2"/>
    <w:uiPriority w:val="99"/>
    <w:unhideWhenUsed/>
    <w:rsid w:val="00C112D2"/>
    <w:pPr>
      <w:tabs>
        <w:tab w:val="center" w:pos="4153"/>
        <w:tab w:val="right" w:pos="8306"/>
      </w:tabs>
      <w:snapToGrid w:val="0"/>
      <w:jc w:val="left"/>
    </w:pPr>
    <w:rPr>
      <w:sz w:val="18"/>
      <w:szCs w:val="18"/>
    </w:rPr>
  </w:style>
  <w:style w:type="paragraph" w:styleId="a7">
    <w:name w:val="header"/>
    <w:basedOn w:val="a"/>
    <w:link w:val="Char3"/>
    <w:uiPriority w:val="99"/>
    <w:unhideWhenUsed/>
    <w:rsid w:val="00C112D2"/>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C112D2"/>
    <w:pPr>
      <w:widowControl/>
      <w:spacing w:before="120" w:after="120"/>
      <w:jc w:val="left"/>
    </w:pPr>
    <w:rPr>
      <w:rFonts w:ascii="Times New Roman" w:hAnsi="Times New Roman"/>
      <w:b/>
      <w:bCs/>
      <w:caps/>
      <w:kern w:val="0"/>
      <w:sz w:val="20"/>
      <w:szCs w:val="20"/>
    </w:rPr>
  </w:style>
  <w:style w:type="paragraph" w:styleId="40">
    <w:name w:val="toc 4"/>
    <w:basedOn w:val="a"/>
    <w:next w:val="a"/>
    <w:uiPriority w:val="99"/>
    <w:semiHidden/>
    <w:rsid w:val="00C112D2"/>
    <w:pPr>
      <w:widowControl/>
      <w:ind w:left="720"/>
      <w:jc w:val="left"/>
    </w:pPr>
    <w:rPr>
      <w:rFonts w:ascii="Times New Roman" w:hAnsi="Times New Roman"/>
      <w:kern w:val="0"/>
      <w:sz w:val="18"/>
      <w:szCs w:val="18"/>
    </w:rPr>
  </w:style>
  <w:style w:type="paragraph" w:styleId="60">
    <w:name w:val="toc 6"/>
    <w:basedOn w:val="a"/>
    <w:next w:val="a"/>
    <w:uiPriority w:val="99"/>
    <w:semiHidden/>
    <w:rsid w:val="00C112D2"/>
    <w:pPr>
      <w:widowControl/>
      <w:ind w:left="1200"/>
      <w:jc w:val="left"/>
    </w:pPr>
    <w:rPr>
      <w:rFonts w:ascii="Times New Roman" w:hAnsi="Times New Roman"/>
      <w:kern w:val="0"/>
      <w:sz w:val="18"/>
      <w:szCs w:val="18"/>
    </w:rPr>
  </w:style>
  <w:style w:type="paragraph" w:styleId="20">
    <w:name w:val="toc 2"/>
    <w:basedOn w:val="a"/>
    <w:next w:val="a"/>
    <w:uiPriority w:val="39"/>
    <w:rsid w:val="00C112D2"/>
    <w:pPr>
      <w:widowControl/>
      <w:ind w:left="240"/>
      <w:jc w:val="left"/>
    </w:pPr>
    <w:rPr>
      <w:rFonts w:ascii="Times New Roman" w:hAnsi="Times New Roman"/>
      <w:smallCaps/>
      <w:kern w:val="0"/>
      <w:sz w:val="20"/>
      <w:szCs w:val="20"/>
    </w:rPr>
  </w:style>
  <w:style w:type="paragraph" w:styleId="90">
    <w:name w:val="toc 9"/>
    <w:basedOn w:val="a"/>
    <w:next w:val="a"/>
    <w:uiPriority w:val="99"/>
    <w:semiHidden/>
    <w:rsid w:val="00C112D2"/>
    <w:pPr>
      <w:widowControl/>
      <w:ind w:left="1920"/>
      <w:jc w:val="left"/>
    </w:pPr>
    <w:rPr>
      <w:rFonts w:ascii="Times New Roman" w:hAnsi="Times New Roman"/>
      <w:kern w:val="0"/>
      <w:sz w:val="18"/>
      <w:szCs w:val="18"/>
    </w:rPr>
  </w:style>
  <w:style w:type="character" w:styleId="a8">
    <w:name w:val="Hyperlink"/>
    <w:basedOn w:val="a0"/>
    <w:uiPriority w:val="99"/>
    <w:unhideWhenUsed/>
    <w:rsid w:val="00C112D2"/>
    <w:rPr>
      <w:color w:val="0000FF"/>
      <w:u w:val="single"/>
    </w:rPr>
  </w:style>
  <w:style w:type="character" w:styleId="a9">
    <w:name w:val="annotation reference"/>
    <w:basedOn w:val="a0"/>
    <w:uiPriority w:val="99"/>
    <w:unhideWhenUsed/>
    <w:rsid w:val="00C112D2"/>
    <w:rPr>
      <w:sz w:val="21"/>
      <w:szCs w:val="21"/>
    </w:rPr>
  </w:style>
  <w:style w:type="table" w:styleId="aa">
    <w:name w:val="Table Grid"/>
    <w:basedOn w:val="a1"/>
    <w:uiPriority w:val="39"/>
    <w:qFormat/>
    <w:rsid w:val="00C112D2"/>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rsid w:val="00C112D2"/>
    <w:pPr>
      <w:ind w:firstLineChars="200" w:firstLine="420"/>
    </w:pPr>
  </w:style>
  <w:style w:type="paragraph" w:customStyle="1" w:styleId="TOC1">
    <w:name w:val="TOC 标题1"/>
    <w:basedOn w:val="1"/>
    <w:next w:val="a"/>
    <w:uiPriority w:val="39"/>
    <w:unhideWhenUsed/>
    <w:qFormat/>
    <w:rsid w:val="00C112D2"/>
    <w:pPr>
      <w:widowControl/>
      <w:numPr>
        <w:numId w:val="0"/>
      </w:numPr>
      <w:spacing w:before="240" w:line="259" w:lineRule="auto"/>
      <w:jc w:val="left"/>
      <w:outlineLvl w:val="9"/>
    </w:pPr>
    <w:rPr>
      <w:rFonts w:ascii="Cambria" w:hAnsi="Cambria"/>
      <w:b w:val="0"/>
      <w:bCs w:val="0"/>
      <w:color w:val="365F90"/>
      <w:kern w:val="0"/>
      <w:szCs w:val="32"/>
    </w:rPr>
  </w:style>
  <w:style w:type="character" w:customStyle="1" w:styleId="Char3">
    <w:name w:val="页眉 Char"/>
    <w:basedOn w:val="a0"/>
    <w:link w:val="a7"/>
    <w:uiPriority w:val="99"/>
    <w:rsid w:val="00C112D2"/>
    <w:rPr>
      <w:sz w:val="18"/>
      <w:szCs w:val="18"/>
    </w:rPr>
  </w:style>
  <w:style w:type="character" w:customStyle="1" w:styleId="Char2">
    <w:name w:val="页脚 Char"/>
    <w:basedOn w:val="a0"/>
    <w:link w:val="a6"/>
    <w:uiPriority w:val="99"/>
    <w:rsid w:val="00C112D2"/>
    <w:rPr>
      <w:sz w:val="18"/>
      <w:szCs w:val="18"/>
    </w:rPr>
  </w:style>
  <w:style w:type="character" w:customStyle="1" w:styleId="1Char">
    <w:name w:val="标题 1 Char"/>
    <w:basedOn w:val="a0"/>
    <w:link w:val="1"/>
    <w:uiPriority w:val="99"/>
    <w:rsid w:val="00C112D2"/>
    <w:rPr>
      <w:rFonts w:ascii="Calibri" w:hAnsi="Calibri"/>
      <w:b/>
      <w:bCs/>
      <w:kern w:val="44"/>
      <w:sz w:val="32"/>
      <w:szCs w:val="44"/>
    </w:rPr>
  </w:style>
  <w:style w:type="character" w:customStyle="1" w:styleId="2Char">
    <w:name w:val="标题 2 Char"/>
    <w:basedOn w:val="a0"/>
    <w:link w:val="2"/>
    <w:uiPriority w:val="99"/>
    <w:rsid w:val="00C112D2"/>
    <w:rPr>
      <w:rFonts w:ascii="Cambria" w:hAnsi="Cambria"/>
      <w:b/>
      <w:bCs/>
      <w:kern w:val="2"/>
      <w:sz w:val="32"/>
      <w:szCs w:val="32"/>
    </w:rPr>
  </w:style>
  <w:style w:type="character" w:customStyle="1" w:styleId="3Char">
    <w:name w:val="标题 3 Char"/>
    <w:basedOn w:val="a0"/>
    <w:link w:val="3"/>
    <w:uiPriority w:val="99"/>
    <w:rsid w:val="00C112D2"/>
    <w:rPr>
      <w:rFonts w:ascii="Calibri" w:hAnsi="Calibri"/>
      <w:b/>
      <w:bCs/>
      <w:kern w:val="2"/>
      <w:sz w:val="28"/>
      <w:szCs w:val="32"/>
    </w:rPr>
  </w:style>
  <w:style w:type="character" w:customStyle="1" w:styleId="4Char">
    <w:name w:val="标题 4 Char"/>
    <w:basedOn w:val="a0"/>
    <w:link w:val="4"/>
    <w:uiPriority w:val="99"/>
    <w:rsid w:val="00C112D2"/>
    <w:rPr>
      <w:rFonts w:ascii="Cambria" w:hAnsi="Cambria"/>
      <w:b/>
      <w:bCs/>
      <w:kern w:val="2"/>
      <w:sz w:val="24"/>
      <w:szCs w:val="28"/>
    </w:rPr>
  </w:style>
  <w:style w:type="character" w:customStyle="1" w:styleId="5Char">
    <w:name w:val="标题 5 Char"/>
    <w:basedOn w:val="a0"/>
    <w:link w:val="5"/>
    <w:uiPriority w:val="99"/>
    <w:rsid w:val="00C112D2"/>
    <w:rPr>
      <w:rFonts w:ascii="Calibri" w:hAnsi="Calibri"/>
      <w:b/>
      <w:bCs/>
      <w:kern w:val="2"/>
      <w:sz w:val="28"/>
      <w:szCs w:val="28"/>
    </w:rPr>
  </w:style>
  <w:style w:type="character" w:customStyle="1" w:styleId="6Char">
    <w:name w:val="标题 6 Char"/>
    <w:basedOn w:val="a0"/>
    <w:link w:val="6"/>
    <w:uiPriority w:val="99"/>
    <w:rsid w:val="00C112D2"/>
    <w:rPr>
      <w:rFonts w:ascii="Cambria" w:hAnsi="Cambria"/>
      <w:b/>
      <w:bCs/>
      <w:kern w:val="2"/>
      <w:sz w:val="24"/>
      <w:szCs w:val="24"/>
    </w:rPr>
  </w:style>
  <w:style w:type="character" w:customStyle="1" w:styleId="7Char">
    <w:name w:val="标题 7 Char"/>
    <w:basedOn w:val="a0"/>
    <w:link w:val="7"/>
    <w:uiPriority w:val="99"/>
    <w:rsid w:val="00C112D2"/>
    <w:rPr>
      <w:rFonts w:ascii="Calibri" w:hAnsi="Calibri"/>
      <w:b/>
      <w:bCs/>
      <w:kern w:val="2"/>
      <w:sz w:val="24"/>
      <w:szCs w:val="24"/>
    </w:rPr>
  </w:style>
  <w:style w:type="character" w:customStyle="1" w:styleId="8Char">
    <w:name w:val="标题 8 Char"/>
    <w:basedOn w:val="a0"/>
    <w:link w:val="8"/>
    <w:uiPriority w:val="99"/>
    <w:rsid w:val="00C112D2"/>
    <w:rPr>
      <w:rFonts w:ascii="Cambria" w:hAnsi="Cambria"/>
      <w:kern w:val="2"/>
      <w:sz w:val="24"/>
      <w:szCs w:val="24"/>
    </w:rPr>
  </w:style>
  <w:style w:type="character" w:customStyle="1" w:styleId="9Char">
    <w:name w:val="标题 9 Char"/>
    <w:basedOn w:val="a0"/>
    <w:link w:val="9"/>
    <w:uiPriority w:val="99"/>
    <w:rsid w:val="00C112D2"/>
    <w:rPr>
      <w:rFonts w:ascii="Cambria" w:hAnsi="Cambria"/>
      <w:kern w:val="2"/>
      <w:sz w:val="21"/>
      <w:szCs w:val="21"/>
    </w:rPr>
  </w:style>
  <w:style w:type="character" w:customStyle="1" w:styleId="Char1">
    <w:name w:val="批注框文本 Char"/>
    <w:basedOn w:val="a0"/>
    <w:link w:val="a5"/>
    <w:uiPriority w:val="99"/>
    <w:semiHidden/>
    <w:rsid w:val="00C112D2"/>
    <w:rPr>
      <w:sz w:val="18"/>
      <w:szCs w:val="18"/>
    </w:rPr>
  </w:style>
  <w:style w:type="character" w:customStyle="1" w:styleId="Char0">
    <w:name w:val="批注文字 Char"/>
    <w:basedOn w:val="a0"/>
    <w:link w:val="a4"/>
    <w:uiPriority w:val="99"/>
    <w:rsid w:val="00C112D2"/>
    <w:rPr>
      <w:kern w:val="0"/>
      <w:sz w:val="22"/>
    </w:rPr>
  </w:style>
  <w:style w:type="character" w:customStyle="1" w:styleId="Char">
    <w:name w:val="文档结构图 Char"/>
    <w:basedOn w:val="a0"/>
    <w:link w:val="a3"/>
    <w:uiPriority w:val="99"/>
    <w:semiHidden/>
    <w:rsid w:val="00C112D2"/>
    <w:rPr>
      <w:rFonts w:ascii="宋体" w:eastAsia="宋体"/>
      <w:sz w:val="18"/>
      <w:szCs w:val="18"/>
    </w:rPr>
  </w:style>
  <w:style w:type="character" w:customStyle="1" w:styleId="apple-converted-space">
    <w:name w:val="apple-converted-space"/>
    <w:basedOn w:val="a0"/>
    <w:rsid w:val="000951DD"/>
  </w:style>
  <w:style w:type="paragraph" w:styleId="ab">
    <w:name w:val="List Paragraph"/>
    <w:aliases w:val="Paragr-1st"/>
    <w:basedOn w:val="a"/>
    <w:uiPriority w:val="34"/>
    <w:qFormat/>
    <w:rsid w:val="00A76AF1"/>
    <w:pPr>
      <w:ind w:firstLineChars="200" w:firstLine="420"/>
    </w:pPr>
  </w:style>
  <w:style w:type="character" w:styleId="ac">
    <w:name w:val="Strong"/>
    <w:basedOn w:val="a0"/>
    <w:uiPriority w:val="22"/>
    <w:qFormat/>
    <w:rsid w:val="00C25798"/>
    <w:rPr>
      <w:b/>
      <w:bCs/>
    </w:rPr>
  </w:style>
  <w:style w:type="paragraph" w:styleId="ad">
    <w:name w:val="Normal (Web)"/>
    <w:basedOn w:val="a"/>
    <w:uiPriority w:val="99"/>
    <w:semiHidden/>
    <w:unhideWhenUsed/>
    <w:rsid w:val="00C25798"/>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Char"/>
    <w:uiPriority w:val="99"/>
    <w:unhideWhenUsed/>
    <w:rsid w:val="00D928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D9282B"/>
    <w:rPr>
      <w:rFonts w:ascii="宋体" w:hAnsi="宋体" w:cs="宋体"/>
      <w:sz w:val="24"/>
      <w:szCs w:val="24"/>
    </w:rPr>
  </w:style>
  <w:style w:type="character" w:customStyle="1" w:styleId="2Char0">
    <w:name w:val="正文首行缩进 2 Char"/>
    <w:link w:val="21"/>
    <w:qFormat/>
    <w:rsid w:val="00C47201"/>
    <w:rPr>
      <w:kern w:val="2"/>
      <w:sz w:val="21"/>
      <w:szCs w:val="24"/>
    </w:rPr>
  </w:style>
  <w:style w:type="paragraph" w:styleId="ae">
    <w:name w:val="Body Text Indent"/>
    <w:basedOn w:val="a"/>
    <w:link w:val="Char4"/>
    <w:semiHidden/>
    <w:unhideWhenUsed/>
    <w:rsid w:val="00C47201"/>
    <w:pPr>
      <w:spacing w:after="120"/>
      <w:ind w:leftChars="200" w:left="420"/>
    </w:pPr>
  </w:style>
  <w:style w:type="character" w:customStyle="1" w:styleId="Char4">
    <w:name w:val="正文文本缩进 Char"/>
    <w:basedOn w:val="a0"/>
    <w:link w:val="ae"/>
    <w:semiHidden/>
    <w:rsid w:val="00C47201"/>
    <w:rPr>
      <w:rFonts w:ascii="Calibri" w:hAnsi="Calibri"/>
      <w:kern w:val="2"/>
      <w:sz w:val="21"/>
      <w:szCs w:val="22"/>
    </w:rPr>
  </w:style>
  <w:style w:type="paragraph" w:styleId="21">
    <w:name w:val="Body Text First Indent 2"/>
    <w:basedOn w:val="ae"/>
    <w:link w:val="2Char0"/>
    <w:qFormat/>
    <w:rsid w:val="00C47201"/>
    <w:pPr>
      <w:ind w:firstLineChars="200" w:firstLine="420"/>
    </w:pPr>
    <w:rPr>
      <w:rFonts w:ascii="Times New Roman" w:hAnsi="Times New Roman"/>
      <w:szCs w:val="24"/>
    </w:rPr>
  </w:style>
  <w:style w:type="character" w:customStyle="1" w:styleId="BodyTextFirstIndent2Char1">
    <w:name w:val="Body Text First Indent 2 Char1"/>
    <w:basedOn w:val="Char4"/>
    <w:semiHidden/>
    <w:rsid w:val="00C47201"/>
    <w:rPr>
      <w:rFonts w:ascii="Calibri" w:hAnsi="Calibri"/>
      <w:kern w:val="2"/>
      <w:sz w:val="21"/>
      <w:szCs w:val="22"/>
    </w:rPr>
  </w:style>
  <w:style w:type="character" w:styleId="af">
    <w:name w:val="FollowedHyperlink"/>
    <w:basedOn w:val="a0"/>
    <w:uiPriority w:val="99"/>
    <w:semiHidden/>
    <w:unhideWhenUsed/>
    <w:rsid w:val="00A57DD6"/>
    <w:rPr>
      <w:color w:val="954F72"/>
      <w:u w:val="single"/>
    </w:rPr>
  </w:style>
  <w:style w:type="paragraph" w:customStyle="1" w:styleId="font5">
    <w:name w:val="font5"/>
    <w:basedOn w:val="a"/>
    <w:rsid w:val="00A57DD6"/>
    <w:pPr>
      <w:widowControl/>
      <w:spacing w:before="100" w:beforeAutospacing="1" w:after="100" w:afterAutospacing="1"/>
      <w:jc w:val="left"/>
    </w:pPr>
    <w:rPr>
      <w:rFonts w:ascii="宋体" w:hAnsi="宋体"/>
      <w:kern w:val="0"/>
      <w:sz w:val="18"/>
      <w:szCs w:val="18"/>
    </w:rPr>
  </w:style>
  <w:style w:type="paragraph" w:customStyle="1" w:styleId="xl64">
    <w:name w:val="xl64"/>
    <w:basedOn w:val="a"/>
    <w:rsid w:val="00A57DD6"/>
    <w:pPr>
      <w:widowControl/>
      <w:spacing w:before="100" w:beforeAutospacing="1" w:after="100" w:afterAutospacing="1"/>
      <w:jc w:val="center"/>
    </w:pPr>
    <w:rPr>
      <w:rFonts w:ascii="微软雅黑" w:eastAsia="微软雅黑" w:hAnsi="微软雅黑"/>
      <w:kern w:val="0"/>
      <w:sz w:val="20"/>
      <w:szCs w:val="20"/>
    </w:rPr>
  </w:style>
  <w:style w:type="paragraph" w:customStyle="1" w:styleId="xl65">
    <w:name w:val="xl65"/>
    <w:basedOn w:val="a"/>
    <w:rsid w:val="00A57DD6"/>
    <w:pPr>
      <w:widowControl/>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jc w:val="center"/>
    </w:pPr>
    <w:rPr>
      <w:rFonts w:ascii="微软雅黑" w:eastAsia="微软雅黑" w:hAnsi="微软雅黑"/>
      <w:b/>
      <w:bCs/>
      <w:color w:val="FFFFFF"/>
      <w:kern w:val="0"/>
      <w:sz w:val="18"/>
      <w:szCs w:val="18"/>
    </w:rPr>
  </w:style>
  <w:style w:type="paragraph" w:customStyle="1" w:styleId="xl66">
    <w:name w:val="xl66"/>
    <w:basedOn w:val="a"/>
    <w:rsid w:val="00A57DD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微软雅黑" w:eastAsia="微软雅黑" w:hAnsi="微软雅黑"/>
      <w:kern w:val="0"/>
      <w:sz w:val="18"/>
      <w:szCs w:val="18"/>
    </w:rPr>
  </w:style>
  <w:style w:type="paragraph" w:customStyle="1" w:styleId="xl67">
    <w:name w:val="xl67"/>
    <w:basedOn w:val="a"/>
    <w:rsid w:val="00A57DD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olor w:val="000000"/>
      <w:kern w:val="0"/>
      <w:sz w:val="20"/>
      <w:szCs w:val="20"/>
    </w:rPr>
  </w:style>
  <w:style w:type="paragraph" w:customStyle="1" w:styleId="xl68">
    <w:name w:val="xl68"/>
    <w:basedOn w:val="a"/>
    <w:rsid w:val="00A57DD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olor w:val="000000"/>
      <w:kern w:val="0"/>
      <w:sz w:val="20"/>
      <w:szCs w:val="20"/>
    </w:rPr>
  </w:style>
  <w:style w:type="paragraph" w:styleId="af0">
    <w:name w:val="annotation subject"/>
    <w:basedOn w:val="a4"/>
    <w:next w:val="a4"/>
    <w:link w:val="Char5"/>
    <w:semiHidden/>
    <w:unhideWhenUsed/>
    <w:rsid w:val="00E1223C"/>
    <w:pPr>
      <w:widowControl w:val="0"/>
      <w:spacing w:after="0" w:line="240" w:lineRule="auto"/>
    </w:pPr>
    <w:rPr>
      <w:b/>
      <w:bCs/>
      <w:kern w:val="2"/>
      <w:sz w:val="21"/>
    </w:rPr>
  </w:style>
  <w:style w:type="character" w:customStyle="1" w:styleId="Char5">
    <w:name w:val="批注主题 Char"/>
    <w:basedOn w:val="Char0"/>
    <w:link w:val="af0"/>
    <w:semiHidden/>
    <w:rsid w:val="00E1223C"/>
    <w:rPr>
      <w:rFonts w:ascii="Calibri" w:hAnsi="Calibri"/>
      <w:b/>
      <w:bCs/>
      <w:kern w:val="2"/>
      <w:sz w:val="21"/>
      <w:szCs w:val="22"/>
    </w:rPr>
  </w:style>
  <w:style w:type="paragraph" w:customStyle="1" w:styleId="af1">
    <w:name w:val="表格内容"/>
    <w:basedOn w:val="a"/>
    <w:qFormat/>
    <w:rsid w:val="00C831E4"/>
    <w:pPr>
      <w:adjustRightInd w:val="0"/>
      <w:snapToGrid w:val="0"/>
      <w:jc w:val="left"/>
    </w:pPr>
    <w:rPr>
      <w:rFonts w:ascii="微软雅黑" w:hAnsi="微软雅黑"/>
      <w:color w:val="000000"/>
      <w:kern w:val="0"/>
      <w:sz w:val="18"/>
      <w:szCs w:val="18"/>
    </w:rPr>
  </w:style>
  <w:style w:type="paragraph" w:customStyle="1" w:styleId="af2">
    <w:name w:val="表格标题"/>
    <w:qFormat/>
    <w:rsid w:val="00C831E4"/>
    <w:pPr>
      <w:adjustRightInd w:val="0"/>
      <w:snapToGrid w:val="0"/>
      <w:spacing w:beforeLines="25" w:afterLines="25"/>
      <w:jc w:val="center"/>
    </w:pPr>
    <w:rPr>
      <w:rFonts w:ascii="微软雅黑" w:hAnsi="微软雅黑"/>
      <w:b/>
      <w:color w:val="000000"/>
      <w:sz w:val="21"/>
      <w:szCs w:val="18"/>
    </w:rPr>
  </w:style>
  <w:style w:type="paragraph" w:customStyle="1" w:styleId="SRS">
    <w:name w:val="SRS 正文"/>
    <w:basedOn w:val="a"/>
    <w:qFormat/>
    <w:rsid w:val="00262183"/>
    <w:pPr>
      <w:widowControl/>
      <w:numPr>
        <w:numId w:val="50"/>
      </w:numPr>
      <w:tabs>
        <w:tab w:val="left" w:pos="1418"/>
      </w:tabs>
      <w:spacing w:before="60" w:after="60" w:line="360" w:lineRule="auto"/>
      <w:ind w:rightChars="100" w:right="200"/>
      <w:jc w:val="left"/>
    </w:pPr>
    <w:rPr>
      <w:rFonts w:asciiTheme="minorEastAsia" w:eastAsiaTheme="minorEastAsia" w:hAnsiTheme="minorEastAsia"/>
      <w:bCs/>
      <w:kern w:val="0"/>
      <w:szCs w:val="21"/>
    </w:rPr>
  </w:style>
  <w:style w:type="paragraph" w:customStyle="1" w:styleId="af3">
    <w:name w:val="图名称"/>
    <w:basedOn w:val="a"/>
    <w:qFormat/>
    <w:rsid w:val="00262183"/>
    <w:pPr>
      <w:spacing w:afterLines="50"/>
      <w:jc w:val="center"/>
    </w:pPr>
    <w:rPr>
      <w:rFonts w:ascii="Times New Roman" w:eastAsiaTheme="minorEastAsia" w:hAnsi="Times New Roman"/>
      <w:b/>
      <w:color w:val="000000" w:themeColor="text1"/>
    </w:rPr>
  </w:style>
  <w:style w:type="character" w:styleId="HTML0">
    <w:name w:val="HTML Code"/>
    <w:basedOn w:val="a0"/>
    <w:uiPriority w:val="99"/>
    <w:semiHidden/>
    <w:unhideWhenUsed/>
    <w:rsid w:val="000F6046"/>
    <w:rPr>
      <w:rFonts w:ascii="宋体" w:eastAsia="宋体" w:hAnsi="宋体" w:cs="宋体"/>
      <w:sz w:val="24"/>
      <w:szCs w:val="24"/>
    </w:rPr>
  </w:style>
  <w:style w:type="paragraph" w:customStyle="1" w:styleId="Default">
    <w:name w:val="Default"/>
    <w:rsid w:val="006F01FE"/>
    <w:pPr>
      <w:widowControl w:val="0"/>
      <w:autoSpaceDE w:val="0"/>
      <w:autoSpaceDN w:val="0"/>
      <w:adjustRightInd w:val="0"/>
    </w:pPr>
    <w:rPr>
      <w:rFonts w:ascii="宋体" w:cs="宋体"/>
      <w:color w:val="000000"/>
      <w:sz w:val="24"/>
      <w:szCs w:val="24"/>
    </w:rPr>
  </w:style>
</w:styles>
</file>

<file path=word/webSettings.xml><?xml version="1.0" encoding="utf-8"?>
<w:webSettings xmlns:r="http://schemas.openxmlformats.org/officeDocument/2006/relationships" xmlns:w="http://schemas.openxmlformats.org/wordprocessingml/2006/main">
  <w:divs>
    <w:div w:id="453869382">
      <w:bodyDiv w:val="1"/>
      <w:marLeft w:val="0"/>
      <w:marRight w:val="0"/>
      <w:marTop w:val="0"/>
      <w:marBottom w:val="0"/>
      <w:divBdr>
        <w:top w:val="none" w:sz="0" w:space="0" w:color="auto"/>
        <w:left w:val="none" w:sz="0" w:space="0" w:color="auto"/>
        <w:bottom w:val="none" w:sz="0" w:space="0" w:color="auto"/>
        <w:right w:val="none" w:sz="0" w:space="0" w:color="auto"/>
      </w:divBdr>
      <w:divsChild>
        <w:div w:id="1905604476">
          <w:marLeft w:val="0"/>
          <w:marRight w:val="0"/>
          <w:marTop w:val="0"/>
          <w:marBottom w:val="0"/>
          <w:divBdr>
            <w:top w:val="none" w:sz="0" w:space="0" w:color="auto"/>
            <w:left w:val="none" w:sz="0" w:space="0" w:color="auto"/>
            <w:bottom w:val="none" w:sz="0" w:space="0" w:color="auto"/>
            <w:right w:val="none" w:sz="0" w:space="0" w:color="auto"/>
          </w:divBdr>
          <w:divsChild>
            <w:div w:id="1945845260">
              <w:marLeft w:val="0"/>
              <w:marRight w:val="0"/>
              <w:marTop w:val="0"/>
              <w:marBottom w:val="0"/>
              <w:divBdr>
                <w:top w:val="none" w:sz="0" w:space="0" w:color="auto"/>
                <w:left w:val="none" w:sz="0" w:space="0" w:color="auto"/>
                <w:bottom w:val="none" w:sz="0" w:space="0" w:color="auto"/>
                <w:right w:val="none" w:sz="0" w:space="0" w:color="auto"/>
              </w:divBdr>
              <w:divsChild>
                <w:div w:id="503593647">
                  <w:marLeft w:val="0"/>
                  <w:marRight w:val="0"/>
                  <w:marTop w:val="0"/>
                  <w:marBottom w:val="0"/>
                  <w:divBdr>
                    <w:top w:val="none" w:sz="0" w:space="0" w:color="auto"/>
                    <w:left w:val="none" w:sz="0" w:space="0" w:color="auto"/>
                    <w:bottom w:val="none" w:sz="0" w:space="0" w:color="auto"/>
                    <w:right w:val="none" w:sz="0" w:space="0" w:color="auto"/>
                  </w:divBdr>
                  <w:divsChild>
                    <w:div w:id="1761681061">
                      <w:marLeft w:val="0"/>
                      <w:marRight w:val="0"/>
                      <w:marTop w:val="0"/>
                      <w:marBottom w:val="0"/>
                      <w:divBdr>
                        <w:top w:val="none" w:sz="0" w:space="0" w:color="auto"/>
                        <w:left w:val="none" w:sz="0" w:space="0" w:color="auto"/>
                        <w:bottom w:val="none" w:sz="0" w:space="0" w:color="auto"/>
                        <w:right w:val="none" w:sz="0" w:space="0" w:color="auto"/>
                      </w:divBdr>
                      <w:divsChild>
                        <w:div w:id="19836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911084">
      <w:bodyDiv w:val="1"/>
      <w:marLeft w:val="0"/>
      <w:marRight w:val="0"/>
      <w:marTop w:val="0"/>
      <w:marBottom w:val="0"/>
      <w:divBdr>
        <w:top w:val="none" w:sz="0" w:space="0" w:color="auto"/>
        <w:left w:val="none" w:sz="0" w:space="0" w:color="auto"/>
        <w:bottom w:val="none" w:sz="0" w:space="0" w:color="auto"/>
        <w:right w:val="none" w:sz="0" w:space="0" w:color="auto"/>
      </w:divBdr>
      <w:divsChild>
        <w:div w:id="117384413">
          <w:marLeft w:val="0"/>
          <w:marRight w:val="0"/>
          <w:marTop w:val="0"/>
          <w:marBottom w:val="0"/>
          <w:divBdr>
            <w:top w:val="none" w:sz="0" w:space="0" w:color="auto"/>
            <w:left w:val="none" w:sz="0" w:space="0" w:color="auto"/>
            <w:bottom w:val="none" w:sz="0" w:space="0" w:color="auto"/>
            <w:right w:val="none" w:sz="0" w:space="0" w:color="auto"/>
          </w:divBdr>
        </w:div>
      </w:divsChild>
    </w:div>
    <w:div w:id="995449712">
      <w:bodyDiv w:val="1"/>
      <w:marLeft w:val="0"/>
      <w:marRight w:val="0"/>
      <w:marTop w:val="0"/>
      <w:marBottom w:val="0"/>
      <w:divBdr>
        <w:top w:val="none" w:sz="0" w:space="0" w:color="auto"/>
        <w:left w:val="none" w:sz="0" w:space="0" w:color="auto"/>
        <w:bottom w:val="none" w:sz="0" w:space="0" w:color="auto"/>
        <w:right w:val="none" w:sz="0" w:space="0" w:color="auto"/>
      </w:divBdr>
      <w:divsChild>
        <w:div w:id="269551995">
          <w:marLeft w:val="0"/>
          <w:marRight w:val="0"/>
          <w:marTop w:val="0"/>
          <w:marBottom w:val="750"/>
          <w:divBdr>
            <w:top w:val="none" w:sz="0" w:space="0" w:color="auto"/>
            <w:left w:val="none" w:sz="0" w:space="0" w:color="auto"/>
            <w:bottom w:val="none" w:sz="0" w:space="0" w:color="auto"/>
            <w:right w:val="none" w:sz="0" w:space="0" w:color="auto"/>
          </w:divBdr>
          <w:divsChild>
            <w:div w:id="2011446123">
              <w:marLeft w:val="30"/>
              <w:marRight w:val="30"/>
              <w:marTop w:val="150"/>
              <w:marBottom w:val="150"/>
              <w:divBdr>
                <w:top w:val="none" w:sz="0" w:space="0" w:color="auto"/>
                <w:left w:val="none" w:sz="0" w:space="0" w:color="auto"/>
                <w:bottom w:val="none" w:sz="0" w:space="0" w:color="auto"/>
                <w:right w:val="none" w:sz="0" w:space="0" w:color="auto"/>
              </w:divBdr>
              <w:divsChild>
                <w:div w:id="1909222357">
                  <w:marLeft w:val="3450"/>
                  <w:marRight w:val="0"/>
                  <w:marTop w:val="0"/>
                  <w:marBottom w:val="0"/>
                  <w:divBdr>
                    <w:top w:val="single" w:sz="6" w:space="8" w:color="EEEEEE"/>
                    <w:left w:val="single" w:sz="6" w:space="11" w:color="EEEEEE"/>
                    <w:bottom w:val="single" w:sz="6" w:space="8" w:color="EEEEEE"/>
                    <w:right w:val="single" w:sz="6" w:space="11" w:color="EEEEEE"/>
                  </w:divBdr>
                  <w:divsChild>
                    <w:div w:id="92677993">
                      <w:marLeft w:val="0"/>
                      <w:marRight w:val="0"/>
                      <w:marTop w:val="0"/>
                      <w:marBottom w:val="0"/>
                      <w:divBdr>
                        <w:top w:val="none" w:sz="0" w:space="0" w:color="auto"/>
                        <w:left w:val="none" w:sz="0" w:space="0" w:color="auto"/>
                        <w:bottom w:val="none" w:sz="0" w:space="0" w:color="auto"/>
                        <w:right w:val="none" w:sz="0" w:space="0" w:color="auto"/>
                      </w:divBdr>
                      <w:divsChild>
                        <w:div w:id="843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619901">
      <w:bodyDiv w:val="1"/>
      <w:marLeft w:val="0"/>
      <w:marRight w:val="0"/>
      <w:marTop w:val="0"/>
      <w:marBottom w:val="0"/>
      <w:divBdr>
        <w:top w:val="none" w:sz="0" w:space="0" w:color="auto"/>
        <w:left w:val="none" w:sz="0" w:space="0" w:color="auto"/>
        <w:bottom w:val="none" w:sz="0" w:space="0" w:color="auto"/>
        <w:right w:val="none" w:sz="0" w:space="0" w:color="auto"/>
      </w:divBdr>
      <w:divsChild>
        <w:div w:id="155343803">
          <w:marLeft w:val="0"/>
          <w:marRight w:val="0"/>
          <w:marTop w:val="0"/>
          <w:marBottom w:val="750"/>
          <w:divBdr>
            <w:top w:val="none" w:sz="0" w:space="0" w:color="auto"/>
            <w:left w:val="none" w:sz="0" w:space="0" w:color="auto"/>
            <w:bottom w:val="none" w:sz="0" w:space="0" w:color="auto"/>
            <w:right w:val="none" w:sz="0" w:space="0" w:color="auto"/>
          </w:divBdr>
          <w:divsChild>
            <w:div w:id="491991898">
              <w:marLeft w:val="30"/>
              <w:marRight w:val="30"/>
              <w:marTop w:val="150"/>
              <w:marBottom w:val="150"/>
              <w:divBdr>
                <w:top w:val="none" w:sz="0" w:space="0" w:color="auto"/>
                <w:left w:val="none" w:sz="0" w:space="0" w:color="auto"/>
                <w:bottom w:val="none" w:sz="0" w:space="0" w:color="auto"/>
                <w:right w:val="none" w:sz="0" w:space="0" w:color="auto"/>
              </w:divBdr>
              <w:divsChild>
                <w:div w:id="1939944359">
                  <w:marLeft w:val="3450"/>
                  <w:marRight w:val="0"/>
                  <w:marTop w:val="0"/>
                  <w:marBottom w:val="0"/>
                  <w:divBdr>
                    <w:top w:val="single" w:sz="6" w:space="8" w:color="EEEEEE"/>
                    <w:left w:val="single" w:sz="6" w:space="11" w:color="EEEEEE"/>
                    <w:bottom w:val="single" w:sz="6" w:space="8" w:color="EEEEEE"/>
                    <w:right w:val="single" w:sz="6" w:space="11" w:color="EEEEEE"/>
                  </w:divBdr>
                  <w:divsChild>
                    <w:div w:id="1909925447">
                      <w:marLeft w:val="0"/>
                      <w:marRight w:val="0"/>
                      <w:marTop w:val="0"/>
                      <w:marBottom w:val="0"/>
                      <w:divBdr>
                        <w:top w:val="none" w:sz="0" w:space="0" w:color="auto"/>
                        <w:left w:val="none" w:sz="0" w:space="0" w:color="auto"/>
                        <w:bottom w:val="none" w:sz="0" w:space="0" w:color="auto"/>
                        <w:right w:val="none" w:sz="0" w:space="0" w:color="auto"/>
                      </w:divBdr>
                      <w:divsChild>
                        <w:div w:id="4600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270944">
      <w:bodyDiv w:val="1"/>
      <w:marLeft w:val="0"/>
      <w:marRight w:val="0"/>
      <w:marTop w:val="0"/>
      <w:marBottom w:val="0"/>
      <w:divBdr>
        <w:top w:val="none" w:sz="0" w:space="0" w:color="auto"/>
        <w:left w:val="none" w:sz="0" w:space="0" w:color="auto"/>
        <w:bottom w:val="none" w:sz="0" w:space="0" w:color="auto"/>
        <w:right w:val="none" w:sz="0" w:space="0" w:color="auto"/>
      </w:divBdr>
    </w:div>
    <w:div w:id="1381975831">
      <w:bodyDiv w:val="1"/>
      <w:marLeft w:val="0"/>
      <w:marRight w:val="0"/>
      <w:marTop w:val="0"/>
      <w:marBottom w:val="0"/>
      <w:divBdr>
        <w:top w:val="none" w:sz="0" w:space="0" w:color="auto"/>
        <w:left w:val="none" w:sz="0" w:space="0" w:color="auto"/>
        <w:bottom w:val="none" w:sz="0" w:space="0" w:color="auto"/>
        <w:right w:val="none" w:sz="0" w:space="0" w:color="auto"/>
      </w:divBdr>
      <w:divsChild>
        <w:div w:id="1846241927">
          <w:marLeft w:val="0"/>
          <w:marRight w:val="0"/>
          <w:marTop w:val="0"/>
          <w:marBottom w:val="0"/>
          <w:divBdr>
            <w:top w:val="none" w:sz="0" w:space="0" w:color="auto"/>
            <w:left w:val="none" w:sz="0" w:space="0" w:color="auto"/>
            <w:bottom w:val="none" w:sz="0" w:space="0" w:color="auto"/>
            <w:right w:val="none" w:sz="0" w:space="0" w:color="auto"/>
          </w:divBdr>
        </w:div>
      </w:divsChild>
    </w:div>
    <w:div w:id="1806505258">
      <w:bodyDiv w:val="1"/>
      <w:marLeft w:val="0"/>
      <w:marRight w:val="0"/>
      <w:marTop w:val="0"/>
      <w:marBottom w:val="0"/>
      <w:divBdr>
        <w:top w:val="none" w:sz="0" w:space="0" w:color="auto"/>
        <w:left w:val="none" w:sz="0" w:space="0" w:color="auto"/>
        <w:bottom w:val="none" w:sz="0" w:space="0" w:color="auto"/>
        <w:right w:val="none" w:sz="0" w:space="0" w:color="auto"/>
      </w:divBdr>
    </w:div>
    <w:div w:id="1908152303">
      <w:bodyDiv w:val="1"/>
      <w:marLeft w:val="0"/>
      <w:marRight w:val="0"/>
      <w:marTop w:val="0"/>
      <w:marBottom w:val="0"/>
      <w:divBdr>
        <w:top w:val="none" w:sz="0" w:space="0" w:color="auto"/>
        <w:left w:val="none" w:sz="0" w:space="0" w:color="auto"/>
        <w:bottom w:val="none" w:sz="0" w:space="0" w:color="auto"/>
        <w:right w:val="none" w:sz="0" w:space="0" w:color="auto"/>
      </w:divBdr>
      <w:divsChild>
        <w:div w:id="486895066">
          <w:marLeft w:val="0"/>
          <w:marRight w:val="0"/>
          <w:marTop w:val="0"/>
          <w:marBottom w:val="0"/>
          <w:divBdr>
            <w:top w:val="none" w:sz="0" w:space="0" w:color="auto"/>
            <w:left w:val="none" w:sz="0" w:space="0" w:color="auto"/>
            <w:bottom w:val="none" w:sz="0" w:space="0" w:color="auto"/>
            <w:right w:val="none" w:sz="0" w:space="0" w:color="auto"/>
          </w:divBdr>
          <w:divsChild>
            <w:div w:id="1886260733">
              <w:marLeft w:val="0"/>
              <w:marRight w:val="0"/>
              <w:marTop w:val="0"/>
              <w:marBottom w:val="0"/>
              <w:divBdr>
                <w:top w:val="none" w:sz="0" w:space="0" w:color="auto"/>
                <w:left w:val="none" w:sz="0" w:space="0" w:color="auto"/>
                <w:bottom w:val="none" w:sz="0" w:space="0" w:color="auto"/>
                <w:right w:val="none" w:sz="0" w:space="0" w:color="auto"/>
              </w:divBdr>
              <w:divsChild>
                <w:div w:id="202405232">
                  <w:marLeft w:val="0"/>
                  <w:marRight w:val="0"/>
                  <w:marTop w:val="0"/>
                  <w:marBottom w:val="0"/>
                  <w:divBdr>
                    <w:top w:val="none" w:sz="0" w:space="0" w:color="auto"/>
                    <w:left w:val="none" w:sz="0" w:space="0" w:color="auto"/>
                    <w:bottom w:val="none" w:sz="0" w:space="0" w:color="auto"/>
                    <w:right w:val="none" w:sz="0" w:space="0" w:color="auto"/>
                  </w:divBdr>
                  <w:divsChild>
                    <w:div w:id="133791593">
                      <w:marLeft w:val="0"/>
                      <w:marRight w:val="0"/>
                      <w:marTop w:val="0"/>
                      <w:marBottom w:val="0"/>
                      <w:divBdr>
                        <w:top w:val="none" w:sz="0" w:space="0" w:color="auto"/>
                        <w:left w:val="none" w:sz="0" w:space="0" w:color="auto"/>
                        <w:bottom w:val="none" w:sz="0" w:space="0" w:color="auto"/>
                        <w:right w:val="none" w:sz="0" w:space="0" w:color="auto"/>
                      </w:divBdr>
                      <w:divsChild>
                        <w:div w:id="12492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082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2.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1.emf"/><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oleObject" Target="embeddings/oleObject2.bin"/><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hyperlink" Target="mailto:yy_mgAI_Origin_Image@1504529951_00000001.jpg" TargetMode="External"/><Relationship Id="rId37" Type="http://schemas.openxmlformats.org/officeDocument/2006/relationships/hyperlink" Target="file:///data/mghy/shanpao/training/action/offline_instruction_result/12/image/user1_action1_channel1_labeled_image0.jpg" TargetMode="External"/><Relationship Id="rId40" Type="http://schemas.openxmlformats.org/officeDocument/2006/relationships/oleObject" Target="embeddings/oleObject1.bin"/><Relationship Id="rId45" Type="http://schemas.openxmlformats.org/officeDocument/2006/relationships/image" Target="media/image24.emf"/><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2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emf"/><Relationship Id="rId19" Type="http://schemas.openxmlformats.org/officeDocument/2006/relationships/package" Target="embeddings/Microsoft_Visio_Drawing45.vsdx"/><Relationship Id="rId31" Type="http://schemas.openxmlformats.org/officeDocument/2006/relationships/hyperlink" Target="mailto:yy_mgAI_Origin_Image@1504529951_00000001_Preprocessing_00000001.jpg" TargetMode="External"/><Relationship Id="rId44" Type="http://schemas.openxmlformats.org/officeDocument/2006/relationships/oleObject" Target="embeddings/oleObject3.bin"/><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mailto:yy_mgAI_Origin_Image@1504529951_00000001_Preprocessing_00000001.jpg" TargetMode="External"/><Relationship Id="rId35" Type="http://schemas.openxmlformats.org/officeDocument/2006/relationships/hyperlink" Target="mailto:yy_mgAI_Origin_Image@1504529951_00000001.jpg" TargetMode="External"/><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34.vsdx"/><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oleObject" Target="embeddings/oleObject4.bin"/><Relationship Id="rId59" Type="http://schemas.openxmlformats.org/officeDocument/2006/relationships/image" Target="media/image37.png"/><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2.emf"/><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0530C9F-5C20-4041-8D69-3D717ECDAF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7538</TotalTime>
  <Pages>64</Pages>
  <Words>5181</Words>
  <Characters>29537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“阳光计划”</vt:lpstr>
    </vt:vector>
  </TitlesOfParts>
  <Company/>
  <LinksUpToDate>false</LinksUpToDate>
  <CharactersWithSpaces>34649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“阳光计划”</dc:title>
  <dc:creator>LEE</dc:creator>
  <cp:lastModifiedBy>zhaocan</cp:lastModifiedBy>
  <cp:revision>1436</cp:revision>
  <dcterms:created xsi:type="dcterms:W3CDTF">2015-08-06T00:28:00Z</dcterms:created>
  <dcterms:modified xsi:type="dcterms:W3CDTF">2017-10-20T05:49:00Z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