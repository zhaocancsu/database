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8F3CD" w14:textId="77777777" w:rsidR="004B29B4" w:rsidRPr="00443456" w:rsidRDefault="004B29B4">
      <w:pPr>
        <w:jc w:val="center"/>
        <w:rPr>
          <w:rFonts w:asciiTheme="minorEastAsia" w:eastAsiaTheme="minorEastAsia" w:hAnsiTheme="minorEastAsia"/>
          <w:color w:val="000000" w:themeColor="text1"/>
          <w:sz w:val="44"/>
          <w:szCs w:val="44"/>
        </w:rPr>
      </w:pPr>
      <w:bookmarkStart w:id="0" w:name="_Hlk493975936"/>
      <w:bookmarkEnd w:id="0"/>
    </w:p>
    <w:p w14:paraId="674DDA95" w14:textId="77777777" w:rsidR="004B29B4" w:rsidRPr="00443456" w:rsidRDefault="004B29B4">
      <w:pPr>
        <w:jc w:val="center"/>
        <w:rPr>
          <w:rFonts w:asciiTheme="minorEastAsia" w:eastAsiaTheme="minorEastAsia" w:hAnsiTheme="minorEastAsia"/>
          <w:color w:val="000000" w:themeColor="text1"/>
          <w:sz w:val="44"/>
          <w:szCs w:val="44"/>
        </w:rPr>
      </w:pPr>
    </w:p>
    <w:p w14:paraId="30C78189" w14:textId="77777777" w:rsidR="004B29B4" w:rsidRPr="00443456" w:rsidRDefault="004B29B4">
      <w:pPr>
        <w:jc w:val="center"/>
        <w:rPr>
          <w:rFonts w:asciiTheme="minorEastAsia" w:eastAsiaTheme="minorEastAsia" w:hAnsiTheme="minorEastAsia"/>
          <w:color w:val="000000" w:themeColor="text1"/>
          <w:sz w:val="44"/>
          <w:szCs w:val="44"/>
        </w:rPr>
      </w:pPr>
    </w:p>
    <w:p w14:paraId="70C144D3" w14:textId="77777777" w:rsidR="004B29B4" w:rsidRPr="00443456" w:rsidRDefault="004B29B4">
      <w:pPr>
        <w:jc w:val="center"/>
        <w:rPr>
          <w:rFonts w:asciiTheme="minorEastAsia" w:eastAsiaTheme="minorEastAsia" w:hAnsiTheme="minorEastAsia"/>
          <w:color w:val="000000" w:themeColor="text1"/>
          <w:sz w:val="44"/>
          <w:szCs w:val="44"/>
        </w:rPr>
      </w:pPr>
    </w:p>
    <w:p w14:paraId="417A4D9C" w14:textId="77777777" w:rsidR="004B29B4" w:rsidRPr="00443456" w:rsidRDefault="004B29B4">
      <w:pPr>
        <w:jc w:val="center"/>
        <w:rPr>
          <w:rFonts w:asciiTheme="minorEastAsia" w:eastAsiaTheme="minorEastAsia" w:hAnsiTheme="minorEastAsia"/>
          <w:b/>
          <w:color w:val="000000" w:themeColor="text1"/>
          <w:sz w:val="52"/>
          <w:szCs w:val="52"/>
        </w:rPr>
      </w:pPr>
    </w:p>
    <w:p w14:paraId="0C00365D" w14:textId="77777777" w:rsidR="004B29B4" w:rsidRPr="00443456" w:rsidRDefault="004B29B4">
      <w:pPr>
        <w:jc w:val="center"/>
        <w:rPr>
          <w:rFonts w:asciiTheme="minorEastAsia" w:eastAsiaTheme="minorEastAsia" w:hAnsiTheme="minorEastAsia"/>
          <w:b/>
          <w:color w:val="000000" w:themeColor="text1"/>
          <w:sz w:val="44"/>
          <w:szCs w:val="52"/>
        </w:rPr>
      </w:pPr>
    </w:p>
    <w:p w14:paraId="7F323558" w14:textId="742A122B" w:rsidR="004B29B4" w:rsidRPr="00443456" w:rsidRDefault="007F5A72">
      <w:pPr>
        <w:jc w:val="center"/>
        <w:rPr>
          <w:rFonts w:asciiTheme="minorEastAsia" w:eastAsiaTheme="minorEastAsia" w:hAnsiTheme="minorEastAsia"/>
          <w:b/>
          <w:color w:val="000000" w:themeColor="text1"/>
          <w:sz w:val="52"/>
          <w:szCs w:val="52"/>
        </w:rPr>
      </w:pPr>
      <w:r>
        <w:rPr>
          <w:rFonts w:asciiTheme="minorEastAsia" w:eastAsiaTheme="minorEastAsia" w:hAnsiTheme="minorEastAsia" w:hint="eastAsia"/>
          <w:b/>
          <w:color w:val="000000" w:themeColor="text1"/>
          <w:sz w:val="52"/>
          <w:szCs w:val="52"/>
        </w:rPr>
        <w:t>游戏</w:t>
      </w:r>
      <w:r w:rsidR="00042CF1">
        <w:rPr>
          <w:rFonts w:asciiTheme="minorEastAsia" w:eastAsiaTheme="minorEastAsia" w:hAnsiTheme="minorEastAsia"/>
          <w:b/>
          <w:color w:val="000000" w:themeColor="text1"/>
          <w:sz w:val="52"/>
          <w:szCs w:val="52"/>
        </w:rPr>
        <w:t>视频理解</w:t>
      </w:r>
      <w:r w:rsidR="00042CF1">
        <w:rPr>
          <w:rFonts w:asciiTheme="minorEastAsia" w:eastAsiaTheme="minorEastAsia" w:hAnsiTheme="minorEastAsia" w:hint="eastAsia"/>
          <w:b/>
          <w:color w:val="000000" w:themeColor="text1"/>
          <w:sz w:val="52"/>
          <w:szCs w:val="52"/>
        </w:rPr>
        <w:t>AI能力</w:t>
      </w:r>
      <w:r w:rsidR="00042CF1">
        <w:rPr>
          <w:rFonts w:asciiTheme="minorEastAsia" w:eastAsiaTheme="minorEastAsia" w:hAnsiTheme="minorEastAsia"/>
          <w:b/>
          <w:color w:val="000000" w:themeColor="text1"/>
          <w:sz w:val="52"/>
          <w:szCs w:val="52"/>
        </w:rPr>
        <w:t>定制项目</w:t>
      </w:r>
    </w:p>
    <w:p w14:paraId="44356D93" w14:textId="5218FC72" w:rsidR="004B29B4" w:rsidRPr="00443456" w:rsidRDefault="00ED6A3F">
      <w:pPr>
        <w:jc w:val="center"/>
        <w:rPr>
          <w:rFonts w:asciiTheme="minorEastAsia" w:eastAsiaTheme="minorEastAsia" w:hAnsiTheme="minorEastAsia"/>
          <w:b/>
          <w:color w:val="000000" w:themeColor="text1"/>
          <w:sz w:val="52"/>
          <w:szCs w:val="52"/>
        </w:rPr>
      </w:pPr>
      <w:r>
        <w:rPr>
          <w:rFonts w:asciiTheme="minorEastAsia" w:eastAsiaTheme="minorEastAsia" w:hAnsiTheme="minorEastAsia" w:hint="eastAsia"/>
          <w:b/>
          <w:color w:val="000000" w:themeColor="text1"/>
          <w:sz w:val="52"/>
          <w:szCs w:val="52"/>
        </w:rPr>
        <w:t>详细设计</w:t>
      </w:r>
      <w:r w:rsidR="00D8623F" w:rsidRPr="00443456">
        <w:rPr>
          <w:rFonts w:asciiTheme="minorEastAsia" w:eastAsiaTheme="minorEastAsia" w:hAnsiTheme="minorEastAsia" w:hint="eastAsia"/>
          <w:b/>
          <w:color w:val="000000" w:themeColor="text1"/>
          <w:sz w:val="52"/>
          <w:szCs w:val="52"/>
        </w:rPr>
        <w:t>方案</w:t>
      </w:r>
    </w:p>
    <w:p w14:paraId="50B97CF0" w14:textId="77777777" w:rsidR="004B29B4" w:rsidRPr="00443456" w:rsidRDefault="004B29B4">
      <w:pPr>
        <w:jc w:val="center"/>
        <w:rPr>
          <w:rFonts w:asciiTheme="minorEastAsia" w:eastAsiaTheme="minorEastAsia" w:hAnsiTheme="minorEastAsia"/>
          <w:color w:val="000000" w:themeColor="text1"/>
          <w:sz w:val="44"/>
          <w:szCs w:val="44"/>
        </w:rPr>
      </w:pPr>
    </w:p>
    <w:p w14:paraId="76FAE989" w14:textId="77777777" w:rsidR="004B29B4" w:rsidRPr="00443456" w:rsidRDefault="004B29B4">
      <w:pPr>
        <w:jc w:val="center"/>
        <w:rPr>
          <w:rFonts w:asciiTheme="minorEastAsia" w:eastAsiaTheme="minorEastAsia" w:hAnsiTheme="minorEastAsia"/>
          <w:color w:val="000000" w:themeColor="text1"/>
          <w:sz w:val="44"/>
          <w:szCs w:val="44"/>
        </w:rPr>
      </w:pPr>
    </w:p>
    <w:p w14:paraId="12DE319F" w14:textId="77777777" w:rsidR="004B29B4" w:rsidRPr="00443456" w:rsidRDefault="004B29B4">
      <w:pPr>
        <w:jc w:val="center"/>
        <w:rPr>
          <w:rFonts w:asciiTheme="minorEastAsia" w:eastAsiaTheme="minorEastAsia" w:hAnsiTheme="minorEastAsia"/>
          <w:color w:val="000000" w:themeColor="text1"/>
          <w:sz w:val="44"/>
          <w:szCs w:val="44"/>
        </w:rPr>
      </w:pPr>
    </w:p>
    <w:p w14:paraId="7122562F" w14:textId="77777777" w:rsidR="004B29B4" w:rsidRPr="00443456" w:rsidRDefault="004B29B4">
      <w:pPr>
        <w:jc w:val="center"/>
        <w:rPr>
          <w:rFonts w:asciiTheme="minorEastAsia" w:eastAsiaTheme="minorEastAsia" w:hAnsiTheme="minorEastAsia"/>
          <w:color w:val="000000" w:themeColor="text1"/>
          <w:sz w:val="44"/>
          <w:szCs w:val="44"/>
        </w:rPr>
      </w:pPr>
    </w:p>
    <w:p w14:paraId="4D513678" w14:textId="77777777" w:rsidR="004B29B4" w:rsidRPr="00443456" w:rsidRDefault="004B29B4">
      <w:pPr>
        <w:jc w:val="center"/>
        <w:rPr>
          <w:rFonts w:asciiTheme="minorEastAsia" w:eastAsiaTheme="minorEastAsia" w:hAnsiTheme="minorEastAsia"/>
          <w:color w:val="000000" w:themeColor="text1"/>
          <w:sz w:val="44"/>
          <w:szCs w:val="44"/>
        </w:rPr>
      </w:pPr>
    </w:p>
    <w:p w14:paraId="3FA37AED" w14:textId="77777777" w:rsidR="004B29B4" w:rsidRPr="00443456" w:rsidRDefault="004B29B4">
      <w:pPr>
        <w:jc w:val="center"/>
        <w:rPr>
          <w:rFonts w:asciiTheme="minorEastAsia" w:eastAsiaTheme="minorEastAsia" w:hAnsiTheme="minorEastAsia"/>
          <w:color w:val="000000" w:themeColor="text1"/>
          <w:sz w:val="44"/>
          <w:szCs w:val="44"/>
        </w:rPr>
      </w:pPr>
    </w:p>
    <w:p w14:paraId="7DAFAE0F" w14:textId="77777777" w:rsidR="004B29B4" w:rsidRPr="00443456" w:rsidRDefault="004B29B4">
      <w:pPr>
        <w:jc w:val="center"/>
        <w:rPr>
          <w:rFonts w:asciiTheme="minorEastAsia" w:eastAsiaTheme="minorEastAsia" w:hAnsiTheme="minorEastAsia"/>
          <w:color w:val="000000" w:themeColor="text1"/>
          <w:sz w:val="44"/>
          <w:szCs w:val="44"/>
        </w:rPr>
      </w:pPr>
    </w:p>
    <w:p w14:paraId="57B57F17" w14:textId="77777777" w:rsidR="004B29B4" w:rsidRPr="00443456" w:rsidRDefault="004B29B4">
      <w:pPr>
        <w:jc w:val="center"/>
        <w:rPr>
          <w:rFonts w:asciiTheme="minorEastAsia" w:eastAsiaTheme="minorEastAsia" w:hAnsiTheme="minorEastAsia"/>
          <w:color w:val="000000" w:themeColor="text1"/>
          <w:sz w:val="44"/>
          <w:szCs w:val="44"/>
        </w:rPr>
      </w:pPr>
    </w:p>
    <w:p w14:paraId="68D9891E" w14:textId="77777777" w:rsidR="004B29B4" w:rsidRPr="00443456" w:rsidRDefault="004B29B4">
      <w:pPr>
        <w:jc w:val="center"/>
        <w:rPr>
          <w:rFonts w:asciiTheme="minorEastAsia" w:eastAsiaTheme="minorEastAsia" w:hAnsiTheme="minorEastAsia"/>
          <w:color w:val="000000" w:themeColor="text1"/>
          <w:sz w:val="44"/>
          <w:szCs w:val="44"/>
        </w:rPr>
      </w:pPr>
    </w:p>
    <w:p w14:paraId="7C6E3616" w14:textId="77777777" w:rsidR="004B29B4" w:rsidRPr="00443456" w:rsidRDefault="00D8623F">
      <w:pPr>
        <w:jc w:val="center"/>
        <w:rPr>
          <w:rFonts w:asciiTheme="minorEastAsia" w:eastAsiaTheme="minorEastAsia" w:hAnsiTheme="minorEastAsia"/>
          <w:color w:val="000000" w:themeColor="text1"/>
          <w:sz w:val="36"/>
          <w:szCs w:val="36"/>
        </w:rPr>
      </w:pPr>
      <w:r w:rsidRPr="00443456">
        <w:rPr>
          <w:rFonts w:asciiTheme="minorEastAsia" w:eastAsiaTheme="minorEastAsia" w:hAnsiTheme="minorEastAsia" w:hint="eastAsia"/>
          <w:color w:val="000000" w:themeColor="text1"/>
          <w:sz w:val="36"/>
          <w:szCs w:val="36"/>
        </w:rPr>
        <w:t>咪咕</w:t>
      </w:r>
      <w:r w:rsidRPr="00443456">
        <w:rPr>
          <w:rFonts w:asciiTheme="minorEastAsia" w:eastAsiaTheme="minorEastAsia" w:hAnsiTheme="minorEastAsia"/>
          <w:color w:val="000000" w:themeColor="text1"/>
          <w:sz w:val="36"/>
          <w:szCs w:val="36"/>
        </w:rPr>
        <w:t>互动娱乐有限公司</w:t>
      </w:r>
    </w:p>
    <w:p w14:paraId="2B1DE34D" w14:textId="2D88F3D2" w:rsidR="004B29B4" w:rsidRPr="00443456" w:rsidRDefault="00ED6A3F">
      <w:pPr>
        <w:jc w:val="center"/>
        <w:rPr>
          <w:rFonts w:asciiTheme="minorEastAsia" w:eastAsiaTheme="minorEastAsia" w:hAnsiTheme="minorEastAsia"/>
          <w:color w:val="000000" w:themeColor="text1"/>
          <w:sz w:val="36"/>
          <w:szCs w:val="36"/>
        </w:rPr>
      </w:pPr>
      <w:r>
        <w:rPr>
          <w:rFonts w:asciiTheme="minorEastAsia" w:eastAsiaTheme="minorEastAsia" w:hAnsiTheme="minorEastAsia" w:hint="eastAsia"/>
          <w:color w:val="000000" w:themeColor="text1"/>
          <w:sz w:val="36"/>
          <w:szCs w:val="36"/>
        </w:rPr>
        <w:t>2017.10</w:t>
      </w:r>
    </w:p>
    <w:p w14:paraId="34A5DDCF" w14:textId="77777777" w:rsidR="004B29B4" w:rsidRDefault="004B29B4">
      <w:pPr>
        <w:jc w:val="center"/>
        <w:rPr>
          <w:rFonts w:asciiTheme="minorEastAsia" w:eastAsiaTheme="minorEastAsia" w:hAnsiTheme="minorEastAsia"/>
          <w:color w:val="000000" w:themeColor="text1"/>
          <w:sz w:val="36"/>
          <w:szCs w:val="36"/>
        </w:rPr>
      </w:pPr>
    </w:p>
    <w:p w14:paraId="5A3B2A0F" w14:textId="77777777" w:rsidR="00330B00" w:rsidRPr="00436CE6" w:rsidRDefault="00330B00">
      <w:pPr>
        <w:jc w:val="center"/>
        <w:rPr>
          <w:rFonts w:asciiTheme="minorEastAsia" w:eastAsiaTheme="minorEastAsia" w:hAnsiTheme="minorEastAsia"/>
          <w:color w:val="000000" w:themeColor="text1"/>
          <w:sz w:val="36"/>
          <w:szCs w:val="36"/>
        </w:rPr>
      </w:pPr>
    </w:p>
    <w:p w14:paraId="2AC975D1" w14:textId="77777777" w:rsidR="004B29B4" w:rsidRPr="00443456" w:rsidRDefault="00D8623F">
      <w:pPr>
        <w:jc w:val="center"/>
        <w:rPr>
          <w:rFonts w:asciiTheme="minorEastAsia" w:eastAsiaTheme="minorEastAsia" w:hAnsiTheme="minorEastAsia"/>
          <w:b/>
          <w:color w:val="000000" w:themeColor="text1"/>
          <w:sz w:val="32"/>
        </w:rPr>
      </w:pPr>
      <w:r w:rsidRPr="00443456">
        <w:rPr>
          <w:rFonts w:asciiTheme="minorEastAsia" w:eastAsiaTheme="minorEastAsia" w:hAnsiTheme="minorEastAsia"/>
          <w:b/>
          <w:color w:val="000000" w:themeColor="text1"/>
          <w:sz w:val="32"/>
        </w:rPr>
        <w:t>修订记录</w:t>
      </w:r>
    </w:p>
    <w:tbl>
      <w:tblPr>
        <w:tblStyle w:val="af"/>
        <w:tblW w:w="5000" w:type="pct"/>
        <w:jc w:val="center"/>
        <w:tblLook w:val="04A0" w:firstRow="1" w:lastRow="0" w:firstColumn="1" w:lastColumn="0" w:noHBand="0" w:noVBand="1"/>
      </w:tblPr>
      <w:tblGrid>
        <w:gridCol w:w="971"/>
        <w:gridCol w:w="1691"/>
        <w:gridCol w:w="3712"/>
        <w:gridCol w:w="1098"/>
        <w:gridCol w:w="1050"/>
      </w:tblGrid>
      <w:tr w:rsidR="002503A5" w:rsidRPr="00443456" w14:paraId="0BCCC927" w14:textId="77777777" w:rsidTr="00C32EA2">
        <w:trPr>
          <w:jc w:val="center"/>
        </w:trPr>
        <w:tc>
          <w:tcPr>
            <w:tcW w:w="570" w:type="pct"/>
            <w:vAlign w:val="center"/>
          </w:tcPr>
          <w:p w14:paraId="0DB989C7" w14:textId="77777777"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版本</w:t>
            </w:r>
          </w:p>
        </w:tc>
        <w:tc>
          <w:tcPr>
            <w:tcW w:w="992" w:type="pct"/>
            <w:vAlign w:val="center"/>
          </w:tcPr>
          <w:p w14:paraId="21E74946" w14:textId="77777777"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修订日期</w:t>
            </w:r>
          </w:p>
        </w:tc>
        <w:tc>
          <w:tcPr>
            <w:tcW w:w="2178" w:type="pct"/>
            <w:vAlign w:val="center"/>
          </w:tcPr>
          <w:p w14:paraId="40F2BBD3" w14:textId="77777777"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修订内容</w:t>
            </w:r>
          </w:p>
        </w:tc>
        <w:tc>
          <w:tcPr>
            <w:tcW w:w="644" w:type="pct"/>
            <w:vAlign w:val="center"/>
          </w:tcPr>
          <w:p w14:paraId="3B1C6CBD" w14:textId="77777777"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修订人</w:t>
            </w:r>
          </w:p>
        </w:tc>
        <w:tc>
          <w:tcPr>
            <w:tcW w:w="616" w:type="pct"/>
            <w:vAlign w:val="center"/>
          </w:tcPr>
          <w:p w14:paraId="4C845564" w14:textId="77777777"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核准人</w:t>
            </w:r>
          </w:p>
        </w:tc>
      </w:tr>
      <w:tr w:rsidR="002503A5" w:rsidRPr="00443456" w14:paraId="786F0083" w14:textId="77777777" w:rsidTr="00C32EA2">
        <w:trPr>
          <w:jc w:val="center"/>
        </w:trPr>
        <w:tc>
          <w:tcPr>
            <w:tcW w:w="570" w:type="pct"/>
            <w:vAlign w:val="center"/>
          </w:tcPr>
          <w:p w14:paraId="4A4D9F41" w14:textId="77777777"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color w:val="000000" w:themeColor="text1"/>
                <w:kern w:val="0"/>
              </w:rPr>
              <w:t>V1.0</w:t>
            </w:r>
          </w:p>
        </w:tc>
        <w:tc>
          <w:tcPr>
            <w:tcW w:w="992" w:type="pct"/>
            <w:vAlign w:val="center"/>
          </w:tcPr>
          <w:p w14:paraId="1EE36266" w14:textId="3EF44FB6" w:rsidR="002503A5" w:rsidRPr="00443456" w:rsidRDefault="007F5A72">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2017/10/10</w:t>
            </w:r>
          </w:p>
        </w:tc>
        <w:tc>
          <w:tcPr>
            <w:tcW w:w="2178" w:type="pct"/>
            <w:vAlign w:val="center"/>
          </w:tcPr>
          <w:p w14:paraId="1442981B" w14:textId="77777777"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hint="eastAsia"/>
                <w:color w:val="000000" w:themeColor="text1"/>
                <w:kern w:val="0"/>
              </w:rPr>
              <w:t>创建</w:t>
            </w:r>
            <w:r w:rsidRPr="00443456">
              <w:rPr>
                <w:rFonts w:asciiTheme="minorEastAsia" w:eastAsiaTheme="minorEastAsia" w:hAnsiTheme="minorEastAsia"/>
                <w:color w:val="000000" w:themeColor="text1"/>
                <w:kern w:val="0"/>
              </w:rPr>
              <w:t>文档</w:t>
            </w:r>
          </w:p>
        </w:tc>
        <w:tc>
          <w:tcPr>
            <w:tcW w:w="644" w:type="pct"/>
            <w:vAlign w:val="center"/>
          </w:tcPr>
          <w:p w14:paraId="59D20E5C" w14:textId="77777777"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hint="eastAsia"/>
                <w:color w:val="000000" w:themeColor="text1"/>
                <w:kern w:val="0"/>
              </w:rPr>
              <w:t>侯</w:t>
            </w:r>
            <w:r w:rsidRPr="00443456">
              <w:rPr>
                <w:rFonts w:asciiTheme="minorEastAsia" w:eastAsiaTheme="minorEastAsia" w:hAnsiTheme="minorEastAsia"/>
                <w:color w:val="000000" w:themeColor="text1"/>
                <w:kern w:val="0"/>
              </w:rPr>
              <w:t>逸文</w:t>
            </w:r>
          </w:p>
        </w:tc>
        <w:tc>
          <w:tcPr>
            <w:tcW w:w="616" w:type="pct"/>
            <w:vAlign w:val="center"/>
          </w:tcPr>
          <w:p w14:paraId="6A7DD55B" w14:textId="77777777" w:rsidR="002503A5" w:rsidRPr="00443456" w:rsidRDefault="002503A5">
            <w:pPr>
              <w:spacing w:line="360" w:lineRule="auto"/>
              <w:jc w:val="center"/>
              <w:rPr>
                <w:rFonts w:asciiTheme="minorEastAsia" w:eastAsiaTheme="minorEastAsia" w:hAnsiTheme="minorEastAsia"/>
                <w:color w:val="000000" w:themeColor="text1"/>
                <w:kern w:val="0"/>
              </w:rPr>
            </w:pPr>
          </w:p>
        </w:tc>
      </w:tr>
      <w:tr w:rsidR="002503A5" w:rsidRPr="00443456" w14:paraId="1F12D7A4" w14:textId="77777777" w:rsidTr="00C32EA2">
        <w:trPr>
          <w:jc w:val="center"/>
        </w:trPr>
        <w:tc>
          <w:tcPr>
            <w:tcW w:w="570" w:type="pct"/>
            <w:vAlign w:val="center"/>
          </w:tcPr>
          <w:p w14:paraId="5573967A" w14:textId="04DC28FD" w:rsidR="002503A5" w:rsidRPr="00443456"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V1.1</w:t>
            </w:r>
          </w:p>
        </w:tc>
        <w:tc>
          <w:tcPr>
            <w:tcW w:w="992" w:type="pct"/>
            <w:vAlign w:val="center"/>
          </w:tcPr>
          <w:p w14:paraId="4E60ADF2" w14:textId="77B700E9" w:rsidR="002503A5" w:rsidRPr="00443456"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2017/10/14</w:t>
            </w:r>
          </w:p>
        </w:tc>
        <w:tc>
          <w:tcPr>
            <w:tcW w:w="2178" w:type="pct"/>
            <w:vAlign w:val="center"/>
          </w:tcPr>
          <w:p w14:paraId="6DFDFEC5" w14:textId="65AE1557" w:rsidR="002503A5" w:rsidRPr="00443456"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编写</w:t>
            </w:r>
            <w:r>
              <w:rPr>
                <w:rFonts w:asciiTheme="minorEastAsia" w:eastAsiaTheme="minorEastAsia" w:hAnsiTheme="minorEastAsia"/>
                <w:color w:val="000000" w:themeColor="text1"/>
                <w:kern w:val="0"/>
              </w:rPr>
              <w:t>文档主体内容</w:t>
            </w:r>
          </w:p>
        </w:tc>
        <w:tc>
          <w:tcPr>
            <w:tcW w:w="644" w:type="pct"/>
            <w:vAlign w:val="center"/>
          </w:tcPr>
          <w:p w14:paraId="037355E8" w14:textId="77777777" w:rsidR="00FD53F6"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侯</w:t>
            </w:r>
            <w:r>
              <w:rPr>
                <w:rFonts w:asciiTheme="minorEastAsia" w:eastAsiaTheme="minorEastAsia" w:hAnsiTheme="minorEastAsia"/>
                <w:color w:val="000000" w:themeColor="text1"/>
                <w:kern w:val="0"/>
              </w:rPr>
              <w:t>逸文</w:t>
            </w:r>
          </w:p>
          <w:p w14:paraId="73EEE7F0" w14:textId="77777777" w:rsidR="00D316FE"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管</w:t>
            </w:r>
            <w:r>
              <w:rPr>
                <w:rFonts w:asciiTheme="minorEastAsia" w:eastAsiaTheme="minorEastAsia" w:hAnsiTheme="minorEastAsia"/>
                <w:color w:val="000000" w:themeColor="text1"/>
                <w:kern w:val="0"/>
              </w:rPr>
              <w:t>筱</w:t>
            </w:r>
          </w:p>
          <w:p w14:paraId="27D509C9" w14:textId="1B5E4C16" w:rsidR="00D316FE" w:rsidRPr="00FD53F6" w:rsidRDefault="00D316FE">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张</w:t>
            </w:r>
            <w:r>
              <w:rPr>
                <w:rFonts w:asciiTheme="minorEastAsia" w:eastAsiaTheme="minorEastAsia" w:hAnsiTheme="minorEastAsia"/>
                <w:color w:val="000000" w:themeColor="text1"/>
                <w:kern w:val="0"/>
              </w:rPr>
              <w:t>运伟</w:t>
            </w:r>
          </w:p>
        </w:tc>
        <w:tc>
          <w:tcPr>
            <w:tcW w:w="616" w:type="pct"/>
            <w:vAlign w:val="center"/>
          </w:tcPr>
          <w:p w14:paraId="32E53AF0" w14:textId="77777777" w:rsidR="002503A5" w:rsidRPr="00443456" w:rsidRDefault="002503A5">
            <w:pPr>
              <w:spacing w:line="360" w:lineRule="auto"/>
              <w:jc w:val="center"/>
              <w:rPr>
                <w:rFonts w:asciiTheme="minorEastAsia" w:eastAsiaTheme="minorEastAsia" w:hAnsiTheme="minorEastAsia"/>
                <w:color w:val="000000" w:themeColor="text1"/>
                <w:kern w:val="0"/>
              </w:rPr>
            </w:pPr>
          </w:p>
        </w:tc>
      </w:tr>
      <w:tr w:rsidR="00C32EA2" w:rsidRPr="00443456" w14:paraId="7F71CC73" w14:textId="77777777" w:rsidTr="00C32EA2">
        <w:trPr>
          <w:jc w:val="center"/>
        </w:trPr>
        <w:tc>
          <w:tcPr>
            <w:tcW w:w="570" w:type="pct"/>
            <w:vAlign w:val="center"/>
          </w:tcPr>
          <w:p w14:paraId="30E768E0" w14:textId="6C2D63A3" w:rsidR="00C32EA2" w:rsidRPr="00443456" w:rsidRDefault="00C32EA2" w:rsidP="00C32EA2">
            <w:pPr>
              <w:spacing w:line="360" w:lineRule="auto"/>
              <w:jc w:val="center"/>
              <w:rPr>
                <w:rFonts w:asciiTheme="minorEastAsia" w:eastAsiaTheme="minorEastAsia" w:hAnsiTheme="minorEastAsia"/>
                <w:color w:val="000000" w:themeColor="text1"/>
                <w:kern w:val="0"/>
              </w:rPr>
            </w:pPr>
          </w:p>
        </w:tc>
        <w:tc>
          <w:tcPr>
            <w:tcW w:w="992" w:type="pct"/>
            <w:vAlign w:val="center"/>
          </w:tcPr>
          <w:p w14:paraId="38AF18FD" w14:textId="04F9548D" w:rsidR="00C32EA2" w:rsidRPr="00443456" w:rsidRDefault="00C32EA2" w:rsidP="00C32EA2">
            <w:pPr>
              <w:spacing w:line="360" w:lineRule="auto"/>
              <w:jc w:val="center"/>
              <w:rPr>
                <w:rFonts w:asciiTheme="minorEastAsia" w:eastAsiaTheme="minorEastAsia" w:hAnsiTheme="minorEastAsia"/>
                <w:color w:val="000000" w:themeColor="text1"/>
                <w:kern w:val="0"/>
              </w:rPr>
            </w:pPr>
          </w:p>
        </w:tc>
        <w:tc>
          <w:tcPr>
            <w:tcW w:w="2178" w:type="pct"/>
            <w:vAlign w:val="center"/>
          </w:tcPr>
          <w:p w14:paraId="305E83EB" w14:textId="70F1BD55" w:rsidR="00C32EA2" w:rsidRPr="00443456" w:rsidRDefault="00C32EA2" w:rsidP="00C32EA2">
            <w:pPr>
              <w:spacing w:line="360" w:lineRule="auto"/>
              <w:jc w:val="center"/>
              <w:rPr>
                <w:rFonts w:asciiTheme="minorEastAsia" w:eastAsiaTheme="minorEastAsia" w:hAnsiTheme="minorEastAsia"/>
                <w:color w:val="000000" w:themeColor="text1"/>
                <w:kern w:val="0"/>
              </w:rPr>
            </w:pPr>
          </w:p>
        </w:tc>
        <w:tc>
          <w:tcPr>
            <w:tcW w:w="644" w:type="pct"/>
            <w:vAlign w:val="center"/>
          </w:tcPr>
          <w:p w14:paraId="34F79854" w14:textId="4096B6DB" w:rsidR="00C32EA2" w:rsidRPr="00FD53F6" w:rsidRDefault="00C32EA2" w:rsidP="00C32EA2">
            <w:pPr>
              <w:spacing w:line="360" w:lineRule="auto"/>
              <w:jc w:val="center"/>
              <w:rPr>
                <w:rFonts w:asciiTheme="minorEastAsia" w:eastAsiaTheme="minorEastAsia" w:hAnsiTheme="minorEastAsia"/>
                <w:color w:val="000000" w:themeColor="text1"/>
                <w:kern w:val="0"/>
              </w:rPr>
            </w:pPr>
          </w:p>
        </w:tc>
        <w:tc>
          <w:tcPr>
            <w:tcW w:w="616" w:type="pct"/>
            <w:vAlign w:val="center"/>
          </w:tcPr>
          <w:p w14:paraId="199B8CB5" w14:textId="77777777" w:rsidR="00C32EA2" w:rsidRPr="00443456" w:rsidRDefault="00C32EA2" w:rsidP="00C32EA2">
            <w:pPr>
              <w:spacing w:line="360" w:lineRule="auto"/>
              <w:jc w:val="center"/>
              <w:rPr>
                <w:rFonts w:asciiTheme="minorEastAsia" w:eastAsiaTheme="minorEastAsia" w:hAnsiTheme="minorEastAsia"/>
                <w:color w:val="000000" w:themeColor="text1"/>
                <w:kern w:val="0"/>
              </w:rPr>
            </w:pPr>
          </w:p>
        </w:tc>
      </w:tr>
      <w:tr w:rsidR="0054445F" w:rsidRPr="00443456" w14:paraId="0B90D140" w14:textId="77777777" w:rsidTr="00C32EA2">
        <w:trPr>
          <w:jc w:val="center"/>
        </w:trPr>
        <w:tc>
          <w:tcPr>
            <w:tcW w:w="570" w:type="pct"/>
            <w:vAlign w:val="center"/>
          </w:tcPr>
          <w:p w14:paraId="4BBD49AB" w14:textId="2FA491B6"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992" w:type="pct"/>
            <w:vAlign w:val="center"/>
          </w:tcPr>
          <w:p w14:paraId="37C0028F" w14:textId="416A8CB3"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2178" w:type="pct"/>
            <w:vAlign w:val="center"/>
          </w:tcPr>
          <w:p w14:paraId="5C2EEED4" w14:textId="50A0BC74"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644" w:type="pct"/>
            <w:vAlign w:val="center"/>
          </w:tcPr>
          <w:p w14:paraId="0F8D34C7" w14:textId="245449D2" w:rsidR="0054445F" w:rsidRPr="002503A5" w:rsidRDefault="0054445F" w:rsidP="0040356C">
            <w:pPr>
              <w:spacing w:line="360" w:lineRule="auto"/>
              <w:jc w:val="center"/>
              <w:rPr>
                <w:rFonts w:asciiTheme="minorEastAsia" w:eastAsiaTheme="minorEastAsia" w:hAnsiTheme="minorEastAsia"/>
                <w:color w:val="000000" w:themeColor="text1"/>
                <w:kern w:val="0"/>
              </w:rPr>
            </w:pPr>
          </w:p>
        </w:tc>
        <w:tc>
          <w:tcPr>
            <w:tcW w:w="616" w:type="pct"/>
            <w:vAlign w:val="center"/>
          </w:tcPr>
          <w:p w14:paraId="372E7023" w14:textId="77777777" w:rsidR="0054445F" w:rsidRPr="00443456" w:rsidRDefault="0054445F" w:rsidP="0040356C">
            <w:pPr>
              <w:spacing w:line="360" w:lineRule="auto"/>
              <w:jc w:val="center"/>
              <w:rPr>
                <w:rFonts w:asciiTheme="minorEastAsia" w:eastAsiaTheme="minorEastAsia" w:hAnsiTheme="minorEastAsia"/>
                <w:color w:val="000000" w:themeColor="text1"/>
                <w:kern w:val="0"/>
              </w:rPr>
            </w:pPr>
          </w:p>
        </w:tc>
      </w:tr>
      <w:tr w:rsidR="00695AFA" w:rsidRPr="00443456" w14:paraId="4FBEDBFE" w14:textId="77777777" w:rsidTr="00C32EA2">
        <w:trPr>
          <w:jc w:val="center"/>
        </w:trPr>
        <w:tc>
          <w:tcPr>
            <w:tcW w:w="570" w:type="pct"/>
            <w:vAlign w:val="center"/>
          </w:tcPr>
          <w:p w14:paraId="3408DE90" w14:textId="219CA3A2" w:rsidR="00695AFA" w:rsidRDefault="00695AFA" w:rsidP="00695AFA">
            <w:pPr>
              <w:spacing w:line="360" w:lineRule="auto"/>
              <w:jc w:val="center"/>
              <w:rPr>
                <w:rFonts w:asciiTheme="minorEastAsia" w:eastAsiaTheme="minorEastAsia" w:hAnsiTheme="minorEastAsia"/>
                <w:color w:val="000000" w:themeColor="text1"/>
                <w:kern w:val="0"/>
              </w:rPr>
            </w:pPr>
          </w:p>
        </w:tc>
        <w:tc>
          <w:tcPr>
            <w:tcW w:w="992" w:type="pct"/>
            <w:vAlign w:val="center"/>
          </w:tcPr>
          <w:p w14:paraId="534EFD4C" w14:textId="0B784FDE" w:rsidR="00695AFA" w:rsidRDefault="00695AFA" w:rsidP="00695AFA">
            <w:pPr>
              <w:spacing w:line="360" w:lineRule="auto"/>
              <w:jc w:val="center"/>
              <w:rPr>
                <w:rFonts w:asciiTheme="minorEastAsia" w:eastAsiaTheme="minorEastAsia" w:hAnsiTheme="minorEastAsia"/>
                <w:color w:val="000000" w:themeColor="text1"/>
                <w:kern w:val="0"/>
              </w:rPr>
            </w:pPr>
          </w:p>
        </w:tc>
        <w:tc>
          <w:tcPr>
            <w:tcW w:w="2178" w:type="pct"/>
            <w:vAlign w:val="center"/>
          </w:tcPr>
          <w:p w14:paraId="18583549" w14:textId="7F26B846" w:rsidR="00695AFA" w:rsidRDefault="00695AFA" w:rsidP="00695AFA">
            <w:pPr>
              <w:spacing w:line="360" w:lineRule="auto"/>
              <w:jc w:val="center"/>
              <w:rPr>
                <w:rFonts w:asciiTheme="minorEastAsia" w:eastAsiaTheme="minorEastAsia" w:hAnsiTheme="minorEastAsia"/>
                <w:color w:val="000000" w:themeColor="text1"/>
                <w:kern w:val="0"/>
              </w:rPr>
            </w:pPr>
          </w:p>
        </w:tc>
        <w:tc>
          <w:tcPr>
            <w:tcW w:w="644" w:type="pct"/>
            <w:vAlign w:val="center"/>
          </w:tcPr>
          <w:p w14:paraId="0B0101D9" w14:textId="5776AF0F" w:rsidR="00695AFA" w:rsidRDefault="00695AFA" w:rsidP="00695AFA">
            <w:pPr>
              <w:spacing w:line="360" w:lineRule="auto"/>
              <w:jc w:val="center"/>
              <w:rPr>
                <w:rFonts w:asciiTheme="minorEastAsia" w:eastAsiaTheme="minorEastAsia" w:hAnsiTheme="minorEastAsia"/>
                <w:color w:val="000000" w:themeColor="text1"/>
                <w:kern w:val="0"/>
              </w:rPr>
            </w:pPr>
          </w:p>
        </w:tc>
        <w:tc>
          <w:tcPr>
            <w:tcW w:w="616" w:type="pct"/>
            <w:vAlign w:val="center"/>
          </w:tcPr>
          <w:p w14:paraId="40B08A85" w14:textId="77777777" w:rsidR="00695AFA" w:rsidRPr="00443456" w:rsidRDefault="00695AFA" w:rsidP="00695AFA">
            <w:pPr>
              <w:spacing w:line="360" w:lineRule="auto"/>
              <w:jc w:val="center"/>
              <w:rPr>
                <w:rFonts w:asciiTheme="minorEastAsia" w:eastAsiaTheme="minorEastAsia" w:hAnsiTheme="minorEastAsia"/>
                <w:color w:val="000000" w:themeColor="text1"/>
                <w:kern w:val="0"/>
              </w:rPr>
            </w:pPr>
          </w:p>
        </w:tc>
      </w:tr>
      <w:tr w:rsidR="00695AFA" w:rsidRPr="00443456" w14:paraId="0F17102F" w14:textId="77777777" w:rsidTr="00C32EA2">
        <w:trPr>
          <w:jc w:val="center"/>
        </w:trPr>
        <w:tc>
          <w:tcPr>
            <w:tcW w:w="570" w:type="pct"/>
            <w:vAlign w:val="center"/>
          </w:tcPr>
          <w:p w14:paraId="4DB83241" w14:textId="77777777"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992" w:type="pct"/>
            <w:vAlign w:val="center"/>
          </w:tcPr>
          <w:p w14:paraId="2E6CD5AF" w14:textId="77777777"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2178" w:type="pct"/>
            <w:vAlign w:val="center"/>
          </w:tcPr>
          <w:p w14:paraId="204E6DE6" w14:textId="77777777"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644" w:type="pct"/>
            <w:vAlign w:val="center"/>
          </w:tcPr>
          <w:p w14:paraId="7BDAC36D" w14:textId="77777777" w:rsidR="00695AFA" w:rsidRPr="002503A5" w:rsidRDefault="00695AFA" w:rsidP="00695AFA">
            <w:pPr>
              <w:spacing w:line="360" w:lineRule="auto"/>
              <w:jc w:val="center"/>
              <w:rPr>
                <w:rFonts w:asciiTheme="minorEastAsia" w:eastAsiaTheme="minorEastAsia" w:hAnsiTheme="minorEastAsia"/>
                <w:color w:val="000000" w:themeColor="text1"/>
                <w:kern w:val="0"/>
              </w:rPr>
            </w:pPr>
          </w:p>
        </w:tc>
        <w:tc>
          <w:tcPr>
            <w:tcW w:w="616" w:type="pct"/>
            <w:vAlign w:val="center"/>
          </w:tcPr>
          <w:p w14:paraId="1288399E" w14:textId="77777777" w:rsidR="00695AFA" w:rsidRPr="00443456" w:rsidRDefault="00695AFA" w:rsidP="00695AFA">
            <w:pPr>
              <w:spacing w:line="360" w:lineRule="auto"/>
              <w:jc w:val="center"/>
              <w:rPr>
                <w:rFonts w:asciiTheme="minorEastAsia" w:eastAsiaTheme="minorEastAsia" w:hAnsiTheme="minorEastAsia"/>
                <w:color w:val="000000" w:themeColor="text1"/>
                <w:kern w:val="0"/>
              </w:rPr>
            </w:pPr>
          </w:p>
        </w:tc>
      </w:tr>
    </w:tbl>
    <w:p w14:paraId="02D48DE1" w14:textId="77777777" w:rsidR="004B29B4" w:rsidRPr="00443456" w:rsidRDefault="004B29B4">
      <w:pPr>
        <w:widowControl/>
        <w:jc w:val="left"/>
        <w:rPr>
          <w:rFonts w:asciiTheme="minorEastAsia" w:eastAsiaTheme="minorEastAsia" w:hAnsiTheme="minorEastAsia"/>
          <w:color w:val="000000" w:themeColor="text1"/>
        </w:rPr>
      </w:pPr>
    </w:p>
    <w:p w14:paraId="2F53AA0F" w14:textId="77777777" w:rsidR="004B29B4" w:rsidRDefault="00D8623F" w:rsidP="00755E5B">
      <w:pPr>
        <w:pStyle w:val="TOC1"/>
        <w:jc w:val="center"/>
        <w:rPr>
          <w:rFonts w:asciiTheme="minorEastAsia" w:eastAsiaTheme="minorEastAsia" w:hAnsiTheme="minorEastAsia"/>
          <w:b/>
          <w:color w:val="000000" w:themeColor="text1"/>
          <w:sz w:val="40"/>
          <w:lang w:val="zh-CN"/>
        </w:rPr>
      </w:pPr>
      <w:r w:rsidRPr="00443456">
        <w:rPr>
          <w:rFonts w:asciiTheme="minorEastAsia" w:eastAsiaTheme="minorEastAsia" w:hAnsiTheme="minorEastAsia"/>
          <w:color w:val="000000" w:themeColor="text1"/>
        </w:rPr>
        <w:br w:type="page"/>
      </w:r>
      <w:r w:rsidRPr="00406D96">
        <w:rPr>
          <w:rFonts w:asciiTheme="minorEastAsia" w:eastAsiaTheme="minorEastAsia" w:hAnsiTheme="minorEastAsia"/>
          <w:b/>
          <w:color w:val="000000" w:themeColor="text1"/>
          <w:sz w:val="40"/>
          <w:lang w:val="zh-CN"/>
        </w:rPr>
        <w:lastRenderedPageBreak/>
        <w:t>目</w:t>
      </w:r>
      <w:r w:rsidRPr="00406D96">
        <w:rPr>
          <w:rFonts w:asciiTheme="minorEastAsia" w:eastAsiaTheme="minorEastAsia" w:hAnsiTheme="minorEastAsia" w:hint="eastAsia"/>
          <w:b/>
          <w:color w:val="000000" w:themeColor="text1"/>
          <w:sz w:val="40"/>
          <w:lang w:val="zh-CN"/>
        </w:rPr>
        <w:t xml:space="preserve"> </w:t>
      </w:r>
      <w:r w:rsidRPr="00406D96">
        <w:rPr>
          <w:rFonts w:asciiTheme="minorEastAsia" w:eastAsiaTheme="minorEastAsia" w:hAnsiTheme="minorEastAsia"/>
          <w:b/>
          <w:color w:val="000000" w:themeColor="text1"/>
          <w:sz w:val="40"/>
          <w:lang w:val="zh-CN"/>
        </w:rPr>
        <w:t>录</w:t>
      </w:r>
    </w:p>
    <w:p w14:paraId="14DE33C7" w14:textId="7754F7CC" w:rsidR="00B417E4" w:rsidRDefault="00D8623F">
      <w:pPr>
        <w:pStyle w:val="11"/>
        <w:tabs>
          <w:tab w:val="left" w:pos="480"/>
          <w:tab w:val="right" w:leader="dot" w:pos="8296"/>
        </w:tabs>
        <w:rPr>
          <w:rFonts w:asciiTheme="minorHAnsi" w:eastAsiaTheme="minorEastAsia" w:hAnsiTheme="minorHAnsi" w:cstheme="minorBidi"/>
          <w:b w:val="0"/>
          <w:bCs w:val="0"/>
          <w:caps w:val="0"/>
          <w:noProof/>
          <w:kern w:val="2"/>
          <w:sz w:val="21"/>
          <w:szCs w:val="22"/>
        </w:rPr>
      </w:pPr>
      <w:r w:rsidRPr="00443456">
        <w:rPr>
          <w:rFonts w:asciiTheme="minorEastAsia" w:eastAsiaTheme="minorEastAsia" w:hAnsiTheme="minorEastAsia"/>
          <w:color w:val="000000" w:themeColor="text1"/>
          <w:sz w:val="21"/>
          <w:szCs w:val="24"/>
        </w:rPr>
        <w:fldChar w:fldCharType="begin"/>
      </w:r>
      <w:r w:rsidRPr="00443456">
        <w:rPr>
          <w:rFonts w:asciiTheme="minorEastAsia" w:eastAsiaTheme="minorEastAsia" w:hAnsiTheme="minorEastAsia"/>
          <w:color w:val="000000" w:themeColor="text1"/>
          <w:sz w:val="21"/>
          <w:szCs w:val="24"/>
        </w:rPr>
        <w:instrText xml:space="preserve"> TOC \o "1-3" \h \z \u </w:instrText>
      </w:r>
      <w:r w:rsidRPr="00443456">
        <w:rPr>
          <w:rFonts w:asciiTheme="minorEastAsia" w:eastAsiaTheme="minorEastAsia" w:hAnsiTheme="minorEastAsia"/>
          <w:color w:val="000000" w:themeColor="text1"/>
          <w:sz w:val="21"/>
          <w:szCs w:val="24"/>
        </w:rPr>
        <w:fldChar w:fldCharType="separate"/>
      </w:r>
      <w:hyperlink w:anchor="_Toc495864407" w:history="1">
        <w:r w:rsidR="00B417E4" w:rsidRPr="000665CE">
          <w:rPr>
            <w:rStyle w:val="ad"/>
            <w:rFonts w:asciiTheme="minorEastAsia" w:hAnsiTheme="minorEastAsia"/>
            <w:noProof/>
          </w:rPr>
          <w:t>1</w:t>
        </w:r>
        <w:r w:rsidR="00B417E4">
          <w:rPr>
            <w:rFonts w:asciiTheme="minorHAnsi" w:eastAsiaTheme="minorEastAsia" w:hAnsiTheme="minorHAnsi" w:cstheme="minorBidi"/>
            <w:b w:val="0"/>
            <w:bCs w:val="0"/>
            <w:caps w:val="0"/>
            <w:noProof/>
            <w:kern w:val="2"/>
            <w:sz w:val="21"/>
            <w:szCs w:val="22"/>
          </w:rPr>
          <w:tab/>
        </w:r>
        <w:r w:rsidR="00B417E4" w:rsidRPr="000665CE">
          <w:rPr>
            <w:rStyle w:val="ad"/>
            <w:rFonts w:asciiTheme="minorEastAsia" w:hAnsiTheme="minorEastAsia"/>
            <w:noProof/>
          </w:rPr>
          <w:t>概述</w:t>
        </w:r>
        <w:r w:rsidR="00B417E4">
          <w:rPr>
            <w:noProof/>
            <w:webHidden/>
          </w:rPr>
          <w:tab/>
        </w:r>
        <w:r w:rsidR="00B417E4">
          <w:rPr>
            <w:noProof/>
            <w:webHidden/>
          </w:rPr>
          <w:fldChar w:fldCharType="begin"/>
        </w:r>
        <w:r w:rsidR="00B417E4">
          <w:rPr>
            <w:noProof/>
            <w:webHidden/>
          </w:rPr>
          <w:instrText xml:space="preserve"> PAGEREF _Toc495864407 \h </w:instrText>
        </w:r>
        <w:r w:rsidR="00B417E4">
          <w:rPr>
            <w:noProof/>
            <w:webHidden/>
          </w:rPr>
        </w:r>
        <w:r w:rsidR="00B417E4">
          <w:rPr>
            <w:noProof/>
            <w:webHidden/>
          </w:rPr>
          <w:fldChar w:fldCharType="separate"/>
        </w:r>
        <w:r w:rsidR="00B417E4">
          <w:rPr>
            <w:noProof/>
            <w:webHidden/>
          </w:rPr>
          <w:t>5</w:t>
        </w:r>
        <w:r w:rsidR="00B417E4">
          <w:rPr>
            <w:noProof/>
            <w:webHidden/>
          </w:rPr>
          <w:fldChar w:fldCharType="end"/>
        </w:r>
      </w:hyperlink>
    </w:p>
    <w:p w14:paraId="2B750341" w14:textId="1127DF34"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08" w:history="1">
        <w:r w:rsidR="00B417E4" w:rsidRPr="000665CE">
          <w:rPr>
            <w:rStyle w:val="ad"/>
            <w:rFonts w:asciiTheme="minorEastAsia" w:hAnsiTheme="minorEastAsia"/>
            <w:noProof/>
          </w:rPr>
          <w:t>1.1</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建设背景</w:t>
        </w:r>
        <w:r w:rsidR="00B417E4">
          <w:rPr>
            <w:noProof/>
            <w:webHidden/>
          </w:rPr>
          <w:tab/>
        </w:r>
        <w:r w:rsidR="00B417E4">
          <w:rPr>
            <w:noProof/>
            <w:webHidden/>
          </w:rPr>
          <w:fldChar w:fldCharType="begin"/>
        </w:r>
        <w:r w:rsidR="00B417E4">
          <w:rPr>
            <w:noProof/>
            <w:webHidden/>
          </w:rPr>
          <w:instrText xml:space="preserve"> PAGEREF _Toc495864408 \h </w:instrText>
        </w:r>
        <w:r w:rsidR="00B417E4">
          <w:rPr>
            <w:noProof/>
            <w:webHidden/>
          </w:rPr>
        </w:r>
        <w:r w:rsidR="00B417E4">
          <w:rPr>
            <w:noProof/>
            <w:webHidden/>
          </w:rPr>
          <w:fldChar w:fldCharType="separate"/>
        </w:r>
        <w:r w:rsidR="00B417E4">
          <w:rPr>
            <w:noProof/>
            <w:webHidden/>
          </w:rPr>
          <w:t>5</w:t>
        </w:r>
        <w:r w:rsidR="00B417E4">
          <w:rPr>
            <w:noProof/>
            <w:webHidden/>
          </w:rPr>
          <w:fldChar w:fldCharType="end"/>
        </w:r>
      </w:hyperlink>
    </w:p>
    <w:p w14:paraId="430AA3AA" w14:textId="0F073895"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09" w:history="1">
        <w:r w:rsidR="00B417E4" w:rsidRPr="000665CE">
          <w:rPr>
            <w:rStyle w:val="ad"/>
            <w:rFonts w:asciiTheme="minorEastAsia" w:hAnsiTheme="minorEastAsia"/>
            <w:noProof/>
          </w:rPr>
          <w:t>1.2</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参考文档</w:t>
        </w:r>
        <w:r w:rsidR="00B417E4">
          <w:rPr>
            <w:noProof/>
            <w:webHidden/>
          </w:rPr>
          <w:tab/>
        </w:r>
        <w:r w:rsidR="00B417E4">
          <w:rPr>
            <w:noProof/>
            <w:webHidden/>
          </w:rPr>
          <w:fldChar w:fldCharType="begin"/>
        </w:r>
        <w:r w:rsidR="00B417E4">
          <w:rPr>
            <w:noProof/>
            <w:webHidden/>
          </w:rPr>
          <w:instrText xml:space="preserve"> PAGEREF _Toc495864409 \h </w:instrText>
        </w:r>
        <w:r w:rsidR="00B417E4">
          <w:rPr>
            <w:noProof/>
            <w:webHidden/>
          </w:rPr>
        </w:r>
        <w:r w:rsidR="00B417E4">
          <w:rPr>
            <w:noProof/>
            <w:webHidden/>
          </w:rPr>
          <w:fldChar w:fldCharType="separate"/>
        </w:r>
        <w:r w:rsidR="00B417E4">
          <w:rPr>
            <w:noProof/>
            <w:webHidden/>
          </w:rPr>
          <w:t>5</w:t>
        </w:r>
        <w:r w:rsidR="00B417E4">
          <w:rPr>
            <w:noProof/>
            <w:webHidden/>
          </w:rPr>
          <w:fldChar w:fldCharType="end"/>
        </w:r>
      </w:hyperlink>
    </w:p>
    <w:p w14:paraId="0A357C70" w14:textId="663D3C19"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0" w:history="1">
        <w:r w:rsidR="00B417E4" w:rsidRPr="000665CE">
          <w:rPr>
            <w:rStyle w:val="ad"/>
            <w:rFonts w:asciiTheme="minorEastAsia" w:hAnsiTheme="minorEastAsia"/>
            <w:noProof/>
          </w:rPr>
          <w:t>1.3</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建设目标</w:t>
        </w:r>
        <w:r w:rsidR="00B417E4">
          <w:rPr>
            <w:noProof/>
            <w:webHidden/>
          </w:rPr>
          <w:tab/>
        </w:r>
        <w:r w:rsidR="00B417E4">
          <w:rPr>
            <w:noProof/>
            <w:webHidden/>
          </w:rPr>
          <w:fldChar w:fldCharType="begin"/>
        </w:r>
        <w:r w:rsidR="00B417E4">
          <w:rPr>
            <w:noProof/>
            <w:webHidden/>
          </w:rPr>
          <w:instrText xml:space="preserve"> PAGEREF _Toc495864410 \h </w:instrText>
        </w:r>
        <w:r w:rsidR="00B417E4">
          <w:rPr>
            <w:noProof/>
            <w:webHidden/>
          </w:rPr>
        </w:r>
        <w:r w:rsidR="00B417E4">
          <w:rPr>
            <w:noProof/>
            <w:webHidden/>
          </w:rPr>
          <w:fldChar w:fldCharType="separate"/>
        </w:r>
        <w:r w:rsidR="00B417E4">
          <w:rPr>
            <w:noProof/>
            <w:webHidden/>
          </w:rPr>
          <w:t>5</w:t>
        </w:r>
        <w:r w:rsidR="00B417E4">
          <w:rPr>
            <w:noProof/>
            <w:webHidden/>
          </w:rPr>
          <w:fldChar w:fldCharType="end"/>
        </w:r>
      </w:hyperlink>
    </w:p>
    <w:p w14:paraId="40F399B2" w14:textId="17ED93AC" w:rsidR="00B417E4" w:rsidRDefault="00AD1C55">
      <w:pPr>
        <w:pStyle w:val="11"/>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5864411" w:history="1">
        <w:r w:rsidR="00B417E4" w:rsidRPr="000665CE">
          <w:rPr>
            <w:rStyle w:val="ad"/>
            <w:rFonts w:asciiTheme="minorEastAsia" w:hAnsiTheme="minorEastAsia"/>
            <w:noProof/>
          </w:rPr>
          <w:t>2</w:t>
        </w:r>
        <w:r w:rsidR="00B417E4">
          <w:rPr>
            <w:rFonts w:asciiTheme="minorHAnsi" w:eastAsiaTheme="minorEastAsia" w:hAnsiTheme="minorHAnsi" w:cstheme="minorBidi"/>
            <w:b w:val="0"/>
            <w:bCs w:val="0"/>
            <w:caps w:val="0"/>
            <w:noProof/>
            <w:kern w:val="2"/>
            <w:sz w:val="21"/>
            <w:szCs w:val="22"/>
          </w:rPr>
          <w:tab/>
        </w:r>
        <w:r w:rsidR="00B417E4" w:rsidRPr="000665CE">
          <w:rPr>
            <w:rStyle w:val="ad"/>
            <w:rFonts w:asciiTheme="minorEastAsia" w:hAnsiTheme="minorEastAsia"/>
            <w:noProof/>
          </w:rPr>
          <w:t>总体设计</w:t>
        </w:r>
        <w:r w:rsidR="00B417E4">
          <w:rPr>
            <w:noProof/>
            <w:webHidden/>
          </w:rPr>
          <w:tab/>
        </w:r>
        <w:r w:rsidR="00B417E4">
          <w:rPr>
            <w:noProof/>
            <w:webHidden/>
          </w:rPr>
          <w:fldChar w:fldCharType="begin"/>
        </w:r>
        <w:r w:rsidR="00B417E4">
          <w:rPr>
            <w:noProof/>
            <w:webHidden/>
          </w:rPr>
          <w:instrText xml:space="preserve"> PAGEREF _Toc495864411 \h </w:instrText>
        </w:r>
        <w:r w:rsidR="00B417E4">
          <w:rPr>
            <w:noProof/>
            <w:webHidden/>
          </w:rPr>
        </w:r>
        <w:r w:rsidR="00B417E4">
          <w:rPr>
            <w:noProof/>
            <w:webHidden/>
          </w:rPr>
          <w:fldChar w:fldCharType="separate"/>
        </w:r>
        <w:r w:rsidR="00B417E4">
          <w:rPr>
            <w:noProof/>
            <w:webHidden/>
          </w:rPr>
          <w:t>7</w:t>
        </w:r>
        <w:r w:rsidR="00B417E4">
          <w:rPr>
            <w:noProof/>
            <w:webHidden/>
          </w:rPr>
          <w:fldChar w:fldCharType="end"/>
        </w:r>
      </w:hyperlink>
    </w:p>
    <w:p w14:paraId="5C5C26AA" w14:textId="5FE2EF06"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2" w:history="1">
        <w:r w:rsidR="00B417E4" w:rsidRPr="000665CE">
          <w:rPr>
            <w:rStyle w:val="ad"/>
            <w:rFonts w:asciiTheme="minorEastAsia" w:hAnsiTheme="minorEastAsia"/>
            <w:noProof/>
          </w:rPr>
          <w:t>2.1</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总体架构</w:t>
        </w:r>
        <w:r w:rsidR="00B417E4">
          <w:rPr>
            <w:noProof/>
            <w:webHidden/>
          </w:rPr>
          <w:tab/>
        </w:r>
        <w:r w:rsidR="00B417E4">
          <w:rPr>
            <w:noProof/>
            <w:webHidden/>
          </w:rPr>
          <w:fldChar w:fldCharType="begin"/>
        </w:r>
        <w:r w:rsidR="00B417E4">
          <w:rPr>
            <w:noProof/>
            <w:webHidden/>
          </w:rPr>
          <w:instrText xml:space="preserve"> PAGEREF _Toc495864412 \h </w:instrText>
        </w:r>
        <w:r w:rsidR="00B417E4">
          <w:rPr>
            <w:noProof/>
            <w:webHidden/>
          </w:rPr>
        </w:r>
        <w:r w:rsidR="00B417E4">
          <w:rPr>
            <w:noProof/>
            <w:webHidden/>
          </w:rPr>
          <w:fldChar w:fldCharType="separate"/>
        </w:r>
        <w:r w:rsidR="00B417E4">
          <w:rPr>
            <w:noProof/>
            <w:webHidden/>
          </w:rPr>
          <w:t>7</w:t>
        </w:r>
        <w:r w:rsidR="00B417E4">
          <w:rPr>
            <w:noProof/>
            <w:webHidden/>
          </w:rPr>
          <w:fldChar w:fldCharType="end"/>
        </w:r>
      </w:hyperlink>
    </w:p>
    <w:p w14:paraId="56444244" w14:textId="7B3A5587"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3" w:history="1">
        <w:r w:rsidR="00B417E4" w:rsidRPr="000665CE">
          <w:rPr>
            <w:rStyle w:val="ad"/>
            <w:rFonts w:asciiTheme="minorEastAsia" w:hAnsiTheme="minorEastAsia"/>
            <w:noProof/>
          </w:rPr>
          <w:t>2.2</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功能架构</w:t>
        </w:r>
        <w:r w:rsidR="00B417E4">
          <w:rPr>
            <w:noProof/>
            <w:webHidden/>
          </w:rPr>
          <w:tab/>
        </w:r>
        <w:r w:rsidR="00B417E4">
          <w:rPr>
            <w:noProof/>
            <w:webHidden/>
          </w:rPr>
          <w:fldChar w:fldCharType="begin"/>
        </w:r>
        <w:r w:rsidR="00B417E4">
          <w:rPr>
            <w:noProof/>
            <w:webHidden/>
          </w:rPr>
          <w:instrText xml:space="preserve"> PAGEREF _Toc495864413 \h </w:instrText>
        </w:r>
        <w:r w:rsidR="00B417E4">
          <w:rPr>
            <w:noProof/>
            <w:webHidden/>
          </w:rPr>
        </w:r>
        <w:r w:rsidR="00B417E4">
          <w:rPr>
            <w:noProof/>
            <w:webHidden/>
          </w:rPr>
          <w:fldChar w:fldCharType="separate"/>
        </w:r>
        <w:r w:rsidR="00B417E4">
          <w:rPr>
            <w:noProof/>
            <w:webHidden/>
          </w:rPr>
          <w:t>8</w:t>
        </w:r>
        <w:r w:rsidR="00B417E4">
          <w:rPr>
            <w:noProof/>
            <w:webHidden/>
          </w:rPr>
          <w:fldChar w:fldCharType="end"/>
        </w:r>
      </w:hyperlink>
    </w:p>
    <w:p w14:paraId="13AF03DF" w14:textId="3CEED97C"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4" w:history="1">
        <w:r w:rsidR="00B417E4" w:rsidRPr="000665CE">
          <w:rPr>
            <w:rStyle w:val="ad"/>
            <w:rFonts w:asciiTheme="minorEastAsia" w:hAnsiTheme="minorEastAsia"/>
            <w:noProof/>
          </w:rPr>
          <w:t>2.3</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系统流程</w:t>
        </w:r>
        <w:r w:rsidR="00B417E4">
          <w:rPr>
            <w:noProof/>
            <w:webHidden/>
          </w:rPr>
          <w:tab/>
        </w:r>
        <w:r w:rsidR="00B417E4">
          <w:rPr>
            <w:noProof/>
            <w:webHidden/>
          </w:rPr>
          <w:fldChar w:fldCharType="begin"/>
        </w:r>
        <w:r w:rsidR="00B417E4">
          <w:rPr>
            <w:noProof/>
            <w:webHidden/>
          </w:rPr>
          <w:instrText xml:space="preserve"> PAGEREF _Toc495864414 \h </w:instrText>
        </w:r>
        <w:r w:rsidR="00B417E4">
          <w:rPr>
            <w:noProof/>
            <w:webHidden/>
          </w:rPr>
        </w:r>
        <w:r w:rsidR="00B417E4">
          <w:rPr>
            <w:noProof/>
            <w:webHidden/>
          </w:rPr>
          <w:fldChar w:fldCharType="separate"/>
        </w:r>
        <w:r w:rsidR="00B417E4">
          <w:rPr>
            <w:noProof/>
            <w:webHidden/>
          </w:rPr>
          <w:t>9</w:t>
        </w:r>
        <w:r w:rsidR="00B417E4">
          <w:rPr>
            <w:noProof/>
            <w:webHidden/>
          </w:rPr>
          <w:fldChar w:fldCharType="end"/>
        </w:r>
      </w:hyperlink>
    </w:p>
    <w:p w14:paraId="3C343B55" w14:textId="4702D673"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5" w:history="1">
        <w:r w:rsidR="00B417E4" w:rsidRPr="000665CE">
          <w:rPr>
            <w:rStyle w:val="ad"/>
            <w:rFonts w:asciiTheme="minorEastAsia" w:hAnsiTheme="minorEastAsia"/>
            <w:noProof/>
          </w:rPr>
          <w:t>2.4</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数据拓扑</w:t>
        </w:r>
        <w:r w:rsidR="00B417E4">
          <w:rPr>
            <w:noProof/>
            <w:webHidden/>
          </w:rPr>
          <w:tab/>
        </w:r>
        <w:r w:rsidR="00B417E4">
          <w:rPr>
            <w:noProof/>
            <w:webHidden/>
          </w:rPr>
          <w:fldChar w:fldCharType="begin"/>
        </w:r>
        <w:r w:rsidR="00B417E4">
          <w:rPr>
            <w:noProof/>
            <w:webHidden/>
          </w:rPr>
          <w:instrText xml:space="preserve"> PAGEREF _Toc495864415 \h </w:instrText>
        </w:r>
        <w:r w:rsidR="00B417E4">
          <w:rPr>
            <w:noProof/>
            <w:webHidden/>
          </w:rPr>
        </w:r>
        <w:r w:rsidR="00B417E4">
          <w:rPr>
            <w:noProof/>
            <w:webHidden/>
          </w:rPr>
          <w:fldChar w:fldCharType="separate"/>
        </w:r>
        <w:r w:rsidR="00B417E4">
          <w:rPr>
            <w:noProof/>
            <w:webHidden/>
          </w:rPr>
          <w:t>11</w:t>
        </w:r>
        <w:r w:rsidR="00B417E4">
          <w:rPr>
            <w:noProof/>
            <w:webHidden/>
          </w:rPr>
          <w:fldChar w:fldCharType="end"/>
        </w:r>
      </w:hyperlink>
    </w:p>
    <w:p w14:paraId="3AD503FF" w14:textId="1A035B31" w:rsidR="00B417E4" w:rsidRDefault="00AD1C55">
      <w:pPr>
        <w:pStyle w:val="11"/>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5864416" w:history="1">
        <w:r w:rsidR="00B417E4" w:rsidRPr="000665CE">
          <w:rPr>
            <w:rStyle w:val="ad"/>
            <w:rFonts w:asciiTheme="minorEastAsia" w:hAnsiTheme="minorEastAsia"/>
            <w:noProof/>
          </w:rPr>
          <w:t>3</w:t>
        </w:r>
        <w:r w:rsidR="00B417E4">
          <w:rPr>
            <w:rFonts w:asciiTheme="minorHAnsi" w:eastAsiaTheme="minorEastAsia" w:hAnsiTheme="minorHAnsi" w:cstheme="minorBidi"/>
            <w:b w:val="0"/>
            <w:bCs w:val="0"/>
            <w:caps w:val="0"/>
            <w:noProof/>
            <w:kern w:val="2"/>
            <w:sz w:val="21"/>
            <w:szCs w:val="22"/>
          </w:rPr>
          <w:tab/>
        </w:r>
        <w:r w:rsidR="00B417E4" w:rsidRPr="000665CE">
          <w:rPr>
            <w:rStyle w:val="ad"/>
            <w:rFonts w:asciiTheme="minorEastAsia" w:hAnsiTheme="minorEastAsia"/>
            <w:noProof/>
          </w:rPr>
          <w:t>功能设计</w:t>
        </w:r>
        <w:r w:rsidR="00B417E4">
          <w:rPr>
            <w:noProof/>
            <w:webHidden/>
          </w:rPr>
          <w:tab/>
        </w:r>
        <w:r w:rsidR="00B417E4">
          <w:rPr>
            <w:noProof/>
            <w:webHidden/>
          </w:rPr>
          <w:fldChar w:fldCharType="begin"/>
        </w:r>
        <w:r w:rsidR="00B417E4">
          <w:rPr>
            <w:noProof/>
            <w:webHidden/>
          </w:rPr>
          <w:instrText xml:space="preserve"> PAGEREF _Toc495864416 \h </w:instrText>
        </w:r>
        <w:r w:rsidR="00B417E4">
          <w:rPr>
            <w:noProof/>
            <w:webHidden/>
          </w:rPr>
        </w:r>
        <w:r w:rsidR="00B417E4">
          <w:rPr>
            <w:noProof/>
            <w:webHidden/>
          </w:rPr>
          <w:fldChar w:fldCharType="separate"/>
        </w:r>
        <w:r w:rsidR="00B417E4">
          <w:rPr>
            <w:noProof/>
            <w:webHidden/>
          </w:rPr>
          <w:t>12</w:t>
        </w:r>
        <w:r w:rsidR="00B417E4">
          <w:rPr>
            <w:noProof/>
            <w:webHidden/>
          </w:rPr>
          <w:fldChar w:fldCharType="end"/>
        </w:r>
      </w:hyperlink>
    </w:p>
    <w:p w14:paraId="1907187E" w14:textId="21E50F9B"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17" w:history="1">
        <w:r w:rsidR="00B417E4" w:rsidRPr="000665CE">
          <w:rPr>
            <w:rStyle w:val="ad"/>
            <w:rFonts w:asciiTheme="minorEastAsia" w:hAnsiTheme="minorEastAsia"/>
            <w:noProof/>
          </w:rPr>
          <w:t>3.1</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视频模型训练</w:t>
        </w:r>
        <w:r w:rsidR="00B417E4">
          <w:rPr>
            <w:noProof/>
            <w:webHidden/>
          </w:rPr>
          <w:tab/>
        </w:r>
        <w:r w:rsidR="00B417E4">
          <w:rPr>
            <w:noProof/>
            <w:webHidden/>
          </w:rPr>
          <w:fldChar w:fldCharType="begin"/>
        </w:r>
        <w:r w:rsidR="00B417E4">
          <w:rPr>
            <w:noProof/>
            <w:webHidden/>
          </w:rPr>
          <w:instrText xml:space="preserve"> PAGEREF _Toc495864417 \h </w:instrText>
        </w:r>
        <w:r w:rsidR="00B417E4">
          <w:rPr>
            <w:noProof/>
            <w:webHidden/>
          </w:rPr>
        </w:r>
        <w:r w:rsidR="00B417E4">
          <w:rPr>
            <w:noProof/>
            <w:webHidden/>
          </w:rPr>
          <w:fldChar w:fldCharType="separate"/>
        </w:r>
        <w:r w:rsidR="00B417E4">
          <w:rPr>
            <w:noProof/>
            <w:webHidden/>
          </w:rPr>
          <w:t>12</w:t>
        </w:r>
        <w:r w:rsidR="00B417E4">
          <w:rPr>
            <w:noProof/>
            <w:webHidden/>
          </w:rPr>
          <w:fldChar w:fldCharType="end"/>
        </w:r>
      </w:hyperlink>
    </w:p>
    <w:p w14:paraId="40435EDC" w14:textId="3F11A81A"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18" w:history="1">
        <w:r w:rsidR="00B417E4" w:rsidRPr="000665CE">
          <w:rPr>
            <w:rStyle w:val="ad"/>
            <w:rFonts w:asciiTheme="minorEastAsia" w:hAnsiTheme="minorEastAsia"/>
            <w:noProof/>
          </w:rPr>
          <w:t>3.1.1</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视频模型管理</w:t>
        </w:r>
        <w:r w:rsidR="00B417E4">
          <w:rPr>
            <w:noProof/>
            <w:webHidden/>
          </w:rPr>
          <w:tab/>
        </w:r>
        <w:r w:rsidR="00B417E4">
          <w:rPr>
            <w:noProof/>
            <w:webHidden/>
          </w:rPr>
          <w:fldChar w:fldCharType="begin"/>
        </w:r>
        <w:r w:rsidR="00B417E4">
          <w:rPr>
            <w:noProof/>
            <w:webHidden/>
          </w:rPr>
          <w:instrText xml:space="preserve"> PAGEREF _Toc495864418 \h </w:instrText>
        </w:r>
        <w:r w:rsidR="00B417E4">
          <w:rPr>
            <w:noProof/>
            <w:webHidden/>
          </w:rPr>
        </w:r>
        <w:r w:rsidR="00B417E4">
          <w:rPr>
            <w:noProof/>
            <w:webHidden/>
          </w:rPr>
          <w:fldChar w:fldCharType="separate"/>
        </w:r>
        <w:r w:rsidR="00B417E4">
          <w:rPr>
            <w:noProof/>
            <w:webHidden/>
          </w:rPr>
          <w:t>12</w:t>
        </w:r>
        <w:r w:rsidR="00B417E4">
          <w:rPr>
            <w:noProof/>
            <w:webHidden/>
          </w:rPr>
          <w:fldChar w:fldCharType="end"/>
        </w:r>
      </w:hyperlink>
    </w:p>
    <w:p w14:paraId="739AE387" w14:textId="4F583DC5"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19" w:history="1">
        <w:r w:rsidR="00B417E4" w:rsidRPr="000665CE">
          <w:rPr>
            <w:rStyle w:val="ad"/>
            <w:rFonts w:asciiTheme="minorEastAsia" w:hAnsiTheme="minorEastAsia"/>
            <w:noProof/>
          </w:rPr>
          <w:t>3.1.2</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视频标签同步</w:t>
        </w:r>
        <w:r w:rsidR="00B417E4">
          <w:rPr>
            <w:noProof/>
            <w:webHidden/>
          </w:rPr>
          <w:tab/>
        </w:r>
        <w:r w:rsidR="00B417E4">
          <w:rPr>
            <w:noProof/>
            <w:webHidden/>
          </w:rPr>
          <w:fldChar w:fldCharType="begin"/>
        </w:r>
        <w:r w:rsidR="00B417E4">
          <w:rPr>
            <w:noProof/>
            <w:webHidden/>
          </w:rPr>
          <w:instrText xml:space="preserve"> PAGEREF _Toc495864419 \h </w:instrText>
        </w:r>
        <w:r w:rsidR="00B417E4">
          <w:rPr>
            <w:noProof/>
            <w:webHidden/>
          </w:rPr>
        </w:r>
        <w:r w:rsidR="00B417E4">
          <w:rPr>
            <w:noProof/>
            <w:webHidden/>
          </w:rPr>
          <w:fldChar w:fldCharType="separate"/>
        </w:r>
        <w:r w:rsidR="00B417E4">
          <w:rPr>
            <w:noProof/>
            <w:webHidden/>
          </w:rPr>
          <w:t>17</w:t>
        </w:r>
        <w:r w:rsidR="00B417E4">
          <w:rPr>
            <w:noProof/>
            <w:webHidden/>
          </w:rPr>
          <w:fldChar w:fldCharType="end"/>
        </w:r>
      </w:hyperlink>
    </w:p>
    <w:p w14:paraId="1817A86F" w14:textId="578A8458"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0" w:history="1">
        <w:r w:rsidR="00B417E4" w:rsidRPr="000665CE">
          <w:rPr>
            <w:rStyle w:val="ad"/>
            <w:rFonts w:asciiTheme="minorEastAsia" w:hAnsiTheme="minorEastAsia"/>
            <w:noProof/>
          </w:rPr>
          <w:t>3.1.3</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训练视频采集</w:t>
        </w:r>
        <w:r w:rsidR="00B417E4">
          <w:rPr>
            <w:noProof/>
            <w:webHidden/>
          </w:rPr>
          <w:tab/>
        </w:r>
        <w:r w:rsidR="00B417E4">
          <w:rPr>
            <w:noProof/>
            <w:webHidden/>
          </w:rPr>
          <w:fldChar w:fldCharType="begin"/>
        </w:r>
        <w:r w:rsidR="00B417E4">
          <w:rPr>
            <w:noProof/>
            <w:webHidden/>
          </w:rPr>
          <w:instrText xml:space="preserve"> PAGEREF _Toc495864420 \h </w:instrText>
        </w:r>
        <w:r w:rsidR="00B417E4">
          <w:rPr>
            <w:noProof/>
            <w:webHidden/>
          </w:rPr>
        </w:r>
        <w:r w:rsidR="00B417E4">
          <w:rPr>
            <w:noProof/>
            <w:webHidden/>
          </w:rPr>
          <w:fldChar w:fldCharType="separate"/>
        </w:r>
        <w:r w:rsidR="00B417E4">
          <w:rPr>
            <w:noProof/>
            <w:webHidden/>
          </w:rPr>
          <w:t>18</w:t>
        </w:r>
        <w:r w:rsidR="00B417E4">
          <w:rPr>
            <w:noProof/>
            <w:webHidden/>
          </w:rPr>
          <w:fldChar w:fldCharType="end"/>
        </w:r>
      </w:hyperlink>
    </w:p>
    <w:p w14:paraId="5EA55D80" w14:textId="44D7793E"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1" w:history="1">
        <w:r w:rsidR="00B417E4" w:rsidRPr="000665CE">
          <w:rPr>
            <w:rStyle w:val="ad"/>
            <w:rFonts w:asciiTheme="minorEastAsia" w:hAnsiTheme="minorEastAsia"/>
            <w:noProof/>
          </w:rPr>
          <w:t>3.1.4</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样本数据标注</w:t>
        </w:r>
        <w:r w:rsidR="00B417E4">
          <w:rPr>
            <w:noProof/>
            <w:webHidden/>
          </w:rPr>
          <w:tab/>
        </w:r>
        <w:r w:rsidR="00B417E4">
          <w:rPr>
            <w:noProof/>
            <w:webHidden/>
          </w:rPr>
          <w:fldChar w:fldCharType="begin"/>
        </w:r>
        <w:r w:rsidR="00B417E4">
          <w:rPr>
            <w:noProof/>
            <w:webHidden/>
          </w:rPr>
          <w:instrText xml:space="preserve"> PAGEREF _Toc495864421 \h </w:instrText>
        </w:r>
        <w:r w:rsidR="00B417E4">
          <w:rPr>
            <w:noProof/>
            <w:webHidden/>
          </w:rPr>
        </w:r>
        <w:r w:rsidR="00B417E4">
          <w:rPr>
            <w:noProof/>
            <w:webHidden/>
          </w:rPr>
          <w:fldChar w:fldCharType="separate"/>
        </w:r>
        <w:r w:rsidR="00B417E4">
          <w:rPr>
            <w:noProof/>
            <w:webHidden/>
          </w:rPr>
          <w:t>18</w:t>
        </w:r>
        <w:r w:rsidR="00B417E4">
          <w:rPr>
            <w:noProof/>
            <w:webHidden/>
          </w:rPr>
          <w:fldChar w:fldCharType="end"/>
        </w:r>
      </w:hyperlink>
    </w:p>
    <w:p w14:paraId="0900D3AA" w14:textId="1EC828D6"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2" w:history="1">
        <w:r w:rsidR="00B417E4" w:rsidRPr="000665CE">
          <w:rPr>
            <w:rStyle w:val="ad"/>
            <w:rFonts w:asciiTheme="minorEastAsia" w:hAnsiTheme="minorEastAsia"/>
            <w:noProof/>
          </w:rPr>
          <w:t>3.1.5</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数据上传云平台</w:t>
        </w:r>
        <w:r w:rsidR="00B417E4">
          <w:rPr>
            <w:noProof/>
            <w:webHidden/>
          </w:rPr>
          <w:tab/>
        </w:r>
        <w:r w:rsidR="00B417E4">
          <w:rPr>
            <w:noProof/>
            <w:webHidden/>
          </w:rPr>
          <w:fldChar w:fldCharType="begin"/>
        </w:r>
        <w:r w:rsidR="00B417E4">
          <w:rPr>
            <w:noProof/>
            <w:webHidden/>
          </w:rPr>
          <w:instrText xml:space="preserve"> PAGEREF _Toc495864422 \h </w:instrText>
        </w:r>
        <w:r w:rsidR="00B417E4">
          <w:rPr>
            <w:noProof/>
            <w:webHidden/>
          </w:rPr>
        </w:r>
        <w:r w:rsidR="00B417E4">
          <w:rPr>
            <w:noProof/>
            <w:webHidden/>
          </w:rPr>
          <w:fldChar w:fldCharType="separate"/>
        </w:r>
        <w:r w:rsidR="00B417E4">
          <w:rPr>
            <w:noProof/>
            <w:webHidden/>
          </w:rPr>
          <w:t>25</w:t>
        </w:r>
        <w:r w:rsidR="00B417E4">
          <w:rPr>
            <w:noProof/>
            <w:webHidden/>
          </w:rPr>
          <w:fldChar w:fldCharType="end"/>
        </w:r>
      </w:hyperlink>
    </w:p>
    <w:p w14:paraId="7FC4E444" w14:textId="5A1B3CE8"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3" w:history="1">
        <w:r w:rsidR="00B417E4" w:rsidRPr="000665CE">
          <w:rPr>
            <w:rStyle w:val="ad"/>
            <w:rFonts w:asciiTheme="minorEastAsia" w:hAnsiTheme="minorEastAsia"/>
            <w:noProof/>
          </w:rPr>
          <w:t>3.1.6</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视频模型训练</w:t>
        </w:r>
        <w:r w:rsidR="00B417E4">
          <w:rPr>
            <w:noProof/>
            <w:webHidden/>
          </w:rPr>
          <w:tab/>
        </w:r>
        <w:r w:rsidR="00B417E4">
          <w:rPr>
            <w:noProof/>
            <w:webHidden/>
          </w:rPr>
          <w:fldChar w:fldCharType="begin"/>
        </w:r>
        <w:r w:rsidR="00B417E4">
          <w:rPr>
            <w:noProof/>
            <w:webHidden/>
          </w:rPr>
          <w:instrText xml:space="preserve"> PAGEREF _Toc495864423 \h </w:instrText>
        </w:r>
        <w:r w:rsidR="00B417E4">
          <w:rPr>
            <w:noProof/>
            <w:webHidden/>
          </w:rPr>
        </w:r>
        <w:r w:rsidR="00B417E4">
          <w:rPr>
            <w:noProof/>
            <w:webHidden/>
          </w:rPr>
          <w:fldChar w:fldCharType="separate"/>
        </w:r>
        <w:r w:rsidR="00B417E4">
          <w:rPr>
            <w:noProof/>
            <w:webHidden/>
          </w:rPr>
          <w:t>27</w:t>
        </w:r>
        <w:r w:rsidR="00B417E4">
          <w:rPr>
            <w:noProof/>
            <w:webHidden/>
          </w:rPr>
          <w:fldChar w:fldCharType="end"/>
        </w:r>
      </w:hyperlink>
    </w:p>
    <w:p w14:paraId="3F75F7CB" w14:textId="16B0E168"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4" w:history="1">
        <w:r w:rsidR="00B417E4" w:rsidRPr="000665CE">
          <w:rPr>
            <w:rStyle w:val="ad"/>
            <w:rFonts w:asciiTheme="minorEastAsia" w:hAnsiTheme="minorEastAsia"/>
            <w:noProof/>
          </w:rPr>
          <w:t>3.1.7</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训练结果发布</w:t>
        </w:r>
        <w:r w:rsidR="00B417E4">
          <w:rPr>
            <w:noProof/>
            <w:webHidden/>
          </w:rPr>
          <w:tab/>
        </w:r>
        <w:r w:rsidR="00B417E4">
          <w:rPr>
            <w:noProof/>
            <w:webHidden/>
          </w:rPr>
          <w:fldChar w:fldCharType="begin"/>
        </w:r>
        <w:r w:rsidR="00B417E4">
          <w:rPr>
            <w:noProof/>
            <w:webHidden/>
          </w:rPr>
          <w:instrText xml:space="preserve"> PAGEREF _Toc495864424 \h </w:instrText>
        </w:r>
        <w:r w:rsidR="00B417E4">
          <w:rPr>
            <w:noProof/>
            <w:webHidden/>
          </w:rPr>
        </w:r>
        <w:r w:rsidR="00B417E4">
          <w:rPr>
            <w:noProof/>
            <w:webHidden/>
          </w:rPr>
          <w:fldChar w:fldCharType="separate"/>
        </w:r>
        <w:r w:rsidR="00B417E4">
          <w:rPr>
            <w:noProof/>
            <w:webHidden/>
          </w:rPr>
          <w:t>35</w:t>
        </w:r>
        <w:r w:rsidR="00B417E4">
          <w:rPr>
            <w:noProof/>
            <w:webHidden/>
          </w:rPr>
          <w:fldChar w:fldCharType="end"/>
        </w:r>
      </w:hyperlink>
    </w:p>
    <w:p w14:paraId="2BB00096" w14:textId="56E6B923"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25" w:history="1">
        <w:r w:rsidR="00B417E4" w:rsidRPr="000665CE">
          <w:rPr>
            <w:rStyle w:val="ad"/>
            <w:rFonts w:asciiTheme="minorEastAsia" w:hAnsiTheme="minorEastAsia"/>
            <w:noProof/>
          </w:rPr>
          <w:t>3.2</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视频模型使用</w:t>
        </w:r>
        <w:r w:rsidR="00B417E4">
          <w:rPr>
            <w:noProof/>
            <w:webHidden/>
          </w:rPr>
          <w:tab/>
        </w:r>
        <w:r w:rsidR="00B417E4">
          <w:rPr>
            <w:noProof/>
            <w:webHidden/>
          </w:rPr>
          <w:fldChar w:fldCharType="begin"/>
        </w:r>
        <w:r w:rsidR="00B417E4">
          <w:rPr>
            <w:noProof/>
            <w:webHidden/>
          </w:rPr>
          <w:instrText xml:space="preserve"> PAGEREF _Toc495864425 \h </w:instrText>
        </w:r>
        <w:r w:rsidR="00B417E4">
          <w:rPr>
            <w:noProof/>
            <w:webHidden/>
          </w:rPr>
        </w:r>
        <w:r w:rsidR="00B417E4">
          <w:rPr>
            <w:noProof/>
            <w:webHidden/>
          </w:rPr>
          <w:fldChar w:fldCharType="separate"/>
        </w:r>
        <w:r w:rsidR="00B417E4">
          <w:rPr>
            <w:noProof/>
            <w:webHidden/>
          </w:rPr>
          <w:t>36</w:t>
        </w:r>
        <w:r w:rsidR="00B417E4">
          <w:rPr>
            <w:noProof/>
            <w:webHidden/>
          </w:rPr>
          <w:fldChar w:fldCharType="end"/>
        </w:r>
      </w:hyperlink>
    </w:p>
    <w:p w14:paraId="1A134C2B" w14:textId="71FEB5DC"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6" w:history="1">
        <w:r w:rsidR="00B417E4" w:rsidRPr="000665CE">
          <w:rPr>
            <w:rStyle w:val="ad"/>
            <w:rFonts w:asciiTheme="minorEastAsia" w:hAnsiTheme="minorEastAsia"/>
            <w:noProof/>
          </w:rPr>
          <w:t>3.2.1</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源视频同步</w:t>
        </w:r>
        <w:r w:rsidR="00B417E4">
          <w:rPr>
            <w:noProof/>
            <w:webHidden/>
          </w:rPr>
          <w:tab/>
        </w:r>
        <w:r w:rsidR="00B417E4">
          <w:rPr>
            <w:noProof/>
            <w:webHidden/>
          </w:rPr>
          <w:fldChar w:fldCharType="begin"/>
        </w:r>
        <w:r w:rsidR="00B417E4">
          <w:rPr>
            <w:noProof/>
            <w:webHidden/>
          </w:rPr>
          <w:instrText xml:space="preserve"> PAGEREF _Toc495864426 \h </w:instrText>
        </w:r>
        <w:r w:rsidR="00B417E4">
          <w:rPr>
            <w:noProof/>
            <w:webHidden/>
          </w:rPr>
        </w:r>
        <w:r w:rsidR="00B417E4">
          <w:rPr>
            <w:noProof/>
            <w:webHidden/>
          </w:rPr>
          <w:fldChar w:fldCharType="separate"/>
        </w:r>
        <w:r w:rsidR="00B417E4">
          <w:rPr>
            <w:noProof/>
            <w:webHidden/>
          </w:rPr>
          <w:t>36</w:t>
        </w:r>
        <w:r w:rsidR="00B417E4">
          <w:rPr>
            <w:noProof/>
            <w:webHidden/>
          </w:rPr>
          <w:fldChar w:fldCharType="end"/>
        </w:r>
      </w:hyperlink>
    </w:p>
    <w:p w14:paraId="715DC0A5" w14:textId="20625AB0"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7" w:history="1">
        <w:r w:rsidR="00B417E4" w:rsidRPr="000665CE">
          <w:rPr>
            <w:rStyle w:val="ad"/>
            <w:rFonts w:asciiTheme="minorEastAsia" w:hAnsiTheme="minorEastAsia"/>
            <w:noProof/>
          </w:rPr>
          <w:t>3.2.2</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视频模型使用</w:t>
        </w:r>
        <w:r w:rsidR="00B417E4">
          <w:rPr>
            <w:noProof/>
            <w:webHidden/>
          </w:rPr>
          <w:tab/>
        </w:r>
        <w:r w:rsidR="00B417E4">
          <w:rPr>
            <w:noProof/>
            <w:webHidden/>
          </w:rPr>
          <w:fldChar w:fldCharType="begin"/>
        </w:r>
        <w:r w:rsidR="00B417E4">
          <w:rPr>
            <w:noProof/>
            <w:webHidden/>
          </w:rPr>
          <w:instrText xml:space="preserve"> PAGEREF _Toc495864427 \h </w:instrText>
        </w:r>
        <w:r w:rsidR="00B417E4">
          <w:rPr>
            <w:noProof/>
            <w:webHidden/>
          </w:rPr>
        </w:r>
        <w:r w:rsidR="00B417E4">
          <w:rPr>
            <w:noProof/>
            <w:webHidden/>
          </w:rPr>
          <w:fldChar w:fldCharType="separate"/>
        </w:r>
        <w:r w:rsidR="00B417E4">
          <w:rPr>
            <w:noProof/>
            <w:webHidden/>
          </w:rPr>
          <w:t>37</w:t>
        </w:r>
        <w:r w:rsidR="00B417E4">
          <w:rPr>
            <w:noProof/>
            <w:webHidden/>
          </w:rPr>
          <w:fldChar w:fldCharType="end"/>
        </w:r>
      </w:hyperlink>
    </w:p>
    <w:p w14:paraId="34B46E88" w14:textId="73F59B8C"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8" w:history="1">
        <w:r w:rsidR="00B417E4" w:rsidRPr="000665CE">
          <w:rPr>
            <w:rStyle w:val="ad"/>
            <w:rFonts w:asciiTheme="minorEastAsia" w:hAnsiTheme="minorEastAsia"/>
            <w:noProof/>
          </w:rPr>
          <w:t>3.2.3</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模型结果输出</w:t>
        </w:r>
        <w:r w:rsidR="00B417E4">
          <w:rPr>
            <w:noProof/>
            <w:webHidden/>
          </w:rPr>
          <w:tab/>
        </w:r>
        <w:r w:rsidR="00B417E4">
          <w:rPr>
            <w:noProof/>
            <w:webHidden/>
          </w:rPr>
          <w:fldChar w:fldCharType="begin"/>
        </w:r>
        <w:r w:rsidR="00B417E4">
          <w:rPr>
            <w:noProof/>
            <w:webHidden/>
          </w:rPr>
          <w:instrText xml:space="preserve"> PAGEREF _Toc495864428 \h </w:instrText>
        </w:r>
        <w:r w:rsidR="00B417E4">
          <w:rPr>
            <w:noProof/>
            <w:webHidden/>
          </w:rPr>
        </w:r>
        <w:r w:rsidR="00B417E4">
          <w:rPr>
            <w:noProof/>
            <w:webHidden/>
          </w:rPr>
          <w:fldChar w:fldCharType="separate"/>
        </w:r>
        <w:r w:rsidR="00B417E4">
          <w:rPr>
            <w:noProof/>
            <w:webHidden/>
          </w:rPr>
          <w:t>47</w:t>
        </w:r>
        <w:r w:rsidR="00B417E4">
          <w:rPr>
            <w:noProof/>
            <w:webHidden/>
          </w:rPr>
          <w:fldChar w:fldCharType="end"/>
        </w:r>
      </w:hyperlink>
    </w:p>
    <w:p w14:paraId="0901232A" w14:textId="7482ABEF"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29" w:history="1">
        <w:r w:rsidR="00B417E4" w:rsidRPr="000665CE">
          <w:rPr>
            <w:rStyle w:val="ad"/>
            <w:rFonts w:asciiTheme="minorEastAsia" w:hAnsiTheme="minorEastAsia"/>
            <w:noProof/>
          </w:rPr>
          <w:t>3.2.4</w:t>
        </w:r>
        <w:r w:rsidR="00B417E4">
          <w:rPr>
            <w:rFonts w:asciiTheme="minorHAnsi" w:eastAsiaTheme="minorEastAsia" w:hAnsiTheme="minorHAnsi" w:cstheme="minorBidi"/>
            <w:i w:val="0"/>
            <w:iCs w:val="0"/>
            <w:noProof/>
            <w:kern w:val="2"/>
            <w:sz w:val="21"/>
            <w:szCs w:val="22"/>
          </w:rPr>
          <w:tab/>
        </w:r>
        <w:r w:rsidR="00B417E4" w:rsidRPr="000665CE">
          <w:rPr>
            <w:rStyle w:val="ad"/>
            <w:rFonts w:asciiTheme="minorEastAsia" w:hAnsiTheme="minorEastAsia"/>
            <w:noProof/>
          </w:rPr>
          <w:t>模型反馈修正</w:t>
        </w:r>
        <w:r w:rsidR="00B417E4">
          <w:rPr>
            <w:noProof/>
            <w:webHidden/>
          </w:rPr>
          <w:tab/>
        </w:r>
        <w:r w:rsidR="00B417E4">
          <w:rPr>
            <w:noProof/>
            <w:webHidden/>
          </w:rPr>
          <w:fldChar w:fldCharType="begin"/>
        </w:r>
        <w:r w:rsidR="00B417E4">
          <w:rPr>
            <w:noProof/>
            <w:webHidden/>
          </w:rPr>
          <w:instrText xml:space="preserve"> PAGEREF _Toc495864429 \h </w:instrText>
        </w:r>
        <w:r w:rsidR="00B417E4">
          <w:rPr>
            <w:noProof/>
            <w:webHidden/>
          </w:rPr>
        </w:r>
        <w:r w:rsidR="00B417E4">
          <w:rPr>
            <w:noProof/>
            <w:webHidden/>
          </w:rPr>
          <w:fldChar w:fldCharType="separate"/>
        </w:r>
        <w:r w:rsidR="00B417E4">
          <w:rPr>
            <w:noProof/>
            <w:webHidden/>
          </w:rPr>
          <w:t>49</w:t>
        </w:r>
        <w:r w:rsidR="00B417E4">
          <w:rPr>
            <w:noProof/>
            <w:webHidden/>
          </w:rPr>
          <w:fldChar w:fldCharType="end"/>
        </w:r>
      </w:hyperlink>
    </w:p>
    <w:p w14:paraId="0BAEA7E0" w14:textId="7A4EC51B"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30" w:history="1">
        <w:r w:rsidR="00B417E4" w:rsidRPr="000665CE">
          <w:rPr>
            <w:rStyle w:val="ad"/>
            <w:rFonts w:asciiTheme="minorEastAsia" w:hAnsiTheme="minorEastAsia"/>
            <w:noProof/>
          </w:rPr>
          <w:t>3.3</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咪咕游戏配套</w:t>
        </w:r>
        <w:r w:rsidR="00B417E4">
          <w:rPr>
            <w:noProof/>
            <w:webHidden/>
          </w:rPr>
          <w:tab/>
        </w:r>
        <w:r w:rsidR="00B417E4">
          <w:rPr>
            <w:noProof/>
            <w:webHidden/>
          </w:rPr>
          <w:fldChar w:fldCharType="begin"/>
        </w:r>
        <w:r w:rsidR="00B417E4">
          <w:rPr>
            <w:noProof/>
            <w:webHidden/>
          </w:rPr>
          <w:instrText xml:space="preserve"> PAGEREF _Toc495864430 \h </w:instrText>
        </w:r>
        <w:r w:rsidR="00B417E4">
          <w:rPr>
            <w:noProof/>
            <w:webHidden/>
          </w:rPr>
        </w:r>
        <w:r w:rsidR="00B417E4">
          <w:rPr>
            <w:noProof/>
            <w:webHidden/>
          </w:rPr>
          <w:fldChar w:fldCharType="separate"/>
        </w:r>
        <w:r w:rsidR="00B417E4">
          <w:rPr>
            <w:noProof/>
            <w:webHidden/>
          </w:rPr>
          <w:t>50</w:t>
        </w:r>
        <w:r w:rsidR="00B417E4">
          <w:rPr>
            <w:noProof/>
            <w:webHidden/>
          </w:rPr>
          <w:fldChar w:fldCharType="end"/>
        </w:r>
      </w:hyperlink>
    </w:p>
    <w:p w14:paraId="466AF6E5" w14:textId="7520149C"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1" w:history="1">
        <w:r w:rsidR="00B417E4" w:rsidRPr="000665CE">
          <w:rPr>
            <w:rStyle w:val="ad"/>
            <w:noProof/>
          </w:rPr>
          <w:t>3.3.1</w:t>
        </w:r>
        <w:r w:rsidR="00B417E4">
          <w:rPr>
            <w:rFonts w:asciiTheme="minorHAnsi" w:eastAsiaTheme="minorEastAsia" w:hAnsiTheme="minorHAnsi" w:cstheme="minorBidi"/>
            <w:i w:val="0"/>
            <w:iCs w:val="0"/>
            <w:noProof/>
            <w:kern w:val="2"/>
            <w:sz w:val="21"/>
            <w:szCs w:val="22"/>
          </w:rPr>
          <w:tab/>
        </w:r>
        <w:r w:rsidR="00B417E4" w:rsidRPr="000665CE">
          <w:rPr>
            <w:rStyle w:val="ad"/>
            <w:noProof/>
          </w:rPr>
          <w:t>数据表</w:t>
        </w:r>
        <w:r w:rsidR="00B417E4">
          <w:rPr>
            <w:noProof/>
            <w:webHidden/>
          </w:rPr>
          <w:tab/>
        </w:r>
        <w:r w:rsidR="00B417E4">
          <w:rPr>
            <w:noProof/>
            <w:webHidden/>
          </w:rPr>
          <w:fldChar w:fldCharType="begin"/>
        </w:r>
        <w:r w:rsidR="00B417E4">
          <w:rPr>
            <w:noProof/>
            <w:webHidden/>
          </w:rPr>
          <w:instrText xml:space="preserve"> PAGEREF _Toc495864431 \h </w:instrText>
        </w:r>
        <w:r w:rsidR="00B417E4">
          <w:rPr>
            <w:noProof/>
            <w:webHidden/>
          </w:rPr>
        </w:r>
        <w:r w:rsidR="00B417E4">
          <w:rPr>
            <w:noProof/>
            <w:webHidden/>
          </w:rPr>
          <w:fldChar w:fldCharType="separate"/>
        </w:r>
        <w:r w:rsidR="00B417E4">
          <w:rPr>
            <w:noProof/>
            <w:webHidden/>
          </w:rPr>
          <w:t>50</w:t>
        </w:r>
        <w:r w:rsidR="00B417E4">
          <w:rPr>
            <w:noProof/>
            <w:webHidden/>
          </w:rPr>
          <w:fldChar w:fldCharType="end"/>
        </w:r>
      </w:hyperlink>
    </w:p>
    <w:p w14:paraId="108E83B7" w14:textId="06B2DBF5"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2" w:history="1">
        <w:r w:rsidR="00B417E4" w:rsidRPr="000665CE">
          <w:rPr>
            <w:rStyle w:val="ad"/>
            <w:noProof/>
          </w:rPr>
          <w:t>3.3.2</w:t>
        </w:r>
        <w:r w:rsidR="00B417E4">
          <w:rPr>
            <w:rFonts w:asciiTheme="minorHAnsi" w:eastAsiaTheme="minorEastAsia" w:hAnsiTheme="minorHAnsi" w:cstheme="minorBidi"/>
            <w:i w:val="0"/>
            <w:iCs w:val="0"/>
            <w:noProof/>
            <w:kern w:val="2"/>
            <w:sz w:val="21"/>
            <w:szCs w:val="22"/>
          </w:rPr>
          <w:tab/>
        </w:r>
        <w:r w:rsidR="00B417E4" w:rsidRPr="000665CE">
          <w:rPr>
            <w:rStyle w:val="ad"/>
            <w:noProof/>
          </w:rPr>
          <w:t>视频标签管理</w:t>
        </w:r>
        <w:r w:rsidR="00B417E4">
          <w:rPr>
            <w:noProof/>
            <w:webHidden/>
          </w:rPr>
          <w:tab/>
        </w:r>
        <w:r w:rsidR="00B417E4">
          <w:rPr>
            <w:noProof/>
            <w:webHidden/>
          </w:rPr>
          <w:fldChar w:fldCharType="begin"/>
        </w:r>
        <w:r w:rsidR="00B417E4">
          <w:rPr>
            <w:noProof/>
            <w:webHidden/>
          </w:rPr>
          <w:instrText xml:space="preserve"> PAGEREF _Toc495864432 \h </w:instrText>
        </w:r>
        <w:r w:rsidR="00B417E4">
          <w:rPr>
            <w:noProof/>
            <w:webHidden/>
          </w:rPr>
        </w:r>
        <w:r w:rsidR="00B417E4">
          <w:rPr>
            <w:noProof/>
            <w:webHidden/>
          </w:rPr>
          <w:fldChar w:fldCharType="separate"/>
        </w:r>
        <w:r w:rsidR="00B417E4">
          <w:rPr>
            <w:noProof/>
            <w:webHidden/>
          </w:rPr>
          <w:t>53</w:t>
        </w:r>
        <w:r w:rsidR="00B417E4">
          <w:rPr>
            <w:noProof/>
            <w:webHidden/>
          </w:rPr>
          <w:fldChar w:fldCharType="end"/>
        </w:r>
      </w:hyperlink>
    </w:p>
    <w:p w14:paraId="465FB2C3" w14:textId="4BC0A1FE"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3" w:history="1">
        <w:r w:rsidR="00B417E4" w:rsidRPr="000665CE">
          <w:rPr>
            <w:rStyle w:val="ad"/>
            <w:noProof/>
          </w:rPr>
          <w:t>3.3.3</w:t>
        </w:r>
        <w:r w:rsidR="00B417E4">
          <w:rPr>
            <w:rFonts w:asciiTheme="minorHAnsi" w:eastAsiaTheme="minorEastAsia" w:hAnsiTheme="minorHAnsi" w:cstheme="minorBidi"/>
            <w:i w:val="0"/>
            <w:iCs w:val="0"/>
            <w:noProof/>
            <w:kern w:val="2"/>
            <w:sz w:val="21"/>
            <w:szCs w:val="22"/>
          </w:rPr>
          <w:tab/>
        </w:r>
        <w:r w:rsidR="00B417E4" w:rsidRPr="000665CE">
          <w:rPr>
            <w:rStyle w:val="ad"/>
            <w:noProof/>
          </w:rPr>
          <w:t>AI</w:t>
        </w:r>
        <w:r w:rsidR="00B417E4" w:rsidRPr="000665CE">
          <w:rPr>
            <w:rStyle w:val="ad"/>
            <w:noProof/>
          </w:rPr>
          <w:t>视频合成</w:t>
        </w:r>
        <w:r w:rsidR="00B417E4">
          <w:rPr>
            <w:noProof/>
            <w:webHidden/>
          </w:rPr>
          <w:tab/>
        </w:r>
        <w:r w:rsidR="00B417E4">
          <w:rPr>
            <w:noProof/>
            <w:webHidden/>
          </w:rPr>
          <w:fldChar w:fldCharType="begin"/>
        </w:r>
        <w:r w:rsidR="00B417E4">
          <w:rPr>
            <w:noProof/>
            <w:webHidden/>
          </w:rPr>
          <w:instrText xml:space="preserve"> PAGEREF _Toc495864433 \h </w:instrText>
        </w:r>
        <w:r w:rsidR="00B417E4">
          <w:rPr>
            <w:noProof/>
            <w:webHidden/>
          </w:rPr>
        </w:r>
        <w:r w:rsidR="00B417E4">
          <w:rPr>
            <w:noProof/>
            <w:webHidden/>
          </w:rPr>
          <w:fldChar w:fldCharType="separate"/>
        </w:r>
        <w:r w:rsidR="00B417E4">
          <w:rPr>
            <w:noProof/>
            <w:webHidden/>
          </w:rPr>
          <w:t>56</w:t>
        </w:r>
        <w:r w:rsidR="00B417E4">
          <w:rPr>
            <w:noProof/>
            <w:webHidden/>
          </w:rPr>
          <w:fldChar w:fldCharType="end"/>
        </w:r>
      </w:hyperlink>
    </w:p>
    <w:p w14:paraId="6059ADEB" w14:textId="5B79B335"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4" w:history="1">
        <w:r w:rsidR="00B417E4" w:rsidRPr="000665CE">
          <w:rPr>
            <w:rStyle w:val="ad"/>
            <w:noProof/>
          </w:rPr>
          <w:t>3.3.4</w:t>
        </w:r>
        <w:r w:rsidR="00B417E4">
          <w:rPr>
            <w:rFonts w:asciiTheme="minorHAnsi" w:eastAsiaTheme="minorEastAsia" w:hAnsiTheme="minorHAnsi" w:cstheme="minorBidi"/>
            <w:i w:val="0"/>
            <w:iCs w:val="0"/>
            <w:noProof/>
            <w:kern w:val="2"/>
            <w:sz w:val="21"/>
            <w:szCs w:val="22"/>
          </w:rPr>
          <w:tab/>
        </w:r>
        <w:r w:rsidR="00B417E4" w:rsidRPr="000665CE">
          <w:rPr>
            <w:rStyle w:val="ad"/>
            <w:noProof/>
          </w:rPr>
          <w:t>AI</w:t>
        </w:r>
        <w:r w:rsidR="00B417E4" w:rsidRPr="000665CE">
          <w:rPr>
            <w:rStyle w:val="ad"/>
            <w:noProof/>
          </w:rPr>
          <w:t>视频发布</w:t>
        </w:r>
        <w:r w:rsidR="00B417E4">
          <w:rPr>
            <w:noProof/>
            <w:webHidden/>
          </w:rPr>
          <w:tab/>
        </w:r>
        <w:r w:rsidR="00B417E4">
          <w:rPr>
            <w:noProof/>
            <w:webHidden/>
          </w:rPr>
          <w:fldChar w:fldCharType="begin"/>
        </w:r>
        <w:r w:rsidR="00B417E4">
          <w:rPr>
            <w:noProof/>
            <w:webHidden/>
          </w:rPr>
          <w:instrText xml:space="preserve"> PAGEREF _Toc495864434 \h </w:instrText>
        </w:r>
        <w:r w:rsidR="00B417E4">
          <w:rPr>
            <w:noProof/>
            <w:webHidden/>
          </w:rPr>
        </w:r>
        <w:r w:rsidR="00B417E4">
          <w:rPr>
            <w:noProof/>
            <w:webHidden/>
          </w:rPr>
          <w:fldChar w:fldCharType="separate"/>
        </w:r>
        <w:r w:rsidR="00B417E4">
          <w:rPr>
            <w:noProof/>
            <w:webHidden/>
          </w:rPr>
          <w:t>62</w:t>
        </w:r>
        <w:r w:rsidR="00B417E4">
          <w:rPr>
            <w:noProof/>
            <w:webHidden/>
          </w:rPr>
          <w:fldChar w:fldCharType="end"/>
        </w:r>
      </w:hyperlink>
    </w:p>
    <w:p w14:paraId="6B71EA5C" w14:textId="09591416" w:rsidR="00B417E4" w:rsidRDefault="00AD1C55">
      <w:pPr>
        <w:pStyle w:val="21"/>
        <w:tabs>
          <w:tab w:val="left" w:pos="960"/>
          <w:tab w:val="right" w:leader="dot" w:pos="8296"/>
        </w:tabs>
        <w:rPr>
          <w:rFonts w:asciiTheme="minorHAnsi" w:eastAsiaTheme="minorEastAsia" w:hAnsiTheme="minorHAnsi" w:cstheme="minorBidi"/>
          <w:smallCaps w:val="0"/>
          <w:noProof/>
          <w:kern w:val="2"/>
          <w:sz w:val="21"/>
          <w:szCs w:val="22"/>
        </w:rPr>
      </w:pPr>
      <w:hyperlink w:anchor="_Toc495864435" w:history="1">
        <w:r w:rsidR="00B417E4" w:rsidRPr="000665CE">
          <w:rPr>
            <w:rStyle w:val="ad"/>
            <w:rFonts w:asciiTheme="minorEastAsia" w:hAnsiTheme="minorEastAsia"/>
            <w:noProof/>
          </w:rPr>
          <w:t>3.4</w:t>
        </w:r>
        <w:r w:rsidR="00B417E4">
          <w:rPr>
            <w:rFonts w:asciiTheme="minorHAnsi" w:eastAsiaTheme="minorEastAsia" w:hAnsiTheme="minorHAnsi" w:cstheme="minorBidi"/>
            <w:smallCaps w:val="0"/>
            <w:noProof/>
            <w:kern w:val="2"/>
            <w:sz w:val="21"/>
            <w:szCs w:val="22"/>
          </w:rPr>
          <w:tab/>
        </w:r>
        <w:r w:rsidR="00B417E4" w:rsidRPr="000665CE">
          <w:rPr>
            <w:rStyle w:val="ad"/>
            <w:rFonts w:asciiTheme="minorEastAsia" w:hAnsiTheme="minorEastAsia"/>
            <w:noProof/>
          </w:rPr>
          <w:t>系统接口</w:t>
        </w:r>
        <w:r w:rsidR="00B417E4">
          <w:rPr>
            <w:noProof/>
            <w:webHidden/>
          </w:rPr>
          <w:tab/>
        </w:r>
        <w:r w:rsidR="00B417E4">
          <w:rPr>
            <w:noProof/>
            <w:webHidden/>
          </w:rPr>
          <w:fldChar w:fldCharType="begin"/>
        </w:r>
        <w:r w:rsidR="00B417E4">
          <w:rPr>
            <w:noProof/>
            <w:webHidden/>
          </w:rPr>
          <w:instrText xml:space="preserve"> PAGEREF _Toc495864435 \h </w:instrText>
        </w:r>
        <w:r w:rsidR="00B417E4">
          <w:rPr>
            <w:noProof/>
            <w:webHidden/>
          </w:rPr>
        </w:r>
        <w:r w:rsidR="00B417E4">
          <w:rPr>
            <w:noProof/>
            <w:webHidden/>
          </w:rPr>
          <w:fldChar w:fldCharType="separate"/>
        </w:r>
        <w:r w:rsidR="00B417E4">
          <w:rPr>
            <w:noProof/>
            <w:webHidden/>
          </w:rPr>
          <w:t>64</w:t>
        </w:r>
        <w:r w:rsidR="00B417E4">
          <w:rPr>
            <w:noProof/>
            <w:webHidden/>
          </w:rPr>
          <w:fldChar w:fldCharType="end"/>
        </w:r>
      </w:hyperlink>
    </w:p>
    <w:p w14:paraId="0C38AB09" w14:textId="01AD195A"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6" w:history="1">
        <w:r w:rsidR="00B417E4" w:rsidRPr="000665CE">
          <w:rPr>
            <w:rStyle w:val="ad"/>
            <w:noProof/>
          </w:rPr>
          <w:t>3.4.1</w:t>
        </w:r>
        <w:r w:rsidR="00B417E4">
          <w:rPr>
            <w:rFonts w:asciiTheme="minorHAnsi" w:eastAsiaTheme="minorEastAsia" w:hAnsiTheme="minorHAnsi" w:cstheme="minorBidi"/>
            <w:i w:val="0"/>
            <w:iCs w:val="0"/>
            <w:noProof/>
            <w:kern w:val="2"/>
            <w:sz w:val="21"/>
            <w:szCs w:val="22"/>
          </w:rPr>
          <w:tab/>
        </w:r>
        <w:r w:rsidR="00B417E4" w:rsidRPr="000665CE">
          <w:rPr>
            <w:rStyle w:val="ad"/>
            <w:noProof/>
          </w:rPr>
          <w:t>数据上传接口</w:t>
        </w:r>
        <w:r w:rsidR="00B417E4">
          <w:rPr>
            <w:noProof/>
            <w:webHidden/>
          </w:rPr>
          <w:tab/>
        </w:r>
        <w:r w:rsidR="00B417E4">
          <w:rPr>
            <w:noProof/>
            <w:webHidden/>
          </w:rPr>
          <w:fldChar w:fldCharType="begin"/>
        </w:r>
        <w:r w:rsidR="00B417E4">
          <w:rPr>
            <w:noProof/>
            <w:webHidden/>
          </w:rPr>
          <w:instrText xml:space="preserve"> PAGEREF _Toc495864436 \h </w:instrText>
        </w:r>
        <w:r w:rsidR="00B417E4">
          <w:rPr>
            <w:noProof/>
            <w:webHidden/>
          </w:rPr>
        </w:r>
        <w:r w:rsidR="00B417E4">
          <w:rPr>
            <w:noProof/>
            <w:webHidden/>
          </w:rPr>
          <w:fldChar w:fldCharType="separate"/>
        </w:r>
        <w:r w:rsidR="00B417E4">
          <w:rPr>
            <w:noProof/>
            <w:webHidden/>
          </w:rPr>
          <w:t>64</w:t>
        </w:r>
        <w:r w:rsidR="00B417E4">
          <w:rPr>
            <w:noProof/>
            <w:webHidden/>
          </w:rPr>
          <w:fldChar w:fldCharType="end"/>
        </w:r>
      </w:hyperlink>
    </w:p>
    <w:p w14:paraId="7506230D" w14:textId="7001526C"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7" w:history="1">
        <w:r w:rsidR="00B417E4" w:rsidRPr="000665CE">
          <w:rPr>
            <w:rStyle w:val="ad"/>
            <w:noProof/>
          </w:rPr>
          <w:t>3.4.2</w:t>
        </w:r>
        <w:r w:rsidR="00B417E4">
          <w:rPr>
            <w:rFonts w:asciiTheme="minorHAnsi" w:eastAsiaTheme="minorEastAsia" w:hAnsiTheme="minorHAnsi" w:cstheme="minorBidi"/>
            <w:i w:val="0"/>
            <w:iCs w:val="0"/>
            <w:noProof/>
            <w:kern w:val="2"/>
            <w:sz w:val="21"/>
            <w:szCs w:val="22"/>
          </w:rPr>
          <w:tab/>
        </w:r>
        <w:r w:rsidR="00B417E4" w:rsidRPr="000665CE">
          <w:rPr>
            <w:rStyle w:val="ad"/>
            <w:noProof/>
          </w:rPr>
          <w:t>模型发布接口</w:t>
        </w:r>
        <w:r w:rsidR="00B417E4">
          <w:rPr>
            <w:noProof/>
            <w:webHidden/>
          </w:rPr>
          <w:tab/>
        </w:r>
        <w:r w:rsidR="00B417E4">
          <w:rPr>
            <w:noProof/>
            <w:webHidden/>
          </w:rPr>
          <w:fldChar w:fldCharType="begin"/>
        </w:r>
        <w:r w:rsidR="00B417E4">
          <w:rPr>
            <w:noProof/>
            <w:webHidden/>
          </w:rPr>
          <w:instrText xml:space="preserve"> PAGEREF _Toc495864437 \h </w:instrText>
        </w:r>
        <w:r w:rsidR="00B417E4">
          <w:rPr>
            <w:noProof/>
            <w:webHidden/>
          </w:rPr>
        </w:r>
        <w:r w:rsidR="00B417E4">
          <w:rPr>
            <w:noProof/>
            <w:webHidden/>
          </w:rPr>
          <w:fldChar w:fldCharType="separate"/>
        </w:r>
        <w:r w:rsidR="00B417E4">
          <w:rPr>
            <w:noProof/>
            <w:webHidden/>
          </w:rPr>
          <w:t>64</w:t>
        </w:r>
        <w:r w:rsidR="00B417E4">
          <w:rPr>
            <w:noProof/>
            <w:webHidden/>
          </w:rPr>
          <w:fldChar w:fldCharType="end"/>
        </w:r>
      </w:hyperlink>
    </w:p>
    <w:p w14:paraId="077B9F10" w14:textId="6FADAC48"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8" w:history="1">
        <w:r w:rsidR="00B417E4" w:rsidRPr="000665CE">
          <w:rPr>
            <w:rStyle w:val="ad"/>
            <w:noProof/>
          </w:rPr>
          <w:t>3.4.3</w:t>
        </w:r>
        <w:r w:rsidR="00B417E4">
          <w:rPr>
            <w:rFonts w:asciiTheme="minorHAnsi" w:eastAsiaTheme="minorEastAsia" w:hAnsiTheme="minorHAnsi" w:cstheme="minorBidi"/>
            <w:i w:val="0"/>
            <w:iCs w:val="0"/>
            <w:noProof/>
            <w:kern w:val="2"/>
            <w:sz w:val="21"/>
            <w:szCs w:val="22"/>
          </w:rPr>
          <w:tab/>
        </w:r>
        <w:r w:rsidR="00B417E4" w:rsidRPr="000665CE">
          <w:rPr>
            <w:rStyle w:val="ad"/>
            <w:noProof/>
          </w:rPr>
          <w:t>模型使用接口</w:t>
        </w:r>
        <w:r w:rsidR="00B417E4">
          <w:rPr>
            <w:noProof/>
            <w:webHidden/>
          </w:rPr>
          <w:tab/>
        </w:r>
        <w:r w:rsidR="00B417E4">
          <w:rPr>
            <w:noProof/>
            <w:webHidden/>
          </w:rPr>
          <w:fldChar w:fldCharType="begin"/>
        </w:r>
        <w:r w:rsidR="00B417E4">
          <w:rPr>
            <w:noProof/>
            <w:webHidden/>
          </w:rPr>
          <w:instrText xml:space="preserve"> PAGEREF _Toc495864438 \h </w:instrText>
        </w:r>
        <w:r w:rsidR="00B417E4">
          <w:rPr>
            <w:noProof/>
            <w:webHidden/>
          </w:rPr>
        </w:r>
        <w:r w:rsidR="00B417E4">
          <w:rPr>
            <w:noProof/>
            <w:webHidden/>
          </w:rPr>
          <w:fldChar w:fldCharType="separate"/>
        </w:r>
        <w:r w:rsidR="00B417E4">
          <w:rPr>
            <w:noProof/>
            <w:webHidden/>
          </w:rPr>
          <w:t>64</w:t>
        </w:r>
        <w:r w:rsidR="00B417E4">
          <w:rPr>
            <w:noProof/>
            <w:webHidden/>
          </w:rPr>
          <w:fldChar w:fldCharType="end"/>
        </w:r>
      </w:hyperlink>
    </w:p>
    <w:p w14:paraId="2C91EDAC" w14:textId="59500974"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39" w:history="1">
        <w:r w:rsidR="00B417E4" w:rsidRPr="000665CE">
          <w:rPr>
            <w:rStyle w:val="ad"/>
            <w:noProof/>
          </w:rPr>
          <w:t>3.4.4</w:t>
        </w:r>
        <w:r w:rsidR="00B417E4">
          <w:rPr>
            <w:rFonts w:asciiTheme="minorHAnsi" w:eastAsiaTheme="minorEastAsia" w:hAnsiTheme="minorHAnsi" w:cstheme="minorBidi"/>
            <w:i w:val="0"/>
            <w:iCs w:val="0"/>
            <w:noProof/>
            <w:kern w:val="2"/>
            <w:sz w:val="21"/>
            <w:szCs w:val="22"/>
          </w:rPr>
          <w:tab/>
        </w:r>
        <w:r w:rsidR="00B417E4" w:rsidRPr="000665CE">
          <w:rPr>
            <w:rStyle w:val="ad"/>
            <w:noProof/>
          </w:rPr>
          <w:t>标签同步接口</w:t>
        </w:r>
        <w:r w:rsidR="00B417E4">
          <w:rPr>
            <w:noProof/>
            <w:webHidden/>
          </w:rPr>
          <w:tab/>
        </w:r>
        <w:r w:rsidR="00B417E4">
          <w:rPr>
            <w:noProof/>
            <w:webHidden/>
          </w:rPr>
          <w:fldChar w:fldCharType="begin"/>
        </w:r>
        <w:r w:rsidR="00B417E4">
          <w:rPr>
            <w:noProof/>
            <w:webHidden/>
          </w:rPr>
          <w:instrText xml:space="preserve"> PAGEREF _Toc495864439 \h </w:instrText>
        </w:r>
        <w:r w:rsidR="00B417E4">
          <w:rPr>
            <w:noProof/>
            <w:webHidden/>
          </w:rPr>
        </w:r>
        <w:r w:rsidR="00B417E4">
          <w:rPr>
            <w:noProof/>
            <w:webHidden/>
          </w:rPr>
          <w:fldChar w:fldCharType="separate"/>
        </w:r>
        <w:r w:rsidR="00B417E4">
          <w:rPr>
            <w:noProof/>
            <w:webHidden/>
          </w:rPr>
          <w:t>65</w:t>
        </w:r>
        <w:r w:rsidR="00B417E4">
          <w:rPr>
            <w:noProof/>
            <w:webHidden/>
          </w:rPr>
          <w:fldChar w:fldCharType="end"/>
        </w:r>
      </w:hyperlink>
    </w:p>
    <w:p w14:paraId="7557B68C" w14:textId="5C1BDD9E"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40" w:history="1">
        <w:r w:rsidR="00B417E4" w:rsidRPr="000665CE">
          <w:rPr>
            <w:rStyle w:val="ad"/>
            <w:noProof/>
          </w:rPr>
          <w:t>3.4.5</w:t>
        </w:r>
        <w:r w:rsidR="00B417E4">
          <w:rPr>
            <w:rFonts w:asciiTheme="minorHAnsi" w:eastAsiaTheme="minorEastAsia" w:hAnsiTheme="minorHAnsi" w:cstheme="minorBidi"/>
            <w:i w:val="0"/>
            <w:iCs w:val="0"/>
            <w:noProof/>
            <w:kern w:val="2"/>
            <w:sz w:val="21"/>
            <w:szCs w:val="22"/>
          </w:rPr>
          <w:tab/>
        </w:r>
        <w:r w:rsidR="00B417E4" w:rsidRPr="000665CE">
          <w:rPr>
            <w:rStyle w:val="ad"/>
            <w:noProof/>
          </w:rPr>
          <w:t>视频同步接口</w:t>
        </w:r>
        <w:r w:rsidR="00B417E4">
          <w:rPr>
            <w:noProof/>
            <w:webHidden/>
          </w:rPr>
          <w:tab/>
        </w:r>
        <w:r w:rsidR="00B417E4">
          <w:rPr>
            <w:noProof/>
            <w:webHidden/>
          </w:rPr>
          <w:fldChar w:fldCharType="begin"/>
        </w:r>
        <w:r w:rsidR="00B417E4">
          <w:rPr>
            <w:noProof/>
            <w:webHidden/>
          </w:rPr>
          <w:instrText xml:space="preserve"> PAGEREF _Toc495864440 \h </w:instrText>
        </w:r>
        <w:r w:rsidR="00B417E4">
          <w:rPr>
            <w:noProof/>
            <w:webHidden/>
          </w:rPr>
        </w:r>
        <w:r w:rsidR="00B417E4">
          <w:rPr>
            <w:noProof/>
            <w:webHidden/>
          </w:rPr>
          <w:fldChar w:fldCharType="separate"/>
        </w:r>
        <w:r w:rsidR="00B417E4">
          <w:rPr>
            <w:noProof/>
            <w:webHidden/>
          </w:rPr>
          <w:t>65</w:t>
        </w:r>
        <w:r w:rsidR="00B417E4">
          <w:rPr>
            <w:noProof/>
            <w:webHidden/>
          </w:rPr>
          <w:fldChar w:fldCharType="end"/>
        </w:r>
      </w:hyperlink>
    </w:p>
    <w:p w14:paraId="41031B9C" w14:textId="376A51BA"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41" w:history="1">
        <w:r w:rsidR="00B417E4" w:rsidRPr="000665CE">
          <w:rPr>
            <w:rStyle w:val="ad"/>
            <w:noProof/>
          </w:rPr>
          <w:t>3.4.6</w:t>
        </w:r>
        <w:r w:rsidR="00B417E4">
          <w:rPr>
            <w:rFonts w:asciiTheme="minorHAnsi" w:eastAsiaTheme="minorEastAsia" w:hAnsiTheme="minorHAnsi" w:cstheme="minorBidi"/>
            <w:i w:val="0"/>
            <w:iCs w:val="0"/>
            <w:noProof/>
            <w:kern w:val="2"/>
            <w:sz w:val="21"/>
            <w:szCs w:val="22"/>
          </w:rPr>
          <w:tab/>
        </w:r>
        <w:r w:rsidR="00B417E4" w:rsidRPr="000665CE">
          <w:rPr>
            <w:rStyle w:val="ad"/>
            <w:noProof/>
          </w:rPr>
          <w:t>结果输出接口</w:t>
        </w:r>
        <w:r w:rsidR="00B417E4">
          <w:rPr>
            <w:noProof/>
            <w:webHidden/>
          </w:rPr>
          <w:tab/>
        </w:r>
        <w:r w:rsidR="00B417E4">
          <w:rPr>
            <w:noProof/>
            <w:webHidden/>
          </w:rPr>
          <w:fldChar w:fldCharType="begin"/>
        </w:r>
        <w:r w:rsidR="00B417E4">
          <w:rPr>
            <w:noProof/>
            <w:webHidden/>
          </w:rPr>
          <w:instrText xml:space="preserve"> PAGEREF _Toc495864441 \h </w:instrText>
        </w:r>
        <w:r w:rsidR="00B417E4">
          <w:rPr>
            <w:noProof/>
            <w:webHidden/>
          </w:rPr>
        </w:r>
        <w:r w:rsidR="00B417E4">
          <w:rPr>
            <w:noProof/>
            <w:webHidden/>
          </w:rPr>
          <w:fldChar w:fldCharType="separate"/>
        </w:r>
        <w:r w:rsidR="00B417E4">
          <w:rPr>
            <w:noProof/>
            <w:webHidden/>
          </w:rPr>
          <w:t>65</w:t>
        </w:r>
        <w:r w:rsidR="00B417E4">
          <w:rPr>
            <w:noProof/>
            <w:webHidden/>
          </w:rPr>
          <w:fldChar w:fldCharType="end"/>
        </w:r>
      </w:hyperlink>
    </w:p>
    <w:p w14:paraId="2F47082A" w14:textId="3D0E96ED" w:rsidR="00B417E4" w:rsidRDefault="00AD1C55">
      <w:pPr>
        <w:pStyle w:val="31"/>
        <w:tabs>
          <w:tab w:val="left" w:pos="1200"/>
          <w:tab w:val="right" w:leader="dot" w:pos="8296"/>
        </w:tabs>
        <w:rPr>
          <w:rFonts w:asciiTheme="minorHAnsi" w:eastAsiaTheme="minorEastAsia" w:hAnsiTheme="minorHAnsi" w:cstheme="minorBidi"/>
          <w:i w:val="0"/>
          <w:iCs w:val="0"/>
          <w:noProof/>
          <w:kern w:val="2"/>
          <w:sz w:val="21"/>
          <w:szCs w:val="22"/>
        </w:rPr>
      </w:pPr>
      <w:hyperlink w:anchor="_Toc495864442" w:history="1">
        <w:r w:rsidR="00B417E4" w:rsidRPr="000665CE">
          <w:rPr>
            <w:rStyle w:val="ad"/>
            <w:noProof/>
          </w:rPr>
          <w:t>3.4.7</w:t>
        </w:r>
        <w:r w:rsidR="00B417E4">
          <w:rPr>
            <w:rFonts w:asciiTheme="minorHAnsi" w:eastAsiaTheme="minorEastAsia" w:hAnsiTheme="minorHAnsi" w:cstheme="minorBidi"/>
            <w:i w:val="0"/>
            <w:iCs w:val="0"/>
            <w:noProof/>
            <w:kern w:val="2"/>
            <w:sz w:val="21"/>
            <w:szCs w:val="22"/>
          </w:rPr>
          <w:tab/>
        </w:r>
        <w:r w:rsidR="00B417E4" w:rsidRPr="000665CE">
          <w:rPr>
            <w:rStyle w:val="ad"/>
            <w:noProof/>
          </w:rPr>
          <w:t>模型反馈接口</w:t>
        </w:r>
        <w:r w:rsidR="00B417E4">
          <w:rPr>
            <w:noProof/>
            <w:webHidden/>
          </w:rPr>
          <w:tab/>
        </w:r>
        <w:r w:rsidR="00B417E4">
          <w:rPr>
            <w:noProof/>
            <w:webHidden/>
          </w:rPr>
          <w:fldChar w:fldCharType="begin"/>
        </w:r>
        <w:r w:rsidR="00B417E4">
          <w:rPr>
            <w:noProof/>
            <w:webHidden/>
          </w:rPr>
          <w:instrText xml:space="preserve"> PAGEREF _Toc495864442 \h </w:instrText>
        </w:r>
        <w:r w:rsidR="00B417E4">
          <w:rPr>
            <w:noProof/>
            <w:webHidden/>
          </w:rPr>
        </w:r>
        <w:r w:rsidR="00B417E4">
          <w:rPr>
            <w:noProof/>
            <w:webHidden/>
          </w:rPr>
          <w:fldChar w:fldCharType="separate"/>
        </w:r>
        <w:r w:rsidR="00B417E4">
          <w:rPr>
            <w:noProof/>
            <w:webHidden/>
          </w:rPr>
          <w:t>65</w:t>
        </w:r>
        <w:r w:rsidR="00B417E4">
          <w:rPr>
            <w:noProof/>
            <w:webHidden/>
          </w:rPr>
          <w:fldChar w:fldCharType="end"/>
        </w:r>
      </w:hyperlink>
    </w:p>
    <w:p w14:paraId="5310FA97" w14:textId="6C1B6D24" w:rsidR="00B417E4" w:rsidRDefault="00AD1C55">
      <w:pPr>
        <w:pStyle w:val="11"/>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5864443" w:history="1">
        <w:r w:rsidR="00B417E4" w:rsidRPr="000665CE">
          <w:rPr>
            <w:rStyle w:val="ad"/>
            <w:rFonts w:asciiTheme="minorEastAsia" w:hAnsiTheme="minorEastAsia"/>
            <w:noProof/>
          </w:rPr>
          <w:t>4</w:t>
        </w:r>
        <w:r w:rsidR="00B417E4">
          <w:rPr>
            <w:rFonts w:asciiTheme="minorHAnsi" w:eastAsiaTheme="minorEastAsia" w:hAnsiTheme="minorHAnsi" w:cstheme="minorBidi"/>
            <w:b w:val="0"/>
            <w:bCs w:val="0"/>
            <w:caps w:val="0"/>
            <w:noProof/>
            <w:kern w:val="2"/>
            <w:sz w:val="21"/>
            <w:szCs w:val="22"/>
          </w:rPr>
          <w:tab/>
        </w:r>
        <w:r w:rsidR="00B417E4" w:rsidRPr="000665CE">
          <w:rPr>
            <w:rStyle w:val="ad"/>
            <w:rFonts w:asciiTheme="minorEastAsia" w:hAnsiTheme="minorEastAsia"/>
            <w:noProof/>
          </w:rPr>
          <w:t>系统响应码</w:t>
        </w:r>
        <w:r w:rsidR="00B417E4">
          <w:rPr>
            <w:noProof/>
            <w:webHidden/>
          </w:rPr>
          <w:tab/>
        </w:r>
        <w:r w:rsidR="00B417E4">
          <w:rPr>
            <w:noProof/>
            <w:webHidden/>
          </w:rPr>
          <w:fldChar w:fldCharType="begin"/>
        </w:r>
        <w:r w:rsidR="00B417E4">
          <w:rPr>
            <w:noProof/>
            <w:webHidden/>
          </w:rPr>
          <w:instrText xml:space="preserve"> PAGEREF _Toc495864443 \h </w:instrText>
        </w:r>
        <w:r w:rsidR="00B417E4">
          <w:rPr>
            <w:noProof/>
            <w:webHidden/>
          </w:rPr>
        </w:r>
        <w:r w:rsidR="00B417E4">
          <w:rPr>
            <w:noProof/>
            <w:webHidden/>
          </w:rPr>
          <w:fldChar w:fldCharType="separate"/>
        </w:r>
        <w:r w:rsidR="00B417E4">
          <w:rPr>
            <w:noProof/>
            <w:webHidden/>
          </w:rPr>
          <w:t>66</w:t>
        </w:r>
        <w:r w:rsidR="00B417E4">
          <w:rPr>
            <w:noProof/>
            <w:webHidden/>
          </w:rPr>
          <w:fldChar w:fldCharType="end"/>
        </w:r>
      </w:hyperlink>
    </w:p>
    <w:p w14:paraId="62008773" w14:textId="1DFDA433" w:rsidR="00737FCE" w:rsidRDefault="00D8623F" w:rsidP="00B417E4">
      <w:pPr>
        <w:spacing w:line="360" w:lineRule="auto"/>
        <w:rPr>
          <w:rFonts w:asciiTheme="minorEastAsia" w:eastAsiaTheme="minorEastAsia" w:hAnsiTheme="minorEastAsia"/>
          <w:b/>
          <w:bCs/>
          <w:color w:val="000000" w:themeColor="text1"/>
          <w:szCs w:val="24"/>
          <w:lang w:val="zh-CN"/>
        </w:rPr>
      </w:pPr>
      <w:r w:rsidRPr="00443456">
        <w:rPr>
          <w:rFonts w:asciiTheme="minorEastAsia" w:eastAsiaTheme="minorEastAsia" w:hAnsiTheme="minorEastAsia"/>
          <w:b/>
          <w:bCs/>
          <w:color w:val="000000" w:themeColor="text1"/>
          <w:szCs w:val="24"/>
          <w:lang w:val="zh-CN"/>
        </w:rPr>
        <w:fldChar w:fldCharType="end"/>
      </w:r>
      <w:r w:rsidR="00737FCE">
        <w:rPr>
          <w:rFonts w:asciiTheme="minorEastAsia" w:eastAsiaTheme="minorEastAsia" w:hAnsiTheme="minorEastAsia"/>
          <w:b/>
          <w:bCs/>
          <w:color w:val="000000" w:themeColor="text1"/>
          <w:szCs w:val="24"/>
          <w:lang w:val="zh-CN"/>
        </w:rPr>
        <w:br w:type="page"/>
      </w:r>
    </w:p>
    <w:p w14:paraId="495931C6" w14:textId="7450DD0E" w:rsidR="004B29B4" w:rsidRPr="00443456" w:rsidRDefault="00D8623F">
      <w:pPr>
        <w:pStyle w:val="1"/>
        <w:spacing w:beforeLines="50" w:before="156" w:afterLines="50" w:after="156" w:line="240" w:lineRule="auto"/>
        <w:ind w:left="431" w:hanging="431"/>
        <w:rPr>
          <w:rFonts w:asciiTheme="minorEastAsia" w:eastAsiaTheme="minorEastAsia" w:hAnsiTheme="minorEastAsia"/>
          <w:color w:val="000000" w:themeColor="text1"/>
          <w:sz w:val="44"/>
        </w:rPr>
      </w:pPr>
      <w:bookmarkStart w:id="1" w:name="_Toc495864407"/>
      <w:r w:rsidRPr="00443456">
        <w:rPr>
          <w:rFonts w:asciiTheme="minorEastAsia" w:eastAsiaTheme="minorEastAsia" w:hAnsiTheme="minorEastAsia" w:hint="eastAsia"/>
          <w:color w:val="000000" w:themeColor="text1"/>
          <w:sz w:val="44"/>
        </w:rPr>
        <w:lastRenderedPageBreak/>
        <w:t>概述</w:t>
      </w:r>
      <w:bookmarkEnd w:id="1"/>
    </w:p>
    <w:p w14:paraId="7DD76174" w14:textId="77777777" w:rsidR="004B29B4" w:rsidRPr="00443456" w:rsidRDefault="00D8623F">
      <w:pPr>
        <w:pStyle w:val="2"/>
        <w:spacing w:beforeLines="50" w:before="156" w:afterLines="50" w:after="156" w:line="240" w:lineRule="auto"/>
        <w:ind w:left="578" w:hanging="578"/>
        <w:rPr>
          <w:rFonts w:asciiTheme="minorEastAsia" w:eastAsiaTheme="minorEastAsia" w:hAnsiTheme="minorEastAsia"/>
          <w:color w:val="000000" w:themeColor="text1"/>
        </w:rPr>
      </w:pPr>
      <w:bookmarkStart w:id="2" w:name="_Toc495864408"/>
      <w:r w:rsidRPr="00443456">
        <w:rPr>
          <w:rFonts w:asciiTheme="minorEastAsia" w:eastAsiaTheme="minorEastAsia" w:hAnsiTheme="minorEastAsia" w:hint="eastAsia"/>
          <w:color w:val="000000" w:themeColor="text1"/>
        </w:rPr>
        <w:t>建设背景</w:t>
      </w:r>
      <w:bookmarkEnd w:id="2"/>
    </w:p>
    <w:p w14:paraId="624C6478" w14:textId="77777777" w:rsidR="00046A55" w:rsidRPr="00256778" w:rsidRDefault="00046A55" w:rsidP="00046A55">
      <w:pPr>
        <w:spacing w:line="360" w:lineRule="auto"/>
        <w:ind w:firstLineChars="200" w:firstLine="480"/>
        <w:rPr>
          <w:rFonts w:ascii="宋体" w:hAnsi="宋体"/>
          <w:sz w:val="32"/>
        </w:rPr>
      </w:pPr>
      <w:r w:rsidRPr="00256778">
        <w:rPr>
          <w:rFonts w:asciiTheme="minorEastAsia" w:eastAsiaTheme="minorEastAsia" w:hAnsiTheme="minorEastAsia" w:cstheme="minorEastAsia" w:hint="eastAsia"/>
          <w:sz w:val="24"/>
          <w:szCs w:val="21"/>
        </w:rPr>
        <w:t>咪咕</w:t>
      </w:r>
      <w:r w:rsidRPr="00256778">
        <w:rPr>
          <w:rFonts w:asciiTheme="minorEastAsia" w:eastAsiaTheme="minorEastAsia" w:hAnsiTheme="minorEastAsia" w:cstheme="minorEastAsia"/>
          <w:sz w:val="24"/>
          <w:szCs w:val="21"/>
        </w:rPr>
        <w:t>游戏</w:t>
      </w:r>
      <w:r>
        <w:rPr>
          <w:rFonts w:asciiTheme="minorEastAsia" w:eastAsiaTheme="minorEastAsia" w:hAnsiTheme="minorEastAsia" w:cstheme="minorEastAsia" w:hint="eastAsia"/>
          <w:sz w:val="24"/>
          <w:szCs w:val="21"/>
        </w:rPr>
        <w:t>作为咪咕旗下重点产品，在不断</w:t>
      </w:r>
      <w:r w:rsidRPr="00256778">
        <w:rPr>
          <w:rFonts w:asciiTheme="minorEastAsia" w:eastAsiaTheme="minorEastAsia" w:hAnsiTheme="minorEastAsia" w:cstheme="minorEastAsia" w:hint="eastAsia"/>
          <w:sz w:val="24"/>
          <w:szCs w:val="21"/>
        </w:rPr>
        <w:t>寻求产品突破，整合产品体系架构，丰富产</w:t>
      </w:r>
      <w:r>
        <w:rPr>
          <w:rFonts w:asciiTheme="minorEastAsia" w:eastAsiaTheme="minorEastAsia" w:hAnsiTheme="minorEastAsia" w:cstheme="minorEastAsia" w:hint="eastAsia"/>
          <w:sz w:val="24"/>
          <w:szCs w:val="21"/>
        </w:rPr>
        <w:t>品内容，运营了包含游戏视频、电竞赛事、热门游戏等游戏内容版块</w:t>
      </w:r>
      <w:r w:rsidRPr="00256778">
        <w:rPr>
          <w:rFonts w:asciiTheme="minorEastAsia" w:eastAsiaTheme="minorEastAsia" w:hAnsiTheme="minorEastAsia" w:cstheme="minorEastAsia" w:hint="eastAsia"/>
          <w:sz w:val="24"/>
          <w:szCs w:val="21"/>
        </w:rPr>
        <w:t>。随着自然语言处理、计算机视觉、机器学习等技术的发展，AI技术已经用范围越来越广，众多顶级企业IBM、谷歌、百度、爱奇艺等不断扩大AI领域布局，通过AI技术提高产品体验，实现产品内容智能化。</w:t>
      </w:r>
    </w:p>
    <w:p w14:paraId="23E40D45" w14:textId="27B74BE7" w:rsidR="0013540E" w:rsidRDefault="00046A55" w:rsidP="00046A55">
      <w:pPr>
        <w:spacing w:line="360" w:lineRule="auto"/>
        <w:ind w:firstLineChars="200" w:firstLine="480"/>
        <w:rPr>
          <w:rFonts w:ascii="宋体" w:hAnsi="宋体"/>
          <w:sz w:val="24"/>
        </w:rPr>
      </w:pPr>
      <w:r>
        <w:rPr>
          <w:rFonts w:ascii="宋体" w:hAnsi="宋体" w:hint="eastAsia"/>
          <w:sz w:val="24"/>
        </w:rPr>
        <w:t>游戏</w:t>
      </w:r>
      <w:r>
        <w:rPr>
          <w:rFonts w:ascii="宋体" w:hAnsi="宋体"/>
          <w:sz w:val="24"/>
        </w:rPr>
        <w:t>视频理解</w:t>
      </w:r>
      <w:r>
        <w:rPr>
          <w:rFonts w:ascii="宋体" w:hAnsi="宋体" w:hint="eastAsia"/>
          <w:sz w:val="24"/>
        </w:rPr>
        <w:t>AI能力</w:t>
      </w:r>
      <w:r>
        <w:rPr>
          <w:rFonts w:ascii="宋体" w:hAnsi="宋体"/>
          <w:sz w:val="24"/>
        </w:rPr>
        <w:t>定制项目（</w:t>
      </w:r>
      <w:r>
        <w:rPr>
          <w:rFonts w:ascii="宋体" w:hAnsi="宋体" w:hint="eastAsia"/>
          <w:sz w:val="24"/>
        </w:rPr>
        <w:t>以下</w:t>
      </w:r>
      <w:r>
        <w:rPr>
          <w:rFonts w:ascii="宋体" w:hAnsi="宋体"/>
          <w:sz w:val="24"/>
        </w:rPr>
        <w:t>简称“</w:t>
      </w:r>
      <w:r>
        <w:rPr>
          <w:rFonts w:ascii="宋体" w:hAnsi="宋体" w:hint="eastAsia"/>
          <w:sz w:val="24"/>
        </w:rPr>
        <w:t>项目</w:t>
      </w:r>
      <w:r>
        <w:rPr>
          <w:rFonts w:ascii="宋体" w:hAnsi="宋体"/>
          <w:sz w:val="24"/>
        </w:rPr>
        <w:t>”）</w:t>
      </w:r>
      <w:r>
        <w:rPr>
          <w:rFonts w:ascii="宋体" w:hAnsi="宋体" w:hint="eastAsia"/>
          <w:sz w:val="24"/>
        </w:rPr>
        <w:t>是</w:t>
      </w:r>
      <w:r>
        <w:rPr>
          <w:rFonts w:ascii="宋体" w:hAnsi="宋体"/>
          <w:sz w:val="24"/>
        </w:rPr>
        <w:t>为</w:t>
      </w:r>
      <w:r>
        <w:rPr>
          <w:rFonts w:ascii="宋体" w:hAnsi="宋体" w:hint="eastAsia"/>
          <w:sz w:val="24"/>
        </w:rPr>
        <w:t>应对</w:t>
      </w:r>
      <w:r>
        <w:rPr>
          <w:rFonts w:ascii="宋体" w:hAnsi="宋体"/>
          <w:sz w:val="24"/>
        </w:rPr>
        <w:t>当前的AI发展趋势，</w:t>
      </w:r>
      <w:r>
        <w:rPr>
          <w:rFonts w:ascii="宋体" w:hAnsi="宋体" w:hint="eastAsia"/>
          <w:sz w:val="24"/>
        </w:rPr>
        <w:t>配合</w:t>
      </w:r>
      <w:r>
        <w:rPr>
          <w:rFonts w:ascii="宋体" w:hAnsi="宋体"/>
          <w:sz w:val="24"/>
        </w:rPr>
        <w:t>总部建设</w:t>
      </w:r>
      <w:r w:rsidRPr="0065005D">
        <w:rPr>
          <w:rFonts w:ascii="宋体" w:hAnsi="宋体" w:hint="eastAsia"/>
          <w:sz w:val="24"/>
        </w:rPr>
        <w:t>AI</w:t>
      </w:r>
      <w:r>
        <w:rPr>
          <w:rFonts w:ascii="宋体" w:hAnsi="宋体" w:hint="eastAsia"/>
          <w:sz w:val="24"/>
        </w:rPr>
        <w:t>统一云平台</w:t>
      </w:r>
      <w:r w:rsidRPr="0065005D">
        <w:rPr>
          <w:rFonts w:ascii="宋体" w:hAnsi="宋体" w:hint="eastAsia"/>
          <w:sz w:val="24"/>
        </w:rPr>
        <w:t>，通过构建统一的、跨媒介的、多形态交互能力的AI云服务，为咪咕</w:t>
      </w:r>
      <w:r>
        <w:rPr>
          <w:rFonts w:ascii="宋体" w:hAnsi="宋体" w:hint="eastAsia"/>
          <w:sz w:val="24"/>
        </w:rPr>
        <w:t>游戏</w:t>
      </w:r>
      <w:r w:rsidRPr="0065005D">
        <w:rPr>
          <w:rFonts w:ascii="宋体" w:hAnsi="宋体" w:hint="eastAsia"/>
          <w:sz w:val="24"/>
        </w:rPr>
        <w:t>提供统一的AI</w:t>
      </w:r>
      <w:r>
        <w:rPr>
          <w:rFonts w:ascii="宋体" w:hAnsi="宋体" w:hint="eastAsia"/>
          <w:sz w:val="24"/>
        </w:rPr>
        <w:t>服务与能力</w:t>
      </w:r>
      <w:r w:rsidRPr="0065005D">
        <w:rPr>
          <w:rFonts w:ascii="宋体" w:hAnsi="宋体" w:hint="eastAsia"/>
          <w:sz w:val="24"/>
        </w:rPr>
        <w:t>。通过AI</w:t>
      </w:r>
      <w:r>
        <w:rPr>
          <w:rFonts w:ascii="宋体" w:hAnsi="宋体" w:hint="eastAsia"/>
          <w:sz w:val="24"/>
        </w:rPr>
        <w:t>服务于咪咕</w:t>
      </w:r>
      <w:r>
        <w:rPr>
          <w:rFonts w:ascii="宋体" w:hAnsi="宋体"/>
          <w:sz w:val="24"/>
        </w:rPr>
        <w:t>游戏</w:t>
      </w:r>
      <w:r w:rsidRPr="0065005D">
        <w:rPr>
          <w:rFonts w:ascii="宋体" w:hAnsi="宋体" w:hint="eastAsia"/>
          <w:sz w:val="24"/>
        </w:rPr>
        <w:t>，形成差异化能力，提升客户体验，打造杀手级应用；通过AI提升业务全流程效率，节省研发/运营成本；通过AI整合并挖掘内部数据和能力，实现公司数据价值最大化；通过AI构建新的业务或商业模式</w:t>
      </w:r>
      <w:r w:rsidR="0013540E">
        <w:rPr>
          <w:rFonts w:ascii="宋体" w:hAnsi="宋体" w:hint="eastAsia"/>
          <w:sz w:val="24"/>
        </w:rPr>
        <w:t>。</w:t>
      </w:r>
    </w:p>
    <w:p w14:paraId="7EDDE8EE" w14:textId="77777777" w:rsidR="0013540E" w:rsidRPr="0013540E" w:rsidRDefault="0013540E" w:rsidP="0013540E">
      <w:pPr>
        <w:spacing w:line="360" w:lineRule="auto"/>
        <w:ind w:firstLineChars="200" w:firstLine="480"/>
        <w:rPr>
          <w:rFonts w:asciiTheme="minorEastAsia" w:eastAsiaTheme="minorEastAsia" w:hAnsiTheme="minorEastAsia"/>
          <w:sz w:val="24"/>
          <w:szCs w:val="21"/>
        </w:rPr>
      </w:pPr>
    </w:p>
    <w:p w14:paraId="223DDCA3" w14:textId="77777777" w:rsidR="004B29B4" w:rsidRPr="00443456" w:rsidRDefault="00D8623F">
      <w:pPr>
        <w:pStyle w:val="2"/>
        <w:spacing w:beforeLines="50" w:before="156" w:afterLines="50" w:after="156" w:line="240" w:lineRule="auto"/>
        <w:ind w:left="578" w:hanging="578"/>
        <w:rPr>
          <w:rFonts w:asciiTheme="minorEastAsia" w:eastAsiaTheme="minorEastAsia" w:hAnsiTheme="minorEastAsia"/>
          <w:color w:val="000000" w:themeColor="text1"/>
        </w:rPr>
      </w:pPr>
      <w:bookmarkStart w:id="3" w:name="_Toc495864409"/>
      <w:r w:rsidRPr="00443456">
        <w:rPr>
          <w:rFonts w:asciiTheme="minorEastAsia" w:eastAsiaTheme="minorEastAsia" w:hAnsiTheme="minorEastAsia" w:hint="eastAsia"/>
          <w:color w:val="000000" w:themeColor="text1"/>
        </w:rPr>
        <w:t>参考</w:t>
      </w:r>
      <w:r w:rsidRPr="00443456">
        <w:rPr>
          <w:rFonts w:asciiTheme="minorEastAsia" w:eastAsiaTheme="minorEastAsia" w:hAnsiTheme="minorEastAsia"/>
          <w:color w:val="000000" w:themeColor="text1"/>
        </w:rPr>
        <w:t>文档</w:t>
      </w:r>
      <w:bookmarkEnd w:id="3"/>
    </w:p>
    <w:p w14:paraId="687A5B0B" w14:textId="77777777" w:rsidR="00553AFE" w:rsidRDefault="00553AFE" w:rsidP="00A67F0D">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《灵犀云三期扩容工程项目（游戏</w:t>
      </w:r>
      <w:r w:rsidRPr="00FE0476">
        <w:rPr>
          <w:rFonts w:asciiTheme="minorEastAsia" w:eastAsiaTheme="minorEastAsia" w:hAnsiTheme="minorEastAsia" w:hint="eastAsia"/>
          <w:color w:val="000000" w:themeColor="text1"/>
          <w:sz w:val="24"/>
          <w:szCs w:val="24"/>
        </w:rPr>
        <w:t>视频理解AI能力定制）技术服务规范书</w:t>
      </w:r>
      <w:r>
        <w:rPr>
          <w:rFonts w:asciiTheme="minorEastAsia" w:eastAsiaTheme="minorEastAsia" w:hAnsiTheme="minorEastAsia" w:hint="eastAsia"/>
          <w:color w:val="000000" w:themeColor="text1"/>
          <w:sz w:val="24"/>
          <w:szCs w:val="24"/>
        </w:rPr>
        <w:t>》</w:t>
      </w:r>
    </w:p>
    <w:p w14:paraId="3903A0F8" w14:textId="77777777" w:rsidR="00553AFE" w:rsidRPr="000B3CBD" w:rsidRDefault="00553AFE" w:rsidP="00A67F0D">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《灵犀云三期扩容工程项目（AI统一云平台与</w:t>
      </w:r>
      <w:r>
        <w:rPr>
          <w:rFonts w:asciiTheme="minorEastAsia" w:eastAsiaTheme="minorEastAsia" w:hAnsiTheme="minorEastAsia"/>
          <w:color w:val="000000" w:themeColor="text1"/>
          <w:sz w:val="24"/>
          <w:szCs w:val="24"/>
        </w:rPr>
        <w:t>通用能力</w:t>
      </w:r>
      <w:r w:rsidRPr="00FE0476">
        <w:rPr>
          <w:rFonts w:asciiTheme="minorEastAsia" w:eastAsiaTheme="minorEastAsia" w:hAnsiTheme="minorEastAsia" w:hint="eastAsia"/>
          <w:color w:val="000000" w:themeColor="text1"/>
          <w:sz w:val="24"/>
          <w:szCs w:val="24"/>
        </w:rPr>
        <w:t>）技术服务规范书</w:t>
      </w:r>
      <w:r>
        <w:rPr>
          <w:rFonts w:asciiTheme="minorEastAsia" w:eastAsiaTheme="minorEastAsia" w:hAnsiTheme="minorEastAsia" w:hint="eastAsia"/>
          <w:color w:val="000000" w:themeColor="text1"/>
          <w:sz w:val="24"/>
          <w:szCs w:val="24"/>
        </w:rPr>
        <w:t>》</w:t>
      </w:r>
    </w:p>
    <w:p w14:paraId="5B431A1E" w14:textId="77777777" w:rsidR="00553AFE" w:rsidRDefault="00553AFE" w:rsidP="00A67F0D">
      <w:pPr>
        <w:numPr>
          <w:ilvl w:val="0"/>
          <w:numId w:val="2"/>
        </w:numPr>
        <w:spacing w:line="360" w:lineRule="auto"/>
        <w:rPr>
          <w:rFonts w:asciiTheme="minorEastAsia" w:eastAsiaTheme="minorEastAsia" w:hAnsiTheme="minorEastAsia"/>
          <w:color w:val="000000" w:themeColor="text1"/>
          <w:sz w:val="24"/>
          <w:szCs w:val="24"/>
        </w:rPr>
      </w:pPr>
      <w:bookmarkStart w:id="4" w:name="_Hlk494121239"/>
      <w:r>
        <w:rPr>
          <w:rFonts w:asciiTheme="minorEastAsia" w:eastAsiaTheme="minorEastAsia" w:hAnsiTheme="minorEastAsia" w:hint="eastAsia"/>
          <w:color w:val="000000" w:themeColor="text1"/>
          <w:sz w:val="24"/>
          <w:szCs w:val="24"/>
        </w:rPr>
        <w:t>《咪咕</w:t>
      </w:r>
      <w:ins w:id="5" w:author="lenovo" w:date="2017-09-29T09:23:00Z">
        <w:r>
          <w:rPr>
            <w:rFonts w:asciiTheme="minorEastAsia" w:eastAsiaTheme="minorEastAsia" w:hAnsiTheme="minorEastAsia" w:hint="eastAsia"/>
            <w:color w:val="000000" w:themeColor="text1"/>
            <w:sz w:val="24"/>
            <w:szCs w:val="24"/>
          </w:rPr>
          <w:t>公司</w:t>
        </w:r>
      </w:ins>
      <w:del w:id="6" w:author="lenovo" w:date="2017-09-29T09:23:00Z">
        <w:r w:rsidDel="00034AD0">
          <w:rPr>
            <w:rFonts w:asciiTheme="minorEastAsia" w:eastAsiaTheme="minorEastAsia" w:hAnsiTheme="minorEastAsia" w:hint="eastAsia"/>
            <w:color w:val="000000" w:themeColor="text1"/>
            <w:sz w:val="24"/>
            <w:szCs w:val="24"/>
          </w:rPr>
          <w:delText>文化</w:delText>
        </w:r>
      </w:del>
      <w:r>
        <w:rPr>
          <w:rFonts w:asciiTheme="minorEastAsia" w:eastAsiaTheme="minorEastAsia" w:hAnsiTheme="minorEastAsia" w:hint="eastAsia"/>
          <w:color w:val="000000" w:themeColor="text1"/>
          <w:sz w:val="24"/>
          <w:szCs w:val="24"/>
        </w:rPr>
        <w:t>AI能力数据</w:t>
      </w:r>
      <w:r>
        <w:rPr>
          <w:rFonts w:asciiTheme="minorEastAsia" w:eastAsiaTheme="minorEastAsia" w:hAnsiTheme="minorEastAsia"/>
          <w:color w:val="000000" w:themeColor="text1"/>
          <w:sz w:val="24"/>
          <w:szCs w:val="24"/>
        </w:rPr>
        <w:t>规范</w:t>
      </w:r>
      <w:r>
        <w:rPr>
          <w:rFonts w:asciiTheme="minorEastAsia" w:eastAsiaTheme="minorEastAsia" w:hAnsiTheme="minorEastAsia" w:hint="eastAsia"/>
          <w:color w:val="000000" w:themeColor="text1"/>
          <w:sz w:val="24"/>
          <w:szCs w:val="24"/>
        </w:rPr>
        <w:t>》</w:t>
      </w:r>
    </w:p>
    <w:p w14:paraId="384DCA70" w14:textId="77777777" w:rsidR="00553AFE" w:rsidRDefault="00553AFE" w:rsidP="00A67F0D">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《咪咕</w:t>
      </w:r>
      <w:ins w:id="7" w:author="lenovo" w:date="2017-09-29T09:23:00Z">
        <w:r>
          <w:rPr>
            <w:rFonts w:asciiTheme="minorEastAsia" w:eastAsiaTheme="minorEastAsia" w:hAnsiTheme="minorEastAsia" w:hint="eastAsia"/>
            <w:color w:val="000000" w:themeColor="text1"/>
            <w:sz w:val="24"/>
            <w:szCs w:val="24"/>
          </w:rPr>
          <w:t>公司</w:t>
        </w:r>
      </w:ins>
      <w:del w:id="8" w:author="lenovo" w:date="2017-09-29T09:23:00Z">
        <w:r w:rsidDel="00034AD0">
          <w:rPr>
            <w:rFonts w:asciiTheme="minorEastAsia" w:eastAsiaTheme="minorEastAsia" w:hAnsiTheme="minorEastAsia"/>
            <w:color w:val="000000" w:themeColor="text1"/>
            <w:sz w:val="24"/>
            <w:szCs w:val="24"/>
          </w:rPr>
          <w:delText>文化</w:delText>
        </w:r>
      </w:del>
      <w:r>
        <w:rPr>
          <w:rFonts w:asciiTheme="minorEastAsia" w:eastAsiaTheme="minorEastAsia" w:hAnsiTheme="minorEastAsia" w:hint="eastAsia"/>
          <w:color w:val="000000" w:themeColor="text1"/>
          <w:sz w:val="24"/>
          <w:szCs w:val="24"/>
        </w:rPr>
        <w:t>AI数据</w:t>
      </w:r>
      <w:r>
        <w:rPr>
          <w:rFonts w:asciiTheme="minorEastAsia" w:eastAsiaTheme="minorEastAsia" w:hAnsiTheme="minorEastAsia"/>
          <w:color w:val="000000" w:themeColor="text1"/>
          <w:sz w:val="24"/>
          <w:szCs w:val="24"/>
        </w:rPr>
        <w:t>标注规范</w:t>
      </w:r>
      <w:r>
        <w:rPr>
          <w:rFonts w:asciiTheme="minorEastAsia" w:eastAsiaTheme="minorEastAsia" w:hAnsiTheme="minorEastAsia" w:hint="eastAsia"/>
          <w:color w:val="000000" w:themeColor="text1"/>
          <w:sz w:val="24"/>
          <w:szCs w:val="24"/>
        </w:rPr>
        <w:t>》</w:t>
      </w:r>
    </w:p>
    <w:p w14:paraId="1B5C06DA" w14:textId="27E32FD1" w:rsidR="00553AFE" w:rsidRDefault="00553AFE" w:rsidP="00A67F0D">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w:t>
      </w:r>
      <w:r w:rsidRPr="00553AFE">
        <w:rPr>
          <w:rFonts w:asciiTheme="minorEastAsia" w:eastAsiaTheme="minorEastAsia" w:hAnsiTheme="minorEastAsia" w:hint="eastAsia"/>
          <w:color w:val="000000" w:themeColor="text1"/>
          <w:sz w:val="24"/>
          <w:szCs w:val="24"/>
        </w:rPr>
        <w:t>游戏视频理解AI能力定制项目需求分析方案</w:t>
      </w:r>
      <w:r>
        <w:rPr>
          <w:rFonts w:asciiTheme="minorEastAsia" w:eastAsiaTheme="minorEastAsia" w:hAnsiTheme="minorEastAsia" w:hint="eastAsia"/>
          <w:color w:val="000000" w:themeColor="text1"/>
          <w:sz w:val="24"/>
          <w:szCs w:val="24"/>
        </w:rPr>
        <w:t>》</w:t>
      </w:r>
    </w:p>
    <w:bookmarkEnd w:id="4"/>
    <w:p w14:paraId="025ECB36" w14:textId="77777777" w:rsidR="00314EDD" w:rsidRPr="00665D44" w:rsidRDefault="00314EDD" w:rsidP="0046050E">
      <w:pPr>
        <w:spacing w:line="360" w:lineRule="auto"/>
        <w:rPr>
          <w:rFonts w:asciiTheme="minorEastAsia" w:eastAsiaTheme="minorEastAsia" w:hAnsiTheme="minorEastAsia"/>
          <w:color w:val="000000" w:themeColor="text1"/>
          <w:sz w:val="24"/>
          <w:szCs w:val="24"/>
        </w:rPr>
      </w:pPr>
    </w:p>
    <w:p w14:paraId="09A67544" w14:textId="77777777" w:rsidR="004B29B4" w:rsidRPr="00443456" w:rsidRDefault="00D8623F">
      <w:pPr>
        <w:pStyle w:val="2"/>
        <w:spacing w:beforeLines="50" w:before="156" w:afterLines="50" w:after="156" w:line="240" w:lineRule="auto"/>
        <w:ind w:left="578" w:hanging="578"/>
        <w:rPr>
          <w:rFonts w:asciiTheme="minorEastAsia" w:eastAsiaTheme="minorEastAsia" w:hAnsiTheme="minorEastAsia"/>
          <w:color w:val="000000" w:themeColor="text1"/>
        </w:rPr>
      </w:pPr>
      <w:bookmarkStart w:id="9" w:name="_Toc495864410"/>
      <w:r w:rsidRPr="00443456">
        <w:rPr>
          <w:rFonts w:asciiTheme="minorEastAsia" w:eastAsiaTheme="minorEastAsia" w:hAnsiTheme="minorEastAsia" w:hint="eastAsia"/>
          <w:color w:val="000000" w:themeColor="text1"/>
        </w:rPr>
        <w:t>建设</w:t>
      </w:r>
      <w:r w:rsidRPr="00443456">
        <w:rPr>
          <w:rFonts w:asciiTheme="minorEastAsia" w:eastAsiaTheme="minorEastAsia" w:hAnsiTheme="minorEastAsia"/>
          <w:color w:val="000000" w:themeColor="text1"/>
        </w:rPr>
        <w:t>目标</w:t>
      </w:r>
      <w:bookmarkEnd w:id="9"/>
    </w:p>
    <w:p w14:paraId="3E021F5A" w14:textId="77777777" w:rsidR="00665D44" w:rsidRDefault="00665D44" w:rsidP="00665D44">
      <w:pPr>
        <w:spacing w:line="360" w:lineRule="auto"/>
        <w:ind w:firstLineChars="200" w:firstLine="480"/>
        <w:rPr>
          <w:rFonts w:ascii="宋体" w:hAnsi="宋体"/>
          <w:sz w:val="24"/>
        </w:rPr>
      </w:pPr>
      <w:r>
        <w:rPr>
          <w:rFonts w:ascii="宋体" w:hAnsi="宋体" w:hint="eastAsia"/>
          <w:sz w:val="24"/>
        </w:rPr>
        <w:t>本项目计划建设</w:t>
      </w:r>
      <w:r w:rsidRPr="00E21917">
        <w:rPr>
          <w:rFonts w:ascii="宋体" w:hAnsi="宋体" w:hint="eastAsia"/>
          <w:sz w:val="24"/>
        </w:rPr>
        <w:t>咪咕游戏产品</w:t>
      </w:r>
      <w:r>
        <w:rPr>
          <w:rFonts w:ascii="宋体" w:hAnsi="宋体" w:hint="eastAsia"/>
          <w:sz w:val="24"/>
        </w:rPr>
        <w:t>的</w:t>
      </w:r>
      <w:r w:rsidRPr="00E21917">
        <w:rPr>
          <w:rFonts w:ascii="宋体" w:hAnsi="宋体" w:hint="eastAsia"/>
          <w:sz w:val="24"/>
        </w:rPr>
        <w:t>AI</w:t>
      </w:r>
      <w:r>
        <w:rPr>
          <w:rFonts w:ascii="宋体" w:hAnsi="宋体" w:hint="eastAsia"/>
          <w:sz w:val="24"/>
        </w:rPr>
        <w:t>化定制能力，</w:t>
      </w:r>
      <w:r w:rsidRPr="00E21917">
        <w:rPr>
          <w:rFonts w:ascii="宋体" w:hAnsi="宋体" w:hint="eastAsia"/>
          <w:sz w:val="24"/>
        </w:rPr>
        <w:t>AI</w:t>
      </w:r>
      <w:r>
        <w:rPr>
          <w:rFonts w:ascii="宋体" w:hAnsi="宋体" w:hint="eastAsia"/>
          <w:sz w:val="24"/>
        </w:rPr>
        <w:t>能力由引擎软件和下层原子模型组成</w:t>
      </w:r>
      <w:r w:rsidRPr="00E21917">
        <w:rPr>
          <w:rFonts w:ascii="宋体" w:hAnsi="宋体" w:hint="eastAsia"/>
          <w:sz w:val="24"/>
        </w:rPr>
        <w:t>，在特定深度学习框架下</w:t>
      </w:r>
      <w:r>
        <w:rPr>
          <w:rFonts w:ascii="宋体" w:hAnsi="宋体" w:hint="eastAsia"/>
          <w:sz w:val="24"/>
        </w:rPr>
        <w:t>采用适合的算法构建神经网络，通过基于业务场景的</w:t>
      </w:r>
      <w:r w:rsidRPr="00E21917">
        <w:rPr>
          <w:rFonts w:ascii="宋体" w:hAnsi="宋体" w:hint="eastAsia"/>
          <w:sz w:val="24"/>
        </w:rPr>
        <w:t>数</w:t>
      </w:r>
      <w:r>
        <w:rPr>
          <w:rFonts w:ascii="宋体" w:hAnsi="宋体" w:hint="eastAsia"/>
          <w:sz w:val="24"/>
        </w:rPr>
        <w:t>据集训练，形成原子模型。多个原子模型组合并按照一定的业务逻辑构建</w:t>
      </w:r>
      <w:r>
        <w:rPr>
          <w:rFonts w:ascii="宋体" w:hAnsi="宋体"/>
          <w:sz w:val="24"/>
        </w:rPr>
        <w:t>出</w:t>
      </w:r>
      <w:r>
        <w:rPr>
          <w:rFonts w:ascii="宋体" w:hAnsi="宋体" w:hint="eastAsia"/>
          <w:sz w:val="24"/>
        </w:rPr>
        <w:t>满足业务场景的</w:t>
      </w:r>
      <w:r w:rsidRPr="00E21917">
        <w:rPr>
          <w:rFonts w:ascii="宋体" w:hAnsi="宋体" w:hint="eastAsia"/>
          <w:sz w:val="24"/>
        </w:rPr>
        <w:t>AI能力，多个AI能力的组合形成产品AI化解决方案。</w:t>
      </w:r>
      <w:r w:rsidRPr="00E21917">
        <w:rPr>
          <w:rFonts w:ascii="宋体" w:hAnsi="宋体" w:hint="eastAsia"/>
          <w:sz w:val="24"/>
        </w:rPr>
        <w:lastRenderedPageBreak/>
        <w:t>AI</w:t>
      </w:r>
      <w:r>
        <w:rPr>
          <w:rFonts w:ascii="宋体" w:hAnsi="宋体" w:hint="eastAsia"/>
          <w:sz w:val="24"/>
        </w:rPr>
        <w:t>化能力</w:t>
      </w:r>
      <w:r w:rsidRPr="00E21917">
        <w:rPr>
          <w:rFonts w:ascii="宋体" w:hAnsi="宋体" w:hint="eastAsia"/>
          <w:sz w:val="24"/>
        </w:rPr>
        <w:t>接入AI</w:t>
      </w:r>
      <w:r>
        <w:rPr>
          <w:rFonts w:ascii="宋体" w:hAnsi="宋体" w:hint="eastAsia"/>
          <w:sz w:val="24"/>
        </w:rPr>
        <w:t>统一云平台的前置服务</w:t>
      </w:r>
      <w:r w:rsidRPr="00E21917">
        <w:rPr>
          <w:rFonts w:ascii="宋体" w:hAnsi="宋体" w:hint="eastAsia"/>
          <w:sz w:val="24"/>
        </w:rPr>
        <w:t>子平台，</w:t>
      </w:r>
      <w:r>
        <w:rPr>
          <w:rFonts w:ascii="宋体" w:hAnsi="宋体" w:hint="eastAsia"/>
          <w:sz w:val="24"/>
        </w:rPr>
        <w:t>使用</w:t>
      </w:r>
      <w:r>
        <w:rPr>
          <w:rFonts w:ascii="宋体" w:hAnsi="宋体"/>
          <w:sz w:val="24"/>
        </w:rPr>
        <w:t>平台的</w:t>
      </w:r>
      <w:r>
        <w:rPr>
          <w:rFonts w:ascii="宋体" w:hAnsi="宋体" w:hint="eastAsia"/>
          <w:sz w:val="24"/>
        </w:rPr>
        <w:t>服务</w:t>
      </w:r>
      <w:r>
        <w:rPr>
          <w:rFonts w:ascii="宋体" w:hAnsi="宋体"/>
          <w:sz w:val="24"/>
        </w:rPr>
        <w:t>编排能力</w:t>
      </w:r>
      <w:r w:rsidRPr="00E21917">
        <w:rPr>
          <w:rFonts w:ascii="宋体" w:hAnsi="宋体" w:hint="eastAsia"/>
          <w:sz w:val="24"/>
        </w:rPr>
        <w:t>对外提供HTTP API接口</w:t>
      </w:r>
      <w:r>
        <w:rPr>
          <w:rFonts w:ascii="宋体" w:hAnsi="宋体" w:hint="eastAsia"/>
          <w:sz w:val="24"/>
        </w:rPr>
        <w:t>。</w:t>
      </w:r>
    </w:p>
    <w:p w14:paraId="72799F87" w14:textId="77777777" w:rsidR="00665D44" w:rsidRDefault="00665D44" w:rsidP="00665D44">
      <w:pPr>
        <w:spacing w:line="360" w:lineRule="auto"/>
        <w:ind w:firstLineChars="200" w:firstLine="480"/>
        <w:rPr>
          <w:rFonts w:ascii="宋体" w:hAnsi="宋体"/>
          <w:sz w:val="24"/>
        </w:rPr>
      </w:pPr>
      <w:r w:rsidRPr="0065005D">
        <w:rPr>
          <w:rFonts w:ascii="宋体" w:hAnsi="宋体" w:hint="eastAsia"/>
          <w:sz w:val="24"/>
        </w:rPr>
        <w:t>咪咕游戏AI</w:t>
      </w:r>
      <w:r>
        <w:rPr>
          <w:rFonts w:ascii="宋体" w:hAnsi="宋体" w:hint="eastAsia"/>
          <w:sz w:val="24"/>
        </w:rPr>
        <w:t>能力包括</w:t>
      </w:r>
      <w:r w:rsidRPr="0065005D">
        <w:rPr>
          <w:rFonts w:ascii="宋体" w:hAnsi="宋体" w:hint="eastAsia"/>
          <w:sz w:val="24"/>
        </w:rPr>
        <w:t>游戏特定主体检测能力、游戏关键场景提取能力、游戏技能招式识别能力、游戏精彩度理解能力、游戏精彩视频剪辑能力</w:t>
      </w:r>
      <w:r>
        <w:rPr>
          <w:rFonts w:ascii="宋体" w:hAnsi="宋体" w:hint="eastAsia"/>
          <w:sz w:val="24"/>
        </w:rPr>
        <w:t>共</w:t>
      </w:r>
      <w:r w:rsidRPr="0065005D">
        <w:rPr>
          <w:rFonts w:ascii="宋体" w:hAnsi="宋体" w:hint="eastAsia"/>
          <w:sz w:val="24"/>
        </w:rPr>
        <w:t>五部分</w:t>
      </w:r>
      <w:r>
        <w:rPr>
          <w:rFonts w:ascii="宋体" w:hAnsi="宋体" w:hint="eastAsia"/>
          <w:sz w:val="24"/>
        </w:rPr>
        <w:t>，</w:t>
      </w:r>
      <w:r>
        <w:rPr>
          <w:rFonts w:ascii="宋体" w:hAnsi="宋体"/>
          <w:sz w:val="24"/>
        </w:rPr>
        <w:t>五</w:t>
      </w:r>
      <w:r>
        <w:rPr>
          <w:rFonts w:ascii="宋体" w:hAnsi="宋体" w:hint="eastAsia"/>
          <w:sz w:val="24"/>
        </w:rPr>
        <w:t>部分</w:t>
      </w:r>
      <w:r>
        <w:rPr>
          <w:rFonts w:ascii="宋体" w:hAnsi="宋体"/>
          <w:sz w:val="24"/>
        </w:rPr>
        <w:t>的先后关系为：</w:t>
      </w:r>
    </w:p>
    <w:p w14:paraId="3EE9E419" w14:textId="77777777" w:rsidR="00665D44" w:rsidRDefault="00665D44" w:rsidP="00665D44">
      <w:pPr>
        <w:spacing w:line="360" w:lineRule="auto"/>
      </w:pPr>
      <w:r>
        <w:object w:dxaOrig="10771" w:dyaOrig="1065" w14:anchorId="38D7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41.3pt" o:ole="">
            <v:imagedata r:id="rId9" o:title=""/>
          </v:shape>
          <o:OLEObject Type="Embed" ProgID="Visio.Drawing.15" ShapeID="_x0000_i1025" DrawAspect="Content" ObjectID="_1569845789" r:id="rId10"/>
        </w:object>
      </w:r>
    </w:p>
    <w:p w14:paraId="2DE055D8" w14:textId="77777777" w:rsidR="00665D44" w:rsidRPr="002239A7" w:rsidRDefault="00665D44" w:rsidP="00665D44">
      <w:pPr>
        <w:spacing w:line="360" w:lineRule="auto"/>
        <w:ind w:firstLineChars="200" w:firstLine="480"/>
        <w:rPr>
          <w:sz w:val="24"/>
          <w:szCs w:val="24"/>
        </w:rPr>
      </w:pPr>
      <w:r w:rsidRPr="002239A7">
        <w:rPr>
          <w:rFonts w:hint="eastAsia"/>
          <w:sz w:val="24"/>
          <w:szCs w:val="24"/>
        </w:rPr>
        <w:t>项目</w:t>
      </w:r>
      <w:r w:rsidRPr="002239A7">
        <w:rPr>
          <w:sz w:val="24"/>
          <w:szCs w:val="24"/>
        </w:rPr>
        <w:t>主要实现的业务场景如下</w:t>
      </w:r>
      <w:r w:rsidRPr="002239A7">
        <w:rPr>
          <w:rFonts w:hint="eastAsia"/>
          <w:sz w:val="24"/>
          <w:szCs w:val="24"/>
        </w:rPr>
        <w:t>：</w:t>
      </w:r>
    </w:p>
    <w:p w14:paraId="124A133E" w14:textId="77777777" w:rsidR="00665D44" w:rsidRDefault="00665D44" w:rsidP="00A67F0D">
      <w:pPr>
        <w:numPr>
          <w:ilvl w:val="0"/>
          <w:numId w:val="12"/>
        </w:numPr>
        <w:spacing w:line="360" w:lineRule="auto"/>
        <w:rPr>
          <w:rFonts w:ascii="宋体" w:hAnsi="宋体"/>
          <w:sz w:val="24"/>
        </w:rPr>
      </w:pPr>
      <w:r>
        <w:rPr>
          <w:rFonts w:ascii="宋体" w:hAnsi="宋体" w:hint="eastAsia"/>
          <w:sz w:val="24"/>
        </w:rPr>
        <w:t>游戏特定主体检测</w:t>
      </w:r>
    </w:p>
    <w:p w14:paraId="3ED0E7D9" w14:textId="77777777" w:rsidR="00665D44" w:rsidRPr="0056129A" w:rsidRDefault="00665D44" w:rsidP="00665D44">
      <w:pPr>
        <w:spacing w:line="360" w:lineRule="auto"/>
        <w:ind w:firstLineChars="200" w:firstLine="480"/>
        <w:rPr>
          <w:rFonts w:ascii="宋体" w:hAnsi="宋体"/>
          <w:sz w:val="32"/>
        </w:rPr>
      </w:pPr>
      <w:r w:rsidRPr="0056129A">
        <w:rPr>
          <w:rFonts w:ascii="宋体" w:hAnsi="宋体"/>
          <w:sz w:val="24"/>
          <w:szCs w:val="21"/>
        </w:rPr>
        <w:t>AI</w:t>
      </w:r>
      <w:r>
        <w:rPr>
          <w:rFonts w:ascii="宋体" w:hAnsi="宋体" w:hint="eastAsia"/>
          <w:sz w:val="24"/>
          <w:szCs w:val="21"/>
        </w:rPr>
        <w:t>对</w:t>
      </w:r>
      <w:r w:rsidRPr="0056129A">
        <w:rPr>
          <w:rFonts w:ascii="宋体" w:hAnsi="宋体" w:hint="eastAsia"/>
          <w:sz w:val="24"/>
          <w:szCs w:val="21"/>
        </w:rPr>
        <w:t>游戏</w:t>
      </w:r>
      <w:r w:rsidRPr="0056129A">
        <w:rPr>
          <w:rFonts w:ascii="宋体" w:hAnsi="宋体"/>
          <w:sz w:val="24"/>
          <w:szCs w:val="21"/>
        </w:rPr>
        <w:t>视频资源进行处理</w:t>
      </w:r>
      <w:r w:rsidRPr="0056129A">
        <w:rPr>
          <w:rFonts w:ascii="宋体" w:hAnsi="宋体" w:hint="eastAsia"/>
          <w:sz w:val="24"/>
          <w:szCs w:val="21"/>
        </w:rPr>
        <w:t>，扫描</w:t>
      </w:r>
      <w:r w:rsidRPr="0056129A">
        <w:rPr>
          <w:rFonts w:ascii="宋体" w:hAnsi="宋体"/>
          <w:sz w:val="24"/>
          <w:szCs w:val="21"/>
        </w:rPr>
        <w:t>视频</w:t>
      </w:r>
      <w:r w:rsidRPr="0056129A">
        <w:rPr>
          <w:rFonts w:ascii="宋体" w:hAnsi="宋体" w:hint="eastAsia"/>
          <w:sz w:val="24"/>
          <w:szCs w:val="21"/>
        </w:rPr>
        <w:t>中</w:t>
      </w:r>
      <w:r w:rsidRPr="0056129A">
        <w:rPr>
          <w:rFonts w:ascii="宋体" w:hAnsi="宋体"/>
          <w:sz w:val="24"/>
          <w:szCs w:val="21"/>
        </w:rPr>
        <w:t>的</w:t>
      </w:r>
      <w:r w:rsidRPr="0056129A">
        <w:rPr>
          <w:rFonts w:ascii="宋体" w:hAnsi="宋体" w:hint="eastAsia"/>
          <w:sz w:val="24"/>
          <w:szCs w:val="21"/>
        </w:rPr>
        <w:t>每一帧图像，</w:t>
      </w:r>
      <w:r w:rsidRPr="0056129A">
        <w:rPr>
          <w:rFonts w:ascii="宋体" w:hAnsi="宋体" w:hint="eastAsia"/>
          <w:bCs/>
          <w:sz w:val="24"/>
          <w:szCs w:val="21"/>
        </w:rPr>
        <w:t>检测出</w:t>
      </w:r>
      <w:r w:rsidRPr="0056129A">
        <w:rPr>
          <w:rFonts w:ascii="宋体" w:hAnsi="宋体"/>
          <w:bCs/>
          <w:sz w:val="24"/>
          <w:szCs w:val="21"/>
        </w:rPr>
        <w:t>特定</w:t>
      </w:r>
      <w:r>
        <w:rPr>
          <w:rFonts w:ascii="宋体" w:hAnsi="宋体" w:hint="eastAsia"/>
          <w:bCs/>
          <w:sz w:val="24"/>
          <w:szCs w:val="21"/>
        </w:rPr>
        <w:t>的</w:t>
      </w:r>
      <w:r w:rsidRPr="0056129A">
        <w:rPr>
          <w:rFonts w:ascii="宋体" w:hAnsi="宋体"/>
          <w:bCs/>
          <w:sz w:val="24"/>
          <w:szCs w:val="21"/>
        </w:rPr>
        <w:t>游戏人物</w:t>
      </w:r>
      <w:r w:rsidRPr="0056129A">
        <w:rPr>
          <w:rFonts w:ascii="宋体" w:hAnsi="宋体" w:hint="eastAsia"/>
          <w:bCs/>
          <w:sz w:val="24"/>
          <w:szCs w:val="21"/>
        </w:rPr>
        <w:t>、道具</w:t>
      </w:r>
      <w:r w:rsidRPr="0056129A">
        <w:rPr>
          <w:rFonts w:ascii="宋体" w:hAnsi="宋体"/>
          <w:bCs/>
          <w:sz w:val="24"/>
          <w:szCs w:val="21"/>
        </w:rPr>
        <w:t>等主体</w:t>
      </w:r>
      <w:r w:rsidRPr="0056129A">
        <w:rPr>
          <w:rFonts w:ascii="宋体" w:hAnsi="宋体" w:hint="eastAsia"/>
          <w:bCs/>
          <w:sz w:val="24"/>
          <w:szCs w:val="21"/>
        </w:rPr>
        <w:t>形象。</w:t>
      </w:r>
    </w:p>
    <w:p w14:paraId="6F5B3DC1" w14:textId="77777777" w:rsidR="00665D44" w:rsidRDefault="00665D44" w:rsidP="00A67F0D">
      <w:pPr>
        <w:numPr>
          <w:ilvl w:val="0"/>
          <w:numId w:val="12"/>
        </w:numPr>
        <w:spacing w:line="360" w:lineRule="auto"/>
        <w:rPr>
          <w:rFonts w:ascii="宋体" w:hAnsi="宋体"/>
          <w:sz w:val="24"/>
        </w:rPr>
      </w:pPr>
      <w:r>
        <w:rPr>
          <w:rFonts w:ascii="宋体" w:hAnsi="宋体" w:hint="eastAsia"/>
          <w:sz w:val="24"/>
        </w:rPr>
        <w:t>游戏关键场景提取</w:t>
      </w:r>
    </w:p>
    <w:p w14:paraId="1A5D11B9" w14:textId="77777777" w:rsidR="00665D44" w:rsidRPr="007A39D6" w:rsidRDefault="00665D44" w:rsidP="00665D44">
      <w:pPr>
        <w:spacing w:line="360" w:lineRule="auto"/>
        <w:ind w:firstLineChars="200" w:firstLine="480"/>
        <w:rPr>
          <w:rFonts w:ascii="宋体" w:hAnsi="宋体"/>
          <w:sz w:val="24"/>
          <w:szCs w:val="24"/>
        </w:rPr>
      </w:pPr>
      <w:r w:rsidRPr="007A39D6">
        <w:rPr>
          <w:rFonts w:ascii="宋体" w:hAnsi="宋体"/>
          <w:sz w:val="24"/>
          <w:szCs w:val="24"/>
        </w:rPr>
        <w:t>AI</w:t>
      </w:r>
      <w:r>
        <w:rPr>
          <w:rFonts w:hint="eastAsia"/>
          <w:sz w:val="24"/>
          <w:szCs w:val="24"/>
        </w:rPr>
        <w:t>对</w:t>
      </w:r>
      <w:r w:rsidRPr="007A39D6">
        <w:rPr>
          <w:rFonts w:hint="eastAsia"/>
          <w:sz w:val="24"/>
          <w:szCs w:val="24"/>
        </w:rPr>
        <w:t>游戏</w:t>
      </w:r>
      <w:r w:rsidRPr="007A39D6">
        <w:rPr>
          <w:sz w:val="24"/>
          <w:szCs w:val="24"/>
        </w:rPr>
        <w:t>视频资源进行处理</w:t>
      </w:r>
      <w:r w:rsidRPr="007A39D6">
        <w:rPr>
          <w:rFonts w:hint="eastAsia"/>
          <w:sz w:val="24"/>
          <w:szCs w:val="24"/>
        </w:rPr>
        <w:t>，扫描</w:t>
      </w:r>
      <w:r w:rsidRPr="007A39D6">
        <w:rPr>
          <w:sz w:val="24"/>
          <w:szCs w:val="24"/>
        </w:rPr>
        <w:t>视频</w:t>
      </w:r>
      <w:r w:rsidRPr="007A39D6">
        <w:rPr>
          <w:rFonts w:hint="eastAsia"/>
          <w:sz w:val="24"/>
          <w:szCs w:val="24"/>
        </w:rPr>
        <w:t>中</w:t>
      </w:r>
      <w:r w:rsidRPr="007A39D6">
        <w:rPr>
          <w:sz w:val="24"/>
          <w:szCs w:val="24"/>
        </w:rPr>
        <w:t>的</w:t>
      </w:r>
      <w:r w:rsidRPr="007A39D6">
        <w:rPr>
          <w:rFonts w:hint="eastAsia"/>
          <w:sz w:val="24"/>
          <w:szCs w:val="24"/>
        </w:rPr>
        <w:t>每一帧图像，</w:t>
      </w:r>
      <w:r w:rsidRPr="007A39D6">
        <w:rPr>
          <w:rFonts w:hint="eastAsia"/>
          <w:bCs/>
          <w:sz w:val="24"/>
          <w:szCs w:val="24"/>
        </w:rPr>
        <w:t>提取出指定</w:t>
      </w:r>
      <w:r w:rsidRPr="007A39D6">
        <w:rPr>
          <w:bCs/>
          <w:sz w:val="24"/>
          <w:szCs w:val="24"/>
        </w:rPr>
        <w:t>的游戏</w:t>
      </w:r>
      <w:r w:rsidRPr="007A39D6">
        <w:rPr>
          <w:rFonts w:hint="eastAsia"/>
          <w:bCs/>
          <w:sz w:val="24"/>
          <w:szCs w:val="24"/>
        </w:rPr>
        <w:t>关键场景。</w:t>
      </w:r>
    </w:p>
    <w:p w14:paraId="7F7D9C60" w14:textId="77777777" w:rsidR="00665D44" w:rsidRDefault="00665D44" w:rsidP="00A67F0D">
      <w:pPr>
        <w:numPr>
          <w:ilvl w:val="0"/>
          <w:numId w:val="12"/>
        </w:numPr>
        <w:spacing w:line="360" w:lineRule="auto"/>
        <w:rPr>
          <w:rFonts w:ascii="宋体" w:hAnsi="宋体"/>
          <w:sz w:val="24"/>
        </w:rPr>
      </w:pPr>
      <w:r>
        <w:rPr>
          <w:rFonts w:ascii="宋体" w:hAnsi="宋体" w:hint="eastAsia"/>
          <w:sz w:val="24"/>
        </w:rPr>
        <w:t>游戏技能招式识别</w:t>
      </w:r>
    </w:p>
    <w:p w14:paraId="10E51B98" w14:textId="77777777" w:rsidR="00665D44" w:rsidRPr="00786425" w:rsidRDefault="00665D44" w:rsidP="00665D44">
      <w:pPr>
        <w:spacing w:line="360" w:lineRule="auto"/>
        <w:ind w:firstLineChars="200" w:firstLine="480"/>
        <w:rPr>
          <w:rFonts w:ascii="宋体" w:hAnsi="宋体"/>
          <w:sz w:val="32"/>
        </w:rPr>
      </w:pPr>
      <w:r w:rsidRPr="00786425">
        <w:rPr>
          <w:rFonts w:ascii="宋体" w:hAnsi="宋体"/>
          <w:sz w:val="24"/>
          <w:szCs w:val="21"/>
        </w:rPr>
        <w:t>AI</w:t>
      </w:r>
      <w:r>
        <w:rPr>
          <w:rFonts w:ascii="宋体" w:hAnsi="宋体" w:hint="eastAsia"/>
          <w:sz w:val="24"/>
          <w:szCs w:val="21"/>
        </w:rPr>
        <w:t>对</w:t>
      </w:r>
      <w:r w:rsidRPr="00786425">
        <w:rPr>
          <w:rFonts w:ascii="宋体" w:hAnsi="宋体" w:hint="eastAsia"/>
          <w:sz w:val="24"/>
          <w:szCs w:val="21"/>
        </w:rPr>
        <w:t>游戏</w:t>
      </w:r>
      <w:r w:rsidRPr="00786425">
        <w:rPr>
          <w:rFonts w:ascii="宋体" w:hAnsi="宋体"/>
          <w:sz w:val="24"/>
          <w:szCs w:val="21"/>
        </w:rPr>
        <w:t>视频资源进行处理</w:t>
      </w:r>
      <w:r w:rsidRPr="00786425">
        <w:rPr>
          <w:rFonts w:ascii="宋体" w:hAnsi="宋体" w:hint="eastAsia"/>
          <w:sz w:val="24"/>
          <w:szCs w:val="21"/>
        </w:rPr>
        <w:t>，扫描</w:t>
      </w:r>
      <w:r w:rsidRPr="00786425">
        <w:rPr>
          <w:rFonts w:ascii="宋体" w:hAnsi="宋体"/>
          <w:sz w:val="24"/>
          <w:szCs w:val="21"/>
        </w:rPr>
        <w:t>视频</w:t>
      </w:r>
      <w:r w:rsidRPr="00786425">
        <w:rPr>
          <w:rFonts w:ascii="宋体" w:hAnsi="宋体" w:hint="eastAsia"/>
          <w:sz w:val="24"/>
          <w:szCs w:val="21"/>
        </w:rPr>
        <w:t>中</w:t>
      </w:r>
      <w:r w:rsidRPr="00786425">
        <w:rPr>
          <w:rFonts w:ascii="宋体" w:hAnsi="宋体"/>
          <w:sz w:val="24"/>
          <w:szCs w:val="21"/>
        </w:rPr>
        <w:t>的</w:t>
      </w:r>
      <w:r w:rsidRPr="00786425">
        <w:rPr>
          <w:rFonts w:ascii="宋体" w:hAnsi="宋体" w:hint="eastAsia"/>
          <w:sz w:val="24"/>
          <w:szCs w:val="21"/>
        </w:rPr>
        <w:t>每一帧图像，</w:t>
      </w:r>
      <w:r w:rsidRPr="00786425">
        <w:rPr>
          <w:rFonts w:ascii="宋体" w:hAnsi="宋体" w:hint="eastAsia"/>
          <w:bCs/>
          <w:sz w:val="24"/>
          <w:szCs w:val="21"/>
        </w:rPr>
        <w:t>识别出指定</w:t>
      </w:r>
      <w:r w:rsidRPr="00786425">
        <w:rPr>
          <w:rFonts w:ascii="宋体" w:hAnsi="宋体"/>
          <w:bCs/>
          <w:sz w:val="24"/>
          <w:szCs w:val="21"/>
        </w:rPr>
        <w:t>的游戏</w:t>
      </w:r>
      <w:r w:rsidRPr="00786425">
        <w:rPr>
          <w:rFonts w:ascii="宋体" w:hAnsi="宋体" w:hint="eastAsia"/>
          <w:bCs/>
          <w:sz w:val="24"/>
          <w:szCs w:val="21"/>
        </w:rPr>
        <w:t>人物技能</w:t>
      </w:r>
      <w:r w:rsidRPr="00786425">
        <w:rPr>
          <w:rFonts w:ascii="宋体" w:hAnsi="宋体"/>
          <w:bCs/>
          <w:sz w:val="24"/>
          <w:szCs w:val="21"/>
        </w:rPr>
        <w:t>招式</w:t>
      </w:r>
      <w:r w:rsidRPr="00786425">
        <w:rPr>
          <w:rFonts w:ascii="宋体" w:hAnsi="宋体" w:hint="eastAsia"/>
          <w:bCs/>
          <w:sz w:val="24"/>
          <w:szCs w:val="21"/>
        </w:rPr>
        <w:t>。</w:t>
      </w:r>
    </w:p>
    <w:p w14:paraId="40604E7D" w14:textId="77777777" w:rsidR="00665D44" w:rsidRDefault="00665D44" w:rsidP="00A67F0D">
      <w:pPr>
        <w:numPr>
          <w:ilvl w:val="0"/>
          <w:numId w:val="12"/>
        </w:numPr>
        <w:spacing w:line="360" w:lineRule="auto"/>
        <w:rPr>
          <w:rFonts w:ascii="宋体" w:hAnsi="宋体"/>
          <w:sz w:val="24"/>
        </w:rPr>
      </w:pPr>
      <w:r>
        <w:rPr>
          <w:rFonts w:ascii="宋体" w:hAnsi="宋体" w:hint="eastAsia"/>
          <w:sz w:val="24"/>
        </w:rPr>
        <w:t>游戏精彩度理解</w:t>
      </w:r>
    </w:p>
    <w:p w14:paraId="49AFFB0F" w14:textId="77777777" w:rsidR="00665D44" w:rsidRPr="00786425" w:rsidRDefault="00665D44" w:rsidP="00665D44">
      <w:pPr>
        <w:spacing w:line="360" w:lineRule="auto"/>
        <w:ind w:firstLineChars="200" w:firstLine="480"/>
        <w:rPr>
          <w:rFonts w:ascii="宋体" w:hAnsi="宋体"/>
          <w:sz w:val="32"/>
        </w:rPr>
      </w:pPr>
      <w:r w:rsidRPr="00786425">
        <w:rPr>
          <w:rFonts w:ascii="宋体" w:hAnsi="宋体"/>
          <w:sz w:val="24"/>
          <w:szCs w:val="21"/>
        </w:rPr>
        <w:t>AI</w:t>
      </w:r>
      <w:r w:rsidRPr="00786425">
        <w:rPr>
          <w:rFonts w:ascii="宋体" w:hAnsi="宋体" w:hint="eastAsia"/>
          <w:sz w:val="24"/>
          <w:szCs w:val="21"/>
        </w:rPr>
        <w:t>识别</w:t>
      </w:r>
      <w:r>
        <w:rPr>
          <w:rFonts w:ascii="宋体" w:hAnsi="宋体" w:hint="eastAsia"/>
          <w:sz w:val="24"/>
          <w:szCs w:val="21"/>
        </w:rPr>
        <w:t>出</w:t>
      </w:r>
      <w:r w:rsidRPr="00786425">
        <w:rPr>
          <w:rFonts w:ascii="宋体" w:hAnsi="宋体"/>
          <w:sz w:val="24"/>
          <w:szCs w:val="21"/>
        </w:rPr>
        <w:t>视频</w:t>
      </w:r>
      <w:r w:rsidRPr="00786425">
        <w:rPr>
          <w:rFonts w:ascii="宋体" w:hAnsi="宋体" w:hint="eastAsia"/>
          <w:sz w:val="24"/>
          <w:szCs w:val="21"/>
        </w:rPr>
        <w:t>每</w:t>
      </w:r>
      <w:r w:rsidRPr="00786425">
        <w:rPr>
          <w:rFonts w:ascii="宋体" w:hAnsi="宋体"/>
          <w:sz w:val="24"/>
          <w:szCs w:val="21"/>
        </w:rPr>
        <w:t>一帧</w:t>
      </w:r>
      <w:r w:rsidRPr="00786425">
        <w:rPr>
          <w:rFonts w:ascii="宋体" w:hAnsi="宋体" w:hint="eastAsia"/>
          <w:sz w:val="24"/>
          <w:szCs w:val="21"/>
        </w:rPr>
        <w:t>图像</w:t>
      </w:r>
      <w:r w:rsidRPr="00786425">
        <w:rPr>
          <w:rFonts w:ascii="宋体" w:hAnsi="宋体"/>
          <w:sz w:val="24"/>
          <w:szCs w:val="21"/>
        </w:rPr>
        <w:t>中</w:t>
      </w:r>
      <w:r w:rsidRPr="00786425">
        <w:rPr>
          <w:rFonts w:ascii="宋体" w:hAnsi="宋体" w:hint="eastAsia"/>
          <w:sz w:val="24"/>
          <w:szCs w:val="21"/>
        </w:rPr>
        <w:t>指定的主体</w:t>
      </w:r>
      <w:r w:rsidRPr="00786425">
        <w:rPr>
          <w:rFonts w:ascii="宋体" w:hAnsi="宋体"/>
          <w:sz w:val="24"/>
          <w:szCs w:val="21"/>
        </w:rPr>
        <w:t>形象、</w:t>
      </w:r>
      <w:r w:rsidRPr="00786425">
        <w:rPr>
          <w:rFonts w:ascii="宋体" w:hAnsi="宋体" w:hint="eastAsia"/>
          <w:sz w:val="24"/>
          <w:szCs w:val="21"/>
        </w:rPr>
        <w:t>关键</w:t>
      </w:r>
      <w:r w:rsidRPr="00786425">
        <w:rPr>
          <w:rFonts w:ascii="宋体" w:hAnsi="宋体"/>
          <w:sz w:val="24"/>
          <w:szCs w:val="21"/>
        </w:rPr>
        <w:t>场景、</w:t>
      </w:r>
      <w:r w:rsidRPr="00786425">
        <w:rPr>
          <w:rFonts w:ascii="宋体" w:hAnsi="宋体" w:hint="eastAsia"/>
          <w:sz w:val="24"/>
          <w:szCs w:val="21"/>
        </w:rPr>
        <w:t>人物招式</w:t>
      </w:r>
      <w:r w:rsidRPr="00786425">
        <w:rPr>
          <w:rFonts w:ascii="宋体" w:hAnsi="宋体"/>
          <w:sz w:val="24"/>
          <w:szCs w:val="21"/>
        </w:rPr>
        <w:t>、</w:t>
      </w:r>
      <w:r w:rsidRPr="00786425">
        <w:rPr>
          <w:rFonts w:ascii="宋体" w:hAnsi="宋体" w:hint="eastAsia"/>
          <w:sz w:val="24"/>
          <w:szCs w:val="21"/>
        </w:rPr>
        <w:t>视频</w:t>
      </w:r>
      <w:r w:rsidRPr="00786425">
        <w:rPr>
          <w:rFonts w:ascii="宋体" w:hAnsi="宋体"/>
          <w:sz w:val="24"/>
          <w:szCs w:val="21"/>
        </w:rPr>
        <w:t>标题、</w:t>
      </w:r>
      <w:r w:rsidRPr="00786425">
        <w:rPr>
          <w:rFonts w:ascii="宋体" w:hAnsi="宋体" w:hint="eastAsia"/>
          <w:sz w:val="24"/>
          <w:szCs w:val="21"/>
        </w:rPr>
        <w:t>视频字幕等</w:t>
      </w:r>
      <w:r w:rsidRPr="00786425">
        <w:rPr>
          <w:rFonts w:ascii="宋体" w:hAnsi="宋体"/>
          <w:sz w:val="24"/>
          <w:szCs w:val="21"/>
        </w:rPr>
        <w:t>关键内容</w:t>
      </w:r>
      <w:r w:rsidRPr="00786425">
        <w:rPr>
          <w:rFonts w:ascii="宋体" w:hAnsi="宋体" w:hint="eastAsia"/>
          <w:sz w:val="24"/>
          <w:szCs w:val="21"/>
        </w:rPr>
        <w:t>，并</w:t>
      </w:r>
      <w:r w:rsidRPr="00786425">
        <w:rPr>
          <w:rFonts w:ascii="宋体" w:hAnsi="宋体"/>
          <w:sz w:val="24"/>
          <w:szCs w:val="21"/>
        </w:rPr>
        <w:t>根据</w:t>
      </w:r>
      <w:r w:rsidRPr="00786425">
        <w:rPr>
          <w:rFonts w:ascii="宋体" w:hAnsi="宋体" w:hint="eastAsia"/>
          <w:sz w:val="24"/>
          <w:szCs w:val="21"/>
        </w:rPr>
        <w:t>关键</w:t>
      </w:r>
      <w:r w:rsidRPr="00786425">
        <w:rPr>
          <w:rFonts w:ascii="宋体" w:hAnsi="宋体"/>
          <w:sz w:val="24"/>
          <w:szCs w:val="21"/>
        </w:rPr>
        <w:t>内容</w:t>
      </w:r>
      <w:r w:rsidRPr="00786425">
        <w:rPr>
          <w:rFonts w:ascii="宋体" w:hAnsi="宋体" w:hint="eastAsia"/>
          <w:sz w:val="24"/>
          <w:szCs w:val="21"/>
        </w:rPr>
        <w:t>的</w:t>
      </w:r>
      <w:r w:rsidRPr="00786425">
        <w:rPr>
          <w:rFonts w:ascii="宋体" w:hAnsi="宋体"/>
          <w:sz w:val="24"/>
          <w:szCs w:val="21"/>
        </w:rPr>
        <w:t>语义关系对视频内容</w:t>
      </w:r>
      <w:r>
        <w:rPr>
          <w:rFonts w:ascii="宋体" w:hAnsi="宋体"/>
          <w:sz w:val="24"/>
          <w:szCs w:val="21"/>
        </w:rPr>
        <w:t>进行理解，基于理解</w:t>
      </w:r>
      <w:r w:rsidRPr="00786425">
        <w:rPr>
          <w:rFonts w:ascii="宋体" w:hAnsi="宋体"/>
          <w:sz w:val="24"/>
          <w:szCs w:val="21"/>
        </w:rPr>
        <w:t>结果</w:t>
      </w:r>
      <w:r w:rsidRPr="00786425">
        <w:rPr>
          <w:rFonts w:ascii="宋体" w:hAnsi="宋体" w:hint="eastAsia"/>
          <w:sz w:val="24"/>
          <w:szCs w:val="21"/>
        </w:rPr>
        <w:t>按照</w:t>
      </w:r>
      <w:r w:rsidRPr="00786425">
        <w:rPr>
          <w:rFonts w:ascii="宋体" w:hAnsi="宋体"/>
          <w:sz w:val="24"/>
          <w:szCs w:val="21"/>
        </w:rPr>
        <w:t>规则对视频片段进行精彩度打分</w:t>
      </w:r>
      <w:r w:rsidRPr="00786425">
        <w:rPr>
          <w:rFonts w:ascii="宋体" w:hAnsi="宋体" w:hint="eastAsia"/>
          <w:sz w:val="24"/>
          <w:szCs w:val="21"/>
        </w:rPr>
        <w:t>。</w:t>
      </w:r>
    </w:p>
    <w:p w14:paraId="7F3F4CA1" w14:textId="77777777" w:rsidR="00665D44" w:rsidRDefault="00665D44" w:rsidP="00A67F0D">
      <w:pPr>
        <w:numPr>
          <w:ilvl w:val="0"/>
          <w:numId w:val="12"/>
        </w:numPr>
        <w:spacing w:line="360" w:lineRule="auto"/>
        <w:rPr>
          <w:rFonts w:ascii="宋体" w:hAnsi="宋体"/>
          <w:sz w:val="24"/>
        </w:rPr>
      </w:pPr>
      <w:r>
        <w:rPr>
          <w:rFonts w:ascii="宋体" w:hAnsi="宋体" w:hint="eastAsia"/>
          <w:sz w:val="24"/>
        </w:rPr>
        <w:t>游戏精彩视频剪辑</w:t>
      </w:r>
    </w:p>
    <w:p w14:paraId="77025090" w14:textId="3A6BC90E" w:rsidR="00F9051D" w:rsidRPr="00F9051D" w:rsidRDefault="00665D44" w:rsidP="00665D44">
      <w:pPr>
        <w:spacing w:line="360" w:lineRule="auto"/>
        <w:ind w:firstLineChars="200" w:firstLine="480"/>
        <w:rPr>
          <w:rFonts w:asciiTheme="minorEastAsia" w:eastAsiaTheme="minorEastAsia" w:hAnsiTheme="minorEastAsia"/>
          <w:color w:val="000000" w:themeColor="text1"/>
          <w:sz w:val="32"/>
          <w:szCs w:val="24"/>
        </w:rPr>
      </w:pPr>
      <w:r w:rsidRPr="005B17A9">
        <w:rPr>
          <w:rFonts w:ascii="宋体" w:hAnsi="宋体" w:hint="eastAsia"/>
          <w:sz w:val="24"/>
          <w:szCs w:val="21"/>
        </w:rPr>
        <w:t>AI基于对</w:t>
      </w:r>
      <w:r w:rsidRPr="005B17A9">
        <w:rPr>
          <w:rFonts w:ascii="宋体" w:hAnsi="宋体"/>
          <w:sz w:val="24"/>
          <w:szCs w:val="21"/>
        </w:rPr>
        <w:t>整体视频的理解</w:t>
      </w:r>
      <w:r w:rsidRPr="005B17A9">
        <w:rPr>
          <w:rFonts w:ascii="宋体" w:hAnsi="宋体" w:hint="eastAsia"/>
          <w:sz w:val="24"/>
          <w:szCs w:val="21"/>
        </w:rPr>
        <w:t>和视频片段精彩度得分</w:t>
      </w:r>
      <w:r w:rsidRPr="005B17A9">
        <w:rPr>
          <w:rFonts w:ascii="宋体" w:hAnsi="宋体"/>
          <w:sz w:val="24"/>
          <w:szCs w:val="21"/>
        </w:rPr>
        <w:t>，</w:t>
      </w:r>
      <w:r w:rsidRPr="005B17A9">
        <w:rPr>
          <w:rFonts w:ascii="宋体" w:hAnsi="宋体" w:hint="eastAsia"/>
          <w:sz w:val="24"/>
          <w:szCs w:val="21"/>
        </w:rPr>
        <w:t>按播放</w:t>
      </w:r>
      <w:r w:rsidRPr="005B17A9">
        <w:rPr>
          <w:rFonts w:ascii="宋体" w:hAnsi="宋体"/>
          <w:sz w:val="24"/>
          <w:szCs w:val="21"/>
        </w:rPr>
        <w:t>时间顺序</w:t>
      </w:r>
      <w:r w:rsidRPr="005B17A9">
        <w:rPr>
          <w:rFonts w:ascii="宋体" w:hAnsi="宋体" w:hint="eastAsia"/>
          <w:sz w:val="24"/>
          <w:szCs w:val="21"/>
        </w:rPr>
        <w:t>自动选取</w:t>
      </w:r>
      <w:r w:rsidRPr="005B17A9">
        <w:rPr>
          <w:rFonts w:ascii="宋体" w:hAnsi="宋体"/>
          <w:sz w:val="24"/>
          <w:szCs w:val="21"/>
        </w:rPr>
        <w:t>打分高于</w:t>
      </w:r>
      <w:r w:rsidRPr="005B17A9">
        <w:rPr>
          <w:rFonts w:ascii="宋体" w:hAnsi="宋体" w:hint="eastAsia"/>
          <w:sz w:val="24"/>
          <w:szCs w:val="21"/>
        </w:rPr>
        <w:t>设置</w:t>
      </w:r>
      <w:r w:rsidRPr="005B17A9">
        <w:rPr>
          <w:rFonts w:ascii="宋体" w:hAnsi="宋体"/>
          <w:sz w:val="24"/>
          <w:szCs w:val="21"/>
        </w:rPr>
        <w:t>阀值的</w:t>
      </w:r>
      <w:r w:rsidRPr="005B17A9">
        <w:rPr>
          <w:rFonts w:ascii="宋体" w:hAnsi="宋体" w:hint="eastAsia"/>
          <w:sz w:val="24"/>
          <w:szCs w:val="21"/>
        </w:rPr>
        <w:t>视频片段，结合</w:t>
      </w:r>
      <w:r w:rsidRPr="005B17A9">
        <w:rPr>
          <w:rFonts w:ascii="宋体" w:hAnsi="宋体"/>
          <w:sz w:val="24"/>
          <w:szCs w:val="21"/>
        </w:rPr>
        <w:t>镜头和时长的要求，将</w:t>
      </w:r>
      <w:r w:rsidRPr="005B17A9">
        <w:rPr>
          <w:rFonts w:ascii="宋体" w:hAnsi="宋体" w:hint="eastAsia"/>
          <w:sz w:val="24"/>
          <w:szCs w:val="21"/>
        </w:rPr>
        <w:t>长视频</w:t>
      </w:r>
      <w:r w:rsidRPr="005B17A9">
        <w:rPr>
          <w:rFonts w:ascii="宋体" w:hAnsi="宋体"/>
          <w:sz w:val="24"/>
          <w:szCs w:val="21"/>
        </w:rPr>
        <w:t>智能剪辑为精彩短视频</w:t>
      </w:r>
      <w:r>
        <w:rPr>
          <w:rFonts w:ascii="宋体" w:hAnsi="宋体" w:hint="eastAsia"/>
          <w:sz w:val="24"/>
          <w:szCs w:val="21"/>
        </w:rPr>
        <w:t>，</w:t>
      </w:r>
      <w:r w:rsidRPr="00686885">
        <w:rPr>
          <w:rFonts w:ascii="宋体" w:hAnsi="宋体"/>
          <w:sz w:val="24"/>
          <w:szCs w:val="24"/>
        </w:rPr>
        <w:t>并</w:t>
      </w:r>
      <w:r>
        <w:rPr>
          <w:rFonts w:asciiTheme="minorEastAsia" w:eastAsiaTheme="minorEastAsia" w:hAnsiTheme="minorEastAsia" w:cstheme="minorEastAsia" w:hint="eastAsia"/>
          <w:color w:val="000000"/>
          <w:sz w:val="24"/>
          <w:szCs w:val="24"/>
        </w:rPr>
        <w:t>输出最具代表性的优质封面图。</w:t>
      </w:r>
    </w:p>
    <w:p w14:paraId="440AFDF0" w14:textId="77777777" w:rsidR="004B29B4" w:rsidRPr="00443456" w:rsidRDefault="00D8623F">
      <w:pPr>
        <w:widowControl/>
        <w:jc w:val="left"/>
        <w:rPr>
          <w:rFonts w:asciiTheme="minorEastAsia" w:eastAsiaTheme="minorEastAsia" w:hAnsiTheme="minorEastAsia"/>
          <w:color w:val="000000" w:themeColor="text1"/>
        </w:rPr>
      </w:pPr>
      <w:r w:rsidRPr="00443456">
        <w:rPr>
          <w:rFonts w:asciiTheme="minorEastAsia" w:eastAsiaTheme="minorEastAsia" w:hAnsiTheme="minorEastAsia"/>
          <w:color w:val="000000" w:themeColor="text1"/>
        </w:rPr>
        <w:br w:type="page"/>
      </w:r>
    </w:p>
    <w:p w14:paraId="74BCBC32" w14:textId="26576435" w:rsidR="004B29B4" w:rsidRPr="00443456" w:rsidRDefault="00D8623F">
      <w:pPr>
        <w:pStyle w:val="1"/>
        <w:spacing w:beforeLines="50" w:before="156" w:afterLines="50" w:after="156" w:line="240" w:lineRule="auto"/>
        <w:ind w:left="431" w:hanging="431"/>
        <w:rPr>
          <w:rFonts w:asciiTheme="minorEastAsia" w:eastAsiaTheme="minorEastAsia" w:hAnsiTheme="minorEastAsia"/>
          <w:color w:val="000000" w:themeColor="text1"/>
          <w:sz w:val="44"/>
        </w:rPr>
      </w:pPr>
      <w:bookmarkStart w:id="10" w:name="_Toc495864411"/>
      <w:r w:rsidRPr="00443456">
        <w:rPr>
          <w:rFonts w:asciiTheme="minorEastAsia" w:eastAsiaTheme="minorEastAsia" w:hAnsiTheme="minorEastAsia"/>
          <w:color w:val="000000" w:themeColor="text1"/>
          <w:sz w:val="44"/>
        </w:rPr>
        <w:lastRenderedPageBreak/>
        <w:t>总体</w:t>
      </w:r>
      <w:r w:rsidR="00ED6A3F">
        <w:rPr>
          <w:rFonts w:asciiTheme="minorEastAsia" w:eastAsiaTheme="minorEastAsia" w:hAnsiTheme="minorEastAsia" w:hint="eastAsia"/>
          <w:color w:val="000000" w:themeColor="text1"/>
          <w:sz w:val="44"/>
        </w:rPr>
        <w:t>设计</w:t>
      </w:r>
      <w:bookmarkEnd w:id="10"/>
    </w:p>
    <w:p w14:paraId="078CCC78" w14:textId="0D18A08D" w:rsidR="006A4C09" w:rsidRPr="00443456" w:rsidRDefault="00E91B4F" w:rsidP="006A4C09">
      <w:pPr>
        <w:pStyle w:val="2"/>
        <w:spacing w:beforeLines="50" w:before="156" w:afterLines="50" w:after="156" w:line="240" w:lineRule="auto"/>
        <w:ind w:left="578" w:hanging="578"/>
        <w:rPr>
          <w:rFonts w:asciiTheme="minorEastAsia" w:eastAsiaTheme="minorEastAsia" w:hAnsiTheme="minorEastAsia"/>
          <w:color w:val="000000" w:themeColor="text1"/>
        </w:rPr>
      </w:pPr>
      <w:bookmarkStart w:id="11" w:name="_Toc495864412"/>
      <w:r>
        <w:rPr>
          <w:rFonts w:asciiTheme="minorEastAsia" w:eastAsiaTheme="minorEastAsia" w:hAnsiTheme="minorEastAsia" w:hint="eastAsia"/>
          <w:color w:val="000000" w:themeColor="text1"/>
        </w:rPr>
        <w:t>总体</w:t>
      </w:r>
      <w:r w:rsidR="00DC135D">
        <w:rPr>
          <w:rFonts w:asciiTheme="minorEastAsia" w:eastAsiaTheme="minorEastAsia" w:hAnsiTheme="minorEastAsia"/>
          <w:color w:val="000000" w:themeColor="text1"/>
        </w:rPr>
        <w:t>架构</w:t>
      </w:r>
      <w:bookmarkEnd w:id="11"/>
    </w:p>
    <w:p w14:paraId="3F8CC646" w14:textId="75CCA104" w:rsidR="00515C2D" w:rsidRDefault="00515C2D" w:rsidP="00515C2D">
      <w:pPr>
        <w:spacing w:line="360" w:lineRule="auto"/>
        <w:ind w:firstLineChars="200" w:firstLine="480"/>
        <w:rPr>
          <w:rFonts w:asciiTheme="minorEastAsia" w:eastAsiaTheme="minorEastAsia" w:hAnsiTheme="minorEastAsia"/>
          <w:color w:val="000000" w:themeColor="text1"/>
          <w:sz w:val="24"/>
        </w:rPr>
      </w:pPr>
      <w:r w:rsidRPr="00FF4BE4">
        <w:rPr>
          <w:rFonts w:asciiTheme="minorEastAsia" w:eastAsiaTheme="minorEastAsia" w:hAnsiTheme="minorEastAsia" w:hint="eastAsia"/>
          <w:color w:val="000000" w:themeColor="text1"/>
          <w:sz w:val="24"/>
        </w:rPr>
        <w:t>咪咕AI云平台</w:t>
      </w:r>
      <w:r w:rsidR="006C3905">
        <w:rPr>
          <w:rFonts w:asciiTheme="minorEastAsia" w:eastAsiaTheme="minorEastAsia" w:hAnsiTheme="minorEastAsia"/>
          <w:color w:val="000000" w:themeColor="text1"/>
          <w:sz w:val="24"/>
        </w:rPr>
        <w:t>的</w:t>
      </w:r>
      <w:r w:rsidR="006C3905">
        <w:rPr>
          <w:rFonts w:asciiTheme="minorEastAsia" w:eastAsiaTheme="minorEastAsia" w:hAnsiTheme="minorEastAsia" w:hint="eastAsia"/>
          <w:color w:val="000000" w:themeColor="text1"/>
          <w:sz w:val="24"/>
        </w:rPr>
        <w:t>总体</w:t>
      </w:r>
      <w:r w:rsidRPr="00FF4BE4">
        <w:rPr>
          <w:rFonts w:asciiTheme="minorEastAsia" w:eastAsiaTheme="minorEastAsia" w:hAnsiTheme="minorEastAsia"/>
          <w:color w:val="000000" w:themeColor="text1"/>
          <w:sz w:val="24"/>
        </w:rPr>
        <w:t>架构如图</w:t>
      </w:r>
      <w:r w:rsidRPr="00FF4BE4">
        <w:rPr>
          <w:rFonts w:asciiTheme="minorEastAsia" w:eastAsiaTheme="minorEastAsia" w:hAnsiTheme="minorEastAsia" w:hint="eastAsia"/>
          <w:color w:val="000000" w:themeColor="text1"/>
          <w:sz w:val="24"/>
        </w:rPr>
        <w:t>1所示</w:t>
      </w:r>
      <w:r>
        <w:rPr>
          <w:rFonts w:asciiTheme="minorEastAsia" w:eastAsiaTheme="minorEastAsia" w:hAnsiTheme="minorEastAsia"/>
          <w:color w:val="000000" w:themeColor="text1"/>
          <w:sz w:val="24"/>
        </w:rPr>
        <w:t>，整个平台由咪咕游戏</w:t>
      </w:r>
      <w:r w:rsidRPr="00FF4BE4">
        <w:rPr>
          <w:rFonts w:asciiTheme="minorEastAsia" w:eastAsiaTheme="minorEastAsia" w:hAnsiTheme="minorEastAsia"/>
          <w:color w:val="000000" w:themeColor="text1"/>
          <w:sz w:val="24"/>
        </w:rPr>
        <w:t>、</w:t>
      </w:r>
      <w:r w:rsidRPr="00FF4BE4">
        <w:rPr>
          <w:rFonts w:asciiTheme="minorEastAsia" w:eastAsiaTheme="minorEastAsia" w:hAnsiTheme="minorEastAsia" w:hint="eastAsia"/>
          <w:color w:val="000000" w:themeColor="text1"/>
          <w:sz w:val="24"/>
        </w:rPr>
        <w:t>AI前置服务</w:t>
      </w:r>
      <w:r w:rsidRPr="00FF4BE4">
        <w:rPr>
          <w:rFonts w:asciiTheme="minorEastAsia" w:eastAsiaTheme="minorEastAsia" w:hAnsiTheme="minorEastAsia"/>
          <w:color w:val="000000" w:themeColor="text1"/>
          <w:sz w:val="24"/>
        </w:rPr>
        <w:t>平台、</w:t>
      </w:r>
      <w:r w:rsidRPr="00FF4BE4">
        <w:rPr>
          <w:rFonts w:asciiTheme="minorEastAsia" w:eastAsiaTheme="minorEastAsia" w:hAnsiTheme="minorEastAsia" w:hint="eastAsia"/>
          <w:color w:val="000000" w:themeColor="text1"/>
          <w:sz w:val="24"/>
        </w:rPr>
        <w:t>AI云平台</w:t>
      </w:r>
      <w:r w:rsidRPr="00FF4BE4">
        <w:rPr>
          <w:rFonts w:asciiTheme="minorEastAsia" w:eastAsiaTheme="minorEastAsia" w:hAnsiTheme="minorEastAsia"/>
          <w:color w:val="000000" w:themeColor="text1"/>
          <w:sz w:val="24"/>
        </w:rPr>
        <w:t>三大部分组成</w:t>
      </w:r>
      <w:r w:rsidRPr="00FF4BE4">
        <w:rPr>
          <w:rFonts w:asciiTheme="minorEastAsia" w:eastAsiaTheme="minorEastAsia" w:hAnsiTheme="minorEastAsia" w:hint="eastAsia"/>
          <w:color w:val="000000" w:themeColor="text1"/>
          <w:sz w:val="24"/>
        </w:rPr>
        <w:t>。</w:t>
      </w:r>
    </w:p>
    <w:p w14:paraId="169F4B7E" w14:textId="77777777" w:rsidR="00515C2D" w:rsidRDefault="00515C2D" w:rsidP="00515C2D">
      <w:pPr>
        <w:spacing w:line="360" w:lineRule="auto"/>
        <w:rPr>
          <w:rFonts w:asciiTheme="minorEastAsia" w:eastAsiaTheme="minorEastAsia" w:hAnsiTheme="minorEastAsia"/>
          <w:color w:val="000000" w:themeColor="text1"/>
          <w:sz w:val="24"/>
        </w:rPr>
      </w:pPr>
      <w:r>
        <w:rPr>
          <w:noProof/>
        </w:rPr>
        <w:drawing>
          <wp:inline distT="0" distB="0" distL="0" distR="0" wp14:anchorId="7E0629B8" wp14:editId="4D7B8588">
            <wp:extent cx="5738464"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278" cy="2010060"/>
                    </a:xfrm>
                    <a:prstGeom prst="rect">
                      <a:avLst/>
                    </a:prstGeom>
                  </pic:spPr>
                </pic:pic>
              </a:graphicData>
            </a:graphic>
          </wp:inline>
        </w:drawing>
      </w:r>
    </w:p>
    <w:p w14:paraId="781FCF00" w14:textId="77777777" w:rsidR="00515C2D" w:rsidRPr="00433794" w:rsidRDefault="00515C2D" w:rsidP="00515C2D">
      <w:pPr>
        <w:spacing w:line="360" w:lineRule="auto"/>
        <w:jc w:val="center"/>
        <w:rPr>
          <w:rFonts w:asciiTheme="minorEastAsia" w:eastAsiaTheme="minorEastAsia" w:hAnsiTheme="minorEastAsia"/>
          <w:b/>
          <w:color w:val="000000" w:themeColor="text1"/>
          <w:sz w:val="24"/>
        </w:rPr>
      </w:pPr>
      <w:r w:rsidRPr="00433794">
        <w:rPr>
          <w:rFonts w:asciiTheme="minorEastAsia" w:eastAsiaTheme="minorEastAsia" w:hAnsiTheme="minorEastAsia" w:hint="eastAsia"/>
          <w:b/>
          <w:color w:val="000000" w:themeColor="text1"/>
          <w:sz w:val="24"/>
        </w:rPr>
        <w:t>图1  AI云平台</w:t>
      </w:r>
      <w:r w:rsidRPr="00433794">
        <w:rPr>
          <w:rFonts w:asciiTheme="minorEastAsia" w:eastAsiaTheme="minorEastAsia" w:hAnsiTheme="minorEastAsia"/>
          <w:b/>
          <w:color w:val="000000" w:themeColor="text1"/>
          <w:sz w:val="24"/>
        </w:rPr>
        <w:t>架构示意</w:t>
      </w:r>
    </w:p>
    <w:p w14:paraId="775535F9" w14:textId="77777777" w:rsidR="00515C2D" w:rsidRDefault="00515C2D" w:rsidP="00515C2D">
      <w:pPr>
        <w:spacing w:line="360" w:lineRule="auto"/>
        <w:jc w:val="center"/>
        <w:rPr>
          <w:rFonts w:asciiTheme="minorEastAsia" w:eastAsiaTheme="minorEastAsia" w:hAnsiTheme="minorEastAsia"/>
          <w:color w:val="000000" w:themeColor="text1"/>
          <w:sz w:val="24"/>
        </w:rPr>
      </w:pPr>
    </w:p>
    <w:p w14:paraId="77CA53DD" w14:textId="77777777" w:rsidR="00F754FB" w:rsidRDefault="00F754FB" w:rsidP="00F754FB">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AI云平台</w:t>
      </w:r>
      <w:r>
        <w:rPr>
          <w:rFonts w:asciiTheme="minorEastAsia" w:eastAsiaTheme="minorEastAsia" w:hAnsiTheme="minorEastAsia"/>
          <w:color w:val="000000" w:themeColor="text1"/>
          <w:sz w:val="24"/>
        </w:rPr>
        <w:t>中各个部件的主要功能如下：</w:t>
      </w:r>
    </w:p>
    <w:p w14:paraId="28003262" w14:textId="77777777" w:rsidR="00F754FB" w:rsidRPr="0013199C" w:rsidRDefault="00F754FB" w:rsidP="00A67F0D">
      <w:pPr>
        <w:numPr>
          <w:ilvl w:val="0"/>
          <w:numId w:val="3"/>
        </w:numPr>
        <w:spacing w:line="360" w:lineRule="auto"/>
        <w:rPr>
          <w:rFonts w:asciiTheme="minorEastAsia" w:eastAsiaTheme="minorEastAsia" w:hAnsiTheme="minorEastAsia"/>
          <w:b/>
          <w:color w:val="000000" w:themeColor="text1"/>
          <w:sz w:val="24"/>
        </w:rPr>
      </w:pPr>
      <w:r w:rsidRPr="0013199C">
        <w:rPr>
          <w:rFonts w:asciiTheme="minorEastAsia" w:eastAsiaTheme="minorEastAsia" w:hAnsiTheme="minorEastAsia"/>
          <w:b/>
          <w:color w:val="000000" w:themeColor="text1"/>
          <w:sz w:val="24"/>
        </w:rPr>
        <w:t>咪咕游戏</w:t>
      </w:r>
      <w:r w:rsidRPr="0013199C">
        <w:rPr>
          <w:rFonts w:asciiTheme="minorEastAsia" w:eastAsiaTheme="minorEastAsia" w:hAnsiTheme="minorEastAsia" w:hint="eastAsia"/>
          <w:b/>
          <w:color w:val="000000" w:themeColor="text1"/>
          <w:sz w:val="24"/>
        </w:rPr>
        <w:t>，</w:t>
      </w:r>
      <w:r>
        <w:rPr>
          <w:rFonts w:asciiTheme="minorEastAsia" w:eastAsiaTheme="minorEastAsia" w:hAnsiTheme="minorEastAsia" w:hint="eastAsia"/>
          <w:b/>
          <w:color w:val="000000" w:themeColor="text1"/>
          <w:sz w:val="24"/>
        </w:rPr>
        <w:t>产品侧-</w:t>
      </w:r>
      <w:r w:rsidRPr="0013199C">
        <w:rPr>
          <w:rFonts w:asciiTheme="minorEastAsia" w:eastAsiaTheme="minorEastAsia" w:hAnsiTheme="minorEastAsia" w:hint="eastAsia"/>
          <w:b/>
          <w:color w:val="000000" w:themeColor="text1"/>
          <w:sz w:val="24"/>
        </w:rPr>
        <w:t>南京</w:t>
      </w:r>
      <w:r w:rsidRPr="0013199C">
        <w:rPr>
          <w:rFonts w:asciiTheme="minorEastAsia" w:eastAsiaTheme="minorEastAsia" w:hAnsiTheme="minorEastAsia"/>
          <w:b/>
          <w:color w:val="000000" w:themeColor="text1"/>
          <w:sz w:val="24"/>
        </w:rPr>
        <w:t>互娱</w:t>
      </w:r>
    </w:p>
    <w:p w14:paraId="2A999F10" w14:textId="77777777" w:rsidR="00F754FB" w:rsidRDefault="00F754FB" w:rsidP="00A67F0D">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w:t>
      </w:r>
      <w:r>
        <w:rPr>
          <w:rFonts w:asciiTheme="minorEastAsia" w:eastAsiaTheme="minorEastAsia" w:hAnsiTheme="minorEastAsia"/>
          <w:color w:val="000000" w:themeColor="text1"/>
          <w:sz w:val="24"/>
        </w:rPr>
        <w:t>游戏源</w:t>
      </w:r>
      <w:r>
        <w:rPr>
          <w:rFonts w:asciiTheme="minorEastAsia" w:eastAsiaTheme="minorEastAsia" w:hAnsiTheme="minorEastAsia" w:hint="eastAsia"/>
          <w:color w:val="000000" w:themeColor="text1"/>
          <w:sz w:val="24"/>
        </w:rPr>
        <w:t>视频和</w:t>
      </w:r>
      <w:r>
        <w:rPr>
          <w:rFonts w:asciiTheme="minorEastAsia" w:eastAsiaTheme="minorEastAsia" w:hAnsiTheme="minorEastAsia"/>
          <w:color w:val="000000" w:themeColor="text1"/>
          <w:sz w:val="24"/>
        </w:rPr>
        <w:t>训练视频</w:t>
      </w:r>
      <w:r>
        <w:rPr>
          <w:rFonts w:asciiTheme="minorEastAsia" w:eastAsiaTheme="minorEastAsia" w:hAnsiTheme="minorEastAsia" w:hint="eastAsia"/>
          <w:color w:val="000000" w:themeColor="text1"/>
          <w:sz w:val="24"/>
        </w:rPr>
        <w:t>采集、</w:t>
      </w:r>
      <w:r>
        <w:rPr>
          <w:rFonts w:asciiTheme="minorEastAsia" w:eastAsiaTheme="minorEastAsia" w:hAnsiTheme="minorEastAsia"/>
          <w:color w:val="000000" w:themeColor="text1"/>
          <w:sz w:val="24"/>
        </w:rPr>
        <w:t>格式</w:t>
      </w:r>
      <w:r>
        <w:rPr>
          <w:rFonts w:asciiTheme="minorEastAsia" w:eastAsiaTheme="minorEastAsia" w:hAnsiTheme="minorEastAsia" w:hint="eastAsia"/>
          <w:color w:val="000000" w:themeColor="text1"/>
          <w:sz w:val="24"/>
        </w:rPr>
        <w:t>转换，并</w:t>
      </w:r>
      <w:r>
        <w:rPr>
          <w:rFonts w:asciiTheme="minorEastAsia" w:eastAsiaTheme="minorEastAsia" w:hAnsiTheme="minorEastAsia"/>
          <w:color w:val="000000" w:themeColor="text1"/>
          <w:sz w:val="24"/>
        </w:rPr>
        <w:t>向</w:t>
      </w:r>
      <w:r>
        <w:rPr>
          <w:rFonts w:asciiTheme="minorEastAsia" w:eastAsiaTheme="minorEastAsia" w:hAnsiTheme="minorEastAsia" w:hint="eastAsia"/>
          <w:color w:val="000000" w:themeColor="text1"/>
          <w:sz w:val="24"/>
        </w:rPr>
        <w:t>AI云平台</w:t>
      </w:r>
      <w:r>
        <w:rPr>
          <w:rFonts w:asciiTheme="minorEastAsia" w:eastAsiaTheme="minorEastAsia" w:hAnsiTheme="minorEastAsia"/>
          <w:color w:val="000000" w:themeColor="text1"/>
          <w:sz w:val="24"/>
        </w:rPr>
        <w:t>上传</w:t>
      </w:r>
      <w:r>
        <w:rPr>
          <w:rFonts w:asciiTheme="minorEastAsia" w:eastAsiaTheme="minorEastAsia" w:hAnsiTheme="minorEastAsia" w:hint="eastAsia"/>
          <w:color w:val="000000" w:themeColor="text1"/>
          <w:sz w:val="24"/>
        </w:rPr>
        <w:t>样本</w:t>
      </w:r>
      <w:r>
        <w:rPr>
          <w:rFonts w:asciiTheme="minorEastAsia" w:eastAsiaTheme="minorEastAsia" w:hAnsiTheme="minorEastAsia"/>
          <w:color w:val="000000" w:themeColor="text1"/>
          <w:sz w:val="24"/>
        </w:rPr>
        <w:t>视频</w:t>
      </w:r>
    </w:p>
    <w:p w14:paraId="6277EAE6" w14:textId="77777777" w:rsidR="00F754FB" w:rsidRDefault="00F754FB" w:rsidP="00A67F0D">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负责游戏主体、场景</w:t>
      </w:r>
      <w:r>
        <w:rPr>
          <w:rFonts w:asciiTheme="minorEastAsia" w:eastAsiaTheme="minorEastAsia" w:hAnsiTheme="minorEastAsia" w:hint="eastAsia"/>
          <w:color w:val="000000" w:themeColor="text1"/>
          <w:sz w:val="24"/>
        </w:rPr>
        <w:t>和</w:t>
      </w:r>
      <w:r>
        <w:rPr>
          <w:rFonts w:asciiTheme="minorEastAsia" w:eastAsiaTheme="minorEastAsia" w:hAnsiTheme="minorEastAsia"/>
          <w:color w:val="000000" w:themeColor="text1"/>
          <w:sz w:val="24"/>
        </w:rPr>
        <w:t>招式的标签定义</w:t>
      </w:r>
    </w:p>
    <w:p w14:paraId="2D7B5B56" w14:textId="77777777" w:rsidR="00F754FB" w:rsidRDefault="00F754FB" w:rsidP="00A67F0D">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负责精彩</w:t>
      </w:r>
      <w:r>
        <w:rPr>
          <w:rFonts w:asciiTheme="minorEastAsia" w:eastAsiaTheme="minorEastAsia" w:hAnsiTheme="minorEastAsia"/>
          <w:color w:val="000000" w:themeColor="text1"/>
          <w:sz w:val="24"/>
        </w:rPr>
        <w:t>短视频预览</w:t>
      </w: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合成</w:t>
      </w:r>
      <w:r>
        <w:rPr>
          <w:rFonts w:asciiTheme="minorEastAsia" w:eastAsiaTheme="minorEastAsia" w:hAnsiTheme="minorEastAsia" w:hint="eastAsia"/>
          <w:color w:val="000000" w:themeColor="text1"/>
          <w:sz w:val="24"/>
        </w:rPr>
        <w:t>和</w:t>
      </w:r>
      <w:r>
        <w:rPr>
          <w:rFonts w:asciiTheme="minorEastAsia" w:eastAsiaTheme="minorEastAsia" w:hAnsiTheme="minorEastAsia"/>
          <w:color w:val="000000" w:themeColor="text1"/>
          <w:sz w:val="24"/>
        </w:rPr>
        <w:t>发布</w:t>
      </w:r>
    </w:p>
    <w:p w14:paraId="706BCDA7" w14:textId="77777777" w:rsidR="00F754FB" w:rsidRDefault="00F754FB" w:rsidP="00A67F0D">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负责咪咕游戏前端</w:t>
      </w:r>
      <w:r>
        <w:rPr>
          <w:rFonts w:asciiTheme="minorEastAsia" w:eastAsiaTheme="minorEastAsia" w:hAnsiTheme="minorEastAsia"/>
          <w:color w:val="000000" w:themeColor="text1"/>
          <w:sz w:val="24"/>
        </w:rPr>
        <w:t>的</w:t>
      </w:r>
      <w:r>
        <w:rPr>
          <w:rFonts w:asciiTheme="minorEastAsia" w:eastAsiaTheme="minorEastAsia" w:hAnsiTheme="minorEastAsia" w:hint="eastAsia"/>
          <w:color w:val="000000" w:themeColor="text1"/>
          <w:sz w:val="24"/>
        </w:rPr>
        <w:t>内容</w:t>
      </w:r>
      <w:r>
        <w:rPr>
          <w:rFonts w:asciiTheme="minorEastAsia" w:eastAsiaTheme="minorEastAsia" w:hAnsiTheme="minorEastAsia"/>
          <w:color w:val="000000" w:themeColor="text1"/>
          <w:sz w:val="24"/>
        </w:rPr>
        <w:t>呈现</w:t>
      </w:r>
    </w:p>
    <w:p w14:paraId="72BD7095" w14:textId="77777777" w:rsidR="00F754FB" w:rsidRPr="0013199C" w:rsidRDefault="00F754FB" w:rsidP="00A67F0D">
      <w:pPr>
        <w:numPr>
          <w:ilvl w:val="0"/>
          <w:numId w:val="3"/>
        </w:numPr>
        <w:spacing w:line="360" w:lineRule="auto"/>
        <w:rPr>
          <w:rFonts w:asciiTheme="minorEastAsia" w:eastAsiaTheme="minorEastAsia" w:hAnsiTheme="minorEastAsia"/>
          <w:b/>
          <w:color w:val="000000" w:themeColor="text1"/>
          <w:sz w:val="24"/>
        </w:rPr>
      </w:pPr>
      <w:r w:rsidRPr="0013199C">
        <w:rPr>
          <w:rFonts w:asciiTheme="minorEastAsia" w:eastAsiaTheme="minorEastAsia" w:hAnsiTheme="minorEastAsia" w:hint="eastAsia"/>
          <w:b/>
          <w:color w:val="000000" w:themeColor="text1"/>
          <w:sz w:val="24"/>
        </w:rPr>
        <w:t>AI前置</w:t>
      </w:r>
      <w:r w:rsidRPr="0013199C">
        <w:rPr>
          <w:rFonts w:asciiTheme="minorEastAsia" w:eastAsiaTheme="minorEastAsia" w:hAnsiTheme="minorEastAsia"/>
          <w:b/>
          <w:color w:val="000000" w:themeColor="text1"/>
          <w:sz w:val="24"/>
        </w:rPr>
        <w:t>服务平台</w:t>
      </w:r>
      <w:r w:rsidRPr="0013199C">
        <w:rPr>
          <w:rFonts w:asciiTheme="minorEastAsia" w:eastAsiaTheme="minorEastAsia" w:hAnsiTheme="minorEastAsia" w:hint="eastAsia"/>
          <w:b/>
          <w:color w:val="000000" w:themeColor="text1"/>
          <w:sz w:val="24"/>
        </w:rPr>
        <w:t>，</w:t>
      </w:r>
      <w:r>
        <w:rPr>
          <w:rFonts w:asciiTheme="minorEastAsia" w:eastAsiaTheme="minorEastAsia" w:hAnsiTheme="minorEastAsia" w:hint="eastAsia"/>
          <w:b/>
          <w:color w:val="000000" w:themeColor="text1"/>
          <w:sz w:val="24"/>
        </w:rPr>
        <w:t>能力</w:t>
      </w:r>
      <w:r>
        <w:rPr>
          <w:rFonts w:asciiTheme="minorEastAsia" w:eastAsiaTheme="minorEastAsia" w:hAnsiTheme="minorEastAsia"/>
          <w:b/>
          <w:color w:val="000000" w:themeColor="text1"/>
          <w:sz w:val="24"/>
        </w:rPr>
        <w:t>侧-</w:t>
      </w:r>
      <w:r w:rsidRPr="0013199C">
        <w:rPr>
          <w:rFonts w:asciiTheme="minorEastAsia" w:eastAsiaTheme="minorEastAsia" w:hAnsiTheme="minorEastAsia" w:hint="eastAsia"/>
          <w:b/>
          <w:color w:val="000000" w:themeColor="text1"/>
          <w:sz w:val="24"/>
        </w:rPr>
        <w:t>南京</w:t>
      </w:r>
      <w:r w:rsidRPr="0013199C">
        <w:rPr>
          <w:rFonts w:asciiTheme="minorEastAsia" w:eastAsiaTheme="minorEastAsia" w:hAnsiTheme="minorEastAsia"/>
          <w:b/>
          <w:color w:val="000000" w:themeColor="text1"/>
          <w:sz w:val="24"/>
        </w:rPr>
        <w:t>互娱</w:t>
      </w:r>
    </w:p>
    <w:p w14:paraId="6894FA24"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负责下载</w:t>
      </w:r>
      <w:r>
        <w:rPr>
          <w:rFonts w:asciiTheme="minorEastAsia" w:eastAsiaTheme="minorEastAsia" w:hAnsiTheme="minorEastAsia"/>
          <w:color w:val="000000" w:themeColor="text1"/>
          <w:sz w:val="24"/>
        </w:rPr>
        <w:t>模型</w:t>
      </w:r>
      <w:r>
        <w:rPr>
          <w:rFonts w:asciiTheme="minorEastAsia" w:eastAsiaTheme="minorEastAsia" w:hAnsiTheme="minorEastAsia" w:hint="eastAsia"/>
          <w:color w:val="000000" w:themeColor="text1"/>
          <w:sz w:val="24"/>
        </w:rPr>
        <w:t>文件，</w:t>
      </w:r>
      <w:r>
        <w:rPr>
          <w:rFonts w:asciiTheme="minorEastAsia" w:eastAsiaTheme="minorEastAsia" w:hAnsiTheme="minorEastAsia"/>
          <w:color w:val="000000" w:themeColor="text1"/>
          <w:sz w:val="24"/>
        </w:rPr>
        <w:t>并</w:t>
      </w:r>
      <w:r>
        <w:rPr>
          <w:rFonts w:asciiTheme="minorEastAsia" w:eastAsiaTheme="minorEastAsia" w:hAnsiTheme="minorEastAsia" w:hint="eastAsia"/>
          <w:color w:val="000000" w:themeColor="text1"/>
          <w:sz w:val="24"/>
        </w:rPr>
        <w:t>载入机器学习</w:t>
      </w:r>
      <w:r>
        <w:rPr>
          <w:rFonts w:asciiTheme="minorEastAsia" w:eastAsiaTheme="minorEastAsia" w:hAnsiTheme="minorEastAsia"/>
          <w:color w:val="000000" w:themeColor="text1"/>
          <w:sz w:val="24"/>
        </w:rPr>
        <w:t>框架运行</w:t>
      </w:r>
    </w:p>
    <w:p w14:paraId="364D1437"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w:t>
      </w:r>
      <w:r>
        <w:rPr>
          <w:rFonts w:asciiTheme="minorEastAsia" w:eastAsiaTheme="minorEastAsia" w:hAnsiTheme="minorEastAsia"/>
          <w:color w:val="000000" w:themeColor="text1"/>
          <w:sz w:val="24"/>
        </w:rPr>
        <w:t>提供</w:t>
      </w:r>
      <w:r>
        <w:rPr>
          <w:rFonts w:asciiTheme="minorEastAsia" w:eastAsiaTheme="minorEastAsia" w:hAnsiTheme="minorEastAsia" w:hint="eastAsia"/>
          <w:color w:val="000000" w:themeColor="text1"/>
          <w:sz w:val="24"/>
        </w:rPr>
        <w:t>视频</w:t>
      </w:r>
      <w:r>
        <w:rPr>
          <w:rFonts w:asciiTheme="minorEastAsia" w:eastAsiaTheme="minorEastAsia" w:hAnsiTheme="minorEastAsia"/>
          <w:color w:val="000000" w:themeColor="text1"/>
          <w:sz w:val="24"/>
        </w:rPr>
        <w:t>理解</w:t>
      </w:r>
      <w:r>
        <w:rPr>
          <w:rFonts w:asciiTheme="minorEastAsia" w:eastAsiaTheme="minorEastAsia" w:hAnsiTheme="minorEastAsia" w:hint="eastAsia"/>
          <w:color w:val="000000" w:themeColor="text1"/>
          <w:sz w:val="24"/>
        </w:rPr>
        <w:t>的AI能力，</w:t>
      </w:r>
      <w:r>
        <w:rPr>
          <w:rFonts w:asciiTheme="minorEastAsia" w:eastAsiaTheme="minorEastAsia" w:hAnsiTheme="minorEastAsia"/>
          <w:color w:val="000000" w:themeColor="text1"/>
          <w:sz w:val="24"/>
        </w:rPr>
        <w:t>实现标签</w:t>
      </w:r>
      <w:r>
        <w:rPr>
          <w:rFonts w:asciiTheme="minorEastAsia" w:eastAsiaTheme="minorEastAsia" w:hAnsiTheme="minorEastAsia" w:hint="eastAsia"/>
          <w:color w:val="000000" w:themeColor="text1"/>
          <w:sz w:val="24"/>
        </w:rPr>
        <w:t>识别</w:t>
      </w:r>
      <w:r>
        <w:rPr>
          <w:rFonts w:asciiTheme="minorEastAsia" w:eastAsiaTheme="minorEastAsia" w:hAnsiTheme="minorEastAsia"/>
          <w:color w:val="000000" w:themeColor="text1"/>
          <w:sz w:val="24"/>
        </w:rPr>
        <w:t>、视频剪辑</w:t>
      </w: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封面输出</w:t>
      </w:r>
    </w:p>
    <w:p w14:paraId="460D535A"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负责接入</w:t>
      </w:r>
      <w:r>
        <w:rPr>
          <w:rFonts w:asciiTheme="minorEastAsia" w:eastAsiaTheme="minorEastAsia" w:hAnsiTheme="minorEastAsia" w:hint="eastAsia"/>
          <w:color w:val="000000" w:themeColor="text1"/>
          <w:sz w:val="24"/>
        </w:rPr>
        <w:t>AI云平台</w:t>
      </w:r>
      <w:r>
        <w:rPr>
          <w:rFonts w:asciiTheme="minorEastAsia" w:eastAsiaTheme="minorEastAsia" w:hAnsiTheme="minorEastAsia"/>
          <w:color w:val="000000" w:themeColor="text1"/>
          <w:sz w:val="24"/>
        </w:rPr>
        <w:t>提供的其他AI</w:t>
      </w:r>
      <w:r>
        <w:rPr>
          <w:rFonts w:asciiTheme="minorEastAsia" w:eastAsiaTheme="minorEastAsia" w:hAnsiTheme="minorEastAsia" w:hint="eastAsia"/>
          <w:color w:val="000000" w:themeColor="text1"/>
          <w:sz w:val="24"/>
        </w:rPr>
        <w:t>能力服务</w:t>
      </w:r>
    </w:p>
    <w:p w14:paraId="08438794"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w:t>
      </w:r>
      <w:r>
        <w:rPr>
          <w:rFonts w:asciiTheme="minorEastAsia" w:eastAsiaTheme="minorEastAsia" w:hAnsiTheme="minorEastAsia" w:hint="eastAsia"/>
          <w:color w:val="000000" w:themeColor="text1"/>
          <w:sz w:val="24"/>
        </w:rPr>
        <w:t>各个AI能力</w:t>
      </w:r>
      <w:r>
        <w:rPr>
          <w:rFonts w:asciiTheme="minorEastAsia" w:eastAsiaTheme="minorEastAsia" w:hAnsiTheme="minorEastAsia"/>
          <w:color w:val="000000" w:themeColor="text1"/>
          <w:sz w:val="24"/>
        </w:rPr>
        <w:t>服务的</w:t>
      </w:r>
      <w:r>
        <w:rPr>
          <w:rFonts w:asciiTheme="minorEastAsia" w:eastAsiaTheme="minorEastAsia" w:hAnsiTheme="minorEastAsia" w:hint="eastAsia"/>
          <w:color w:val="000000" w:themeColor="text1"/>
          <w:sz w:val="24"/>
        </w:rPr>
        <w:t>流程</w:t>
      </w:r>
      <w:r>
        <w:rPr>
          <w:rFonts w:asciiTheme="minorEastAsia" w:eastAsiaTheme="minorEastAsia" w:hAnsiTheme="minorEastAsia"/>
          <w:color w:val="000000" w:themeColor="text1"/>
          <w:sz w:val="24"/>
        </w:rPr>
        <w:t>编排</w:t>
      </w:r>
      <w:r>
        <w:rPr>
          <w:rFonts w:asciiTheme="minorEastAsia" w:eastAsiaTheme="minorEastAsia" w:hAnsiTheme="minorEastAsia" w:hint="eastAsia"/>
          <w:color w:val="000000" w:themeColor="text1"/>
          <w:sz w:val="24"/>
        </w:rPr>
        <w:t>、定时</w:t>
      </w:r>
      <w:r>
        <w:rPr>
          <w:rFonts w:asciiTheme="minorEastAsia" w:eastAsiaTheme="minorEastAsia" w:hAnsiTheme="minorEastAsia"/>
          <w:color w:val="000000" w:themeColor="text1"/>
          <w:sz w:val="24"/>
        </w:rPr>
        <w:t>调度</w:t>
      </w:r>
      <w:r>
        <w:rPr>
          <w:rFonts w:asciiTheme="minorEastAsia" w:eastAsiaTheme="minorEastAsia" w:hAnsiTheme="minorEastAsia" w:hint="eastAsia"/>
          <w:color w:val="000000" w:themeColor="text1"/>
          <w:sz w:val="24"/>
        </w:rPr>
        <w:t>和</w:t>
      </w:r>
      <w:r>
        <w:rPr>
          <w:rFonts w:asciiTheme="minorEastAsia" w:eastAsiaTheme="minorEastAsia" w:hAnsiTheme="minorEastAsia"/>
          <w:color w:val="000000" w:themeColor="text1"/>
          <w:sz w:val="24"/>
        </w:rPr>
        <w:t>对外输出</w:t>
      </w:r>
    </w:p>
    <w:p w14:paraId="21B4F11D" w14:textId="77777777" w:rsidR="00F754FB" w:rsidRPr="0013199C" w:rsidRDefault="00F754FB" w:rsidP="00A67F0D">
      <w:pPr>
        <w:numPr>
          <w:ilvl w:val="0"/>
          <w:numId w:val="3"/>
        </w:numPr>
        <w:spacing w:line="360" w:lineRule="auto"/>
        <w:rPr>
          <w:rFonts w:asciiTheme="minorEastAsia" w:eastAsiaTheme="minorEastAsia" w:hAnsiTheme="minorEastAsia"/>
          <w:b/>
          <w:color w:val="000000" w:themeColor="text1"/>
          <w:sz w:val="24"/>
        </w:rPr>
      </w:pPr>
      <w:r w:rsidRPr="0013199C">
        <w:rPr>
          <w:rFonts w:asciiTheme="minorEastAsia" w:eastAsiaTheme="minorEastAsia" w:hAnsiTheme="minorEastAsia" w:hint="eastAsia"/>
          <w:b/>
          <w:color w:val="000000" w:themeColor="text1"/>
          <w:sz w:val="24"/>
        </w:rPr>
        <w:t>AI云平台，</w:t>
      </w:r>
      <w:r>
        <w:rPr>
          <w:rFonts w:asciiTheme="minorEastAsia" w:eastAsiaTheme="minorEastAsia" w:hAnsiTheme="minorEastAsia" w:hint="eastAsia"/>
          <w:b/>
          <w:color w:val="000000" w:themeColor="text1"/>
          <w:sz w:val="24"/>
        </w:rPr>
        <w:t>平台</w:t>
      </w:r>
      <w:r>
        <w:rPr>
          <w:rFonts w:asciiTheme="minorEastAsia" w:eastAsiaTheme="minorEastAsia" w:hAnsiTheme="minorEastAsia"/>
          <w:b/>
          <w:color w:val="000000" w:themeColor="text1"/>
          <w:sz w:val="24"/>
        </w:rPr>
        <w:t>侧-</w:t>
      </w:r>
      <w:r w:rsidRPr="0013199C">
        <w:rPr>
          <w:rFonts w:asciiTheme="minorEastAsia" w:eastAsiaTheme="minorEastAsia" w:hAnsiTheme="minorEastAsia" w:hint="eastAsia"/>
          <w:b/>
          <w:color w:val="000000" w:themeColor="text1"/>
          <w:sz w:val="24"/>
        </w:rPr>
        <w:t>成都</w:t>
      </w:r>
      <w:r>
        <w:rPr>
          <w:rFonts w:asciiTheme="minorEastAsia" w:eastAsiaTheme="minorEastAsia" w:hAnsiTheme="minorEastAsia" w:hint="eastAsia"/>
          <w:b/>
          <w:color w:val="000000" w:themeColor="text1"/>
          <w:sz w:val="24"/>
        </w:rPr>
        <w:t>大数据</w:t>
      </w:r>
    </w:p>
    <w:p w14:paraId="3592AFCA"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负责接收、</w:t>
      </w:r>
      <w:r>
        <w:rPr>
          <w:rFonts w:asciiTheme="minorEastAsia" w:eastAsiaTheme="minorEastAsia" w:hAnsiTheme="minorEastAsia"/>
          <w:color w:val="000000" w:themeColor="text1"/>
          <w:sz w:val="24"/>
        </w:rPr>
        <w:t>清洗、存储</w:t>
      </w:r>
      <w:r>
        <w:rPr>
          <w:rFonts w:asciiTheme="minorEastAsia" w:eastAsiaTheme="minorEastAsia" w:hAnsiTheme="minorEastAsia" w:hint="eastAsia"/>
          <w:color w:val="000000" w:themeColor="text1"/>
          <w:sz w:val="24"/>
        </w:rPr>
        <w:t>源视频</w:t>
      </w:r>
      <w:r>
        <w:rPr>
          <w:rFonts w:asciiTheme="minorEastAsia" w:eastAsiaTheme="minorEastAsia" w:hAnsiTheme="minorEastAsia"/>
          <w:color w:val="000000" w:themeColor="text1"/>
          <w:sz w:val="24"/>
        </w:rPr>
        <w:t>和训练视频</w:t>
      </w:r>
    </w:p>
    <w:p w14:paraId="576EB272"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负责对训练视频进行</w:t>
      </w:r>
      <w:r>
        <w:rPr>
          <w:rFonts w:asciiTheme="minorEastAsia" w:eastAsiaTheme="minorEastAsia" w:hAnsiTheme="minorEastAsia"/>
          <w:color w:val="000000" w:themeColor="text1"/>
          <w:sz w:val="24"/>
        </w:rPr>
        <w:t>数据标注，形成训练样本</w:t>
      </w:r>
    </w:p>
    <w:p w14:paraId="4A4F37A2" w14:textId="77777777" w:rsidR="00F754FB" w:rsidRDefault="00F754FB" w:rsidP="00A67F0D">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w:t>
      </w:r>
      <w:r>
        <w:rPr>
          <w:rFonts w:asciiTheme="minorEastAsia" w:eastAsiaTheme="minorEastAsia" w:hAnsiTheme="minorEastAsia" w:hint="eastAsia"/>
          <w:color w:val="000000" w:themeColor="text1"/>
          <w:sz w:val="24"/>
        </w:rPr>
        <w:t>载入</w:t>
      </w:r>
      <w:r>
        <w:rPr>
          <w:rFonts w:asciiTheme="minorEastAsia" w:eastAsiaTheme="minorEastAsia" w:hAnsiTheme="minorEastAsia"/>
          <w:color w:val="000000" w:themeColor="text1"/>
          <w:sz w:val="24"/>
        </w:rPr>
        <w:t>训练样本，对视频模型进行训练，输出模型文件</w:t>
      </w:r>
    </w:p>
    <w:p w14:paraId="3224F021" w14:textId="4856F058" w:rsidR="006A4C09" w:rsidRPr="00F754FB" w:rsidRDefault="00F754FB" w:rsidP="00A67F0D">
      <w:pPr>
        <w:numPr>
          <w:ilvl w:val="0"/>
          <w:numId w:val="5"/>
        </w:numPr>
        <w:spacing w:line="360" w:lineRule="auto"/>
        <w:rPr>
          <w:rFonts w:asciiTheme="minorEastAsia" w:eastAsiaTheme="minorEastAsia" w:hAnsiTheme="minorEastAsia"/>
          <w:color w:val="000000" w:themeColor="text1"/>
          <w:sz w:val="24"/>
        </w:rPr>
      </w:pPr>
      <w:r w:rsidRPr="00F754FB">
        <w:rPr>
          <w:rFonts w:asciiTheme="minorEastAsia" w:eastAsiaTheme="minorEastAsia" w:hAnsiTheme="minorEastAsia" w:hint="eastAsia"/>
          <w:color w:val="000000" w:themeColor="text1"/>
          <w:sz w:val="24"/>
        </w:rPr>
        <w:lastRenderedPageBreak/>
        <w:t>负责</w:t>
      </w:r>
      <w:r w:rsidRPr="00F754FB">
        <w:rPr>
          <w:rFonts w:asciiTheme="minorEastAsia" w:eastAsiaTheme="minorEastAsia" w:hAnsiTheme="minorEastAsia"/>
          <w:color w:val="000000" w:themeColor="text1"/>
          <w:sz w:val="24"/>
        </w:rPr>
        <w:t>对</w:t>
      </w:r>
      <w:r w:rsidRPr="00F754FB">
        <w:rPr>
          <w:rFonts w:asciiTheme="minorEastAsia" w:eastAsiaTheme="minorEastAsia" w:hAnsiTheme="minorEastAsia" w:hint="eastAsia"/>
          <w:color w:val="000000" w:themeColor="text1"/>
          <w:sz w:val="24"/>
        </w:rPr>
        <w:t>各类</w:t>
      </w:r>
      <w:r w:rsidRPr="00F754FB">
        <w:rPr>
          <w:rFonts w:asciiTheme="minorEastAsia" w:eastAsiaTheme="minorEastAsia" w:hAnsiTheme="minorEastAsia"/>
          <w:color w:val="000000" w:themeColor="text1"/>
          <w:sz w:val="24"/>
        </w:rPr>
        <w:t>模型</w:t>
      </w:r>
      <w:r w:rsidRPr="00F754FB">
        <w:rPr>
          <w:rFonts w:asciiTheme="minorEastAsia" w:eastAsiaTheme="minorEastAsia" w:hAnsiTheme="minorEastAsia" w:hint="eastAsia"/>
          <w:color w:val="000000" w:themeColor="text1"/>
          <w:sz w:val="24"/>
        </w:rPr>
        <w:t>进行</w:t>
      </w:r>
      <w:r w:rsidRPr="00F754FB">
        <w:rPr>
          <w:rFonts w:asciiTheme="minorEastAsia" w:eastAsiaTheme="minorEastAsia" w:hAnsiTheme="minorEastAsia"/>
          <w:color w:val="000000" w:themeColor="text1"/>
          <w:sz w:val="24"/>
        </w:rPr>
        <w:t>统一</w:t>
      </w:r>
      <w:r w:rsidRPr="00F754FB">
        <w:rPr>
          <w:rFonts w:asciiTheme="minorEastAsia" w:eastAsiaTheme="minorEastAsia" w:hAnsiTheme="minorEastAsia" w:hint="eastAsia"/>
          <w:color w:val="000000" w:themeColor="text1"/>
          <w:sz w:val="24"/>
        </w:rPr>
        <w:t>管理，</w:t>
      </w:r>
      <w:r w:rsidRPr="00F754FB">
        <w:rPr>
          <w:rFonts w:asciiTheme="minorEastAsia" w:eastAsiaTheme="minorEastAsia" w:hAnsiTheme="minorEastAsia"/>
          <w:color w:val="000000" w:themeColor="text1"/>
          <w:sz w:val="24"/>
        </w:rPr>
        <w:t>包括</w:t>
      </w:r>
      <w:r w:rsidRPr="00F754FB">
        <w:rPr>
          <w:rFonts w:asciiTheme="minorEastAsia" w:eastAsiaTheme="minorEastAsia" w:hAnsiTheme="minorEastAsia" w:hint="eastAsia"/>
          <w:color w:val="000000" w:themeColor="text1"/>
          <w:sz w:val="24"/>
        </w:rPr>
        <w:t>注册</w:t>
      </w:r>
      <w:r w:rsidRPr="00F754FB">
        <w:rPr>
          <w:rFonts w:asciiTheme="minorEastAsia" w:eastAsiaTheme="minorEastAsia" w:hAnsiTheme="minorEastAsia"/>
          <w:color w:val="000000" w:themeColor="text1"/>
          <w:sz w:val="24"/>
        </w:rPr>
        <w:t>、发布、</w:t>
      </w:r>
      <w:r w:rsidRPr="00F754FB">
        <w:rPr>
          <w:rFonts w:asciiTheme="minorEastAsia" w:eastAsiaTheme="minorEastAsia" w:hAnsiTheme="minorEastAsia" w:hint="eastAsia"/>
          <w:color w:val="000000" w:themeColor="text1"/>
          <w:sz w:val="24"/>
        </w:rPr>
        <w:t>评测</w:t>
      </w:r>
      <w:r w:rsidRPr="00F754FB">
        <w:rPr>
          <w:rFonts w:asciiTheme="minorEastAsia" w:eastAsiaTheme="minorEastAsia" w:hAnsiTheme="minorEastAsia"/>
          <w:color w:val="000000" w:themeColor="text1"/>
          <w:sz w:val="24"/>
        </w:rPr>
        <w:t>、版本管理等</w:t>
      </w:r>
    </w:p>
    <w:p w14:paraId="4E1CE2CD" w14:textId="77777777" w:rsidR="00975914" w:rsidRPr="00975914" w:rsidRDefault="00975914" w:rsidP="00141FFB">
      <w:pPr>
        <w:spacing w:line="360" w:lineRule="auto"/>
        <w:rPr>
          <w:rFonts w:asciiTheme="minorEastAsia" w:eastAsiaTheme="minorEastAsia" w:hAnsiTheme="minorEastAsia"/>
          <w:color w:val="000000" w:themeColor="text1"/>
          <w:sz w:val="24"/>
          <w:szCs w:val="24"/>
        </w:rPr>
      </w:pPr>
    </w:p>
    <w:p w14:paraId="4535B0E2" w14:textId="1C0E48B5" w:rsidR="004B29B4" w:rsidRDefault="00F95630" w:rsidP="00202740">
      <w:pPr>
        <w:pStyle w:val="2"/>
        <w:spacing w:beforeLines="50" w:before="156" w:afterLines="50" w:after="156" w:line="360" w:lineRule="auto"/>
        <w:ind w:left="578" w:hanging="578"/>
        <w:rPr>
          <w:rFonts w:asciiTheme="minorEastAsia" w:eastAsiaTheme="minorEastAsia" w:hAnsiTheme="minorEastAsia"/>
          <w:color w:val="000000" w:themeColor="text1"/>
        </w:rPr>
      </w:pPr>
      <w:bookmarkStart w:id="12" w:name="_Toc495864413"/>
      <w:r>
        <w:rPr>
          <w:rFonts w:asciiTheme="minorEastAsia" w:eastAsiaTheme="minorEastAsia" w:hAnsiTheme="minorEastAsia" w:hint="eastAsia"/>
          <w:color w:val="000000" w:themeColor="text1"/>
        </w:rPr>
        <w:t>功能</w:t>
      </w:r>
      <w:r w:rsidR="00DC135D">
        <w:rPr>
          <w:rFonts w:asciiTheme="minorEastAsia" w:eastAsiaTheme="minorEastAsia" w:hAnsiTheme="minorEastAsia"/>
          <w:color w:val="000000" w:themeColor="text1"/>
        </w:rPr>
        <w:t>架构</w:t>
      </w:r>
      <w:bookmarkEnd w:id="12"/>
    </w:p>
    <w:p w14:paraId="0B744E77" w14:textId="0D77FA51" w:rsidR="00DC135D" w:rsidRDefault="005D0C9B" w:rsidP="005D0C9B">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根据</w:t>
      </w:r>
      <w:r>
        <w:rPr>
          <w:rFonts w:asciiTheme="minorEastAsia" w:eastAsiaTheme="minorEastAsia" w:hAnsiTheme="minorEastAsia"/>
          <w:color w:val="000000" w:themeColor="text1"/>
          <w:sz w:val="24"/>
          <w:szCs w:val="24"/>
        </w:rPr>
        <w:t>系统的</w:t>
      </w:r>
      <w:r>
        <w:rPr>
          <w:rFonts w:asciiTheme="minorEastAsia" w:eastAsiaTheme="minorEastAsia" w:hAnsiTheme="minorEastAsia" w:hint="eastAsia"/>
          <w:color w:val="000000" w:themeColor="text1"/>
          <w:sz w:val="24"/>
          <w:szCs w:val="24"/>
        </w:rPr>
        <w:t>总体</w:t>
      </w:r>
      <w:r>
        <w:rPr>
          <w:rFonts w:asciiTheme="minorEastAsia" w:eastAsiaTheme="minorEastAsia" w:hAnsiTheme="minorEastAsia"/>
          <w:color w:val="000000" w:themeColor="text1"/>
          <w:sz w:val="24"/>
          <w:szCs w:val="24"/>
        </w:rPr>
        <w:t>功能和系统架构，将</w:t>
      </w:r>
      <w:r>
        <w:rPr>
          <w:rFonts w:asciiTheme="minorEastAsia" w:eastAsiaTheme="minorEastAsia" w:hAnsiTheme="minorEastAsia" w:hint="eastAsia"/>
          <w:color w:val="000000" w:themeColor="text1"/>
          <w:sz w:val="24"/>
          <w:szCs w:val="24"/>
        </w:rPr>
        <w:t>各部分</w:t>
      </w:r>
      <w:r>
        <w:rPr>
          <w:rFonts w:asciiTheme="minorEastAsia" w:eastAsiaTheme="minorEastAsia" w:hAnsiTheme="minorEastAsia"/>
          <w:color w:val="000000" w:themeColor="text1"/>
          <w:sz w:val="24"/>
          <w:szCs w:val="24"/>
        </w:rPr>
        <w:t>功能细化，</w:t>
      </w:r>
      <w:r>
        <w:rPr>
          <w:rFonts w:asciiTheme="minorEastAsia" w:eastAsiaTheme="minorEastAsia" w:hAnsiTheme="minorEastAsia" w:hint="eastAsia"/>
          <w:color w:val="000000" w:themeColor="text1"/>
          <w:sz w:val="24"/>
          <w:szCs w:val="24"/>
        </w:rPr>
        <w:t>形成</w:t>
      </w:r>
      <w:r>
        <w:rPr>
          <w:rFonts w:asciiTheme="minorEastAsia" w:eastAsiaTheme="minorEastAsia" w:hAnsiTheme="minorEastAsia"/>
          <w:color w:val="000000" w:themeColor="text1"/>
          <w:sz w:val="24"/>
          <w:szCs w:val="24"/>
        </w:rPr>
        <w:t>整体功能架构，如图</w:t>
      </w:r>
      <w:r>
        <w:rPr>
          <w:rFonts w:asciiTheme="minorEastAsia" w:eastAsiaTheme="minorEastAsia" w:hAnsiTheme="minorEastAsia" w:hint="eastAsia"/>
          <w:color w:val="000000" w:themeColor="text1"/>
          <w:sz w:val="24"/>
          <w:szCs w:val="24"/>
        </w:rPr>
        <w:t>2所示。</w:t>
      </w:r>
    </w:p>
    <w:p w14:paraId="4ECA9DBD" w14:textId="68D56670" w:rsidR="005D0C9B" w:rsidRDefault="00606692" w:rsidP="005D0C9B">
      <w:pPr>
        <w:spacing w:line="360" w:lineRule="auto"/>
      </w:pPr>
      <w:r>
        <w:object w:dxaOrig="11715" w:dyaOrig="5640" w14:anchorId="78EF91FE">
          <v:shape id="_x0000_i1026" type="#_x0000_t75" style="width:415.1pt;height:200.35pt" o:ole="">
            <v:imagedata r:id="rId12" o:title=""/>
          </v:shape>
          <o:OLEObject Type="Embed" ProgID="Visio.Drawing.15" ShapeID="_x0000_i1026" DrawAspect="Content" ObjectID="_1569845790" r:id="rId13"/>
        </w:object>
      </w:r>
    </w:p>
    <w:p w14:paraId="6D3408D1" w14:textId="0CB3D903" w:rsidR="000A0C19" w:rsidRDefault="000A0C19" w:rsidP="000A0C19">
      <w:pPr>
        <w:spacing w:line="360" w:lineRule="auto"/>
        <w:jc w:val="center"/>
        <w:rPr>
          <w:rFonts w:asciiTheme="minorEastAsia" w:eastAsiaTheme="minorEastAsia" w:hAnsiTheme="minorEastAsia"/>
          <w:b/>
          <w:sz w:val="24"/>
          <w:szCs w:val="24"/>
        </w:rPr>
      </w:pPr>
      <w:r w:rsidRPr="00231C41">
        <w:rPr>
          <w:rFonts w:asciiTheme="minorEastAsia" w:eastAsiaTheme="minorEastAsia" w:hAnsiTheme="minorEastAsia" w:hint="eastAsia"/>
          <w:b/>
          <w:sz w:val="24"/>
          <w:szCs w:val="24"/>
        </w:rPr>
        <w:t>图2  系统</w:t>
      </w:r>
      <w:r w:rsidRPr="00231C41">
        <w:rPr>
          <w:rFonts w:asciiTheme="minorEastAsia" w:eastAsiaTheme="minorEastAsia" w:hAnsiTheme="minorEastAsia"/>
          <w:b/>
          <w:sz w:val="24"/>
          <w:szCs w:val="24"/>
        </w:rPr>
        <w:t>功能架构示意图</w:t>
      </w:r>
    </w:p>
    <w:p w14:paraId="6A99036E" w14:textId="63D8EA18" w:rsidR="000A0C19" w:rsidRDefault="000A0C19" w:rsidP="000A0C19">
      <w:pPr>
        <w:spacing w:line="360" w:lineRule="auto"/>
        <w:rPr>
          <w:rFonts w:asciiTheme="minorEastAsia" w:eastAsiaTheme="minorEastAsia" w:hAnsiTheme="minorEastAsia"/>
          <w:b/>
          <w:sz w:val="24"/>
          <w:szCs w:val="24"/>
        </w:rPr>
      </w:pPr>
    </w:p>
    <w:p w14:paraId="1399777C" w14:textId="021F2990" w:rsidR="000A0C19" w:rsidRDefault="00291BFA" w:rsidP="00291BFA">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整个</w:t>
      </w:r>
      <w:r>
        <w:rPr>
          <w:rFonts w:asciiTheme="minorEastAsia" w:eastAsiaTheme="minorEastAsia" w:hAnsiTheme="minorEastAsia"/>
          <w:color w:val="000000" w:themeColor="text1"/>
          <w:sz w:val="24"/>
          <w:szCs w:val="24"/>
        </w:rPr>
        <w:t>系统</w:t>
      </w:r>
      <w:r>
        <w:rPr>
          <w:rFonts w:asciiTheme="minorEastAsia" w:eastAsiaTheme="minorEastAsia" w:hAnsiTheme="minorEastAsia" w:hint="eastAsia"/>
          <w:color w:val="000000" w:themeColor="text1"/>
          <w:sz w:val="24"/>
          <w:szCs w:val="24"/>
        </w:rPr>
        <w:t>由游戏</w:t>
      </w:r>
      <w:r>
        <w:rPr>
          <w:rFonts w:asciiTheme="minorEastAsia" w:eastAsiaTheme="minorEastAsia" w:hAnsiTheme="minorEastAsia"/>
          <w:color w:val="000000" w:themeColor="text1"/>
          <w:sz w:val="24"/>
          <w:szCs w:val="24"/>
        </w:rPr>
        <w:t>客户端、</w:t>
      </w:r>
      <w:r>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服务端、互娱大数据、</w:t>
      </w:r>
      <w:r>
        <w:rPr>
          <w:rFonts w:asciiTheme="minorEastAsia" w:eastAsiaTheme="minorEastAsia" w:hAnsiTheme="minorEastAsia" w:hint="eastAsia"/>
          <w:color w:val="000000" w:themeColor="text1"/>
          <w:sz w:val="24"/>
          <w:szCs w:val="24"/>
        </w:rPr>
        <w:t>咪咕云、AI前置</w:t>
      </w:r>
      <w:r>
        <w:rPr>
          <w:rFonts w:asciiTheme="minorEastAsia" w:eastAsiaTheme="minorEastAsia" w:hAnsiTheme="minorEastAsia"/>
          <w:color w:val="000000" w:themeColor="text1"/>
          <w:sz w:val="24"/>
          <w:szCs w:val="24"/>
        </w:rPr>
        <w:t>平台、</w:t>
      </w:r>
      <w:r>
        <w:rPr>
          <w:rFonts w:asciiTheme="minorEastAsia" w:eastAsiaTheme="minorEastAsia" w:hAnsiTheme="minorEastAsia" w:hint="eastAsia"/>
          <w:color w:val="000000" w:themeColor="text1"/>
          <w:sz w:val="24"/>
          <w:szCs w:val="24"/>
        </w:rPr>
        <w:t>AI云平台</w:t>
      </w:r>
      <w:r>
        <w:rPr>
          <w:rFonts w:asciiTheme="minorEastAsia" w:eastAsiaTheme="minorEastAsia" w:hAnsiTheme="minorEastAsia"/>
          <w:color w:val="000000" w:themeColor="text1"/>
          <w:sz w:val="24"/>
          <w:szCs w:val="24"/>
        </w:rPr>
        <w:t>共</w:t>
      </w:r>
      <w:r>
        <w:rPr>
          <w:rFonts w:asciiTheme="minorEastAsia" w:eastAsiaTheme="minorEastAsia" w:hAnsiTheme="minorEastAsia" w:hint="eastAsia"/>
          <w:color w:val="000000" w:themeColor="text1"/>
          <w:sz w:val="24"/>
          <w:szCs w:val="24"/>
        </w:rPr>
        <w:t>六</w:t>
      </w:r>
      <w:r>
        <w:rPr>
          <w:rFonts w:asciiTheme="minorEastAsia" w:eastAsiaTheme="minorEastAsia" w:hAnsiTheme="minorEastAsia"/>
          <w:color w:val="000000" w:themeColor="text1"/>
          <w:sz w:val="24"/>
          <w:szCs w:val="24"/>
        </w:rPr>
        <w:t>个</w:t>
      </w:r>
      <w:r>
        <w:rPr>
          <w:rFonts w:asciiTheme="minorEastAsia" w:eastAsiaTheme="minorEastAsia" w:hAnsiTheme="minorEastAsia" w:hint="eastAsia"/>
          <w:color w:val="000000" w:themeColor="text1"/>
          <w:sz w:val="24"/>
          <w:szCs w:val="24"/>
        </w:rPr>
        <w:t>部件</w:t>
      </w:r>
      <w:r>
        <w:rPr>
          <w:rFonts w:asciiTheme="minorEastAsia" w:eastAsiaTheme="minorEastAsia" w:hAnsiTheme="minorEastAsia"/>
          <w:color w:val="000000" w:themeColor="text1"/>
          <w:sz w:val="24"/>
          <w:szCs w:val="24"/>
        </w:rPr>
        <w:t>构成，各部件</w:t>
      </w:r>
      <w:r>
        <w:rPr>
          <w:rFonts w:asciiTheme="minorEastAsia" w:eastAsiaTheme="minorEastAsia" w:hAnsiTheme="minorEastAsia" w:hint="eastAsia"/>
          <w:color w:val="000000" w:themeColor="text1"/>
          <w:sz w:val="24"/>
          <w:szCs w:val="24"/>
        </w:rPr>
        <w:t>的</w:t>
      </w:r>
      <w:r>
        <w:rPr>
          <w:rFonts w:asciiTheme="minorEastAsia" w:eastAsiaTheme="minorEastAsia" w:hAnsiTheme="minorEastAsia"/>
          <w:color w:val="000000" w:themeColor="text1"/>
          <w:sz w:val="24"/>
          <w:szCs w:val="24"/>
        </w:rPr>
        <w:t>细化功能如下：</w:t>
      </w:r>
    </w:p>
    <w:p w14:paraId="04F933AA" w14:textId="3DE95AFE" w:rsidR="00291BFA" w:rsidRPr="00494F14"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游戏</w:t>
      </w:r>
      <w:r w:rsidRPr="00494F14">
        <w:rPr>
          <w:rFonts w:asciiTheme="minorEastAsia" w:eastAsiaTheme="minorEastAsia" w:hAnsiTheme="minorEastAsia"/>
          <w:b/>
          <w:color w:val="000000" w:themeColor="text1"/>
          <w:sz w:val="24"/>
          <w:szCs w:val="24"/>
        </w:rPr>
        <w:t>客户端</w:t>
      </w:r>
    </w:p>
    <w:p w14:paraId="673FB1AF" w14:textId="77205338" w:rsidR="00291BFA" w:rsidRDefault="00291BFA" w:rsidP="00A67F0D">
      <w:pPr>
        <w:numPr>
          <w:ilvl w:val="0"/>
          <w:numId w:val="14"/>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与</w:t>
      </w:r>
      <w:r>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服务端交互</w:t>
      </w:r>
      <w:r>
        <w:rPr>
          <w:rFonts w:asciiTheme="minorEastAsia" w:eastAsiaTheme="minorEastAsia" w:hAnsiTheme="minorEastAsia" w:hint="eastAsia"/>
          <w:color w:val="000000" w:themeColor="text1"/>
          <w:sz w:val="24"/>
          <w:szCs w:val="24"/>
        </w:rPr>
        <w:t>数据，向</w:t>
      </w:r>
      <w:r>
        <w:rPr>
          <w:rFonts w:asciiTheme="minorEastAsia" w:eastAsiaTheme="minorEastAsia" w:hAnsiTheme="minorEastAsia"/>
          <w:color w:val="000000" w:themeColor="text1"/>
          <w:sz w:val="24"/>
          <w:szCs w:val="24"/>
        </w:rPr>
        <w:t>用户</w:t>
      </w:r>
      <w:r w:rsidR="00CB36C1">
        <w:rPr>
          <w:rFonts w:asciiTheme="minorEastAsia" w:eastAsiaTheme="minorEastAsia" w:hAnsiTheme="minorEastAsia" w:hint="eastAsia"/>
          <w:color w:val="000000" w:themeColor="text1"/>
          <w:sz w:val="24"/>
          <w:szCs w:val="24"/>
        </w:rPr>
        <w:t>呈现</w:t>
      </w:r>
      <w:r>
        <w:rPr>
          <w:rFonts w:asciiTheme="minorEastAsia" w:eastAsiaTheme="minorEastAsia" w:hAnsiTheme="minorEastAsia" w:hint="eastAsia"/>
          <w:color w:val="000000" w:themeColor="text1"/>
          <w:sz w:val="24"/>
          <w:szCs w:val="24"/>
        </w:rPr>
        <w:t>精彩</w:t>
      </w:r>
      <w:r>
        <w:rPr>
          <w:rFonts w:asciiTheme="minorEastAsia" w:eastAsiaTheme="minorEastAsia" w:hAnsiTheme="minorEastAsia"/>
          <w:color w:val="000000" w:themeColor="text1"/>
          <w:sz w:val="24"/>
          <w:szCs w:val="24"/>
        </w:rPr>
        <w:t>集锦、</w:t>
      </w:r>
      <w:r>
        <w:rPr>
          <w:rFonts w:asciiTheme="minorEastAsia" w:eastAsiaTheme="minorEastAsia" w:hAnsiTheme="minorEastAsia" w:hint="eastAsia"/>
          <w:color w:val="000000" w:themeColor="text1"/>
          <w:sz w:val="24"/>
          <w:szCs w:val="24"/>
        </w:rPr>
        <w:t>英雄</w:t>
      </w:r>
      <w:r w:rsidR="00CB36C1">
        <w:rPr>
          <w:rFonts w:asciiTheme="minorEastAsia" w:eastAsiaTheme="minorEastAsia" w:hAnsiTheme="minorEastAsia"/>
          <w:color w:val="000000" w:themeColor="text1"/>
          <w:sz w:val="24"/>
          <w:szCs w:val="24"/>
        </w:rPr>
        <w:t>教学、赛事精华</w:t>
      </w:r>
      <w:r w:rsidR="00CB36C1">
        <w:rPr>
          <w:rFonts w:asciiTheme="minorEastAsia" w:eastAsiaTheme="minorEastAsia" w:hAnsiTheme="minorEastAsia" w:hint="eastAsia"/>
          <w:color w:val="000000" w:themeColor="text1"/>
          <w:sz w:val="24"/>
          <w:szCs w:val="24"/>
        </w:rPr>
        <w:t>等</w:t>
      </w:r>
      <w:r w:rsidR="00CB36C1">
        <w:rPr>
          <w:rFonts w:asciiTheme="minorEastAsia" w:eastAsiaTheme="minorEastAsia" w:hAnsiTheme="minorEastAsia"/>
          <w:color w:val="000000" w:themeColor="text1"/>
          <w:sz w:val="24"/>
          <w:szCs w:val="24"/>
        </w:rPr>
        <w:t>内容</w:t>
      </w:r>
      <w:r>
        <w:rPr>
          <w:rFonts w:asciiTheme="minorEastAsia" w:eastAsiaTheme="minorEastAsia" w:hAnsiTheme="minorEastAsia" w:hint="eastAsia"/>
          <w:color w:val="000000" w:themeColor="text1"/>
          <w:sz w:val="24"/>
          <w:szCs w:val="24"/>
        </w:rPr>
        <w:t>。</w:t>
      </w:r>
    </w:p>
    <w:p w14:paraId="119077DE" w14:textId="72A9F976" w:rsidR="00291BFA" w:rsidRDefault="00291BFA" w:rsidP="00A67F0D">
      <w:pPr>
        <w:numPr>
          <w:ilvl w:val="0"/>
          <w:numId w:val="14"/>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播放</w:t>
      </w:r>
      <w:r>
        <w:rPr>
          <w:rFonts w:asciiTheme="minorEastAsia" w:eastAsiaTheme="minorEastAsia" w:hAnsiTheme="minorEastAsia"/>
          <w:color w:val="000000" w:themeColor="text1"/>
          <w:sz w:val="24"/>
          <w:szCs w:val="24"/>
        </w:rPr>
        <w:t>存储在咪咕云上的游戏视频。</w:t>
      </w:r>
    </w:p>
    <w:p w14:paraId="0C8BF9E2" w14:textId="41B9C2AF" w:rsidR="00291BFA" w:rsidRPr="00CF3EEB"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咪咕云</w:t>
      </w:r>
    </w:p>
    <w:p w14:paraId="70FDFD49" w14:textId="10D31A8F" w:rsidR="00291BFA" w:rsidRDefault="00291BFA" w:rsidP="00A67F0D">
      <w:pPr>
        <w:pStyle w:val="af0"/>
        <w:numPr>
          <w:ilvl w:val="0"/>
          <w:numId w:val="15"/>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保存</w:t>
      </w:r>
      <w:r>
        <w:rPr>
          <w:rFonts w:asciiTheme="minorEastAsia" w:eastAsiaTheme="minorEastAsia" w:hAnsiTheme="minorEastAsia"/>
          <w:color w:val="000000" w:themeColor="text1"/>
          <w:sz w:val="24"/>
          <w:szCs w:val="24"/>
        </w:rPr>
        <w:t>游戏视频</w:t>
      </w:r>
      <w:r>
        <w:rPr>
          <w:rFonts w:asciiTheme="minorEastAsia" w:eastAsiaTheme="minorEastAsia" w:hAnsiTheme="minorEastAsia" w:hint="eastAsia"/>
          <w:color w:val="000000" w:themeColor="text1"/>
          <w:sz w:val="24"/>
          <w:szCs w:val="24"/>
        </w:rPr>
        <w:t>源文件</w:t>
      </w:r>
      <w:r>
        <w:rPr>
          <w:rFonts w:asciiTheme="minorEastAsia" w:eastAsiaTheme="minorEastAsia" w:hAnsiTheme="minorEastAsia"/>
          <w:color w:val="000000" w:themeColor="text1"/>
          <w:sz w:val="24"/>
          <w:szCs w:val="24"/>
        </w:rPr>
        <w:t>，支持视频播放。</w:t>
      </w:r>
    </w:p>
    <w:p w14:paraId="7A73B0C8" w14:textId="212BD9EA" w:rsidR="00291BFA" w:rsidRPr="00CF3EEB"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游戏</w:t>
      </w:r>
      <w:r w:rsidRPr="00CF3EEB">
        <w:rPr>
          <w:rFonts w:asciiTheme="minorEastAsia" w:eastAsiaTheme="minorEastAsia" w:hAnsiTheme="minorEastAsia"/>
          <w:b/>
          <w:color w:val="000000" w:themeColor="text1"/>
          <w:sz w:val="24"/>
          <w:szCs w:val="24"/>
        </w:rPr>
        <w:t>服务端</w:t>
      </w:r>
    </w:p>
    <w:p w14:paraId="4351E317" w14:textId="47FC90DF" w:rsidR="00291BFA" w:rsidRDefault="00291BFA" w:rsidP="00A67F0D">
      <w:pPr>
        <w:pStyle w:val="af0"/>
        <w:numPr>
          <w:ilvl w:val="0"/>
          <w:numId w:val="16"/>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与</w:t>
      </w:r>
      <w:r>
        <w:rPr>
          <w:rFonts w:asciiTheme="minorEastAsia" w:eastAsiaTheme="minorEastAsia" w:hAnsiTheme="minorEastAsia" w:hint="eastAsia"/>
          <w:color w:val="000000" w:themeColor="text1"/>
          <w:sz w:val="24"/>
          <w:szCs w:val="24"/>
        </w:rPr>
        <w:t>游戏客户端</w:t>
      </w:r>
      <w:r>
        <w:rPr>
          <w:rFonts w:asciiTheme="minorEastAsia" w:eastAsiaTheme="minorEastAsia" w:hAnsiTheme="minorEastAsia"/>
          <w:color w:val="000000" w:themeColor="text1"/>
          <w:sz w:val="24"/>
          <w:szCs w:val="24"/>
        </w:rPr>
        <w:t>端交互</w:t>
      </w:r>
      <w:r>
        <w:rPr>
          <w:rFonts w:asciiTheme="minorEastAsia" w:eastAsiaTheme="minorEastAsia" w:hAnsiTheme="minorEastAsia" w:hint="eastAsia"/>
          <w:color w:val="000000" w:themeColor="text1"/>
          <w:sz w:val="24"/>
          <w:szCs w:val="24"/>
        </w:rPr>
        <w:t>数据，向</w:t>
      </w:r>
      <w:r w:rsidR="00130C52">
        <w:rPr>
          <w:rFonts w:asciiTheme="minorEastAsia" w:eastAsiaTheme="minorEastAsia" w:hAnsiTheme="minorEastAsia"/>
          <w:color w:val="000000" w:themeColor="text1"/>
          <w:sz w:val="24"/>
          <w:szCs w:val="24"/>
        </w:rPr>
        <w:t>用户</w:t>
      </w:r>
      <w:r w:rsidR="00130C52">
        <w:rPr>
          <w:rFonts w:asciiTheme="minorEastAsia" w:eastAsiaTheme="minorEastAsia" w:hAnsiTheme="minorEastAsia" w:hint="eastAsia"/>
          <w:color w:val="000000" w:themeColor="text1"/>
          <w:sz w:val="24"/>
          <w:szCs w:val="24"/>
        </w:rPr>
        <w:t>呈现</w:t>
      </w:r>
      <w:r>
        <w:rPr>
          <w:rFonts w:asciiTheme="minorEastAsia" w:eastAsiaTheme="minorEastAsia" w:hAnsiTheme="minorEastAsia" w:hint="eastAsia"/>
          <w:color w:val="000000" w:themeColor="text1"/>
          <w:sz w:val="24"/>
          <w:szCs w:val="24"/>
        </w:rPr>
        <w:t>游戏视频</w:t>
      </w:r>
      <w:r w:rsidR="00130C52">
        <w:rPr>
          <w:rFonts w:asciiTheme="minorEastAsia" w:eastAsiaTheme="minorEastAsia" w:hAnsiTheme="minorEastAsia" w:hint="eastAsia"/>
          <w:color w:val="000000" w:themeColor="text1"/>
          <w:sz w:val="24"/>
          <w:szCs w:val="24"/>
        </w:rPr>
        <w:t>内容</w:t>
      </w:r>
      <w:r>
        <w:rPr>
          <w:rFonts w:asciiTheme="minorEastAsia" w:eastAsiaTheme="minorEastAsia" w:hAnsiTheme="minorEastAsia"/>
          <w:color w:val="000000" w:themeColor="text1"/>
          <w:sz w:val="24"/>
          <w:szCs w:val="24"/>
        </w:rPr>
        <w:t>。</w:t>
      </w:r>
    </w:p>
    <w:p w14:paraId="070AB3C6" w14:textId="051A810C" w:rsidR="00291BFA" w:rsidRDefault="00291BFA" w:rsidP="00A67F0D">
      <w:pPr>
        <w:pStyle w:val="af0"/>
        <w:numPr>
          <w:ilvl w:val="0"/>
          <w:numId w:val="16"/>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向</w:t>
      </w:r>
      <w:r>
        <w:rPr>
          <w:rFonts w:asciiTheme="minorEastAsia" w:eastAsiaTheme="minorEastAsia" w:hAnsiTheme="minorEastAsia"/>
          <w:color w:val="000000" w:themeColor="text1"/>
          <w:sz w:val="24"/>
          <w:szCs w:val="24"/>
        </w:rPr>
        <w:t>运营人员提供</w:t>
      </w:r>
      <w:r>
        <w:rPr>
          <w:rFonts w:asciiTheme="minorEastAsia" w:eastAsiaTheme="minorEastAsia" w:hAnsiTheme="minorEastAsia" w:hint="eastAsia"/>
          <w:color w:val="000000" w:themeColor="text1"/>
          <w:sz w:val="24"/>
          <w:szCs w:val="24"/>
        </w:rPr>
        <w:t>标签</w:t>
      </w:r>
      <w:r>
        <w:rPr>
          <w:rFonts w:asciiTheme="minorEastAsia" w:eastAsiaTheme="minorEastAsia" w:hAnsiTheme="minorEastAsia"/>
          <w:color w:val="000000" w:themeColor="text1"/>
          <w:sz w:val="24"/>
          <w:szCs w:val="24"/>
        </w:rPr>
        <w:t>管理界面，</w:t>
      </w:r>
      <w:r>
        <w:rPr>
          <w:rFonts w:asciiTheme="minorEastAsia" w:eastAsiaTheme="minorEastAsia" w:hAnsiTheme="minorEastAsia" w:hint="eastAsia"/>
          <w:color w:val="000000" w:themeColor="text1"/>
          <w:sz w:val="24"/>
          <w:szCs w:val="24"/>
        </w:rPr>
        <w:t>定义</w:t>
      </w:r>
      <w:r>
        <w:rPr>
          <w:rFonts w:asciiTheme="minorEastAsia" w:eastAsiaTheme="minorEastAsia" w:hAnsiTheme="minorEastAsia"/>
          <w:color w:val="000000" w:themeColor="text1"/>
          <w:sz w:val="24"/>
          <w:szCs w:val="24"/>
        </w:rPr>
        <w:t>各个</w:t>
      </w:r>
      <w:r>
        <w:rPr>
          <w:rFonts w:asciiTheme="minorEastAsia" w:eastAsiaTheme="minorEastAsia" w:hAnsiTheme="minorEastAsia" w:hint="eastAsia"/>
          <w:color w:val="000000" w:themeColor="text1"/>
          <w:sz w:val="24"/>
          <w:szCs w:val="24"/>
        </w:rPr>
        <w:t>游戏标签</w:t>
      </w:r>
      <w:r>
        <w:rPr>
          <w:rFonts w:asciiTheme="minorEastAsia" w:eastAsiaTheme="minorEastAsia" w:hAnsiTheme="minorEastAsia"/>
          <w:color w:val="000000" w:themeColor="text1"/>
          <w:sz w:val="24"/>
          <w:szCs w:val="24"/>
        </w:rPr>
        <w:t>，并</w:t>
      </w:r>
      <w:r>
        <w:rPr>
          <w:rFonts w:asciiTheme="minorEastAsia" w:eastAsiaTheme="minorEastAsia" w:hAnsiTheme="minorEastAsia" w:hint="eastAsia"/>
          <w:color w:val="000000" w:themeColor="text1"/>
          <w:sz w:val="24"/>
          <w:szCs w:val="24"/>
        </w:rPr>
        <w:t>将标签同步</w:t>
      </w:r>
      <w:r>
        <w:rPr>
          <w:rFonts w:asciiTheme="minorEastAsia" w:eastAsiaTheme="minorEastAsia" w:hAnsiTheme="minorEastAsia"/>
          <w:color w:val="000000" w:themeColor="text1"/>
          <w:sz w:val="24"/>
          <w:szCs w:val="24"/>
        </w:rPr>
        <w:t>给互娱大数据平台。</w:t>
      </w:r>
    </w:p>
    <w:p w14:paraId="409F5C11" w14:textId="69C85CE5" w:rsidR="00291BFA" w:rsidRPr="001B2CAE" w:rsidRDefault="00664F07" w:rsidP="00A67F0D">
      <w:pPr>
        <w:pStyle w:val="af0"/>
        <w:numPr>
          <w:ilvl w:val="0"/>
          <w:numId w:val="16"/>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调用</w:t>
      </w:r>
      <w:r w:rsidR="00291BFA">
        <w:rPr>
          <w:rFonts w:asciiTheme="minorEastAsia" w:eastAsiaTheme="minorEastAsia" w:hAnsiTheme="minorEastAsia" w:hint="eastAsia"/>
          <w:color w:val="000000" w:themeColor="text1"/>
          <w:sz w:val="24"/>
          <w:szCs w:val="24"/>
        </w:rPr>
        <w:t>互娱</w:t>
      </w:r>
      <w:r w:rsidR="00291BFA">
        <w:rPr>
          <w:rFonts w:asciiTheme="minorEastAsia" w:eastAsiaTheme="minorEastAsia" w:hAnsiTheme="minorEastAsia"/>
          <w:color w:val="000000" w:themeColor="text1"/>
          <w:sz w:val="24"/>
          <w:szCs w:val="24"/>
        </w:rPr>
        <w:t>大数据</w:t>
      </w:r>
      <w:r>
        <w:rPr>
          <w:rFonts w:asciiTheme="minorEastAsia" w:eastAsiaTheme="minorEastAsia" w:hAnsiTheme="minorEastAsia" w:hint="eastAsia"/>
          <w:color w:val="000000" w:themeColor="text1"/>
          <w:sz w:val="24"/>
          <w:szCs w:val="24"/>
        </w:rPr>
        <w:t>平台</w:t>
      </w:r>
      <w:r>
        <w:rPr>
          <w:rFonts w:asciiTheme="minorEastAsia" w:eastAsiaTheme="minorEastAsia" w:hAnsiTheme="minorEastAsia"/>
          <w:color w:val="000000" w:themeColor="text1"/>
          <w:sz w:val="24"/>
          <w:szCs w:val="24"/>
        </w:rPr>
        <w:t>的游戏视频</w:t>
      </w:r>
      <w:r>
        <w:rPr>
          <w:rFonts w:asciiTheme="minorEastAsia" w:eastAsiaTheme="minorEastAsia" w:hAnsiTheme="minorEastAsia" w:hint="eastAsia"/>
          <w:color w:val="000000" w:themeColor="text1"/>
          <w:sz w:val="24"/>
          <w:szCs w:val="24"/>
        </w:rPr>
        <w:t>模型</w:t>
      </w:r>
      <w:r>
        <w:rPr>
          <w:rFonts w:asciiTheme="minorEastAsia" w:eastAsiaTheme="minorEastAsia" w:hAnsiTheme="minorEastAsia"/>
          <w:color w:val="000000" w:themeColor="text1"/>
          <w:sz w:val="24"/>
          <w:szCs w:val="24"/>
        </w:rPr>
        <w:t>使用接口</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获取长视频的游戏标签</w:t>
      </w:r>
      <w:r w:rsidR="00130C52">
        <w:rPr>
          <w:rFonts w:asciiTheme="minorEastAsia" w:eastAsiaTheme="minorEastAsia" w:hAnsiTheme="minorEastAsia" w:hint="eastAsia"/>
          <w:color w:val="000000" w:themeColor="text1"/>
          <w:sz w:val="24"/>
          <w:szCs w:val="24"/>
        </w:rPr>
        <w:t>、</w:t>
      </w:r>
      <w:r>
        <w:rPr>
          <w:rFonts w:asciiTheme="minorEastAsia" w:eastAsiaTheme="minorEastAsia" w:hAnsiTheme="minorEastAsia" w:hint="eastAsia"/>
          <w:color w:val="000000" w:themeColor="text1"/>
          <w:sz w:val="24"/>
          <w:szCs w:val="24"/>
        </w:rPr>
        <w:t>精彩</w:t>
      </w:r>
      <w:r>
        <w:rPr>
          <w:rFonts w:asciiTheme="minorEastAsia" w:eastAsiaTheme="minorEastAsia" w:hAnsiTheme="minorEastAsia"/>
          <w:color w:val="000000" w:themeColor="text1"/>
          <w:sz w:val="24"/>
          <w:szCs w:val="24"/>
        </w:rPr>
        <w:t>短视频</w:t>
      </w:r>
      <w:r w:rsidR="00130C52">
        <w:rPr>
          <w:rFonts w:asciiTheme="minorEastAsia" w:eastAsiaTheme="minorEastAsia" w:hAnsiTheme="minorEastAsia" w:hint="eastAsia"/>
          <w:color w:val="000000" w:themeColor="text1"/>
          <w:sz w:val="24"/>
          <w:szCs w:val="24"/>
        </w:rPr>
        <w:t>的</w:t>
      </w:r>
      <w:r>
        <w:rPr>
          <w:rFonts w:asciiTheme="minorEastAsia" w:eastAsiaTheme="minorEastAsia" w:hAnsiTheme="minorEastAsia" w:hint="eastAsia"/>
          <w:color w:val="000000" w:themeColor="text1"/>
          <w:sz w:val="24"/>
          <w:szCs w:val="24"/>
        </w:rPr>
        <w:t>标签和</w:t>
      </w:r>
      <w:r>
        <w:rPr>
          <w:rFonts w:asciiTheme="minorEastAsia" w:eastAsiaTheme="minorEastAsia" w:hAnsiTheme="minorEastAsia"/>
          <w:color w:val="000000" w:themeColor="text1"/>
          <w:sz w:val="24"/>
          <w:szCs w:val="24"/>
        </w:rPr>
        <w:t>播放地址</w:t>
      </w:r>
      <w:r w:rsidR="00291BFA">
        <w:rPr>
          <w:rFonts w:asciiTheme="minorEastAsia" w:eastAsiaTheme="minorEastAsia" w:hAnsiTheme="minorEastAsia"/>
          <w:color w:val="000000" w:themeColor="text1"/>
          <w:sz w:val="24"/>
          <w:szCs w:val="24"/>
        </w:rPr>
        <w:t>。</w:t>
      </w:r>
    </w:p>
    <w:p w14:paraId="3C9BC74D" w14:textId="77777777" w:rsidR="00291BFA" w:rsidRPr="00C524CF"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sidRPr="00C524CF">
        <w:rPr>
          <w:rFonts w:asciiTheme="minorEastAsia" w:eastAsiaTheme="minorEastAsia" w:hAnsiTheme="minorEastAsia" w:hint="eastAsia"/>
          <w:b/>
          <w:color w:val="000000" w:themeColor="text1"/>
          <w:sz w:val="24"/>
          <w:szCs w:val="24"/>
        </w:rPr>
        <w:lastRenderedPageBreak/>
        <w:t>互娱</w:t>
      </w:r>
      <w:r w:rsidRPr="00C524CF">
        <w:rPr>
          <w:rFonts w:asciiTheme="minorEastAsia" w:eastAsiaTheme="minorEastAsia" w:hAnsiTheme="minorEastAsia"/>
          <w:b/>
          <w:color w:val="000000" w:themeColor="text1"/>
          <w:sz w:val="24"/>
          <w:szCs w:val="24"/>
        </w:rPr>
        <w:t>大数据</w:t>
      </w:r>
    </w:p>
    <w:p w14:paraId="3F39A79E" w14:textId="0F5DE2BD" w:rsidR="00291BFA" w:rsidRDefault="00291BFA" w:rsidP="00A67F0D">
      <w:pPr>
        <w:pStyle w:val="af0"/>
        <w:numPr>
          <w:ilvl w:val="0"/>
          <w:numId w:val="17"/>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w:t>
      </w:r>
      <w:r w:rsidR="00664F07">
        <w:rPr>
          <w:rFonts w:asciiTheme="minorEastAsia" w:eastAsiaTheme="minorEastAsia" w:hAnsiTheme="minorEastAsia"/>
          <w:color w:val="000000" w:themeColor="text1"/>
          <w:sz w:val="24"/>
          <w:szCs w:val="24"/>
        </w:rPr>
        <w:t>接收到</w:t>
      </w:r>
      <w:r w:rsidR="00664F07">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服务端的</w:t>
      </w:r>
      <w:r w:rsidR="00664F07">
        <w:rPr>
          <w:rFonts w:asciiTheme="minorEastAsia" w:eastAsiaTheme="minorEastAsia" w:hAnsiTheme="minorEastAsia" w:hint="eastAsia"/>
          <w:color w:val="000000" w:themeColor="text1"/>
          <w:sz w:val="24"/>
          <w:szCs w:val="24"/>
        </w:rPr>
        <w:t>模型</w:t>
      </w:r>
      <w:r>
        <w:rPr>
          <w:rFonts w:asciiTheme="minorEastAsia" w:eastAsiaTheme="minorEastAsia" w:hAnsiTheme="minorEastAsia"/>
          <w:color w:val="000000" w:themeColor="text1"/>
          <w:sz w:val="24"/>
          <w:szCs w:val="24"/>
        </w:rPr>
        <w:t>后，调用</w:t>
      </w:r>
      <w:r>
        <w:rPr>
          <w:rFonts w:asciiTheme="minorEastAsia" w:eastAsiaTheme="minorEastAsia" w:hAnsiTheme="minorEastAsia" w:hint="eastAsia"/>
          <w:color w:val="000000" w:themeColor="text1"/>
          <w:sz w:val="24"/>
          <w:szCs w:val="24"/>
        </w:rPr>
        <w:t>AI前置</w:t>
      </w:r>
      <w:r>
        <w:rPr>
          <w:rFonts w:asciiTheme="minorEastAsia" w:eastAsiaTheme="minorEastAsia" w:hAnsiTheme="minorEastAsia"/>
          <w:color w:val="000000" w:themeColor="text1"/>
          <w:sz w:val="24"/>
          <w:szCs w:val="24"/>
        </w:rPr>
        <w:t>平台的模型服务</w:t>
      </w:r>
      <w:r>
        <w:rPr>
          <w:rFonts w:asciiTheme="minorEastAsia" w:eastAsiaTheme="minorEastAsia" w:hAnsiTheme="minorEastAsia" w:hint="eastAsia"/>
          <w:color w:val="000000" w:themeColor="text1"/>
          <w:sz w:val="24"/>
          <w:szCs w:val="24"/>
        </w:rPr>
        <w:t>接口</w:t>
      </w:r>
      <w:r>
        <w:rPr>
          <w:rFonts w:asciiTheme="minorEastAsia" w:eastAsiaTheme="minorEastAsia" w:hAnsiTheme="minorEastAsia"/>
          <w:color w:val="000000" w:themeColor="text1"/>
          <w:sz w:val="24"/>
          <w:szCs w:val="24"/>
        </w:rPr>
        <w:t>，</w:t>
      </w:r>
      <w:r w:rsidR="00664F07">
        <w:rPr>
          <w:rFonts w:asciiTheme="minorEastAsia" w:eastAsiaTheme="minorEastAsia" w:hAnsiTheme="minorEastAsia"/>
          <w:color w:val="000000" w:themeColor="text1"/>
          <w:sz w:val="24"/>
          <w:szCs w:val="24"/>
        </w:rPr>
        <w:t>获取长视频的游戏标签</w:t>
      </w:r>
      <w:r w:rsidR="00130C52">
        <w:rPr>
          <w:rFonts w:asciiTheme="minorEastAsia" w:eastAsiaTheme="minorEastAsia" w:hAnsiTheme="minorEastAsia" w:hint="eastAsia"/>
          <w:color w:val="000000" w:themeColor="text1"/>
          <w:sz w:val="24"/>
          <w:szCs w:val="24"/>
        </w:rPr>
        <w:t>、</w:t>
      </w:r>
      <w:r w:rsidR="00664F07">
        <w:rPr>
          <w:rFonts w:asciiTheme="minorEastAsia" w:eastAsiaTheme="minorEastAsia" w:hAnsiTheme="minorEastAsia" w:hint="eastAsia"/>
          <w:color w:val="000000" w:themeColor="text1"/>
          <w:sz w:val="24"/>
          <w:szCs w:val="24"/>
        </w:rPr>
        <w:t>精彩</w:t>
      </w:r>
      <w:r w:rsidR="00664F07">
        <w:rPr>
          <w:rFonts w:asciiTheme="minorEastAsia" w:eastAsiaTheme="minorEastAsia" w:hAnsiTheme="minorEastAsia"/>
          <w:color w:val="000000" w:themeColor="text1"/>
          <w:sz w:val="24"/>
          <w:szCs w:val="24"/>
        </w:rPr>
        <w:t>短视频</w:t>
      </w:r>
      <w:r w:rsidR="00130C52">
        <w:rPr>
          <w:rFonts w:asciiTheme="minorEastAsia" w:eastAsiaTheme="minorEastAsia" w:hAnsiTheme="minorEastAsia" w:hint="eastAsia"/>
          <w:color w:val="000000" w:themeColor="text1"/>
          <w:sz w:val="24"/>
          <w:szCs w:val="24"/>
        </w:rPr>
        <w:t>的</w:t>
      </w:r>
      <w:r w:rsidR="00664F07">
        <w:rPr>
          <w:rFonts w:asciiTheme="minorEastAsia" w:eastAsiaTheme="minorEastAsia" w:hAnsiTheme="minorEastAsia" w:hint="eastAsia"/>
          <w:color w:val="000000" w:themeColor="text1"/>
          <w:sz w:val="24"/>
          <w:szCs w:val="24"/>
        </w:rPr>
        <w:t>标签和</w:t>
      </w:r>
      <w:r w:rsidR="00664F07">
        <w:rPr>
          <w:rFonts w:asciiTheme="minorEastAsia" w:eastAsiaTheme="minorEastAsia" w:hAnsiTheme="minorEastAsia"/>
          <w:color w:val="000000" w:themeColor="text1"/>
          <w:sz w:val="24"/>
          <w:szCs w:val="24"/>
        </w:rPr>
        <w:t>播放地址</w:t>
      </w:r>
      <w:r>
        <w:rPr>
          <w:rFonts w:asciiTheme="minorEastAsia" w:eastAsiaTheme="minorEastAsia" w:hAnsiTheme="minorEastAsia" w:hint="eastAsia"/>
          <w:color w:val="000000" w:themeColor="text1"/>
          <w:sz w:val="24"/>
          <w:szCs w:val="24"/>
        </w:rPr>
        <w:t>。</w:t>
      </w:r>
    </w:p>
    <w:p w14:paraId="21E03FA7" w14:textId="138EBAC0" w:rsidR="00291BFA" w:rsidRDefault="00291BFA" w:rsidP="00A67F0D">
      <w:pPr>
        <w:pStyle w:val="af0"/>
        <w:numPr>
          <w:ilvl w:val="0"/>
          <w:numId w:val="17"/>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2017年向</w:t>
      </w:r>
      <w:r>
        <w:rPr>
          <w:rFonts w:asciiTheme="minorEastAsia" w:eastAsiaTheme="minorEastAsia" w:hAnsiTheme="minorEastAsia"/>
          <w:color w:val="000000" w:themeColor="text1"/>
          <w:sz w:val="24"/>
          <w:szCs w:val="24"/>
        </w:rPr>
        <w:t>算法人员</w:t>
      </w:r>
      <w:r>
        <w:rPr>
          <w:rFonts w:asciiTheme="minorEastAsia" w:eastAsiaTheme="minorEastAsia" w:hAnsiTheme="minorEastAsia" w:hint="eastAsia"/>
          <w:color w:val="000000" w:themeColor="text1"/>
          <w:sz w:val="24"/>
          <w:szCs w:val="24"/>
        </w:rPr>
        <w:t>提供</w:t>
      </w:r>
      <w:r>
        <w:rPr>
          <w:rFonts w:asciiTheme="minorEastAsia" w:eastAsiaTheme="minorEastAsia" w:hAnsiTheme="minorEastAsia"/>
          <w:color w:val="000000" w:themeColor="text1"/>
          <w:sz w:val="24"/>
          <w:szCs w:val="24"/>
        </w:rPr>
        <w:t>模型管理功能，包括</w:t>
      </w:r>
      <w:r>
        <w:rPr>
          <w:rFonts w:asciiTheme="minorEastAsia" w:eastAsiaTheme="minorEastAsia" w:hAnsiTheme="minorEastAsia" w:hint="eastAsia"/>
          <w:color w:val="000000" w:themeColor="text1"/>
          <w:sz w:val="24"/>
          <w:szCs w:val="24"/>
        </w:rPr>
        <w:t>接收并</w:t>
      </w:r>
      <w:r>
        <w:rPr>
          <w:rFonts w:asciiTheme="minorEastAsia" w:eastAsiaTheme="minorEastAsia" w:hAnsiTheme="minorEastAsia"/>
          <w:color w:val="000000" w:themeColor="text1"/>
          <w:sz w:val="24"/>
          <w:szCs w:val="24"/>
        </w:rPr>
        <w:t>查询</w:t>
      </w:r>
      <w:r w:rsidR="00664F07">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服务</w:t>
      </w:r>
      <w:r>
        <w:rPr>
          <w:rFonts w:asciiTheme="minorEastAsia" w:eastAsiaTheme="minorEastAsia" w:hAnsiTheme="minorEastAsia" w:hint="eastAsia"/>
          <w:color w:val="000000" w:themeColor="text1"/>
          <w:sz w:val="24"/>
          <w:szCs w:val="24"/>
        </w:rPr>
        <w:t>端同步来的</w:t>
      </w:r>
      <w:r w:rsidR="00664F07">
        <w:rPr>
          <w:rFonts w:asciiTheme="minorEastAsia" w:eastAsiaTheme="minorEastAsia" w:hAnsiTheme="minorEastAsia" w:hint="eastAsia"/>
          <w:color w:val="000000" w:themeColor="text1"/>
          <w:sz w:val="24"/>
          <w:szCs w:val="24"/>
        </w:rPr>
        <w:t>标签</w:t>
      </w:r>
      <w:r w:rsidR="00664F07">
        <w:rPr>
          <w:rFonts w:asciiTheme="minorEastAsia" w:eastAsiaTheme="minorEastAsia" w:hAnsiTheme="minorEastAsia"/>
          <w:color w:val="000000" w:themeColor="text1"/>
          <w:sz w:val="24"/>
          <w:szCs w:val="24"/>
        </w:rPr>
        <w:t>数据</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查询模型日志</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w:t>
      </w:r>
      <w:r w:rsidR="00664F07">
        <w:rPr>
          <w:rFonts w:asciiTheme="minorEastAsia" w:eastAsiaTheme="minorEastAsia" w:hAnsiTheme="minorEastAsia" w:hint="eastAsia"/>
          <w:color w:val="000000" w:themeColor="text1"/>
          <w:sz w:val="24"/>
          <w:szCs w:val="24"/>
        </w:rPr>
        <w:t>和</w:t>
      </w:r>
      <w:r>
        <w:rPr>
          <w:rFonts w:asciiTheme="minorEastAsia" w:eastAsiaTheme="minorEastAsia" w:hAnsiTheme="minorEastAsia" w:hint="eastAsia"/>
          <w:color w:val="000000" w:themeColor="text1"/>
          <w:sz w:val="24"/>
          <w:szCs w:val="24"/>
        </w:rPr>
        <w:t>载入</w:t>
      </w:r>
      <w:r>
        <w:rPr>
          <w:rFonts w:asciiTheme="minorEastAsia" w:eastAsiaTheme="minorEastAsia" w:hAnsiTheme="minorEastAsia"/>
          <w:color w:val="000000" w:themeColor="text1"/>
          <w:sz w:val="24"/>
          <w:szCs w:val="24"/>
        </w:rPr>
        <w:t>模型版本等功能</w:t>
      </w:r>
      <w:r>
        <w:rPr>
          <w:rFonts w:asciiTheme="minorEastAsia" w:eastAsiaTheme="minorEastAsia" w:hAnsiTheme="minorEastAsia" w:hint="eastAsia"/>
          <w:color w:val="000000" w:themeColor="text1"/>
          <w:sz w:val="24"/>
          <w:szCs w:val="24"/>
        </w:rPr>
        <w:t>。</w:t>
      </w:r>
    </w:p>
    <w:p w14:paraId="32F6A8AF" w14:textId="77777777" w:rsidR="00291BFA" w:rsidRDefault="00291BFA" w:rsidP="00A67F0D">
      <w:pPr>
        <w:pStyle w:val="af0"/>
        <w:numPr>
          <w:ilvl w:val="0"/>
          <w:numId w:val="17"/>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2017年向</w:t>
      </w:r>
      <w:r>
        <w:rPr>
          <w:rFonts w:asciiTheme="minorEastAsia" w:eastAsiaTheme="minorEastAsia" w:hAnsiTheme="minorEastAsia"/>
          <w:color w:val="000000" w:themeColor="text1"/>
          <w:sz w:val="24"/>
          <w:szCs w:val="24"/>
        </w:rPr>
        <w:t>标注人员提供数据标注功能，可完成源视频的样本标注</w:t>
      </w:r>
      <w:r>
        <w:rPr>
          <w:rFonts w:asciiTheme="minorEastAsia" w:eastAsiaTheme="minorEastAsia" w:hAnsiTheme="minorEastAsia" w:hint="eastAsia"/>
          <w:color w:val="000000" w:themeColor="text1"/>
          <w:sz w:val="24"/>
          <w:szCs w:val="24"/>
        </w:rPr>
        <w:t>。</w:t>
      </w:r>
    </w:p>
    <w:p w14:paraId="3BB21233" w14:textId="26DB1289" w:rsidR="00291BFA" w:rsidRDefault="00291BFA" w:rsidP="00A67F0D">
      <w:pPr>
        <w:pStyle w:val="af0"/>
        <w:numPr>
          <w:ilvl w:val="0"/>
          <w:numId w:val="17"/>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按照AI数据</w:t>
      </w:r>
      <w:r>
        <w:rPr>
          <w:rFonts w:asciiTheme="minorEastAsia" w:eastAsiaTheme="minorEastAsia" w:hAnsiTheme="minorEastAsia"/>
          <w:color w:val="000000" w:themeColor="text1"/>
          <w:sz w:val="24"/>
          <w:szCs w:val="24"/>
        </w:rPr>
        <w:t>规范要求将源视频、标注结果导出成规定格式</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生成数据文件、</w:t>
      </w:r>
      <w:r>
        <w:rPr>
          <w:rFonts w:asciiTheme="minorEastAsia" w:eastAsiaTheme="minorEastAsia" w:hAnsiTheme="minorEastAsia" w:hint="eastAsia"/>
          <w:color w:val="000000" w:themeColor="text1"/>
          <w:sz w:val="24"/>
          <w:szCs w:val="24"/>
        </w:rPr>
        <w:t>字段</w:t>
      </w:r>
      <w:r>
        <w:rPr>
          <w:rFonts w:asciiTheme="minorEastAsia" w:eastAsiaTheme="minorEastAsia" w:hAnsiTheme="minorEastAsia"/>
          <w:color w:val="000000" w:themeColor="text1"/>
          <w:sz w:val="24"/>
          <w:szCs w:val="24"/>
        </w:rPr>
        <w:t>文件、</w:t>
      </w:r>
      <w:r>
        <w:rPr>
          <w:rFonts w:asciiTheme="minorEastAsia" w:eastAsiaTheme="minorEastAsia" w:hAnsiTheme="minorEastAsia" w:hint="eastAsia"/>
          <w:color w:val="000000" w:themeColor="text1"/>
          <w:sz w:val="24"/>
          <w:szCs w:val="24"/>
        </w:rPr>
        <w:t>校验</w:t>
      </w:r>
      <w:r w:rsidR="00130C52">
        <w:rPr>
          <w:rFonts w:asciiTheme="minorEastAsia" w:eastAsiaTheme="minorEastAsia" w:hAnsiTheme="minorEastAsia"/>
          <w:color w:val="000000" w:themeColor="text1"/>
          <w:sz w:val="24"/>
          <w:szCs w:val="24"/>
        </w:rPr>
        <w:t>文件，并传输到</w:t>
      </w:r>
      <w:r w:rsidR="00130C52">
        <w:rPr>
          <w:rFonts w:asciiTheme="minorEastAsia" w:eastAsiaTheme="minorEastAsia" w:hAnsiTheme="minorEastAsia" w:hint="eastAsia"/>
          <w:color w:val="000000" w:themeColor="text1"/>
          <w:sz w:val="24"/>
          <w:szCs w:val="24"/>
        </w:rPr>
        <w:t>FTP</w:t>
      </w:r>
      <w:r w:rsidR="00130C52">
        <w:rPr>
          <w:rFonts w:asciiTheme="minorEastAsia" w:eastAsiaTheme="minorEastAsia" w:hAnsiTheme="minorEastAsia"/>
          <w:color w:val="000000" w:themeColor="text1"/>
          <w:sz w:val="24"/>
          <w:szCs w:val="24"/>
        </w:rPr>
        <w:t>前置机</w:t>
      </w:r>
      <w:r w:rsidR="00130C52">
        <w:rPr>
          <w:rFonts w:asciiTheme="minorEastAsia" w:eastAsiaTheme="minorEastAsia" w:hAnsiTheme="minorEastAsia" w:hint="eastAsia"/>
          <w:color w:val="000000" w:themeColor="text1"/>
          <w:sz w:val="24"/>
          <w:szCs w:val="24"/>
        </w:rPr>
        <w:t>上</w:t>
      </w:r>
      <w:r>
        <w:rPr>
          <w:rFonts w:asciiTheme="minorEastAsia" w:eastAsiaTheme="minorEastAsia" w:hAnsiTheme="minorEastAsia"/>
          <w:color w:val="000000" w:themeColor="text1"/>
          <w:sz w:val="24"/>
          <w:szCs w:val="24"/>
        </w:rPr>
        <w:t>。</w:t>
      </w:r>
    </w:p>
    <w:p w14:paraId="20C60BBB" w14:textId="77777777" w:rsidR="00291BFA" w:rsidRPr="00104445"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sidRPr="00104445">
        <w:rPr>
          <w:rFonts w:asciiTheme="minorEastAsia" w:eastAsiaTheme="minorEastAsia" w:hAnsiTheme="minorEastAsia" w:hint="eastAsia"/>
          <w:b/>
          <w:color w:val="000000" w:themeColor="text1"/>
          <w:sz w:val="24"/>
          <w:szCs w:val="24"/>
        </w:rPr>
        <w:t>AI前置</w:t>
      </w:r>
      <w:r w:rsidRPr="00104445">
        <w:rPr>
          <w:rFonts w:asciiTheme="minorEastAsia" w:eastAsiaTheme="minorEastAsia" w:hAnsiTheme="minorEastAsia"/>
          <w:b/>
          <w:color w:val="000000" w:themeColor="text1"/>
          <w:sz w:val="24"/>
          <w:szCs w:val="24"/>
        </w:rPr>
        <w:t>平台</w:t>
      </w:r>
    </w:p>
    <w:p w14:paraId="68BCDBD9" w14:textId="2D8E202E" w:rsidR="00291BFA" w:rsidRDefault="00291BFA" w:rsidP="00A67F0D">
      <w:pPr>
        <w:pStyle w:val="af0"/>
        <w:numPr>
          <w:ilvl w:val="0"/>
          <w:numId w:val="18"/>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使用</w:t>
      </w:r>
      <w:r>
        <w:rPr>
          <w:rFonts w:asciiTheme="minorEastAsia" w:eastAsiaTheme="minorEastAsia" w:hAnsiTheme="minorEastAsia"/>
          <w:color w:val="000000" w:themeColor="text1"/>
          <w:sz w:val="24"/>
          <w:szCs w:val="24"/>
        </w:rPr>
        <w:t>模型部署工具</w:t>
      </w:r>
      <w:r>
        <w:rPr>
          <w:rFonts w:asciiTheme="minorEastAsia" w:eastAsiaTheme="minorEastAsia" w:hAnsiTheme="minorEastAsia" w:hint="eastAsia"/>
          <w:color w:val="000000" w:themeColor="text1"/>
          <w:sz w:val="24"/>
          <w:szCs w:val="24"/>
        </w:rPr>
        <w:t>在Tensflow框架中</w:t>
      </w:r>
      <w:r>
        <w:rPr>
          <w:rFonts w:asciiTheme="minorEastAsia" w:eastAsiaTheme="minorEastAsia" w:hAnsiTheme="minorEastAsia"/>
          <w:color w:val="000000" w:themeColor="text1"/>
          <w:sz w:val="24"/>
          <w:szCs w:val="24"/>
        </w:rPr>
        <w:t>部署最新版的</w:t>
      </w:r>
      <w:r w:rsidR="00AA2671">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视频理解模型文件。</w:t>
      </w:r>
    </w:p>
    <w:p w14:paraId="304B08A6" w14:textId="54A7D99D" w:rsidR="00291BFA" w:rsidRDefault="00291BFA" w:rsidP="00A67F0D">
      <w:pPr>
        <w:pStyle w:val="af0"/>
        <w:numPr>
          <w:ilvl w:val="0"/>
          <w:numId w:val="18"/>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对外</w:t>
      </w:r>
      <w:r>
        <w:rPr>
          <w:rFonts w:asciiTheme="minorEastAsia" w:eastAsiaTheme="minorEastAsia" w:hAnsiTheme="minorEastAsia"/>
          <w:color w:val="000000" w:themeColor="text1"/>
          <w:sz w:val="24"/>
          <w:szCs w:val="24"/>
        </w:rPr>
        <w:t>提供</w:t>
      </w:r>
      <w:r>
        <w:rPr>
          <w:rFonts w:asciiTheme="minorEastAsia" w:eastAsiaTheme="minorEastAsia" w:hAnsiTheme="minorEastAsia" w:hint="eastAsia"/>
          <w:color w:val="000000" w:themeColor="text1"/>
          <w:sz w:val="24"/>
          <w:szCs w:val="24"/>
        </w:rPr>
        <w:t>HTTP形式</w:t>
      </w:r>
      <w:r>
        <w:rPr>
          <w:rFonts w:asciiTheme="minorEastAsia" w:eastAsiaTheme="minorEastAsia" w:hAnsiTheme="minorEastAsia"/>
          <w:color w:val="000000" w:themeColor="text1"/>
          <w:sz w:val="24"/>
          <w:szCs w:val="24"/>
        </w:rPr>
        <w:t>的</w:t>
      </w:r>
      <w:r w:rsidR="00AA2671">
        <w:rPr>
          <w:rFonts w:asciiTheme="minorEastAsia" w:eastAsiaTheme="minorEastAsia" w:hAnsiTheme="minorEastAsia" w:hint="eastAsia"/>
          <w:color w:val="000000" w:themeColor="text1"/>
          <w:sz w:val="24"/>
          <w:szCs w:val="24"/>
        </w:rPr>
        <w:t>游戏</w:t>
      </w:r>
      <w:r>
        <w:rPr>
          <w:rFonts w:asciiTheme="minorEastAsia" w:eastAsiaTheme="minorEastAsia" w:hAnsiTheme="minorEastAsia"/>
          <w:color w:val="000000" w:themeColor="text1"/>
          <w:sz w:val="24"/>
          <w:szCs w:val="24"/>
        </w:rPr>
        <w:t>视频理解模型</w:t>
      </w:r>
      <w:r>
        <w:rPr>
          <w:rFonts w:asciiTheme="minorEastAsia" w:eastAsiaTheme="minorEastAsia" w:hAnsiTheme="minorEastAsia" w:hint="eastAsia"/>
          <w:color w:val="000000" w:themeColor="text1"/>
          <w:sz w:val="24"/>
          <w:szCs w:val="24"/>
        </w:rPr>
        <w:t>服务</w:t>
      </w:r>
      <w:r>
        <w:rPr>
          <w:rFonts w:asciiTheme="minorEastAsia" w:eastAsiaTheme="minorEastAsia" w:hAnsiTheme="minorEastAsia"/>
          <w:color w:val="000000" w:themeColor="text1"/>
          <w:sz w:val="24"/>
          <w:szCs w:val="24"/>
        </w:rPr>
        <w:t>。</w:t>
      </w:r>
    </w:p>
    <w:p w14:paraId="49978299" w14:textId="77777777" w:rsidR="00291BFA" w:rsidRPr="009945D4" w:rsidRDefault="00291BFA" w:rsidP="00A67F0D">
      <w:pPr>
        <w:numPr>
          <w:ilvl w:val="0"/>
          <w:numId w:val="13"/>
        </w:numPr>
        <w:spacing w:line="360" w:lineRule="auto"/>
        <w:rPr>
          <w:rFonts w:asciiTheme="minorEastAsia" w:eastAsiaTheme="minorEastAsia" w:hAnsiTheme="minorEastAsia"/>
          <w:b/>
          <w:color w:val="000000" w:themeColor="text1"/>
          <w:sz w:val="24"/>
          <w:szCs w:val="24"/>
        </w:rPr>
      </w:pPr>
      <w:r w:rsidRPr="009945D4">
        <w:rPr>
          <w:rFonts w:asciiTheme="minorEastAsia" w:eastAsiaTheme="minorEastAsia" w:hAnsiTheme="minorEastAsia" w:hint="eastAsia"/>
          <w:b/>
          <w:color w:val="000000" w:themeColor="text1"/>
          <w:sz w:val="24"/>
          <w:szCs w:val="24"/>
        </w:rPr>
        <w:t>AI云平台</w:t>
      </w:r>
    </w:p>
    <w:p w14:paraId="547A0D8F" w14:textId="4D15183F" w:rsidR="00291BFA" w:rsidRDefault="00291BFA" w:rsidP="00A67F0D">
      <w:pPr>
        <w:numPr>
          <w:ilvl w:val="0"/>
          <w:numId w:val="19"/>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存储模型</w:t>
      </w:r>
      <w:r w:rsidR="00130C52">
        <w:rPr>
          <w:rFonts w:asciiTheme="minorEastAsia" w:eastAsiaTheme="minorEastAsia" w:hAnsiTheme="minorEastAsia" w:hint="eastAsia"/>
          <w:color w:val="000000" w:themeColor="text1"/>
          <w:sz w:val="24"/>
          <w:szCs w:val="24"/>
        </w:rPr>
        <w:t>的</w:t>
      </w:r>
      <w:r w:rsidR="00130C52">
        <w:rPr>
          <w:rFonts w:asciiTheme="minorEastAsia" w:eastAsiaTheme="minorEastAsia" w:hAnsiTheme="minorEastAsia"/>
          <w:color w:val="000000" w:themeColor="text1"/>
          <w:sz w:val="24"/>
          <w:szCs w:val="24"/>
        </w:rPr>
        <w:t>训练</w:t>
      </w:r>
      <w:r>
        <w:rPr>
          <w:rFonts w:asciiTheme="minorEastAsia" w:eastAsiaTheme="minorEastAsia" w:hAnsiTheme="minorEastAsia"/>
          <w:color w:val="000000" w:themeColor="text1"/>
          <w:sz w:val="24"/>
          <w:szCs w:val="24"/>
        </w:rPr>
        <w:t>样本</w:t>
      </w:r>
      <w:r>
        <w:rPr>
          <w:rFonts w:asciiTheme="minorEastAsia" w:eastAsiaTheme="minorEastAsia" w:hAnsiTheme="minorEastAsia" w:hint="eastAsia"/>
          <w:color w:val="000000" w:themeColor="text1"/>
          <w:sz w:val="24"/>
          <w:szCs w:val="24"/>
        </w:rPr>
        <w:t>等</w:t>
      </w:r>
      <w:r>
        <w:rPr>
          <w:rFonts w:asciiTheme="minorEastAsia" w:eastAsiaTheme="minorEastAsia" w:hAnsiTheme="minorEastAsia"/>
          <w:color w:val="000000" w:themeColor="text1"/>
          <w:sz w:val="24"/>
          <w:szCs w:val="24"/>
        </w:rPr>
        <w:t>数据</w:t>
      </w:r>
      <w:r>
        <w:rPr>
          <w:rFonts w:asciiTheme="minorEastAsia" w:eastAsiaTheme="minorEastAsia" w:hAnsiTheme="minorEastAsia" w:hint="eastAsia"/>
          <w:color w:val="000000" w:themeColor="text1"/>
          <w:sz w:val="24"/>
          <w:szCs w:val="24"/>
        </w:rPr>
        <w:t>。</w:t>
      </w:r>
    </w:p>
    <w:p w14:paraId="30CF68F6" w14:textId="064B4F3C" w:rsidR="00291BFA" w:rsidRPr="00AA2671" w:rsidRDefault="00291BFA" w:rsidP="00A67F0D">
      <w:pPr>
        <w:numPr>
          <w:ilvl w:val="0"/>
          <w:numId w:val="19"/>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向</w:t>
      </w:r>
      <w:r>
        <w:rPr>
          <w:rFonts w:asciiTheme="minorEastAsia" w:eastAsiaTheme="minorEastAsia" w:hAnsiTheme="minorEastAsia"/>
          <w:color w:val="000000" w:themeColor="text1"/>
          <w:sz w:val="24"/>
          <w:szCs w:val="24"/>
        </w:rPr>
        <w:t>算法人员提供</w:t>
      </w:r>
      <w:r>
        <w:rPr>
          <w:rFonts w:asciiTheme="minorEastAsia" w:eastAsiaTheme="minorEastAsia" w:hAnsiTheme="minorEastAsia" w:hint="eastAsia"/>
          <w:color w:val="000000" w:themeColor="text1"/>
          <w:sz w:val="24"/>
          <w:szCs w:val="24"/>
        </w:rPr>
        <w:t>Tensflow</w:t>
      </w:r>
      <w:r w:rsidR="00AA2671">
        <w:rPr>
          <w:rFonts w:asciiTheme="minorEastAsia" w:eastAsiaTheme="minorEastAsia" w:hAnsiTheme="minorEastAsia" w:hint="eastAsia"/>
          <w:color w:val="000000" w:themeColor="text1"/>
          <w:sz w:val="24"/>
          <w:szCs w:val="24"/>
        </w:rPr>
        <w:t>框架进行游戏</w:t>
      </w:r>
      <w:r>
        <w:rPr>
          <w:rFonts w:asciiTheme="minorEastAsia" w:eastAsiaTheme="minorEastAsia" w:hAnsiTheme="minorEastAsia"/>
          <w:color w:val="000000" w:themeColor="text1"/>
          <w:sz w:val="24"/>
          <w:szCs w:val="24"/>
        </w:rPr>
        <w:t>视频理解模型</w:t>
      </w:r>
      <w:r>
        <w:rPr>
          <w:rFonts w:asciiTheme="minorEastAsia" w:eastAsiaTheme="minorEastAsia" w:hAnsiTheme="minorEastAsia" w:hint="eastAsia"/>
          <w:color w:val="000000" w:themeColor="text1"/>
          <w:sz w:val="24"/>
          <w:szCs w:val="24"/>
        </w:rPr>
        <w:t>训练，</w:t>
      </w:r>
      <w:r>
        <w:rPr>
          <w:rFonts w:asciiTheme="minorEastAsia" w:eastAsiaTheme="minorEastAsia" w:hAnsiTheme="minorEastAsia"/>
          <w:color w:val="000000" w:themeColor="text1"/>
          <w:sz w:val="24"/>
          <w:szCs w:val="24"/>
        </w:rPr>
        <w:t>完成训练的模型可导出</w:t>
      </w:r>
      <w:r>
        <w:rPr>
          <w:rFonts w:asciiTheme="minorEastAsia" w:eastAsiaTheme="minorEastAsia" w:hAnsiTheme="minorEastAsia" w:hint="eastAsia"/>
          <w:color w:val="000000" w:themeColor="text1"/>
          <w:sz w:val="24"/>
          <w:szCs w:val="24"/>
        </w:rPr>
        <w:t>成</w:t>
      </w:r>
      <w:r>
        <w:rPr>
          <w:rFonts w:asciiTheme="minorEastAsia" w:eastAsiaTheme="minorEastAsia" w:hAnsiTheme="minorEastAsia"/>
          <w:color w:val="000000" w:themeColor="text1"/>
          <w:sz w:val="24"/>
          <w:szCs w:val="24"/>
        </w:rPr>
        <w:t>模型文件</w:t>
      </w:r>
      <w:r w:rsidR="00130C52">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下载到</w:t>
      </w:r>
      <w:r>
        <w:rPr>
          <w:rFonts w:asciiTheme="minorEastAsia" w:eastAsiaTheme="minorEastAsia" w:hAnsiTheme="minorEastAsia" w:hint="eastAsia"/>
          <w:color w:val="000000" w:themeColor="text1"/>
          <w:sz w:val="24"/>
          <w:szCs w:val="24"/>
        </w:rPr>
        <w:t>AI前置</w:t>
      </w:r>
      <w:r>
        <w:rPr>
          <w:rFonts w:asciiTheme="minorEastAsia" w:eastAsiaTheme="minorEastAsia" w:hAnsiTheme="minorEastAsia"/>
          <w:color w:val="000000" w:themeColor="text1"/>
          <w:sz w:val="24"/>
          <w:szCs w:val="24"/>
        </w:rPr>
        <w:t>平台部署</w:t>
      </w:r>
      <w:r>
        <w:rPr>
          <w:rFonts w:asciiTheme="minorEastAsia" w:eastAsiaTheme="minorEastAsia" w:hAnsiTheme="minorEastAsia" w:hint="eastAsia"/>
          <w:color w:val="000000" w:themeColor="text1"/>
          <w:sz w:val="24"/>
          <w:szCs w:val="24"/>
        </w:rPr>
        <w:t>。</w:t>
      </w:r>
    </w:p>
    <w:p w14:paraId="48475ED4" w14:textId="77777777" w:rsidR="00AA2671" w:rsidRDefault="00291BFA" w:rsidP="00A67F0D">
      <w:pPr>
        <w:pStyle w:val="af0"/>
        <w:numPr>
          <w:ilvl w:val="0"/>
          <w:numId w:val="19"/>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2018年向</w:t>
      </w:r>
      <w:r>
        <w:rPr>
          <w:rFonts w:asciiTheme="minorEastAsia" w:eastAsiaTheme="minorEastAsia" w:hAnsiTheme="minorEastAsia"/>
          <w:color w:val="000000" w:themeColor="text1"/>
          <w:sz w:val="24"/>
          <w:szCs w:val="24"/>
        </w:rPr>
        <w:t>算法人员</w:t>
      </w:r>
      <w:r>
        <w:rPr>
          <w:rFonts w:asciiTheme="minorEastAsia" w:eastAsiaTheme="minorEastAsia" w:hAnsiTheme="minorEastAsia" w:hint="eastAsia"/>
          <w:color w:val="000000" w:themeColor="text1"/>
          <w:sz w:val="24"/>
          <w:szCs w:val="24"/>
        </w:rPr>
        <w:t>提供</w:t>
      </w:r>
      <w:r>
        <w:rPr>
          <w:rFonts w:asciiTheme="minorEastAsia" w:eastAsiaTheme="minorEastAsia" w:hAnsiTheme="minorEastAsia"/>
          <w:color w:val="000000" w:themeColor="text1"/>
          <w:sz w:val="24"/>
          <w:szCs w:val="24"/>
        </w:rPr>
        <w:t>模型管理功能，包括</w:t>
      </w:r>
      <w:r>
        <w:rPr>
          <w:rFonts w:asciiTheme="minorEastAsia" w:eastAsiaTheme="minorEastAsia" w:hAnsiTheme="minorEastAsia" w:hint="eastAsia"/>
          <w:color w:val="000000" w:themeColor="text1"/>
          <w:sz w:val="24"/>
          <w:szCs w:val="24"/>
        </w:rPr>
        <w:t>接收并</w:t>
      </w:r>
      <w:r>
        <w:rPr>
          <w:rFonts w:asciiTheme="minorEastAsia" w:eastAsiaTheme="minorEastAsia" w:hAnsiTheme="minorEastAsia"/>
          <w:color w:val="000000" w:themeColor="text1"/>
          <w:sz w:val="24"/>
          <w:szCs w:val="24"/>
        </w:rPr>
        <w:t>查询善跑服务</w:t>
      </w:r>
      <w:r>
        <w:rPr>
          <w:rFonts w:asciiTheme="minorEastAsia" w:eastAsiaTheme="minorEastAsia" w:hAnsiTheme="minorEastAsia" w:hint="eastAsia"/>
          <w:color w:val="000000" w:themeColor="text1"/>
          <w:sz w:val="24"/>
          <w:szCs w:val="24"/>
        </w:rPr>
        <w:t>端同步来的各类</w:t>
      </w:r>
      <w:r>
        <w:rPr>
          <w:rFonts w:asciiTheme="minorEastAsia" w:eastAsiaTheme="minorEastAsia" w:hAnsiTheme="minorEastAsia"/>
          <w:color w:val="000000" w:themeColor="text1"/>
          <w:sz w:val="24"/>
          <w:szCs w:val="24"/>
        </w:rPr>
        <w:t>数据</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查询模型日志</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w:t>
      </w:r>
      <w:r>
        <w:rPr>
          <w:rFonts w:asciiTheme="minorEastAsia" w:eastAsiaTheme="minorEastAsia" w:hAnsiTheme="minorEastAsia" w:hint="eastAsia"/>
          <w:color w:val="000000" w:themeColor="text1"/>
          <w:sz w:val="24"/>
          <w:szCs w:val="24"/>
        </w:rPr>
        <w:t>载入</w:t>
      </w:r>
      <w:r>
        <w:rPr>
          <w:rFonts w:asciiTheme="minorEastAsia" w:eastAsiaTheme="minorEastAsia" w:hAnsiTheme="minorEastAsia"/>
          <w:color w:val="000000" w:themeColor="text1"/>
          <w:sz w:val="24"/>
          <w:szCs w:val="24"/>
        </w:rPr>
        <w:t>模型版本等功能</w:t>
      </w:r>
      <w:r>
        <w:rPr>
          <w:rFonts w:asciiTheme="minorEastAsia" w:eastAsiaTheme="minorEastAsia" w:hAnsiTheme="minorEastAsia" w:hint="eastAsia"/>
          <w:color w:val="000000" w:themeColor="text1"/>
          <w:sz w:val="24"/>
          <w:szCs w:val="24"/>
        </w:rPr>
        <w:t>。</w:t>
      </w:r>
    </w:p>
    <w:p w14:paraId="008A260D" w14:textId="7C259162" w:rsidR="00291BFA" w:rsidRPr="00AA2671" w:rsidRDefault="00291BFA" w:rsidP="00A67F0D">
      <w:pPr>
        <w:pStyle w:val="af0"/>
        <w:numPr>
          <w:ilvl w:val="0"/>
          <w:numId w:val="19"/>
        </w:numPr>
        <w:spacing w:line="360" w:lineRule="auto"/>
        <w:ind w:firstLineChars="0"/>
        <w:rPr>
          <w:rFonts w:asciiTheme="minorEastAsia" w:eastAsiaTheme="minorEastAsia" w:hAnsiTheme="minorEastAsia"/>
          <w:color w:val="000000" w:themeColor="text1"/>
          <w:sz w:val="24"/>
          <w:szCs w:val="24"/>
        </w:rPr>
      </w:pPr>
      <w:r w:rsidRPr="00AA2671">
        <w:rPr>
          <w:rFonts w:asciiTheme="minorEastAsia" w:eastAsiaTheme="minorEastAsia" w:hAnsiTheme="minorEastAsia" w:hint="eastAsia"/>
          <w:color w:val="000000" w:themeColor="text1"/>
          <w:sz w:val="24"/>
          <w:szCs w:val="24"/>
        </w:rPr>
        <w:t>2018年向</w:t>
      </w:r>
      <w:r w:rsidRPr="00AA2671">
        <w:rPr>
          <w:rFonts w:asciiTheme="minorEastAsia" w:eastAsiaTheme="minorEastAsia" w:hAnsiTheme="minorEastAsia"/>
          <w:color w:val="000000" w:themeColor="text1"/>
          <w:sz w:val="24"/>
          <w:szCs w:val="24"/>
        </w:rPr>
        <w:t>标注人员提供数据标注功能，可完成源视频的样本标注</w:t>
      </w:r>
      <w:r w:rsidRPr="00AA2671">
        <w:rPr>
          <w:rFonts w:asciiTheme="minorEastAsia" w:eastAsiaTheme="minorEastAsia" w:hAnsiTheme="minorEastAsia" w:hint="eastAsia"/>
          <w:color w:val="000000" w:themeColor="text1"/>
          <w:sz w:val="24"/>
          <w:szCs w:val="24"/>
        </w:rPr>
        <w:t>。</w:t>
      </w:r>
    </w:p>
    <w:p w14:paraId="489302A3" w14:textId="77777777" w:rsidR="00291BFA" w:rsidRPr="00291BFA" w:rsidRDefault="00291BFA" w:rsidP="00291BFA">
      <w:pPr>
        <w:spacing w:line="360" w:lineRule="auto"/>
      </w:pPr>
    </w:p>
    <w:p w14:paraId="27F0319C" w14:textId="28CBB7D7" w:rsidR="006744FA" w:rsidRDefault="00D326E4" w:rsidP="006744FA">
      <w:pPr>
        <w:pStyle w:val="2"/>
        <w:spacing w:beforeLines="50" w:before="156" w:afterLines="50" w:after="156" w:line="360" w:lineRule="auto"/>
        <w:ind w:left="578" w:hanging="578"/>
        <w:rPr>
          <w:rFonts w:asciiTheme="minorEastAsia" w:eastAsiaTheme="minorEastAsia" w:hAnsiTheme="minorEastAsia"/>
          <w:color w:val="000000" w:themeColor="text1"/>
        </w:rPr>
      </w:pPr>
      <w:bookmarkStart w:id="13" w:name="_Toc495864414"/>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流程</w:t>
      </w:r>
      <w:bookmarkEnd w:id="13"/>
    </w:p>
    <w:p w14:paraId="5267A61B" w14:textId="77777777" w:rsidR="00B113C9" w:rsidRPr="002812C1" w:rsidRDefault="00B113C9" w:rsidP="00A67F0D">
      <w:pPr>
        <w:numPr>
          <w:ilvl w:val="0"/>
          <w:numId w:val="20"/>
        </w:numPr>
        <w:spacing w:line="360" w:lineRule="auto"/>
        <w:rPr>
          <w:rFonts w:asciiTheme="minorEastAsia" w:eastAsiaTheme="minorEastAsia" w:hAnsiTheme="minorEastAsia"/>
          <w:b/>
          <w:color w:val="000000" w:themeColor="text1"/>
          <w:sz w:val="24"/>
          <w:szCs w:val="24"/>
        </w:rPr>
      </w:pPr>
      <w:r w:rsidRPr="002812C1">
        <w:rPr>
          <w:rFonts w:asciiTheme="minorEastAsia" w:eastAsiaTheme="minorEastAsia" w:hAnsiTheme="minorEastAsia" w:hint="eastAsia"/>
          <w:b/>
          <w:color w:val="000000" w:themeColor="text1"/>
          <w:sz w:val="24"/>
          <w:szCs w:val="24"/>
        </w:rPr>
        <w:t>AI模型训练</w:t>
      </w:r>
      <w:r w:rsidRPr="002812C1">
        <w:rPr>
          <w:rFonts w:asciiTheme="minorEastAsia" w:eastAsiaTheme="minorEastAsia" w:hAnsiTheme="minorEastAsia"/>
          <w:b/>
          <w:color w:val="000000" w:themeColor="text1"/>
          <w:sz w:val="24"/>
          <w:szCs w:val="24"/>
        </w:rPr>
        <w:t>流程</w:t>
      </w:r>
    </w:p>
    <w:p w14:paraId="13585697" w14:textId="24CC6C05" w:rsidR="00B113C9" w:rsidRDefault="00B113C9" w:rsidP="00B113C9">
      <w:pPr>
        <w:jc w:val="center"/>
      </w:pPr>
      <w:r>
        <w:object w:dxaOrig="10845" w:dyaOrig="6195" w14:anchorId="1B6F1820">
          <v:shape id="_x0000_i1027" type="#_x0000_t75" style="width:415.1pt;height:236.65pt" o:ole="">
            <v:imagedata r:id="rId14" o:title=""/>
          </v:shape>
          <o:OLEObject Type="Embed" ProgID="Visio.Drawing.15" ShapeID="_x0000_i1027" DrawAspect="Content" ObjectID="_1569845791" r:id="rId15"/>
        </w:object>
      </w:r>
    </w:p>
    <w:p w14:paraId="5158D2F5" w14:textId="74B30E7F" w:rsidR="00B113C9" w:rsidRDefault="00B113C9" w:rsidP="00B113C9">
      <w:pPr>
        <w:jc w:val="center"/>
      </w:pPr>
    </w:p>
    <w:p w14:paraId="12C8EE6D" w14:textId="3749DDFE" w:rsidR="00B113C9" w:rsidRPr="002812C1" w:rsidRDefault="00B113C9" w:rsidP="00A67F0D">
      <w:pPr>
        <w:numPr>
          <w:ilvl w:val="0"/>
          <w:numId w:val="20"/>
        </w:numPr>
        <w:spacing w:line="360" w:lineRule="auto"/>
        <w:rPr>
          <w:rFonts w:asciiTheme="minorEastAsia" w:eastAsiaTheme="minorEastAsia" w:hAnsiTheme="minorEastAsia"/>
          <w:b/>
          <w:color w:val="000000" w:themeColor="text1"/>
          <w:sz w:val="24"/>
          <w:szCs w:val="24"/>
        </w:rPr>
      </w:pPr>
      <w:r w:rsidRPr="002812C1">
        <w:rPr>
          <w:rFonts w:asciiTheme="minorEastAsia" w:eastAsiaTheme="minorEastAsia" w:hAnsiTheme="minorEastAsia" w:hint="eastAsia"/>
          <w:b/>
          <w:color w:val="000000" w:themeColor="text1"/>
          <w:sz w:val="24"/>
          <w:szCs w:val="24"/>
        </w:rPr>
        <w:t>AI</w:t>
      </w:r>
      <w:r>
        <w:rPr>
          <w:rFonts w:asciiTheme="minorEastAsia" w:eastAsiaTheme="minorEastAsia" w:hAnsiTheme="minorEastAsia" w:hint="eastAsia"/>
          <w:b/>
          <w:color w:val="000000" w:themeColor="text1"/>
          <w:sz w:val="24"/>
          <w:szCs w:val="24"/>
        </w:rPr>
        <w:t>模型使用</w:t>
      </w:r>
      <w:r w:rsidRPr="002812C1">
        <w:rPr>
          <w:rFonts w:asciiTheme="minorEastAsia" w:eastAsiaTheme="minorEastAsia" w:hAnsiTheme="minorEastAsia"/>
          <w:b/>
          <w:color w:val="000000" w:themeColor="text1"/>
          <w:sz w:val="24"/>
          <w:szCs w:val="24"/>
        </w:rPr>
        <w:t>流程</w:t>
      </w:r>
    </w:p>
    <w:p w14:paraId="14402024" w14:textId="0FED5C45" w:rsidR="00B113C9" w:rsidRDefault="00D1044F" w:rsidP="0030640C">
      <w:pPr>
        <w:jc w:val="center"/>
      </w:pPr>
      <w:r>
        <w:object w:dxaOrig="10770" w:dyaOrig="9450" w14:anchorId="64315D61">
          <v:shape id="_x0000_i1028" type="#_x0000_t75" style="width:415.7pt;height:364.4pt" o:ole="">
            <v:imagedata r:id="rId16" o:title=""/>
          </v:shape>
          <o:OLEObject Type="Embed" ProgID="Visio.Drawing.15" ShapeID="_x0000_i1028" DrawAspect="Content" ObjectID="_1569845792" r:id="rId17"/>
        </w:object>
      </w:r>
    </w:p>
    <w:p w14:paraId="3345DD1F" w14:textId="77777777" w:rsidR="00B113C9" w:rsidRDefault="00B113C9" w:rsidP="00B113C9">
      <w:pPr>
        <w:jc w:val="left"/>
      </w:pPr>
    </w:p>
    <w:p w14:paraId="0876FF0D" w14:textId="301B7F21" w:rsidR="00D326E4" w:rsidRDefault="00D326E4" w:rsidP="00D326E4">
      <w:pPr>
        <w:pStyle w:val="2"/>
        <w:spacing w:beforeLines="50" w:before="156" w:afterLines="50" w:after="156" w:line="360" w:lineRule="auto"/>
        <w:ind w:left="578" w:hanging="578"/>
        <w:rPr>
          <w:rFonts w:asciiTheme="minorEastAsia" w:eastAsiaTheme="minorEastAsia" w:hAnsiTheme="minorEastAsia"/>
          <w:color w:val="000000" w:themeColor="text1"/>
        </w:rPr>
      </w:pPr>
      <w:bookmarkStart w:id="14" w:name="_Toc495864415"/>
      <w:r>
        <w:rPr>
          <w:rFonts w:asciiTheme="minorEastAsia" w:eastAsiaTheme="minorEastAsia" w:hAnsiTheme="minorEastAsia" w:hint="eastAsia"/>
          <w:color w:val="000000" w:themeColor="text1"/>
        </w:rPr>
        <w:lastRenderedPageBreak/>
        <w:t>数据</w:t>
      </w:r>
      <w:r w:rsidR="00E95C87">
        <w:rPr>
          <w:rFonts w:asciiTheme="minorEastAsia" w:eastAsiaTheme="minorEastAsia" w:hAnsiTheme="minorEastAsia" w:hint="eastAsia"/>
          <w:color w:val="000000" w:themeColor="text1"/>
        </w:rPr>
        <w:t>拓扑</w:t>
      </w:r>
      <w:bookmarkEnd w:id="14"/>
    </w:p>
    <w:p w14:paraId="4D813152" w14:textId="74786EFD" w:rsidR="00D326E4" w:rsidRPr="00D326E4" w:rsidRDefault="00471EF6" w:rsidP="001B729B">
      <w:pPr>
        <w:jc w:val="center"/>
      </w:pPr>
      <w:r>
        <w:object w:dxaOrig="12465" w:dyaOrig="9660" w14:anchorId="2366FD2C">
          <v:shape id="_x0000_i1029" type="#_x0000_t75" style="width:6in;height:334.95pt" o:ole="">
            <v:imagedata r:id="rId18" o:title=""/>
          </v:shape>
          <o:OLEObject Type="Embed" ProgID="Visio.Drawing.15" ShapeID="_x0000_i1029" DrawAspect="Content" ObjectID="_1569845793" r:id="rId19"/>
        </w:object>
      </w:r>
    </w:p>
    <w:p w14:paraId="6B6342C7" w14:textId="332339B9" w:rsidR="004B29B4" w:rsidRPr="00443456" w:rsidRDefault="00D8623F" w:rsidP="008B38BA">
      <w:pPr>
        <w:spacing w:line="360" w:lineRule="auto"/>
        <w:jc w:val="center"/>
        <w:rPr>
          <w:rFonts w:asciiTheme="minorEastAsia" w:eastAsiaTheme="minorEastAsia" w:hAnsiTheme="minorEastAsia"/>
          <w:color w:val="000000" w:themeColor="text1"/>
          <w:sz w:val="24"/>
          <w:szCs w:val="24"/>
        </w:rPr>
      </w:pPr>
      <w:r w:rsidRPr="00443456">
        <w:rPr>
          <w:rFonts w:asciiTheme="minorEastAsia" w:eastAsiaTheme="minorEastAsia" w:hAnsiTheme="minorEastAsia"/>
          <w:color w:val="000000" w:themeColor="text1"/>
          <w:sz w:val="24"/>
          <w:szCs w:val="24"/>
        </w:rPr>
        <w:br w:type="page"/>
      </w:r>
    </w:p>
    <w:p w14:paraId="5A05C29A" w14:textId="1C77AD2E" w:rsidR="004B29B4" w:rsidRDefault="00D8623F">
      <w:pPr>
        <w:pStyle w:val="1"/>
        <w:spacing w:beforeLines="50" w:before="156" w:afterLines="50" w:after="156" w:line="240" w:lineRule="auto"/>
        <w:ind w:left="431" w:hanging="431"/>
        <w:rPr>
          <w:rFonts w:asciiTheme="minorEastAsia" w:eastAsiaTheme="minorEastAsia" w:hAnsiTheme="minorEastAsia"/>
          <w:color w:val="000000" w:themeColor="text1"/>
          <w:sz w:val="40"/>
        </w:rPr>
      </w:pPr>
      <w:bookmarkStart w:id="15" w:name="_Toc495864416"/>
      <w:r w:rsidRPr="00443456">
        <w:rPr>
          <w:rFonts w:asciiTheme="minorEastAsia" w:eastAsiaTheme="minorEastAsia" w:hAnsiTheme="minorEastAsia" w:hint="eastAsia"/>
          <w:color w:val="000000" w:themeColor="text1"/>
          <w:sz w:val="40"/>
        </w:rPr>
        <w:lastRenderedPageBreak/>
        <w:t>功能</w:t>
      </w:r>
      <w:r w:rsidR="00DC135D">
        <w:rPr>
          <w:rFonts w:asciiTheme="minorEastAsia" w:eastAsiaTheme="minorEastAsia" w:hAnsiTheme="minorEastAsia" w:hint="eastAsia"/>
          <w:color w:val="000000" w:themeColor="text1"/>
          <w:sz w:val="40"/>
        </w:rPr>
        <w:t>设计</w:t>
      </w:r>
      <w:bookmarkEnd w:id="15"/>
    </w:p>
    <w:p w14:paraId="2A0786F5" w14:textId="77777777" w:rsidR="004B29B4" w:rsidRDefault="00635318">
      <w:pPr>
        <w:pStyle w:val="2"/>
        <w:spacing w:beforeLines="50" w:before="156" w:afterLines="50" w:after="156" w:line="240" w:lineRule="auto"/>
        <w:ind w:left="578" w:hanging="578"/>
        <w:rPr>
          <w:rFonts w:asciiTheme="minorEastAsia" w:eastAsiaTheme="minorEastAsia" w:hAnsiTheme="minorEastAsia"/>
          <w:color w:val="000000" w:themeColor="text1"/>
        </w:rPr>
      </w:pPr>
      <w:bookmarkStart w:id="16" w:name="_Toc495864417"/>
      <w:r>
        <w:rPr>
          <w:rFonts w:asciiTheme="minorEastAsia" w:eastAsiaTheme="minorEastAsia" w:hAnsiTheme="minorEastAsia" w:hint="eastAsia"/>
          <w:color w:val="000000" w:themeColor="text1"/>
        </w:rPr>
        <w:t>视频模型训练</w:t>
      </w:r>
      <w:bookmarkEnd w:id="16"/>
    </w:p>
    <w:p w14:paraId="5012E9D2" w14:textId="28860C94" w:rsidR="004008C5" w:rsidRPr="0066630E" w:rsidRDefault="004008C5" w:rsidP="004008C5">
      <w:pPr>
        <w:pStyle w:val="3"/>
        <w:rPr>
          <w:rFonts w:asciiTheme="minorEastAsia" w:eastAsiaTheme="minorEastAsia" w:hAnsiTheme="minorEastAsia"/>
          <w:color w:val="000000" w:themeColor="text1"/>
        </w:rPr>
      </w:pPr>
      <w:bookmarkStart w:id="17" w:name="_Toc495864418"/>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w:t>
      </w:r>
      <w:r>
        <w:rPr>
          <w:rFonts w:asciiTheme="minorEastAsia" w:eastAsiaTheme="minorEastAsia" w:hAnsiTheme="minorEastAsia" w:hint="eastAsia"/>
          <w:color w:val="000000" w:themeColor="text1"/>
        </w:rPr>
        <w:t>管理</w:t>
      </w:r>
      <w:bookmarkEnd w:id="17"/>
    </w:p>
    <w:p w14:paraId="00DADECA" w14:textId="77777777" w:rsidR="00221C29" w:rsidRDefault="00221C29" w:rsidP="00221C29">
      <w:pPr>
        <w:pStyle w:val="4"/>
      </w:pPr>
      <w:r>
        <w:t>数据表</w:t>
      </w:r>
    </w:p>
    <w:p w14:paraId="64D2FFA4" w14:textId="3374BF00" w:rsidR="004F4E50" w:rsidRDefault="00221C29" w:rsidP="00221C29">
      <w:pPr>
        <w:spacing w:line="360" w:lineRule="auto"/>
        <w:rPr>
          <w:rFonts w:ascii="宋体" w:hAnsi="宋体"/>
          <w:sz w:val="24"/>
          <w:szCs w:val="24"/>
        </w:rPr>
      </w:pPr>
      <w:r w:rsidRPr="00221C29">
        <w:rPr>
          <w:rFonts w:ascii="宋体" w:hAnsi="宋体" w:hint="eastAsia"/>
          <w:sz w:val="24"/>
          <w:szCs w:val="24"/>
        </w:rPr>
        <w:t>游戏</w:t>
      </w:r>
      <w:r w:rsidRPr="00221C29">
        <w:rPr>
          <w:rFonts w:ascii="宋体" w:hAnsi="宋体"/>
          <w:sz w:val="24"/>
          <w:szCs w:val="24"/>
        </w:rPr>
        <w:t>模型表</w:t>
      </w:r>
      <w:r w:rsidRPr="00221C29">
        <w:rPr>
          <w:rFonts w:ascii="宋体" w:hAnsi="宋体" w:hint="eastAsia"/>
          <w:sz w:val="24"/>
          <w:szCs w:val="24"/>
        </w:rPr>
        <w:t>（game</w:t>
      </w:r>
      <w:r w:rsidRPr="00221C29">
        <w:rPr>
          <w:rFonts w:ascii="宋体" w:hAnsi="宋体"/>
          <w:sz w:val="24"/>
          <w:szCs w:val="24"/>
        </w:rPr>
        <w:t>_model</w:t>
      </w:r>
      <w:r w:rsidRPr="00221C29">
        <w:rPr>
          <w:rFonts w:ascii="宋体" w:hAnsi="宋体" w:hint="eastAsia"/>
          <w:sz w:val="24"/>
          <w:szCs w:val="24"/>
        </w:rPr>
        <w:t>）、游戏标签表</w:t>
      </w:r>
      <w:r w:rsidRPr="00221C29">
        <w:rPr>
          <w:rFonts w:ascii="宋体" w:hAnsi="宋体"/>
          <w:sz w:val="24"/>
          <w:szCs w:val="24"/>
        </w:rPr>
        <w:t>（</w:t>
      </w:r>
      <w:r w:rsidRPr="00221C29">
        <w:rPr>
          <w:rFonts w:ascii="宋体" w:hAnsi="宋体" w:hint="eastAsia"/>
          <w:sz w:val="24"/>
          <w:szCs w:val="24"/>
        </w:rPr>
        <w:t>game</w:t>
      </w:r>
      <w:r w:rsidRPr="00221C29">
        <w:rPr>
          <w:rFonts w:ascii="宋体" w:hAnsi="宋体"/>
          <w:sz w:val="24"/>
          <w:szCs w:val="24"/>
        </w:rPr>
        <w:t>_label）</w:t>
      </w:r>
      <w:r w:rsidRPr="00221C29">
        <w:rPr>
          <w:rFonts w:ascii="宋体" w:hAnsi="宋体" w:hint="eastAsia"/>
          <w:sz w:val="24"/>
          <w:szCs w:val="24"/>
        </w:rPr>
        <w:t>、游戏样本上传</w:t>
      </w:r>
      <w:r w:rsidRPr="00221C29">
        <w:rPr>
          <w:rFonts w:ascii="宋体" w:hAnsi="宋体"/>
          <w:sz w:val="24"/>
          <w:szCs w:val="24"/>
        </w:rPr>
        <w:t>表</w:t>
      </w:r>
      <w:r w:rsidRPr="00221C29">
        <w:rPr>
          <w:rFonts w:ascii="宋体" w:hAnsi="宋体" w:hint="eastAsia"/>
          <w:sz w:val="24"/>
          <w:szCs w:val="24"/>
        </w:rPr>
        <w:t>（game_sample_upload）、游戏</w:t>
      </w:r>
      <w:r w:rsidRPr="00221C29">
        <w:rPr>
          <w:rFonts w:ascii="宋体" w:hAnsi="宋体"/>
          <w:sz w:val="24"/>
          <w:szCs w:val="24"/>
        </w:rPr>
        <w:t>模型日志表（</w:t>
      </w:r>
      <w:r w:rsidRPr="00221C29">
        <w:rPr>
          <w:rFonts w:ascii="宋体" w:hAnsi="宋体" w:hint="eastAsia"/>
          <w:sz w:val="24"/>
          <w:szCs w:val="24"/>
        </w:rPr>
        <w:t>game_model</w:t>
      </w:r>
      <w:r w:rsidRPr="00221C29">
        <w:rPr>
          <w:rFonts w:ascii="宋体" w:hAnsi="宋体"/>
          <w:sz w:val="24"/>
          <w:szCs w:val="24"/>
        </w:rPr>
        <w:t>_log）</w:t>
      </w:r>
      <w:r w:rsidRPr="00221C29">
        <w:rPr>
          <w:rFonts w:ascii="宋体" w:hAnsi="宋体" w:hint="eastAsia"/>
          <w:sz w:val="24"/>
          <w:szCs w:val="24"/>
        </w:rPr>
        <w:t>、游戏模型版本表(game_model_version)、游戏在线使用日志表（game</w:t>
      </w:r>
      <w:r w:rsidRPr="00221C29">
        <w:rPr>
          <w:rFonts w:ascii="宋体" w:hAnsi="宋体"/>
          <w:sz w:val="24"/>
          <w:szCs w:val="24"/>
        </w:rPr>
        <w:t>_</w:t>
      </w:r>
      <w:r w:rsidRPr="00221C29">
        <w:rPr>
          <w:rFonts w:ascii="宋体" w:hAnsi="宋体" w:hint="eastAsia"/>
          <w:sz w:val="24"/>
          <w:szCs w:val="24"/>
        </w:rPr>
        <w:t>api</w:t>
      </w:r>
      <w:r w:rsidRPr="00221C29">
        <w:rPr>
          <w:rFonts w:ascii="宋体" w:hAnsi="宋体"/>
          <w:sz w:val="24"/>
          <w:szCs w:val="24"/>
        </w:rPr>
        <w:t>_log</w:t>
      </w:r>
      <w:r w:rsidR="0007053B">
        <w:rPr>
          <w:rFonts w:ascii="宋体" w:hAnsi="宋体" w:hint="eastAsia"/>
          <w:sz w:val="24"/>
          <w:szCs w:val="24"/>
        </w:rPr>
        <w:t>）</w:t>
      </w:r>
    </w:p>
    <w:p w14:paraId="2B764074" w14:textId="77777777" w:rsidR="00221C29" w:rsidRDefault="00221C29" w:rsidP="00221C29">
      <w:pPr>
        <w:spacing w:line="360" w:lineRule="auto"/>
        <w:rPr>
          <w:rFonts w:ascii="宋体" w:hAnsi="宋体"/>
          <w:sz w:val="24"/>
          <w:szCs w:val="24"/>
        </w:rPr>
      </w:pPr>
    </w:p>
    <w:p w14:paraId="14F39B7A" w14:textId="12A669B1" w:rsidR="00221C29" w:rsidRPr="00E9768A" w:rsidRDefault="00221C29" w:rsidP="00221C29">
      <w:r>
        <w:rPr>
          <w:rFonts w:asciiTheme="minorEastAsia" w:eastAsiaTheme="minorEastAsia" w:hAnsiTheme="minorEastAsia" w:hint="eastAsia"/>
          <w:sz w:val="24"/>
        </w:rPr>
        <w:t>游戏</w:t>
      </w:r>
      <w:r>
        <w:rPr>
          <w:rFonts w:asciiTheme="minorEastAsia" w:eastAsiaTheme="minorEastAsia" w:hAnsiTheme="minorEastAsia"/>
          <w:sz w:val="24"/>
        </w:rPr>
        <w:t>模型表</w:t>
      </w:r>
      <w:r>
        <w:rPr>
          <w:rFonts w:hint="eastAsia"/>
        </w:rPr>
        <w:t>（目前存放有关键场景模型、英雄人物模型，</w:t>
      </w:r>
      <w:r>
        <w:rPr>
          <w:rFonts w:hint="eastAsia"/>
        </w:rPr>
        <w:t>game</w:t>
      </w:r>
      <w:r>
        <w:t>_id</w:t>
      </w:r>
      <w:r>
        <w:rPr>
          <w:rFonts w:hint="eastAsia"/>
        </w:rPr>
        <w:t>和</w:t>
      </w:r>
      <w:r w:rsidR="00332F26">
        <w:t>model</w:t>
      </w:r>
      <w:r>
        <w:t>_id</w:t>
      </w:r>
      <w:r>
        <w:rPr>
          <w:rFonts w:hint="eastAsia"/>
        </w:rPr>
        <w:t>组成联合主键）</w:t>
      </w:r>
    </w:p>
    <w:tbl>
      <w:tblPr>
        <w:tblStyle w:val="af"/>
        <w:tblW w:w="0" w:type="auto"/>
        <w:tblLook w:val="04A0" w:firstRow="1" w:lastRow="0" w:firstColumn="1" w:lastColumn="0" w:noHBand="0" w:noVBand="1"/>
      </w:tblPr>
      <w:tblGrid>
        <w:gridCol w:w="2280"/>
        <w:gridCol w:w="1686"/>
        <w:gridCol w:w="1191"/>
        <w:gridCol w:w="3169"/>
      </w:tblGrid>
      <w:tr w:rsidR="00221C29" w:rsidRPr="00B754B7" w14:paraId="01147DC4" w14:textId="77777777" w:rsidTr="00EE1DCD">
        <w:trPr>
          <w:trHeight w:val="270"/>
        </w:trPr>
        <w:tc>
          <w:tcPr>
            <w:tcW w:w="8326" w:type="dxa"/>
            <w:gridSpan w:val="4"/>
            <w:noWrap/>
          </w:tcPr>
          <w:p w14:paraId="60A04F71" w14:textId="77777777" w:rsidR="00221C29" w:rsidRPr="00B754B7" w:rsidRDefault="00221C29" w:rsidP="00EE1DCD">
            <w:pPr>
              <w:pStyle w:val="af9"/>
              <w:rPr>
                <w:rFonts w:ascii="Times New Roman" w:hAnsi="Times New Roman"/>
              </w:rPr>
            </w:pPr>
            <w:r w:rsidRPr="00DD5EA3">
              <w:rPr>
                <w:rFonts w:ascii="Times New Roman" w:hAnsi="Times New Roman" w:hint="eastAsia"/>
              </w:rPr>
              <w:t xml:space="preserve"> </w:t>
            </w:r>
            <w:r>
              <w:t>g</w:t>
            </w:r>
            <w:r>
              <w:rPr>
                <w:rFonts w:hint="eastAsia"/>
              </w:rPr>
              <w:t>ame</w:t>
            </w:r>
            <w:r>
              <w:t xml:space="preserve">_model </w:t>
            </w:r>
            <w:r>
              <w:rPr>
                <w:rFonts w:ascii="Times New Roman" w:hAnsi="Times New Roman" w:hint="eastAsia"/>
              </w:rPr>
              <w:t>游戏模型表</w:t>
            </w:r>
          </w:p>
        </w:tc>
      </w:tr>
      <w:tr w:rsidR="00221C29" w:rsidRPr="00B754B7" w14:paraId="327F6DD8" w14:textId="77777777" w:rsidTr="00EE1DCD">
        <w:trPr>
          <w:trHeight w:val="270"/>
        </w:trPr>
        <w:tc>
          <w:tcPr>
            <w:tcW w:w="2280" w:type="dxa"/>
            <w:noWrap/>
            <w:hideMark/>
          </w:tcPr>
          <w:p w14:paraId="0A298845" w14:textId="77777777" w:rsidR="00221C29" w:rsidRPr="00B754B7" w:rsidRDefault="00221C29" w:rsidP="00EE1DCD">
            <w:pPr>
              <w:pStyle w:val="af9"/>
              <w:rPr>
                <w:rFonts w:ascii="Times New Roman" w:hAnsi="Times New Roman"/>
              </w:rPr>
            </w:pPr>
            <w:r w:rsidRPr="00B754B7">
              <w:rPr>
                <w:rFonts w:ascii="Times New Roman" w:hAnsi="Times New Roman"/>
              </w:rPr>
              <w:t>字段</w:t>
            </w:r>
          </w:p>
        </w:tc>
        <w:tc>
          <w:tcPr>
            <w:tcW w:w="1686" w:type="dxa"/>
            <w:noWrap/>
            <w:hideMark/>
          </w:tcPr>
          <w:p w14:paraId="765D7E27" w14:textId="77777777" w:rsidR="00221C29" w:rsidRPr="00B754B7" w:rsidRDefault="00221C29" w:rsidP="00EE1DCD">
            <w:pPr>
              <w:pStyle w:val="af9"/>
              <w:rPr>
                <w:rFonts w:ascii="Times New Roman" w:hAnsi="Times New Roman"/>
              </w:rPr>
            </w:pPr>
            <w:r w:rsidRPr="00B754B7">
              <w:rPr>
                <w:rFonts w:ascii="Times New Roman" w:hAnsi="Times New Roman"/>
              </w:rPr>
              <w:t>类型</w:t>
            </w:r>
          </w:p>
        </w:tc>
        <w:tc>
          <w:tcPr>
            <w:tcW w:w="1191" w:type="dxa"/>
          </w:tcPr>
          <w:p w14:paraId="7BBDA79F" w14:textId="77777777" w:rsidR="00221C29" w:rsidRPr="00B754B7" w:rsidRDefault="00221C29" w:rsidP="00EE1DCD">
            <w:pPr>
              <w:pStyle w:val="af9"/>
              <w:rPr>
                <w:rFonts w:ascii="Times New Roman" w:hAnsi="Times New Roman"/>
              </w:rPr>
            </w:pPr>
            <w:r w:rsidRPr="00B754B7">
              <w:rPr>
                <w:rFonts w:ascii="Times New Roman" w:hAnsi="Times New Roman"/>
              </w:rPr>
              <w:t>是否必填</w:t>
            </w:r>
          </w:p>
        </w:tc>
        <w:tc>
          <w:tcPr>
            <w:tcW w:w="3169" w:type="dxa"/>
            <w:noWrap/>
            <w:hideMark/>
          </w:tcPr>
          <w:p w14:paraId="35D47453" w14:textId="77777777" w:rsidR="00221C29" w:rsidRPr="00B754B7" w:rsidRDefault="00221C29" w:rsidP="00EE1DCD">
            <w:pPr>
              <w:pStyle w:val="af9"/>
              <w:rPr>
                <w:rFonts w:ascii="Times New Roman" w:hAnsi="Times New Roman"/>
              </w:rPr>
            </w:pPr>
            <w:r w:rsidRPr="00B754B7">
              <w:rPr>
                <w:rFonts w:ascii="Times New Roman" w:hAnsi="Times New Roman"/>
              </w:rPr>
              <w:t>说明</w:t>
            </w:r>
          </w:p>
        </w:tc>
      </w:tr>
      <w:tr w:rsidR="00221C29" w:rsidRPr="00B754B7" w14:paraId="61F2CB57" w14:textId="77777777" w:rsidTr="00EE1DCD">
        <w:trPr>
          <w:trHeight w:val="270"/>
        </w:trPr>
        <w:tc>
          <w:tcPr>
            <w:tcW w:w="2280" w:type="dxa"/>
            <w:noWrap/>
            <w:hideMark/>
          </w:tcPr>
          <w:p w14:paraId="5DA5BB34" w14:textId="77777777" w:rsidR="00221C29" w:rsidRPr="00B25A52" w:rsidRDefault="00221C29" w:rsidP="00EE1DCD">
            <w:pPr>
              <w:pStyle w:val="af8"/>
              <w:ind w:right="210"/>
              <w:rPr>
                <w:rFonts w:ascii="Times New Roman" w:hAnsi="Times New Roman"/>
              </w:rPr>
            </w:pPr>
            <w:r w:rsidRPr="00D35A01">
              <w:rPr>
                <w:rFonts w:ascii="宋体" w:hAnsi="宋体" w:cs="宋体"/>
                <w:szCs w:val="21"/>
              </w:rPr>
              <w:t>game_id</w:t>
            </w:r>
          </w:p>
        </w:tc>
        <w:tc>
          <w:tcPr>
            <w:tcW w:w="1686" w:type="dxa"/>
            <w:noWrap/>
            <w:hideMark/>
          </w:tcPr>
          <w:p w14:paraId="3A0B9B86" w14:textId="77777777" w:rsidR="00221C29" w:rsidRPr="00B754B7" w:rsidRDefault="00221C29" w:rsidP="00EE1DCD">
            <w:pPr>
              <w:pStyle w:val="af8"/>
              <w:ind w:right="210"/>
              <w:rPr>
                <w:rFonts w:ascii="Times New Roman" w:hAnsi="Times New Roman"/>
              </w:rPr>
            </w:pPr>
            <w:r w:rsidRPr="00B754B7">
              <w:rPr>
                <w:rFonts w:ascii="Times New Roman" w:hAnsi="Times New Roman"/>
              </w:rPr>
              <w:t>Number(11)</w:t>
            </w:r>
          </w:p>
        </w:tc>
        <w:tc>
          <w:tcPr>
            <w:tcW w:w="1191" w:type="dxa"/>
          </w:tcPr>
          <w:p w14:paraId="6A5A3127" w14:textId="77777777" w:rsidR="00221C29" w:rsidRPr="00B754B7" w:rsidRDefault="00221C29" w:rsidP="00EE1DCD">
            <w:pPr>
              <w:pStyle w:val="af8"/>
              <w:ind w:right="210"/>
              <w:jc w:val="center"/>
              <w:rPr>
                <w:rFonts w:ascii="Times New Roman" w:hAnsi="Times New Roman"/>
              </w:rPr>
            </w:pPr>
            <w:r w:rsidRPr="00B754B7">
              <w:rPr>
                <w:rFonts w:ascii="Times New Roman" w:hAnsi="Times New Roman"/>
              </w:rPr>
              <w:t>Y</w:t>
            </w:r>
          </w:p>
        </w:tc>
        <w:tc>
          <w:tcPr>
            <w:tcW w:w="3169" w:type="dxa"/>
            <w:noWrap/>
            <w:hideMark/>
          </w:tcPr>
          <w:p w14:paraId="211C9E54" w14:textId="77777777" w:rsidR="00221C29" w:rsidRPr="00B754B7" w:rsidRDefault="00221C29" w:rsidP="00EE1DCD">
            <w:pPr>
              <w:pStyle w:val="af8"/>
              <w:ind w:right="210"/>
              <w:rPr>
                <w:rFonts w:ascii="Times New Roman" w:hAnsi="Times New Roman"/>
              </w:rPr>
            </w:pPr>
            <w:r>
              <w:rPr>
                <w:rFonts w:ascii="Times New Roman" w:hAnsi="Times New Roman"/>
              </w:rPr>
              <w:t xml:space="preserve">game </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r>
              <w:rPr>
                <w:rFonts w:ascii="Times New Roman" w:hAnsi="Times New Roman" w:hint="eastAsia"/>
              </w:rPr>
              <w:t>。比如王者荣耀为</w:t>
            </w:r>
            <w:r>
              <w:rPr>
                <w:rFonts w:ascii="Times New Roman" w:hAnsi="Times New Roman" w:hint="eastAsia"/>
              </w:rPr>
              <w:t>1</w:t>
            </w:r>
          </w:p>
        </w:tc>
      </w:tr>
      <w:tr w:rsidR="00221C29" w:rsidRPr="00B754B7" w14:paraId="1AB8D002" w14:textId="77777777" w:rsidTr="00EE1DCD">
        <w:trPr>
          <w:trHeight w:val="270"/>
        </w:trPr>
        <w:tc>
          <w:tcPr>
            <w:tcW w:w="2280" w:type="dxa"/>
            <w:noWrap/>
          </w:tcPr>
          <w:p w14:paraId="3A6FA5BE" w14:textId="07079C59" w:rsidR="00221C29" w:rsidRPr="0035696E" w:rsidRDefault="00332F26" w:rsidP="00EE1DCD">
            <w:pPr>
              <w:pStyle w:val="af8"/>
              <w:ind w:right="210"/>
              <w:rPr>
                <w:rFonts w:ascii="宋体" w:hAnsi="宋体" w:cs="宋体"/>
                <w:szCs w:val="21"/>
              </w:rPr>
            </w:pPr>
            <w:r>
              <w:rPr>
                <w:rFonts w:ascii="宋体" w:hAnsi="宋体" w:cs="宋体" w:hint="eastAsia"/>
                <w:szCs w:val="21"/>
              </w:rPr>
              <w:t>model</w:t>
            </w:r>
            <w:r w:rsidR="00221C29">
              <w:rPr>
                <w:rFonts w:ascii="宋体" w:hAnsi="宋体" w:cs="宋体"/>
                <w:szCs w:val="21"/>
              </w:rPr>
              <w:t>_id</w:t>
            </w:r>
          </w:p>
        </w:tc>
        <w:tc>
          <w:tcPr>
            <w:tcW w:w="1686" w:type="dxa"/>
            <w:noWrap/>
          </w:tcPr>
          <w:p w14:paraId="68363B65" w14:textId="77777777" w:rsidR="00221C29" w:rsidRPr="00B754B7" w:rsidRDefault="00221C29" w:rsidP="00EE1DCD">
            <w:pPr>
              <w:pStyle w:val="af8"/>
              <w:ind w:right="210"/>
              <w:rPr>
                <w:rFonts w:ascii="Times New Roman" w:hAnsi="Times New Roman"/>
              </w:rPr>
            </w:pPr>
            <w:r w:rsidRPr="00B754B7">
              <w:rPr>
                <w:rFonts w:ascii="Times New Roman" w:hAnsi="Times New Roman"/>
              </w:rPr>
              <w:t>Number(11)</w:t>
            </w:r>
          </w:p>
        </w:tc>
        <w:tc>
          <w:tcPr>
            <w:tcW w:w="1191" w:type="dxa"/>
          </w:tcPr>
          <w:p w14:paraId="03917593" w14:textId="77777777" w:rsidR="00221C29" w:rsidRPr="00B754B7" w:rsidRDefault="00221C29" w:rsidP="00EE1DCD">
            <w:pPr>
              <w:pStyle w:val="af8"/>
              <w:ind w:right="210"/>
              <w:jc w:val="center"/>
              <w:rPr>
                <w:rFonts w:ascii="Times New Roman" w:hAnsi="Times New Roman"/>
              </w:rPr>
            </w:pPr>
            <w:r w:rsidRPr="00B754B7">
              <w:rPr>
                <w:rFonts w:ascii="Times New Roman" w:hAnsi="Times New Roman"/>
              </w:rPr>
              <w:t>Y</w:t>
            </w:r>
          </w:p>
        </w:tc>
        <w:tc>
          <w:tcPr>
            <w:tcW w:w="3169" w:type="dxa"/>
            <w:noWrap/>
          </w:tcPr>
          <w:p w14:paraId="7E5840BF" w14:textId="1E52D019" w:rsidR="00221C29" w:rsidRDefault="00E80B51" w:rsidP="00EE1DCD">
            <w:pPr>
              <w:pStyle w:val="af8"/>
              <w:ind w:right="210"/>
              <w:rPr>
                <w:rFonts w:ascii="Times New Roman" w:hAnsi="Times New Roman"/>
              </w:rPr>
            </w:pPr>
            <w:r>
              <w:rPr>
                <w:rFonts w:ascii="Times New Roman" w:hAnsi="Times New Roman"/>
              </w:rPr>
              <w:t>model</w:t>
            </w:r>
            <w:r w:rsidR="00221C29">
              <w:rPr>
                <w:rFonts w:ascii="Times New Roman" w:hAnsi="Times New Roman"/>
              </w:rPr>
              <w:t xml:space="preserve"> </w:t>
            </w:r>
            <w:r w:rsidR="00221C29" w:rsidRPr="00B754B7">
              <w:rPr>
                <w:rFonts w:ascii="Times New Roman" w:hAnsi="Times New Roman"/>
              </w:rPr>
              <w:t>id</w:t>
            </w:r>
            <w:r w:rsidR="00221C29">
              <w:rPr>
                <w:rFonts w:ascii="Times New Roman" w:hAnsi="Times New Roman" w:hint="eastAsia"/>
              </w:rPr>
              <w:t>，自增</w:t>
            </w:r>
            <w:r w:rsidR="00221C29">
              <w:rPr>
                <w:rFonts w:ascii="Times New Roman" w:hAnsi="Times New Roman" w:hint="eastAsia"/>
              </w:rPr>
              <w:t>id</w:t>
            </w:r>
            <w:r w:rsidR="00221C29">
              <w:rPr>
                <w:rFonts w:ascii="Times New Roman" w:hAnsi="Times New Roman" w:hint="eastAsia"/>
              </w:rPr>
              <w:t>。比如王者荣耀中的英雄人物识别模型为</w:t>
            </w:r>
            <w:r w:rsidR="00221C29">
              <w:rPr>
                <w:rFonts w:ascii="Times New Roman" w:hAnsi="Times New Roman" w:hint="eastAsia"/>
              </w:rPr>
              <w:t>1</w:t>
            </w:r>
            <w:r w:rsidR="00221C29">
              <w:rPr>
                <w:rFonts w:ascii="Times New Roman" w:hAnsi="Times New Roman" w:hint="eastAsia"/>
              </w:rPr>
              <w:t>，关键场景模型为</w:t>
            </w:r>
            <w:r w:rsidR="00221C29">
              <w:rPr>
                <w:rFonts w:ascii="Times New Roman" w:hAnsi="Times New Roman" w:hint="eastAsia"/>
              </w:rPr>
              <w:t>2</w:t>
            </w:r>
            <w:r w:rsidR="00221C29">
              <w:rPr>
                <w:rFonts w:ascii="Times New Roman" w:hAnsi="Times New Roman" w:hint="eastAsia"/>
              </w:rPr>
              <w:t>。</w:t>
            </w:r>
          </w:p>
        </w:tc>
      </w:tr>
      <w:tr w:rsidR="00221C29" w:rsidRPr="00B754B7" w14:paraId="61E5327F" w14:textId="77777777" w:rsidTr="00EE1DCD">
        <w:trPr>
          <w:trHeight w:val="270"/>
        </w:trPr>
        <w:tc>
          <w:tcPr>
            <w:tcW w:w="2280" w:type="dxa"/>
            <w:noWrap/>
            <w:vAlign w:val="center"/>
            <w:hideMark/>
          </w:tcPr>
          <w:p w14:paraId="3F109081" w14:textId="77777777" w:rsidR="00221C29" w:rsidRPr="001032B9" w:rsidRDefault="00221C29" w:rsidP="00EE1DCD">
            <w:pPr>
              <w:pStyle w:val="af8"/>
              <w:ind w:right="210"/>
              <w:rPr>
                <w:rFonts w:ascii="宋体" w:hAnsi="宋体" w:cs="宋体"/>
                <w:szCs w:val="21"/>
              </w:rPr>
            </w:pPr>
            <w:r>
              <w:rPr>
                <w:rFonts w:ascii="宋体" w:hAnsi="宋体" w:cs="宋体"/>
                <w:szCs w:val="21"/>
              </w:rPr>
              <w:t>model_name</w:t>
            </w:r>
          </w:p>
        </w:tc>
        <w:tc>
          <w:tcPr>
            <w:tcW w:w="1686" w:type="dxa"/>
            <w:noWrap/>
            <w:vAlign w:val="center"/>
            <w:hideMark/>
          </w:tcPr>
          <w:p w14:paraId="79846C0B" w14:textId="77777777" w:rsidR="00221C29" w:rsidRPr="00B754B7" w:rsidRDefault="00221C29" w:rsidP="00EE1DCD">
            <w:pPr>
              <w:pStyle w:val="af8"/>
              <w:ind w:right="210"/>
              <w:rPr>
                <w:rFonts w:ascii="Times New Roman" w:hAnsi="Times New Roman"/>
              </w:rPr>
            </w:pPr>
            <w:r w:rsidRPr="00B754B7">
              <w:rPr>
                <w:rFonts w:ascii="Times New Roman" w:hAnsi="Times New Roman"/>
              </w:rPr>
              <w:t>Number(11)</w:t>
            </w:r>
          </w:p>
        </w:tc>
        <w:tc>
          <w:tcPr>
            <w:tcW w:w="1191" w:type="dxa"/>
            <w:vAlign w:val="center"/>
          </w:tcPr>
          <w:p w14:paraId="6831D143" w14:textId="77777777" w:rsidR="00221C29" w:rsidRPr="00B754B7" w:rsidRDefault="00221C29" w:rsidP="00EE1DCD">
            <w:pPr>
              <w:pStyle w:val="af8"/>
              <w:ind w:right="210"/>
              <w:jc w:val="center"/>
              <w:rPr>
                <w:rFonts w:ascii="Times New Roman" w:hAnsi="Times New Roman"/>
              </w:rPr>
            </w:pPr>
            <w:r>
              <w:rPr>
                <w:rFonts w:ascii="宋体" w:hAnsi="宋体" w:cs="宋体" w:hint="eastAsia"/>
                <w:szCs w:val="21"/>
              </w:rPr>
              <w:t>Y</w:t>
            </w:r>
          </w:p>
        </w:tc>
        <w:tc>
          <w:tcPr>
            <w:tcW w:w="3169" w:type="dxa"/>
            <w:noWrap/>
            <w:vAlign w:val="center"/>
            <w:hideMark/>
          </w:tcPr>
          <w:p w14:paraId="5A35ED80" w14:textId="77777777" w:rsidR="00221C29" w:rsidRPr="00B754B7" w:rsidRDefault="00221C29" w:rsidP="00EE1DCD">
            <w:pPr>
              <w:pStyle w:val="af8"/>
              <w:ind w:right="210"/>
              <w:rPr>
                <w:rFonts w:ascii="Times New Roman" w:hAnsi="Times New Roman"/>
              </w:rPr>
            </w:pPr>
            <w:r>
              <w:rPr>
                <w:rFonts w:ascii="宋体" w:hAnsi="宋体" w:cs="宋体" w:hint="eastAsia"/>
                <w:szCs w:val="21"/>
              </w:rPr>
              <w:t>模型</w:t>
            </w:r>
            <w:r>
              <w:rPr>
                <w:rFonts w:ascii="宋体" w:hAnsi="宋体" w:cs="宋体"/>
                <w:szCs w:val="21"/>
              </w:rPr>
              <w:t>的</w:t>
            </w:r>
            <w:r>
              <w:rPr>
                <w:rFonts w:ascii="宋体" w:hAnsi="宋体" w:cs="宋体" w:hint="eastAsia"/>
                <w:szCs w:val="21"/>
              </w:rPr>
              <w:t>名字。</w:t>
            </w:r>
          </w:p>
        </w:tc>
      </w:tr>
      <w:tr w:rsidR="00221C29" w:rsidRPr="00B754B7" w14:paraId="4693901F" w14:textId="77777777" w:rsidTr="00EE1DCD">
        <w:trPr>
          <w:trHeight w:val="270"/>
        </w:trPr>
        <w:tc>
          <w:tcPr>
            <w:tcW w:w="2280" w:type="dxa"/>
            <w:noWrap/>
            <w:vAlign w:val="center"/>
            <w:hideMark/>
          </w:tcPr>
          <w:p w14:paraId="30CF1AAA" w14:textId="77777777" w:rsidR="00221C29" w:rsidRPr="00B754B7" w:rsidRDefault="00221C29" w:rsidP="00EE1DCD">
            <w:pPr>
              <w:pStyle w:val="af8"/>
              <w:ind w:right="210"/>
              <w:rPr>
                <w:rFonts w:ascii="Times New Roman" w:hAnsi="Times New Roman"/>
              </w:rPr>
            </w:pPr>
            <w:r>
              <w:rPr>
                <w:rFonts w:ascii="宋体" w:hAnsi="宋体" w:cs="宋体"/>
                <w:szCs w:val="21"/>
              </w:rPr>
              <w:t>description</w:t>
            </w:r>
          </w:p>
        </w:tc>
        <w:tc>
          <w:tcPr>
            <w:tcW w:w="1686" w:type="dxa"/>
            <w:noWrap/>
            <w:vAlign w:val="center"/>
            <w:hideMark/>
          </w:tcPr>
          <w:p w14:paraId="143EAE26" w14:textId="77777777" w:rsidR="00221C29" w:rsidRPr="00B754B7" w:rsidRDefault="00221C29" w:rsidP="00EE1DCD">
            <w:pPr>
              <w:pStyle w:val="af8"/>
              <w:ind w:right="210"/>
              <w:rPr>
                <w:rFonts w:ascii="Times New Roman" w:hAnsi="Times New Roman"/>
              </w:rPr>
            </w:pPr>
            <w:r>
              <w:rPr>
                <w:rFonts w:ascii="宋体" w:hAnsi="宋体" w:cs="宋体" w:hint="eastAsia"/>
                <w:szCs w:val="21"/>
              </w:rPr>
              <w:t>varchar2(</w:t>
            </w:r>
            <w:r>
              <w:rPr>
                <w:rFonts w:ascii="宋体" w:hAnsi="宋体" w:cs="宋体"/>
                <w:szCs w:val="21"/>
              </w:rPr>
              <w:t>2048</w:t>
            </w:r>
            <w:r w:rsidRPr="00A6284E">
              <w:rPr>
                <w:rFonts w:ascii="宋体" w:hAnsi="宋体" w:cs="宋体" w:hint="eastAsia"/>
                <w:szCs w:val="21"/>
              </w:rPr>
              <w:t>)</w:t>
            </w:r>
          </w:p>
        </w:tc>
        <w:tc>
          <w:tcPr>
            <w:tcW w:w="1191" w:type="dxa"/>
            <w:vAlign w:val="center"/>
          </w:tcPr>
          <w:p w14:paraId="43AB98BC" w14:textId="77777777" w:rsidR="00221C29" w:rsidRPr="00B754B7" w:rsidRDefault="00221C29" w:rsidP="00EE1DCD">
            <w:pPr>
              <w:pStyle w:val="af8"/>
              <w:ind w:right="210"/>
              <w:jc w:val="center"/>
              <w:rPr>
                <w:rFonts w:ascii="Times New Roman" w:hAnsi="Times New Roman"/>
              </w:rPr>
            </w:pPr>
            <w:r w:rsidRPr="00A6284E">
              <w:rPr>
                <w:rFonts w:ascii="宋体" w:hAnsi="宋体" w:cs="宋体" w:hint="eastAsia"/>
                <w:szCs w:val="21"/>
              </w:rPr>
              <w:t>Y</w:t>
            </w:r>
          </w:p>
        </w:tc>
        <w:tc>
          <w:tcPr>
            <w:tcW w:w="3169" w:type="dxa"/>
            <w:noWrap/>
            <w:vAlign w:val="center"/>
            <w:hideMark/>
          </w:tcPr>
          <w:p w14:paraId="290F2F3A" w14:textId="497AD354" w:rsidR="00221C29" w:rsidRPr="00B754B7" w:rsidRDefault="00221C29" w:rsidP="00EE1DCD">
            <w:pPr>
              <w:pStyle w:val="af8"/>
              <w:ind w:right="210"/>
              <w:rPr>
                <w:rFonts w:ascii="Times New Roman" w:hAnsi="Times New Roman"/>
              </w:rPr>
            </w:pPr>
            <w:r>
              <w:rPr>
                <w:rFonts w:ascii="Times New Roman" w:hAnsi="Times New Roman" w:hint="eastAsia"/>
              </w:rPr>
              <w:t>（</w:t>
            </w:r>
            <w:r>
              <w:rPr>
                <w:rFonts w:ascii="Times New Roman" w:hAnsi="Times New Roman" w:hint="eastAsia"/>
              </w:rPr>
              <w:t>game</w:t>
            </w:r>
            <w:r>
              <w:rPr>
                <w:rFonts w:ascii="Times New Roman" w:hAnsi="Times New Roman"/>
              </w:rPr>
              <w:t xml:space="preserve">_id + </w:t>
            </w:r>
            <w:r w:rsidR="00E80B51">
              <w:rPr>
                <w:rFonts w:ascii="Times New Roman" w:hAnsi="Times New Roman"/>
              </w:rPr>
              <w:t>model</w:t>
            </w:r>
            <w:r>
              <w:rPr>
                <w:rFonts w:ascii="Times New Roman" w:hAnsi="Times New Roman"/>
              </w:rPr>
              <w:t>_id</w:t>
            </w:r>
            <w:r>
              <w:rPr>
                <w:rFonts w:ascii="Times New Roman" w:hAnsi="Times New Roman" w:hint="eastAsia"/>
              </w:rPr>
              <w:t>）对应着的模型的说明，包括训练和使用情况。</w:t>
            </w:r>
          </w:p>
        </w:tc>
      </w:tr>
      <w:tr w:rsidR="00221C29" w:rsidRPr="00B754B7" w14:paraId="0FDA2AEE" w14:textId="77777777" w:rsidTr="00EE1DCD">
        <w:trPr>
          <w:trHeight w:val="270"/>
        </w:trPr>
        <w:tc>
          <w:tcPr>
            <w:tcW w:w="2280" w:type="dxa"/>
            <w:noWrap/>
          </w:tcPr>
          <w:p w14:paraId="260CDD1D" w14:textId="77777777" w:rsidR="00221C29" w:rsidRDefault="00221C29" w:rsidP="00EE1DCD">
            <w:pPr>
              <w:pStyle w:val="af8"/>
              <w:ind w:right="210"/>
              <w:rPr>
                <w:rFonts w:ascii="宋体" w:hAnsi="宋体" w:cs="宋体"/>
                <w:szCs w:val="21"/>
              </w:rPr>
            </w:pPr>
            <w:r w:rsidRPr="00B754B7">
              <w:rPr>
                <w:rFonts w:ascii="Times New Roman" w:hAnsi="Times New Roman"/>
              </w:rPr>
              <w:t>create_time</w:t>
            </w:r>
          </w:p>
        </w:tc>
        <w:tc>
          <w:tcPr>
            <w:tcW w:w="1686" w:type="dxa"/>
            <w:noWrap/>
          </w:tcPr>
          <w:p w14:paraId="568B71EF" w14:textId="77777777" w:rsidR="00221C29" w:rsidRDefault="00221C29" w:rsidP="00EE1DCD">
            <w:pPr>
              <w:pStyle w:val="af8"/>
              <w:ind w:right="210"/>
              <w:rPr>
                <w:rFonts w:ascii="Times New Roman" w:hAnsi="Times New Roman"/>
              </w:rPr>
            </w:pPr>
            <w:r w:rsidRPr="00B754B7">
              <w:rPr>
                <w:rFonts w:ascii="Times New Roman" w:hAnsi="Times New Roman"/>
              </w:rPr>
              <w:t>date</w:t>
            </w:r>
          </w:p>
        </w:tc>
        <w:tc>
          <w:tcPr>
            <w:tcW w:w="1191" w:type="dxa"/>
          </w:tcPr>
          <w:p w14:paraId="3E9EB3D8" w14:textId="77777777" w:rsidR="00221C29" w:rsidRPr="00A6284E" w:rsidRDefault="00221C29" w:rsidP="00EE1DCD">
            <w:pPr>
              <w:pStyle w:val="af8"/>
              <w:ind w:right="210"/>
              <w:jc w:val="center"/>
              <w:rPr>
                <w:rFonts w:ascii="宋体" w:hAnsi="宋体" w:cs="宋体"/>
                <w:szCs w:val="21"/>
              </w:rPr>
            </w:pPr>
            <w:r w:rsidRPr="00B754B7">
              <w:rPr>
                <w:rFonts w:ascii="Times New Roman" w:hAnsi="Times New Roman"/>
              </w:rPr>
              <w:t>N</w:t>
            </w:r>
          </w:p>
        </w:tc>
        <w:tc>
          <w:tcPr>
            <w:tcW w:w="3169" w:type="dxa"/>
            <w:noWrap/>
          </w:tcPr>
          <w:p w14:paraId="69662D06" w14:textId="77777777" w:rsidR="00221C29" w:rsidRDefault="00221C29" w:rsidP="00EE1DCD">
            <w:pPr>
              <w:pStyle w:val="af8"/>
              <w:ind w:right="210"/>
              <w:rPr>
                <w:rFonts w:ascii="宋体" w:hAnsi="宋体" w:cs="宋体"/>
                <w:szCs w:val="21"/>
              </w:rPr>
            </w:pPr>
            <w:r>
              <w:rPr>
                <w:rFonts w:ascii="Times New Roman" w:hAnsi="Times New Roman" w:hint="eastAsia"/>
              </w:rPr>
              <w:t>（</w:t>
            </w:r>
            <w:r>
              <w:rPr>
                <w:rFonts w:ascii="Times New Roman" w:hAnsi="Times New Roman" w:hint="eastAsia"/>
              </w:rPr>
              <w:t>game</w:t>
            </w:r>
            <w:r>
              <w:rPr>
                <w:rFonts w:ascii="Times New Roman" w:hAnsi="Times New Roman"/>
              </w:rPr>
              <w:t>_id + service_id</w:t>
            </w:r>
            <w:r>
              <w:rPr>
                <w:rFonts w:ascii="Times New Roman" w:hAnsi="Times New Roman" w:hint="eastAsia"/>
              </w:rPr>
              <w:t>）对应的记录的</w:t>
            </w:r>
            <w:r w:rsidRPr="00B754B7">
              <w:rPr>
                <w:rFonts w:ascii="Times New Roman" w:hAnsi="Times New Roman"/>
              </w:rPr>
              <w:t>创建时间</w:t>
            </w:r>
          </w:p>
        </w:tc>
      </w:tr>
      <w:tr w:rsidR="00221C29" w:rsidRPr="00B754B7" w14:paraId="1283416D" w14:textId="77777777" w:rsidTr="00EE1DCD">
        <w:trPr>
          <w:trHeight w:val="270"/>
        </w:trPr>
        <w:tc>
          <w:tcPr>
            <w:tcW w:w="2280" w:type="dxa"/>
            <w:noWrap/>
          </w:tcPr>
          <w:p w14:paraId="3FADA794" w14:textId="77777777" w:rsidR="00221C29" w:rsidRDefault="00221C29" w:rsidP="00EE1DCD">
            <w:pPr>
              <w:pStyle w:val="af8"/>
              <w:ind w:right="210"/>
              <w:rPr>
                <w:rFonts w:ascii="宋体" w:hAnsi="宋体" w:cs="宋体"/>
                <w:szCs w:val="21"/>
              </w:rPr>
            </w:pPr>
            <w:r w:rsidRPr="00B754B7">
              <w:rPr>
                <w:rFonts w:ascii="Times New Roman" w:hAnsi="Times New Roman"/>
              </w:rPr>
              <w:t>update_time</w:t>
            </w:r>
          </w:p>
        </w:tc>
        <w:tc>
          <w:tcPr>
            <w:tcW w:w="1686" w:type="dxa"/>
            <w:noWrap/>
          </w:tcPr>
          <w:p w14:paraId="0402BEAC" w14:textId="77777777" w:rsidR="00221C29" w:rsidRDefault="00221C29" w:rsidP="00EE1DCD">
            <w:pPr>
              <w:pStyle w:val="af8"/>
              <w:ind w:right="210"/>
              <w:rPr>
                <w:rFonts w:ascii="宋体" w:hAnsi="宋体" w:cs="宋体"/>
                <w:szCs w:val="21"/>
              </w:rPr>
            </w:pPr>
            <w:r w:rsidRPr="00B754B7">
              <w:rPr>
                <w:rFonts w:ascii="Times New Roman" w:hAnsi="Times New Roman"/>
              </w:rPr>
              <w:t>date</w:t>
            </w:r>
          </w:p>
        </w:tc>
        <w:tc>
          <w:tcPr>
            <w:tcW w:w="1191" w:type="dxa"/>
          </w:tcPr>
          <w:p w14:paraId="78598128" w14:textId="77777777" w:rsidR="00221C29" w:rsidRPr="00A6284E" w:rsidRDefault="00221C29" w:rsidP="00EE1DCD">
            <w:pPr>
              <w:pStyle w:val="af8"/>
              <w:ind w:right="210"/>
              <w:jc w:val="center"/>
              <w:rPr>
                <w:rFonts w:ascii="宋体" w:hAnsi="宋体" w:cs="宋体"/>
                <w:szCs w:val="21"/>
              </w:rPr>
            </w:pPr>
            <w:r w:rsidRPr="00B754B7">
              <w:rPr>
                <w:rFonts w:ascii="Times New Roman" w:hAnsi="Times New Roman"/>
              </w:rPr>
              <w:t>N</w:t>
            </w:r>
          </w:p>
        </w:tc>
        <w:tc>
          <w:tcPr>
            <w:tcW w:w="3169" w:type="dxa"/>
            <w:noWrap/>
          </w:tcPr>
          <w:p w14:paraId="1CBCCFF9" w14:textId="77777777" w:rsidR="00221C29" w:rsidRDefault="00221C29" w:rsidP="00EE1DCD">
            <w:pPr>
              <w:pStyle w:val="af8"/>
              <w:ind w:right="210"/>
              <w:rPr>
                <w:rFonts w:ascii="宋体" w:hAnsi="宋体" w:cs="宋体"/>
                <w:szCs w:val="21"/>
              </w:rPr>
            </w:pPr>
            <w:r>
              <w:rPr>
                <w:rFonts w:ascii="Times New Roman" w:hAnsi="Times New Roman" w:hint="eastAsia"/>
              </w:rPr>
              <w:t>记录的</w:t>
            </w:r>
            <w:r w:rsidRPr="00B754B7">
              <w:rPr>
                <w:rFonts w:ascii="Times New Roman" w:hAnsi="Times New Roman"/>
              </w:rPr>
              <w:t>最新一次修改时间</w:t>
            </w:r>
          </w:p>
        </w:tc>
      </w:tr>
      <w:tr w:rsidR="00221C29" w:rsidRPr="00B754B7" w14:paraId="7A8BEB3D" w14:textId="77777777" w:rsidTr="00EE1DCD">
        <w:trPr>
          <w:trHeight w:val="270"/>
        </w:trPr>
        <w:tc>
          <w:tcPr>
            <w:tcW w:w="2280" w:type="dxa"/>
            <w:noWrap/>
          </w:tcPr>
          <w:p w14:paraId="5071AE64" w14:textId="77777777" w:rsidR="00221C29" w:rsidRPr="00B754B7" w:rsidRDefault="00221C29" w:rsidP="00EE1DCD">
            <w:pPr>
              <w:pStyle w:val="af8"/>
              <w:ind w:right="210"/>
              <w:rPr>
                <w:rFonts w:ascii="Times New Roman" w:hAnsi="Times New Roman"/>
              </w:rPr>
            </w:pPr>
            <w:r>
              <w:rPr>
                <w:rFonts w:ascii="Times New Roman" w:hAnsi="Times New Roman" w:hint="eastAsia"/>
              </w:rPr>
              <w:t>status</w:t>
            </w:r>
          </w:p>
        </w:tc>
        <w:tc>
          <w:tcPr>
            <w:tcW w:w="1686" w:type="dxa"/>
            <w:noWrap/>
          </w:tcPr>
          <w:p w14:paraId="343C0A38" w14:textId="77777777" w:rsidR="00221C29" w:rsidRPr="00B754B7" w:rsidRDefault="00221C29" w:rsidP="00EE1DCD">
            <w:pPr>
              <w:pStyle w:val="af8"/>
              <w:ind w:right="210"/>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14:paraId="7E60E2A7" w14:textId="77777777" w:rsidR="00221C29" w:rsidRPr="00B754B7" w:rsidRDefault="00221C29" w:rsidP="00EE1DCD">
            <w:pPr>
              <w:pStyle w:val="af8"/>
              <w:ind w:right="210"/>
              <w:jc w:val="center"/>
              <w:rPr>
                <w:rFonts w:ascii="Times New Roman" w:hAnsi="Times New Roman"/>
              </w:rPr>
            </w:pPr>
            <w:r w:rsidRPr="00B754B7">
              <w:rPr>
                <w:rFonts w:ascii="Times New Roman" w:hAnsi="Times New Roman"/>
              </w:rPr>
              <w:t>N</w:t>
            </w:r>
          </w:p>
        </w:tc>
        <w:tc>
          <w:tcPr>
            <w:tcW w:w="3169" w:type="dxa"/>
            <w:noWrap/>
          </w:tcPr>
          <w:p w14:paraId="65E4187A" w14:textId="77777777" w:rsidR="00221C29" w:rsidRPr="00B754B7" w:rsidRDefault="00221C29" w:rsidP="00EE1DCD">
            <w:pPr>
              <w:pStyle w:val="af8"/>
              <w:ind w:right="210"/>
              <w:rPr>
                <w:rFonts w:ascii="Times New Roman" w:hAnsi="Times New Roman"/>
              </w:rPr>
            </w:pPr>
            <w:r>
              <w:rPr>
                <w:rFonts w:ascii="Times New Roman" w:hAnsi="Times New Roman"/>
              </w:rPr>
              <w:t>模型</w:t>
            </w:r>
            <w:r>
              <w:rPr>
                <w:rFonts w:ascii="Times New Roman" w:hAnsi="Times New Roman" w:hint="eastAsia"/>
              </w:rPr>
              <w:t>的状态</w:t>
            </w:r>
          </w:p>
        </w:tc>
      </w:tr>
    </w:tbl>
    <w:p w14:paraId="64CC8B14" w14:textId="77777777" w:rsidR="00221C29" w:rsidRPr="001357C4" w:rsidRDefault="00221C29" w:rsidP="00221C29">
      <w:pPr>
        <w:rPr>
          <w:rFonts w:asciiTheme="minorEastAsia" w:eastAsiaTheme="minorEastAsia" w:hAnsiTheme="minorEastAsia"/>
          <w:bCs/>
          <w:kern w:val="0"/>
          <w:sz w:val="24"/>
          <w:szCs w:val="24"/>
        </w:rPr>
      </w:pPr>
    </w:p>
    <w:p w14:paraId="216A7171" w14:textId="07CB8EF3" w:rsidR="00221C29" w:rsidRPr="00E9768A" w:rsidRDefault="00221C29" w:rsidP="00221C29">
      <w:r>
        <w:rPr>
          <w:rFonts w:hint="eastAsia"/>
        </w:rPr>
        <w:t>游戏标签表（存放要标注的英雄人物和场景的标签）</w:t>
      </w:r>
    </w:p>
    <w:tbl>
      <w:tblPr>
        <w:tblStyle w:val="af"/>
        <w:tblW w:w="0" w:type="auto"/>
        <w:tblLook w:val="04A0" w:firstRow="1" w:lastRow="0" w:firstColumn="1" w:lastColumn="0" w:noHBand="0" w:noVBand="1"/>
      </w:tblPr>
      <w:tblGrid>
        <w:gridCol w:w="2280"/>
        <w:gridCol w:w="1656"/>
        <w:gridCol w:w="1191"/>
        <w:gridCol w:w="3169"/>
      </w:tblGrid>
      <w:tr w:rsidR="00221C29" w:rsidRPr="00B754B7" w14:paraId="7C80593F" w14:textId="77777777" w:rsidTr="00EE1DCD">
        <w:trPr>
          <w:trHeight w:val="270"/>
        </w:trPr>
        <w:tc>
          <w:tcPr>
            <w:tcW w:w="8296" w:type="dxa"/>
            <w:gridSpan w:val="4"/>
            <w:noWrap/>
          </w:tcPr>
          <w:p w14:paraId="0B8EB347" w14:textId="77777777" w:rsidR="00221C29" w:rsidRPr="00B754B7" w:rsidRDefault="00221C29" w:rsidP="00EE1DCD">
            <w:pPr>
              <w:pStyle w:val="af9"/>
              <w:rPr>
                <w:rFonts w:ascii="Times New Roman" w:hAnsi="Times New Roman"/>
              </w:rPr>
            </w:pPr>
            <w:r w:rsidRPr="00DD5EA3">
              <w:rPr>
                <w:rFonts w:ascii="Times New Roman" w:hAnsi="Times New Roman" w:hint="eastAsia"/>
              </w:rPr>
              <w:t xml:space="preserve"> </w:t>
            </w:r>
            <w:r>
              <w:rPr>
                <w:rFonts w:hint="eastAsia"/>
              </w:rPr>
              <w:t>game</w:t>
            </w:r>
            <w:r w:rsidRPr="00E146B1">
              <w:t>_label</w:t>
            </w:r>
            <w:r>
              <w:t xml:space="preserve"> </w:t>
            </w:r>
            <w:r>
              <w:rPr>
                <w:rFonts w:hint="eastAsia"/>
              </w:rPr>
              <w:t>游戏</w:t>
            </w:r>
            <w:r>
              <w:rPr>
                <w:rFonts w:ascii="Times New Roman" w:hAnsi="Times New Roman" w:hint="eastAsia"/>
              </w:rPr>
              <w:t>标签</w:t>
            </w:r>
            <w:r w:rsidRPr="00DD5EA3">
              <w:rPr>
                <w:rFonts w:ascii="Times New Roman" w:hAnsi="Times New Roman" w:hint="eastAsia"/>
              </w:rPr>
              <w:t>表</w:t>
            </w:r>
          </w:p>
        </w:tc>
      </w:tr>
      <w:tr w:rsidR="00221C29" w:rsidRPr="00B754B7" w14:paraId="0DDCB45C" w14:textId="77777777" w:rsidTr="00EE1DCD">
        <w:trPr>
          <w:trHeight w:val="270"/>
        </w:trPr>
        <w:tc>
          <w:tcPr>
            <w:tcW w:w="2280" w:type="dxa"/>
            <w:noWrap/>
            <w:hideMark/>
          </w:tcPr>
          <w:p w14:paraId="62ECB767" w14:textId="77777777" w:rsidR="00221C29" w:rsidRPr="00B754B7" w:rsidRDefault="00221C29" w:rsidP="00EE1DCD">
            <w:pPr>
              <w:pStyle w:val="af9"/>
              <w:rPr>
                <w:rFonts w:ascii="Times New Roman" w:hAnsi="Times New Roman"/>
              </w:rPr>
            </w:pPr>
            <w:r w:rsidRPr="00B754B7">
              <w:rPr>
                <w:rFonts w:ascii="Times New Roman" w:hAnsi="Times New Roman"/>
              </w:rPr>
              <w:t>字段</w:t>
            </w:r>
          </w:p>
        </w:tc>
        <w:tc>
          <w:tcPr>
            <w:tcW w:w="1656" w:type="dxa"/>
            <w:noWrap/>
            <w:hideMark/>
          </w:tcPr>
          <w:p w14:paraId="2E44CB74" w14:textId="77777777" w:rsidR="00221C29" w:rsidRPr="00B754B7" w:rsidRDefault="00221C29" w:rsidP="00EE1DCD">
            <w:pPr>
              <w:pStyle w:val="af9"/>
              <w:rPr>
                <w:rFonts w:ascii="Times New Roman" w:hAnsi="Times New Roman"/>
              </w:rPr>
            </w:pPr>
            <w:r w:rsidRPr="00B754B7">
              <w:rPr>
                <w:rFonts w:ascii="Times New Roman" w:hAnsi="Times New Roman"/>
              </w:rPr>
              <w:t>类型</w:t>
            </w:r>
          </w:p>
        </w:tc>
        <w:tc>
          <w:tcPr>
            <w:tcW w:w="1191" w:type="dxa"/>
          </w:tcPr>
          <w:p w14:paraId="203DDD3C" w14:textId="77777777" w:rsidR="00221C29" w:rsidRPr="00B754B7" w:rsidRDefault="00221C29" w:rsidP="00EE1DCD">
            <w:pPr>
              <w:pStyle w:val="af9"/>
              <w:rPr>
                <w:rFonts w:ascii="Times New Roman" w:hAnsi="Times New Roman"/>
              </w:rPr>
            </w:pPr>
            <w:r w:rsidRPr="00B754B7">
              <w:rPr>
                <w:rFonts w:ascii="Times New Roman" w:hAnsi="Times New Roman"/>
              </w:rPr>
              <w:t>是否必填</w:t>
            </w:r>
          </w:p>
        </w:tc>
        <w:tc>
          <w:tcPr>
            <w:tcW w:w="3169" w:type="dxa"/>
            <w:noWrap/>
            <w:hideMark/>
          </w:tcPr>
          <w:p w14:paraId="005D1434" w14:textId="77777777" w:rsidR="00221C29" w:rsidRPr="00B754B7" w:rsidRDefault="00221C29" w:rsidP="00EE1DCD">
            <w:pPr>
              <w:pStyle w:val="af9"/>
              <w:rPr>
                <w:rFonts w:ascii="Times New Roman" w:hAnsi="Times New Roman"/>
              </w:rPr>
            </w:pPr>
            <w:r w:rsidRPr="00B754B7">
              <w:rPr>
                <w:rFonts w:ascii="Times New Roman" w:hAnsi="Times New Roman"/>
              </w:rPr>
              <w:t>说明</w:t>
            </w:r>
          </w:p>
        </w:tc>
      </w:tr>
      <w:tr w:rsidR="00221C29" w:rsidRPr="00B754B7" w14:paraId="5CA4CA43" w14:textId="77777777" w:rsidTr="00EE1DCD">
        <w:trPr>
          <w:trHeight w:val="270"/>
        </w:trPr>
        <w:tc>
          <w:tcPr>
            <w:tcW w:w="2280" w:type="dxa"/>
            <w:noWrap/>
            <w:hideMark/>
          </w:tcPr>
          <w:p w14:paraId="66FFDA01" w14:textId="1D98FD47" w:rsidR="00221C29" w:rsidRPr="00B25A52" w:rsidRDefault="00C568E9" w:rsidP="00EE1DCD">
            <w:pPr>
              <w:pStyle w:val="af8"/>
              <w:ind w:right="210"/>
              <w:rPr>
                <w:rFonts w:ascii="Times New Roman" w:hAnsi="Times New Roman"/>
              </w:rPr>
            </w:pPr>
            <w:r w:rsidRPr="00B25A52">
              <w:rPr>
                <w:rFonts w:ascii="Times New Roman" w:hAnsi="Times New Roman"/>
              </w:rPr>
              <w:t>I</w:t>
            </w:r>
            <w:r w:rsidR="00221C29" w:rsidRPr="00B25A52">
              <w:rPr>
                <w:rFonts w:ascii="Times New Roman" w:hAnsi="Times New Roman"/>
              </w:rPr>
              <w:t>d</w:t>
            </w:r>
          </w:p>
        </w:tc>
        <w:tc>
          <w:tcPr>
            <w:tcW w:w="1656" w:type="dxa"/>
            <w:noWrap/>
            <w:hideMark/>
          </w:tcPr>
          <w:p w14:paraId="005B437F" w14:textId="77777777" w:rsidR="00221C29" w:rsidRPr="00B754B7" w:rsidRDefault="00221C29" w:rsidP="00EE1DCD">
            <w:pPr>
              <w:pStyle w:val="af8"/>
              <w:ind w:right="210"/>
              <w:rPr>
                <w:rFonts w:ascii="Times New Roman" w:hAnsi="Times New Roman"/>
              </w:rPr>
            </w:pPr>
            <w:r w:rsidRPr="00B754B7">
              <w:rPr>
                <w:rFonts w:ascii="Times New Roman" w:hAnsi="Times New Roman"/>
              </w:rPr>
              <w:t>Number(11)</w:t>
            </w:r>
          </w:p>
        </w:tc>
        <w:tc>
          <w:tcPr>
            <w:tcW w:w="1191" w:type="dxa"/>
          </w:tcPr>
          <w:p w14:paraId="483910BD" w14:textId="77777777" w:rsidR="00221C29" w:rsidRPr="00B754B7" w:rsidRDefault="00221C29" w:rsidP="00EE1DCD">
            <w:pPr>
              <w:pStyle w:val="af8"/>
              <w:ind w:right="210"/>
              <w:jc w:val="center"/>
              <w:rPr>
                <w:rFonts w:ascii="Times New Roman" w:hAnsi="Times New Roman"/>
              </w:rPr>
            </w:pPr>
            <w:r w:rsidRPr="00B754B7">
              <w:rPr>
                <w:rFonts w:ascii="Times New Roman" w:hAnsi="Times New Roman"/>
              </w:rPr>
              <w:t>Y</w:t>
            </w:r>
          </w:p>
        </w:tc>
        <w:tc>
          <w:tcPr>
            <w:tcW w:w="3169" w:type="dxa"/>
            <w:noWrap/>
            <w:hideMark/>
          </w:tcPr>
          <w:p w14:paraId="504405F1" w14:textId="77777777" w:rsidR="00221C29" w:rsidRPr="00B754B7" w:rsidRDefault="00221C29" w:rsidP="00EE1DCD">
            <w:pPr>
              <w:pStyle w:val="af8"/>
              <w:ind w:right="210"/>
              <w:rPr>
                <w:rFonts w:ascii="Times New Roman" w:hAnsi="Times New Roman"/>
              </w:rPr>
            </w:pPr>
            <w:r>
              <w:rPr>
                <w:rFonts w:ascii="Times New Roman" w:hAnsi="Times New Roman" w:hint="eastAsia"/>
              </w:rPr>
              <w:t>标注系统中的标签</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221C29" w:rsidRPr="00B754B7" w14:paraId="4F0A521D" w14:textId="77777777" w:rsidTr="00EE1DCD">
        <w:trPr>
          <w:trHeight w:val="270"/>
        </w:trPr>
        <w:tc>
          <w:tcPr>
            <w:tcW w:w="2280" w:type="dxa"/>
            <w:noWrap/>
          </w:tcPr>
          <w:p w14:paraId="38F052C4" w14:textId="77777777" w:rsidR="00221C29" w:rsidRPr="00B25A52" w:rsidRDefault="00221C29" w:rsidP="00EE1DCD">
            <w:pPr>
              <w:pStyle w:val="af8"/>
              <w:ind w:right="210"/>
              <w:rPr>
                <w:rFonts w:ascii="Times New Roman" w:hAnsi="Times New Roman"/>
              </w:rPr>
            </w:pPr>
            <w:r>
              <w:rPr>
                <w:rFonts w:ascii="Times New Roman" w:hAnsi="Times New Roman" w:hint="eastAsia"/>
              </w:rPr>
              <w:t>category</w:t>
            </w:r>
          </w:p>
        </w:tc>
        <w:tc>
          <w:tcPr>
            <w:tcW w:w="1656" w:type="dxa"/>
            <w:noWrap/>
          </w:tcPr>
          <w:p w14:paraId="76A40EA7" w14:textId="77777777" w:rsidR="00221C29" w:rsidRPr="00B754B7" w:rsidRDefault="00221C29" w:rsidP="00EE1DC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0ED31AA0" w14:textId="77777777" w:rsidR="00221C29" w:rsidRPr="00B754B7" w:rsidRDefault="00221C29" w:rsidP="00EE1DCD">
            <w:pPr>
              <w:pStyle w:val="af8"/>
              <w:ind w:right="210"/>
              <w:jc w:val="center"/>
              <w:rPr>
                <w:rFonts w:ascii="Times New Roman" w:hAnsi="Times New Roman"/>
              </w:rPr>
            </w:pPr>
            <w:r>
              <w:rPr>
                <w:rFonts w:ascii="Times New Roman" w:hAnsi="Times New Roman" w:hint="eastAsia"/>
              </w:rPr>
              <w:t>Y</w:t>
            </w:r>
          </w:p>
        </w:tc>
        <w:tc>
          <w:tcPr>
            <w:tcW w:w="3169" w:type="dxa"/>
            <w:noWrap/>
          </w:tcPr>
          <w:p w14:paraId="53B12CA3" w14:textId="77777777" w:rsidR="00221C29" w:rsidRDefault="00221C29" w:rsidP="00EE1DCD">
            <w:pPr>
              <w:pStyle w:val="af8"/>
              <w:ind w:right="210"/>
              <w:rPr>
                <w:rFonts w:ascii="Times New Roman" w:hAnsi="Times New Roman"/>
              </w:rPr>
            </w:pPr>
            <w:r>
              <w:rPr>
                <w:rFonts w:ascii="Times New Roman" w:hAnsi="Times New Roman" w:hint="eastAsia"/>
              </w:rPr>
              <w:t>该标签所述的分类，比如王者荣耀的英雄人物</w:t>
            </w:r>
          </w:p>
        </w:tc>
      </w:tr>
      <w:tr w:rsidR="00221C29" w:rsidRPr="00B754B7" w14:paraId="0CE8D92A" w14:textId="77777777" w:rsidTr="00EE1DCD">
        <w:trPr>
          <w:trHeight w:val="270"/>
        </w:trPr>
        <w:tc>
          <w:tcPr>
            <w:tcW w:w="2280" w:type="dxa"/>
            <w:noWrap/>
          </w:tcPr>
          <w:p w14:paraId="59FD07C3" w14:textId="77777777" w:rsidR="00221C29" w:rsidRPr="0035696E" w:rsidRDefault="00221C29" w:rsidP="00EE1DCD">
            <w:pPr>
              <w:pStyle w:val="af8"/>
              <w:ind w:right="210"/>
              <w:rPr>
                <w:rFonts w:ascii="宋体" w:hAnsi="宋体" w:cs="宋体"/>
                <w:szCs w:val="21"/>
              </w:rPr>
            </w:pPr>
            <w:r>
              <w:rPr>
                <w:rFonts w:ascii="宋体" w:hAnsi="宋体" w:cs="宋体"/>
                <w:szCs w:val="21"/>
              </w:rPr>
              <w:t>l</w:t>
            </w:r>
            <w:r>
              <w:rPr>
                <w:rFonts w:ascii="宋体" w:hAnsi="宋体" w:cs="宋体" w:hint="eastAsia"/>
                <w:szCs w:val="21"/>
              </w:rPr>
              <w:t>abel</w:t>
            </w:r>
            <w:r>
              <w:rPr>
                <w:rFonts w:ascii="宋体" w:hAnsi="宋体" w:cs="宋体"/>
                <w:szCs w:val="21"/>
              </w:rPr>
              <w:t>_</w:t>
            </w:r>
            <w:r w:rsidRPr="00A6284E">
              <w:rPr>
                <w:rFonts w:ascii="宋体" w:hAnsi="宋体" w:cs="宋体" w:hint="eastAsia"/>
                <w:szCs w:val="21"/>
              </w:rPr>
              <w:t>name</w:t>
            </w:r>
          </w:p>
        </w:tc>
        <w:tc>
          <w:tcPr>
            <w:tcW w:w="1656" w:type="dxa"/>
            <w:noWrap/>
          </w:tcPr>
          <w:p w14:paraId="5B1FACE3" w14:textId="77777777" w:rsidR="00221C29" w:rsidRPr="00B754B7" w:rsidRDefault="00221C29" w:rsidP="00EE1DC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693873A1" w14:textId="77777777" w:rsidR="00221C29" w:rsidRPr="00B754B7" w:rsidRDefault="00221C29" w:rsidP="00EE1DCD">
            <w:pPr>
              <w:pStyle w:val="af8"/>
              <w:ind w:right="210"/>
              <w:jc w:val="center"/>
              <w:rPr>
                <w:rFonts w:ascii="Times New Roman" w:hAnsi="Times New Roman"/>
              </w:rPr>
            </w:pPr>
            <w:r w:rsidRPr="00B754B7">
              <w:rPr>
                <w:rFonts w:ascii="Times New Roman" w:hAnsi="Times New Roman"/>
              </w:rPr>
              <w:t>Y</w:t>
            </w:r>
          </w:p>
        </w:tc>
        <w:tc>
          <w:tcPr>
            <w:tcW w:w="3169" w:type="dxa"/>
            <w:noWrap/>
          </w:tcPr>
          <w:p w14:paraId="35B8C84C" w14:textId="77777777" w:rsidR="00221C29" w:rsidRDefault="00221C29" w:rsidP="00EE1DCD">
            <w:pPr>
              <w:pStyle w:val="af8"/>
              <w:ind w:right="210"/>
              <w:rPr>
                <w:rFonts w:ascii="Times New Roman" w:hAnsi="Times New Roman"/>
              </w:rPr>
            </w:pPr>
            <w:r>
              <w:rPr>
                <w:rFonts w:ascii="Times New Roman" w:hAnsi="Times New Roman" w:hint="eastAsia"/>
              </w:rPr>
              <w:t>标注系统中标签的名字</w:t>
            </w:r>
          </w:p>
        </w:tc>
      </w:tr>
      <w:tr w:rsidR="00221C29" w:rsidRPr="00B754B7" w14:paraId="1F1FF7E4" w14:textId="77777777" w:rsidTr="00EE1DCD">
        <w:trPr>
          <w:trHeight w:val="270"/>
        </w:trPr>
        <w:tc>
          <w:tcPr>
            <w:tcW w:w="2280" w:type="dxa"/>
            <w:noWrap/>
            <w:vAlign w:val="center"/>
            <w:hideMark/>
          </w:tcPr>
          <w:p w14:paraId="5BDFD3A8" w14:textId="77777777" w:rsidR="00221C29" w:rsidRPr="00B754B7" w:rsidRDefault="00221C29" w:rsidP="00EE1DCD">
            <w:pPr>
              <w:pStyle w:val="af8"/>
              <w:ind w:right="210"/>
              <w:rPr>
                <w:rFonts w:ascii="Times New Roman" w:hAnsi="Times New Roman"/>
              </w:rPr>
            </w:pPr>
            <w:r>
              <w:rPr>
                <w:rFonts w:ascii="宋体" w:hAnsi="宋体" w:cs="宋体"/>
                <w:szCs w:val="21"/>
              </w:rPr>
              <w:t>l</w:t>
            </w:r>
            <w:r>
              <w:rPr>
                <w:rFonts w:ascii="宋体" w:hAnsi="宋体" w:cs="宋体" w:hint="eastAsia"/>
                <w:szCs w:val="21"/>
              </w:rPr>
              <w:t>abel</w:t>
            </w:r>
            <w:r>
              <w:rPr>
                <w:rFonts w:ascii="宋体" w:hAnsi="宋体" w:cs="宋体"/>
                <w:szCs w:val="21"/>
              </w:rPr>
              <w:t>_</w:t>
            </w:r>
            <w:r w:rsidRPr="00E146B1">
              <w:rPr>
                <w:rFonts w:ascii="宋体" w:hAnsi="宋体" w:cs="宋体"/>
                <w:szCs w:val="21"/>
              </w:rPr>
              <w:t>color</w:t>
            </w:r>
          </w:p>
        </w:tc>
        <w:tc>
          <w:tcPr>
            <w:tcW w:w="1656" w:type="dxa"/>
            <w:noWrap/>
            <w:vAlign w:val="center"/>
            <w:hideMark/>
          </w:tcPr>
          <w:p w14:paraId="34C7C519" w14:textId="77777777" w:rsidR="00221C29" w:rsidRPr="00B754B7" w:rsidRDefault="00221C29" w:rsidP="00EE1DC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vAlign w:val="center"/>
          </w:tcPr>
          <w:p w14:paraId="6EE12D97" w14:textId="77777777" w:rsidR="00221C29" w:rsidRPr="00B754B7" w:rsidRDefault="00221C29" w:rsidP="00EE1DCD">
            <w:pPr>
              <w:pStyle w:val="af8"/>
              <w:ind w:right="210"/>
              <w:jc w:val="center"/>
              <w:rPr>
                <w:rFonts w:ascii="Times New Roman" w:hAnsi="Times New Roman"/>
              </w:rPr>
            </w:pPr>
            <w:r>
              <w:rPr>
                <w:rFonts w:ascii="宋体" w:hAnsi="宋体" w:cs="宋体" w:hint="eastAsia"/>
                <w:szCs w:val="21"/>
              </w:rPr>
              <w:t>Y</w:t>
            </w:r>
          </w:p>
        </w:tc>
        <w:tc>
          <w:tcPr>
            <w:tcW w:w="3169" w:type="dxa"/>
            <w:noWrap/>
            <w:vAlign w:val="center"/>
            <w:hideMark/>
          </w:tcPr>
          <w:p w14:paraId="4F9EEE12" w14:textId="77777777" w:rsidR="00221C29" w:rsidRPr="00B754B7" w:rsidRDefault="00221C29" w:rsidP="00EE1DCD">
            <w:pPr>
              <w:pStyle w:val="af8"/>
              <w:ind w:right="210"/>
              <w:rPr>
                <w:rFonts w:ascii="Times New Roman" w:hAnsi="Times New Roman"/>
              </w:rPr>
            </w:pPr>
            <w:r>
              <w:rPr>
                <w:rFonts w:ascii="宋体" w:hAnsi="宋体" w:cs="宋体" w:hint="eastAsia"/>
                <w:szCs w:val="21"/>
              </w:rPr>
              <w:t>标签在网页上显示的颜色</w:t>
            </w:r>
          </w:p>
        </w:tc>
      </w:tr>
      <w:tr w:rsidR="00221C29" w:rsidRPr="00B754B7" w14:paraId="56BECDE7" w14:textId="77777777" w:rsidTr="00EE1DCD">
        <w:trPr>
          <w:trHeight w:val="270"/>
        </w:trPr>
        <w:tc>
          <w:tcPr>
            <w:tcW w:w="2280" w:type="dxa"/>
            <w:noWrap/>
            <w:vAlign w:val="center"/>
            <w:hideMark/>
          </w:tcPr>
          <w:p w14:paraId="2875A704" w14:textId="77777777" w:rsidR="00221C29" w:rsidRPr="00B754B7" w:rsidRDefault="00221C29" w:rsidP="00EE1DCD">
            <w:pPr>
              <w:pStyle w:val="af8"/>
              <w:ind w:right="210"/>
              <w:rPr>
                <w:rFonts w:ascii="Times New Roman" w:hAnsi="Times New Roman"/>
              </w:rPr>
            </w:pPr>
            <w:r>
              <w:rPr>
                <w:rFonts w:ascii="宋体" w:hAnsi="宋体" w:cs="宋体"/>
                <w:szCs w:val="21"/>
              </w:rPr>
              <w:t>l</w:t>
            </w:r>
            <w:r>
              <w:rPr>
                <w:rFonts w:ascii="宋体" w:hAnsi="宋体" w:cs="宋体" w:hint="eastAsia"/>
                <w:szCs w:val="21"/>
              </w:rPr>
              <w:t>abel</w:t>
            </w:r>
            <w:r>
              <w:rPr>
                <w:rFonts w:ascii="宋体" w:hAnsi="宋体" w:cs="宋体"/>
                <w:szCs w:val="21"/>
              </w:rPr>
              <w:t>_order</w:t>
            </w:r>
          </w:p>
        </w:tc>
        <w:tc>
          <w:tcPr>
            <w:tcW w:w="1656" w:type="dxa"/>
            <w:noWrap/>
            <w:vAlign w:val="center"/>
            <w:hideMark/>
          </w:tcPr>
          <w:p w14:paraId="44951F57" w14:textId="77777777" w:rsidR="00221C29" w:rsidRPr="00B754B7" w:rsidRDefault="00221C29" w:rsidP="00EE1DCD">
            <w:pPr>
              <w:pStyle w:val="af8"/>
              <w:ind w:right="210"/>
              <w:rPr>
                <w:rFonts w:ascii="Times New Roman" w:hAnsi="Times New Roman"/>
              </w:rPr>
            </w:pPr>
            <w:r>
              <w:rPr>
                <w:rFonts w:ascii="Times New Roman" w:hAnsi="Times New Roman"/>
              </w:rPr>
              <w:t>number(11</w:t>
            </w:r>
            <w:r w:rsidRPr="00A6284E">
              <w:rPr>
                <w:rFonts w:ascii="宋体" w:hAnsi="宋体" w:cs="宋体" w:hint="eastAsia"/>
                <w:szCs w:val="21"/>
              </w:rPr>
              <w:t>)</w:t>
            </w:r>
          </w:p>
        </w:tc>
        <w:tc>
          <w:tcPr>
            <w:tcW w:w="1191" w:type="dxa"/>
            <w:vAlign w:val="center"/>
          </w:tcPr>
          <w:p w14:paraId="27E0331C" w14:textId="77777777" w:rsidR="00221C29" w:rsidRPr="00B754B7" w:rsidRDefault="00221C29" w:rsidP="00EE1DCD">
            <w:pPr>
              <w:pStyle w:val="af8"/>
              <w:ind w:right="210"/>
              <w:jc w:val="center"/>
              <w:rPr>
                <w:rFonts w:ascii="Times New Roman" w:hAnsi="Times New Roman"/>
              </w:rPr>
            </w:pPr>
            <w:r w:rsidRPr="00A6284E">
              <w:rPr>
                <w:rFonts w:ascii="宋体" w:hAnsi="宋体" w:cs="宋体" w:hint="eastAsia"/>
                <w:szCs w:val="21"/>
              </w:rPr>
              <w:t>Y</w:t>
            </w:r>
          </w:p>
        </w:tc>
        <w:tc>
          <w:tcPr>
            <w:tcW w:w="3169" w:type="dxa"/>
            <w:noWrap/>
            <w:vAlign w:val="center"/>
            <w:hideMark/>
          </w:tcPr>
          <w:p w14:paraId="5F157F3A" w14:textId="77777777" w:rsidR="00221C29" w:rsidRPr="00B754B7" w:rsidRDefault="00221C29" w:rsidP="00EE1DCD">
            <w:pPr>
              <w:pStyle w:val="af8"/>
              <w:ind w:right="210"/>
              <w:rPr>
                <w:rFonts w:ascii="Times New Roman" w:hAnsi="Times New Roman"/>
              </w:rPr>
            </w:pPr>
            <w:r>
              <w:rPr>
                <w:rFonts w:ascii="宋体" w:hAnsi="宋体" w:cs="宋体" w:hint="eastAsia"/>
                <w:szCs w:val="21"/>
              </w:rPr>
              <w:t>标签在网页上显示的顺序</w:t>
            </w:r>
          </w:p>
        </w:tc>
      </w:tr>
      <w:tr w:rsidR="00221C29" w:rsidRPr="00B754B7" w14:paraId="538C8AA2" w14:textId="77777777" w:rsidTr="00EE1DCD">
        <w:trPr>
          <w:trHeight w:val="270"/>
        </w:trPr>
        <w:tc>
          <w:tcPr>
            <w:tcW w:w="2280" w:type="dxa"/>
            <w:noWrap/>
            <w:vAlign w:val="center"/>
          </w:tcPr>
          <w:p w14:paraId="70EDFE17" w14:textId="77777777" w:rsidR="00221C29" w:rsidRDefault="00221C29" w:rsidP="00EE1DCD">
            <w:pPr>
              <w:pStyle w:val="af8"/>
              <w:ind w:right="210"/>
              <w:rPr>
                <w:rFonts w:ascii="宋体" w:hAnsi="宋体" w:cs="宋体"/>
                <w:szCs w:val="21"/>
              </w:rPr>
            </w:pPr>
            <w:r>
              <w:rPr>
                <w:rFonts w:ascii="宋体" w:hAnsi="宋体" w:cs="宋体"/>
                <w:szCs w:val="21"/>
              </w:rPr>
              <w:t>l</w:t>
            </w:r>
            <w:r>
              <w:rPr>
                <w:rFonts w:ascii="宋体" w:hAnsi="宋体" w:cs="宋体" w:hint="eastAsia"/>
                <w:szCs w:val="21"/>
              </w:rPr>
              <w:t>abel</w:t>
            </w:r>
            <w:r>
              <w:rPr>
                <w:rFonts w:ascii="宋体" w:hAnsi="宋体" w:cs="宋体"/>
                <w:szCs w:val="21"/>
              </w:rPr>
              <w:t>_description</w:t>
            </w:r>
          </w:p>
        </w:tc>
        <w:tc>
          <w:tcPr>
            <w:tcW w:w="1656" w:type="dxa"/>
            <w:noWrap/>
            <w:vAlign w:val="center"/>
          </w:tcPr>
          <w:p w14:paraId="7539BD20" w14:textId="77777777" w:rsidR="00221C29" w:rsidRDefault="00221C29" w:rsidP="00EE1DCD">
            <w:pPr>
              <w:pStyle w:val="af8"/>
              <w:ind w:right="210"/>
              <w:rPr>
                <w:rFonts w:ascii="Times New Roman" w:hAnsi="Times New Roman"/>
              </w:rPr>
            </w:pPr>
            <w:r>
              <w:rPr>
                <w:rFonts w:ascii="宋体" w:hAnsi="宋体" w:cs="宋体" w:hint="eastAsia"/>
                <w:szCs w:val="21"/>
              </w:rPr>
              <w:t>varchar2(2</w:t>
            </w:r>
            <w:r>
              <w:rPr>
                <w:rFonts w:ascii="宋体" w:hAnsi="宋体" w:cs="宋体"/>
                <w:szCs w:val="21"/>
              </w:rPr>
              <w:t>0</w:t>
            </w:r>
            <w:r>
              <w:rPr>
                <w:rFonts w:ascii="宋体" w:hAnsi="宋体" w:cs="宋体" w:hint="eastAsia"/>
                <w:szCs w:val="21"/>
              </w:rPr>
              <w:t>0</w:t>
            </w:r>
            <w:r w:rsidRPr="00A6284E">
              <w:rPr>
                <w:rFonts w:ascii="宋体" w:hAnsi="宋体" w:cs="宋体" w:hint="eastAsia"/>
                <w:szCs w:val="21"/>
              </w:rPr>
              <w:t>)</w:t>
            </w:r>
          </w:p>
        </w:tc>
        <w:tc>
          <w:tcPr>
            <w:tcW w:w="1191" w:type="dxa"/>
            <w:vAlign w:val="center"/>
          </w:tcPr>
          <w:p w14:paraId="43196FBB" w14:textId="77777777" w:rsidR="00221C29" w:rsidRPr="00A6284E" w:rsidRDefault="00221C29" w:rsidP="00EE1DCD">
            <w:pPr>
              <w:pStyle w:val="af8"/>
              <w:ind w:right="210"/>
              <w:jc w:val="center"/>
              <w:rPr>
                <w:rFonts w:ascii="宋体" w:hAnsi="宋体" w:cs="宋体"/>
                <w:szCs w:val="21"/>
              </w:rPr>
            </w:pPr>
            <w:r>
              <w:rPr>
                <w:rFonts w:ascii="宋体" w:hAnsi="宋体" w:cs="宋体" w:hint="eastAsia"/>
                <w:szCs w:val="21"/>
              </w:rPr>
              <w:t>Y</w:t>
            </w:r>
          </w:p>
        </w:tc>
        <w:tc>
          <w:tcPr>
            <w:tcW w:w="3169" w:type="dxa"/>
            <w:noWrap/>
            <w:vAlign w:val="center"/>
          </w:tcPr>
          <w:p w14:paraId="41E0438F" w14:textId="77777777" w:rsidR="00221C29" w:rsidRDefault="00221C29" w:rsidP="00EE1DCD">
            <w:pPr>
              <w:pStyle w:val="af8"/>
              <w:ind w:right="210"/>
              <w:rPr>
                <w:rFonts w:ascii="宋体" w:hAnsi="宋体" w:cs="宋体"/>
                <w:szCs w:val="21"/>
              </w:rPr>
            </w:pPr>
            <w:r>
              <w:rPr>
                <w:rFonts w:ascii="宋体" w:hAnsi="宋体" w:cs="宋体" w:hint="eastAsia"/>
                <w:szCs w:val="21"/>
              </w:rPr>
              <w:t>标签说明</w:t>
            </w:r>
          </w:p>
        </w:tc>
      </w:tr>
      <w:tr w:rsidR="00221C29" w:rsidRPr="00B754B7" w14:paraId="1EFF002F" w14:textId="77777777" w:rsidTr="00EE1DCD">
        <w:trPr>
          <w:trHeight w:val="270"/>
        </w:trPr>
        <w:tc>
          <w:tcPr>
            <w:tcW w:w="2280" w:type="dxa"/>
            <w:noWrap/>
          </w:tcPr>
          <w:p w14:paraId="51AF3FD8" w14:textId="77777777" w:rsidR="00221C29" w:rsidRDefault="00221C29" w:rsidP="00EE1DCD">
            <w:pPr>
              <w:pStyle w:val="af8"/>
              <w:ind w:right="210"/>
              <w:rPr>
                <w:rFonts w:ascii="宋体" w:hAnsi="宋体" w:cs="宋体"/>
                <w:szCs w:val="21"/>
              </w:rPr>
            </w:pPr>
            <w:r>
              <w:rPr>
                <w:rFonts w:ascii="Times New Roman" w:hAnsi="Times New Roman"/>
              </w:rPr>
              <w:t>l</w:t>
            </w:r>
            <w:r>
              <w:rPr>
                <w:rFonts w:ascii="Times New Roman" w:hAnsi="Times New Roman" w:hint="eastAsia"/>
              </w:rPr>
              <w:t>abel</w:t>
            </w:r>
            <w:r>
              <w:rPr>
                <w:rFonts w:ascii="Times New Roman" w:hAnsi="Times New Roman"/>
              </w:rPr>
              <w:t>_</w:t>
            </w:r>
            <w:r w:rsidRPr="00B754B7">
              <w:rPr>
                <w:rFonts w:ascii="Times New Roman" w:hAnsi="Times New Roman"/>
              </w:rPr>
              <w:t>create_time</w:t>
            </w:r>
          </w:p>
        </w:tc>
        <w:tc>
          <w:tcPr>
            <w:tcW w:w="1656" w:type="dxa"/>
            <w:noWrap/>
          </w:tcPr>
          <w:p w14:paraId="4B3116E3" w14:textId="77777777" w:rsidR="00221C29" w:rsidRDefault="00221C29" w:rsidP="00EE1DCD">
            <w:pPr>
              <w:pStyle w:val="af8"/>
              <w:ind w:right="210"/>
              <w:rPr>
                <w:rFonts w:ascii="宋体" w:hAnsi="宋体" w:cs="宋体"/>
                <w:szCs w:val="21"/>
              </w:rPr>
            </w:pPr>
            <w:r w:rsidRPr="00B754B7">
              <w:rPr>
                <w:rFonts w:ascii="Times New Roman" w:hAnsi="Times New Roman"/>
              </w:rPr>
              <w:t>date</w:t>
            </w:r>
          </w:p>
        </w:tc>
        <w:tc>
          <w:tcPr>
            <w:tcW w:w="1191" w:type="dxa"/>
          </w:tcPr>
          <w:p w14:paraId="3547DF01" w14:textId="77777777" w:rsidR="00221C29" w:rsidRPr="00A6284E" w:rsidRDefault="00221C29" w:rsidP="00EE1DCD">
            <w:pPr>
              <w:pStyle w:val="af8"/>
              <w:ind w:right="210"/>
              <w:jc w:val="center"/>
              <w:rPr>
                <w:rFonts w:ascii="宋体" w:hAnsi="宋体" w:cs="宋体"/>
                <w:szCs w:val="21"/>
              </w:rPr>
            </w:pPr>
            <w:r>
              <w:rPr>
                <w:rFonts w:ascii="Times New Roman" w:hAnsi="Times New Roman"/>
              </w:rPr>
              <w:t>Y</w:t>
            </w:r>
          </w:p>
        </w:tc>
        <w:tc>
          <w:tcPr>
            <w:tcW w:w="3169" w:type="dxa"/>
            <w:noWrap/>
          </w:tcPr>
          <w:p w14:paraId="2142E95B" w14:textId="77777777" w:rsidR="00221C29" w:rsidRDefault="00221C29" w:rsidP="00EE1DCD">
            <w:pPr>
              <w:pStyle w:val="af8"/>
              <w:ind w:right="210"/>
              <w:rPr>
                <w:rFonts w:ascii="宋体" w:hAnsi="宋体" w:cs="宋体"/>
                <w:szCs w:val="21"/>
              </w:rPr>
            </w:pPr>
            <w:r>
              <w:rPr>
                <w:rFonts w:ascii="Times New Roman" w:hAnsi="Times New Roman" w:hint="eastAsia"/>
              </w:rPr>
              <w:t>标签</w:t>
            </w:r>
            <w:r w:rsidRPr="00B754B7">
              <w:rPr>
                <w:rFonts w:ascii="Times New Roman" w:hAnsi="Times New Roman"/>
              </w:rPr>
              <w:t>创建时间</w:t>
            </w:r>
          </w:p>
        </w:tc>
      </w:tr>
      <w:tr w:rsidR="00221C29" w:rsidRPr="00B754B7" w14:paraId="190B62C8" w14:textId="77777777" w:rsidTr="00EE1DCD">
        <w:trPr>
          <w:trHeight w:val="270"/>
        </w:trPr>
        <w:tc>
          <w:tcPr>
            <w:tcW w:w="2280" w:type="dxa"/>
            <w:noWrap/>
          </w:tcPr>
          <w:p w14:paraId="37B6C06D" w14:textId="77777777" w:rsidR="00221C29" w:rsidRPr="00B754B7" w:rsidRDefault="00221C29" w:rsidP="00EE1DCD">
            <w:pPr>
              <w:pStyle w:val="af8"/>
              <w:ind w:right="210"/>
              <w:rPr>
                <w:rFonts w:ascii="Times New Roman" w:hAnsi="Times New Roman"/>
              </w:rPr>
            </w:pPr>
            <w:r>
              <w:rPr>
                <w:rFonts w:ascii="Times New Roman" w:hAnsi="Times New Roman"/>
              </w:rPr>
              <w:t>l</w:t>
            </w:r>
            <w:r>
              <w:rPr>
                <w:rFonts w:ascii="Times New Roman" w:hAnsi="Times New Roman" w:hint="eastAsia"/>
              </w:rPr>
              <w:t>abel</w:t>
            </w:r>
            <w:r>
              <w:rPr>
                <w:rFonts w:ascii="Times New Roman" w:hAnsi="Times New Roman"/>
              </w:rPr>
              <w:t>_update_time</w:t>
            </w:r>
          </w:p>
        </w:tc>
        <w:tc>
          <w:tcPr>
            <w:tcW w:w="1656" w:type="dxa"/>
            <w:noWrap/>
          </w:tcPr>
          <w:p w14:paraId="7900D5A8" w14:textId="77777777" w:rsidR="00221C29" w:rsidRPr="00B754B7" w:rsidRDefault="00221C29" w:rsidP="00EE1DCD">
            <w:pPr>
              <w:pStyle w:val="af8"/>
              <w:ind w:right="210"/>
              <w:rPr>
                <w:rFonts w:ascii="Times New Roman" w:hAnsi="Times New Roman"/>
              </w:rPr>
            </w:pPr>
            <w:r w:rsidRPr="00B754B7">
              <w:rPr>
                <w:rFonts w:ascii="Times New Roman" w:hAnsi="Times New Roman"/>
              </w:rPr>
              <w:t>date</w:t>
            </w:r>
          </w:p>
        </w:tc>
        <w:tc>
          <w:tcPr>
            <w:tcW w:w="1191" w:type="dxa"/>
          </w:tcPr>
          <w:p w14:paraId="301199D9" w14:textId="77777777" w:rsidR="00221C29" w:rsidRPr="00B754B7" w:rsidRDefault="00221C29" w:rsidP="00EE1DCD">
            <w:pPr>
              <w:pStyle w:val="af8"/>
              <w:ind w:right="210"/>
              <w:jc w:val="center"/>
              <w:rPr>
                <w:rFonts w:ascii="Times New Roman" w:hAnsi="Times New Roman"/>
              </w:rPr>
            </w:pPr>
            <w:r>
              <w:rPr>
                <w:rFonts w:ascii="Times New Roman" w:hAnsi="Times New Roman"/>
              </w:rPr>
              <w:t>Y</w:t>
            </w:r>
          </w:p>
        </w:tc>
        <w:tc>
          <w:tcPr>
            <w:tcW w:w="3169" w:type="dxa"/>
            <w:noWrap/>
          </w:tcPr>
          <w:p w14:paraId="2E47F193" w14:textId="77777777" w:rsidR="00221C29" w:rsidRPr="00B754B7" w:rsidRDefault="00221C29" w:rsidP="00EE1DCD">
            <w:pPr>
              <w:pStyle w:val="af8"/>
              <w:ind w:right="210"/>
              <w:rPr>
                <w:rFonts w:ascii="Times New Roman" w:hAnsi="Times New Roman"/>
              </w:rPr>
            </w:pPr>
            <w:r>
              <w:rPr>
                <w:rFonts w:ascii="Times New Roman" w:hAnsi="Times New Roman" w:hint="eastAsia"/>
              </w:rPr>
              <w:t>标签</w:t>
            </w:r>
            <w:r w:rsidRPr="00B754B7">
              <w:rPr>
                <w:rFonts w:ascii="Times New Roman" w:hAnsi="Times New Roman"/>
              </w:rPr>
              <w:t>最新一次修改时间</w:t>
            </w:r>
          </w:p>
        </w:tc>
      </w:tr>
      <w:tr w:rsidR="00221C29" w:rsidRPr="00B754B7" w14:paraId="58EF6F96" w14:textId="77777777" w:rsidTr="00EE1DCD">
        <w:trPr>
          <w:trHeight w:val="270"/>
        </w:trPr>
        <w:tc>
          <w:tcPr>
            <w:tcW w:w="2280" w:type="dxa"/>
            <w:noWrap/>
          </w:tcPr>
          <w:p w14:paraId="64D945FB" w14:textId="6E49F25E" w:rsidR="00221C29" w:rsidRPr="00B754B7" w:rsidRDefault="00C568E9" w:rsidP="00EE1DCD">
            <w:pPr>
              <w:pStyle w:val="af8"/>
              <w:ind w:right="210"/>
              <w:rPr>
                <w:rFonts w:ascii="Times New Roman" w:hAnsi="Times New Roman"/>
              </w:rPr>
            </w:pPr>
            <w:r>
              <w:rPr>
                <w:rFonts w:ascii="Times New Roman" w:hAnsi="Times New Roman"/>
              </w:rPr>
              <w:lastRenderedPageBreak/>
              <w:t>S</w:t>
            </w:r>
            <w:r w:rsidR="00221C29">
              <w:rPr>
                <w:rFonts w:ascii="Times New Roman" w:hAnsi="Times New Roman" w:hint="eastAsia"/>
              </w:rPr>
              <w:t>tatus</w:t>
            </w:r>
          </w:p>
        </w:tc>
        <w:tc>
          <w:tcPr>
            <w:tcW w:w="1656" w:type="dxa"/>
            <w:noWrap/>
          </w:tcPr>
          <w:p w14:paraId="7E5E9847" w14:textId="77777777" w:rsidR="00221C29" w:rsidRPr="00B754B7" w:rsidRDefault="00221C29" w:rsidP="00EE1DCD">
            <w:pPr>
              <w:pStyle w:val="af8"/>
              <w:ind w:right="210"/>
              <w:rPr>
                <w:rFonts w:ascii="Times New Roman" w:hAnsi="Times New Roman"/>
              </w:rPr>
            </w:pPr>
            <w:r>
              <w:rPr>
                <w:rFonts w:ascii="Times New Roman" w:hAnsi="Times New Roman" w:hint="eastAsia"/>
              </w:rPr>
              <w:t>v</w:t>
            </w:r>
            <w:r w:rsidRPr="00B754B7">
              <w:rPr>
                <w:rFonts w:ascii="Times New Roman" w:hAnsi="Times New Roman"/>
              </w:rPr>
              <w:t>archar2(</w:t>
            </w:r>
            <w:r>
              <w:rPr>
                <w:rFonts w:ascii="Times New Roman" w:hAnsi="Times New Roman" w:hint="eastAsia"/>
              </w:rPr>
              <w:t>20</w:t>
            </w:r>
            <w:r w:rsidRPr="00B754B7">
              <w:rPr>
                <w:rFonts w:ascii="Times New Roman" w:hAnsi="Times New Roman"/>
              </w:rPr>
              <w:t>)</w:t>
            </w:r>
          </w:p>
        </w:tc>
        <w:tc>
          <w:tcPr>
            <w:tcW w:w="1191" w:type="dxa"/>
          </w:tcPr>
          <w:p w14:paraId="0E04E3CB" w14:textId="77777777" w:rsidR="00221C29" w:rsidRPr="00B754B7" w:rsidRDefault="00221C29" w:rsidP="00EE1DCD">
            <w:pPr>
              <w:pStyle w:val="af8"/>
              <w:ind w:right="210"/>
              <w:jc w:val="center"/>
              <w:rPr>
                <w:rFonts w:ascii="Times New Roman" w:hAnsi="Times New Roman"/>
              </w:rPr>
            </w:pPr>
            <w:r>
              <w:rPr>
                <w:rFonts w:ascii="Times New Roman" w:hAnsi="Times New Roman"/>
              </w:rPr>
              <w:t>Y</w:t>
            </w:r>
          </w:p>
        </w:tc>
        <w:tc>
          <w:tcPr>
            <w:tcW w:w="3169" w:type="dxa"/>
            <w:noWrap/>
          </w:tcPr>
          <w:p w14:paraId="6CA389EE" w14:textId="77777777" w:rsidR="00221C29" w:rsidRPr="00B754B7" w:rsidRDefault="00221C29" w:rsidP="00EE1DCD">
            <w:pPr>
              <w:pStyle w:val="af8"/>
              <w:ind w:right="210"/>
              <w:rPr>
                <w:rFonts w:ascii="Times New Roman" w:hAnsi="Times New Roman"/>
              </w:rPr>
            </w:pPr>
            <w:r>
              <w:rPr>
                <w:rFonts w:ascii="Times New Roman" w:hAnsi="Times New Roman" w:hint="eastAsia"/>
              </w:rPr>
              <w:t>标签的状态（正常，废弃，失效</w:t>
            </w:r>
            <w:r>
              <w:rPr>
                <w:rFonts w:ascii="Times New Roman" w:hAnsi="Times New Roman"/>
              </w:rPr>
              <w:t>…</w:t>
            </w:r>
            <w:r>
              <w:rPr>
                <w:rFonts w:ascii="Times New Roman" w:hAnsi="Times New Roman" w:hint="eastAsia"/>
              </w:rPr>
              <w:t>）</w:t>
            </w:r>
          </w:p>
        </w:tc>
      </w:tr>
    </w:tbl>
    <w:p w14:paraId="7498BEB5" w14:textId="77777777" w:rsidR="00221C29" w:rsidRDefault="00221C29" w:rsidP="00221C29">
      <w:pPr>
        <w:rPr>
          <w:rFonts w:asciiTheme="minorEastAsia" w:eastAsiaTheme="minorEastAsia" w:hAnsiTheme="minorEastAsia"/>
          <w:bCs/>
          <w:kern w:val="0"/>
          <w:sz w:val="24"/>
          <w:szCs w:val="24"/>
        </w:rPr>
      </w:pPr>
    </w:p>
    <w:p w14:paraId="4523D509" w14:textId="20E6C0D7" w:rsidR="00221C29" w:rsidRPr="00E9768A" w:rsidRDefault="00221C29" w:rsidP="00221C29">
      <w:r>
        <w:rPr>
          <w:rFonts w:hint="eastAsia"/>
        </w:rPr>
        <w:t>游戏模型日志表（定时任务从接口机上扫描目录发现新的训练模型和日志文件）</w:t>
      </w:r>
    </w:p>
    <w:tbl>
      <w:tblPr>
        <w:tblStyle w:val="af"/>
        <w:tblW w:w="0" w:type="auto"/>
        <w:tblLook w:val="04A0" w:firstRow="1" w:lastRow="0" w:firstColumn="1" w:lastColumn="0" w:noHBand="0" w:noVBand="1"/>
      </w:tblPr>
      <w:tblGrid>
        <w:gridCol w:w="2280"/>
        <w:gridCol w:w="1656"/>
        <w:gridCol w:w="1191"/>
        <w:gridCol w:w="3169"/>
      </w:tblGrid>
      <w:tr w:rsidR="00221C29" w:rsidRPr="00B754B7" w14:paraId="32A1EE2F" w14:textId="77777777" w:rsidTr="00EE1DCD">
        <w:trPr>
          <w:trHeight w:val="270"/>
        </w:trPr>
        <w:tc>
          <w:tcPr>
            <w:tcW w:w="8296" w:type="dxa"/>
            <w:gridSpan w:val="4"/>
            <w:noWrap/>
          </w:tcPr>
          <w:p w14:paraId="0AB09071" w14:textId="77777777" w:rsidR="00221C29" w:rsidRPr="00B754B7" w:rsidRDefault="00221C29" w:rsidP="00EE1DCD">
            <w:pPr>
              <w:pStyle w:val="af9"/>
              <w:rPr>
                <w:rFonts w:ascii="Times New Roman" w:hAnsi="Times New Roman"/>
              </w:rPr>
            </w:pPr>
            <w:r w:rsidRPr="00DD5EA3">
              <w:rPr>
                <w:rFonts w:ascii="Times New Roman" w:hAnsi="Times New Roman" w:hint="eastAsia"/>
              </w:rPr>
              <w:t xml:space="preserve"> </w:t>
            </w:r>
            <w:r>
              <w:rPr>
                <w:rFonts w:asciiTheme="minorEastAsia" w:eastAsiaTheme="minorEastAsia" w:hAnsiTheme="minorEastAsia" w:hint="eastAsia"/>
                <w:sz w:val="24"/>
              </w:rPr>
              <w:t>game_model</w:t>
            </w:r>
            <w:r>
              <w:rPr>
                <w:rFonts w:asciiTheme="minorEastAsia" w:eastAsiaTheme="minorEastAsia" w:hAnsiTheme="minorEastAsia"/>
                <w:sz w:val="24"/>
              </w:rPr>
              <w:t>_log</w:t>
            </w:r>
            <w:r>
              <w:rPr>
                <w:rFonts w:hint="eastAsia"/>
              </w:rPr>
              <w:t>游戏模型日志表</w:t>
            </w:r>
          </w:p>
        </w:tc>
      </w:tr>
      <w:tr w:rsidR="00221C29" w:rsidRPr="00B754B7" w14:paraId="62FB7769" w14:textId="77777777" w:rsidTr="00EE1DCD">
        <w:trPr>
          <w:trHeight w:val="270"/>
        </w:trPr>
        <w:tc>
          <w:tcPr>
            <w:tcW w:w="2280" w:type="dxa"/>
            <w:noWrap/>
            <w:hideMark/>
          </w:tcPr>
          <w:p w14:paraId="093B3E38" w14:textId="77777777" w:rsidR="00221C29" w:rsidRPr="00B754B7" w:rsidRDefault="00221C29" w:rsidP="00EE1DCD">
            <w:pPr>
              <w:pStyle w:val="af9"/>
              <w:rPr>
                <w:rFonts w:ascii="Times New Roman" w:hAnsi="Times New Roman"/>
              </w:rPr>
            </w:pPr>
            <w:r w:rsidRPr="00B754B7">
              <w:rPr>
                <w:rFonts w:ascii="Times New Roman" w:hAnsi="Times New Roman"/>
              </w:rPr>
              <w:t>字段</w:t>
            </w:r>
          </w:p>
        </w:tc>
        <w:tc>
          <w:tcPr>
            <w:tcW w:w="1656" w:type="dxa"/>
            <w:noWrap/>
            <w:hideMark/>
          </w:tcPr>
          <w:p w14:paraId="40CEA636" w14:textId="77777777" w:rsidR="00221C29" w:rsidRPr="00B754B7" w:rsidRDefault="00221C29" w:rsidP="00EE1DCD">
            <w:pPr>
              <w:pStyle w:val="af9"/>
              <w:rPr>
                <w:rFonts w:ascii="Times New Roman" w:hAnsi="Times New Roman"/>
              </w:rPr>
            </w:pPr>
            <w:r w:rsidRPr="00B754B7">
              <w:rPr>
                <w:rFonts w:ascii="Times New Roman" w:hAnsi="Times New Roman"/>
              </w:rPr>
              <w:t>类型</w:t>
            </w:r>
          </w:p>
        </w:tc>
        <w:tc>
          <w:tcPr>
            <w:tcW w:w="1191" w:type="dxa"/>
          </w:tcPr>
          <w:p w14:paraId="52CB447A" w14:textId="77777777" w:rsidR="00221C29" w:rsidRPr="00B754B7" w:rsidRDefault="00221C29" w:rsidP="00EE1DCD">
            <w:pPr>
              <w:pStyle w:val="af9"/>
              <w:rPr>
                <w:rFonts w:ascii="Times New Roman" w:hAnsi="Times New Roman"/>
              </w:rPr>
            </w:pPr>
            <w:r w:rsidRPr="00B754B7">
              <w:rPr>
                <w:rFonts w:ascii="Times New Roman" w:hAnsi="Times New Roman"/>
              </w:rPr>
              <w:t>是否必填</w:t>
            </w:r>
          </w:p>
        </w:tc>
        <w:tc>
          <w:tcPr>
            <w:tcW w:w="3169" w:type="dxa"/>
            <w:noWrap/>
            <w:hideMark/>
          </w:tcPr>
          <w:p w14:paraId="5B0ED482" w14:textId="77777777" w:rsidR="00221C29" w:rsidRPr="00B754B7" w:rsidRDefault="00221C29" w:rsidP="00EE1DCD">
            <w:pPr>
              <w:pStyle w:val="af9"/>
              <w:rPr>
                <w:rFonts w:ascii="Times New Roman" w:hAnsi="Times New Roman"/>
              </w:rPr>
            </w:pPr>
            <w:r w:rsidRPr="00B754B7">
              <w:rPr>
                <w:rFonts w:ascii="Times New Roman" w:hAnsi="Times New Roman"/>
              </w:rPr>
              <w:t>说明</w:t>
            </w:r>
          </w:p>
        </w:tc>
      </w:tr>
      <w:tr w:rsidR="00221C29" w:rsidRPr="00B754B7" w14:paraId="79CBBED9" w14:textId="77777777" w:rsidTr="00EE1DCD">
        <w:trPr>
          <w:trHeight w:val="270"/>
        </w:trPr>
        <w:tc>
          <w:tcPr>
            <w:tcW w:w="2280" w:type="dxa"/>
            <w:noWrap/>
            <w:vAlign w:val="center"/>
            <w:hideMark/>
          </w:tcPr>
          <w:p w14:paraId="6420DE78" w14:textId="77777777" w:rsidR="00221C29" w:rsidRPr="00B25A52" w:rsidRDefault="00221C29" w:rsidP="00EE1DCD">
            <w:pPr>
              <w:pStyle w:val="af8"/>
              <w:ind w:right="210"/>
              <w:rPr>
                <w:rFonts w:ascii="Times New Roman" w:hAnsi="Times New Roman"/>
              </w:rPr>
            </w:pPr>
            <w:r>
              <w:rPr>
                <w:rFonts w:ascii="宋体" w:hAnsi="宋体" w:cs="宋体"/>
                <w:szCs w:val="21"/>
              </w:rPr>
              <w:t>model_version_id</w:t>
            </w:r>
          </w:p>
        </w:tc>
        <w:tc>
          <w:tcPr>
            <w:tcW w:w="1656" w:type="dxa"/>
            <w:noWrap/>
            <w:vAlign w:val="center"/>
            <w:hideMark/>
          </w:tcPr>
          <w:p w14:paraId="5C038DF0" w14:textId="77777777" w:rsidR="00221C29" w:rsidRPr="00B754B7" w:rsidRDefault="00221C29" w:rsidP="00EE1DCD">
            <w:pPr>
              <w:pStyle w:val="af8"/>
              <w:ind w:right="210"/>
              <w:rPr>
                <w:rFonts w:ascii="Times New Roman" w:hAnsi="Times New Roman"/>
              </w:rPr>
            </w:pPr>
            <w:r w:rsidRPr="00A6284E">
              <w:rPr>
                <w:rFonts w:ascii="宋体" w:hAnsi="宋体" w:cs="宋体" w:hint="eastAsia"/>
                <w:szCs w:val="21"/>
              </w:rPr>
              <w:t>number(11)</w:t>
            </w:r>
          </w:p>
        </w:tc>
        <w:tc>
          <w:tcPr>
            <w:tcW w:w="1191" w:type="dxa"/>
            <w:vAlign w:val="center"/>
          </w:tcPr>
          <w:p w14:paraId="0F69230E"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hideMark/>
          </w:tcPr>
          <w:p w14:paraId="4F729505" w14:textId="77777777" w:rsidR="00221C29" w:rsidRPr="00B754B7" w:rsidRDefault="00221C29" w:rsidP="00EE1DCD">
            <w:pPr>
              <w:pStyle w:val="af8"/>
              <w:ind w:right="210"/>
              <w:rPr>
                <w:rFonts w:ascii="Times New Roman" w:hAnsi="Times New Roman"/>
              </w:rPr>
            </w:pPr>
            <w:r>
              <w:rPr>
                <w:rFonts w:ascii="宋体" w:hAnsi="宋体" w:cs="宋体" w:hint="eastAsia"/>
                <w:szCs w:val="21"/>
              </w:rPr>
              <w:t>模型版本ID，自增</w:t>
            </w:r>
          </w:p>
        </w:tc>
      </w:tr>
      <w:tr w:rsidR="00221C29" w:rsidRPr="00B754B7" w14:paraId="1F3265B4" w14:textId="77777777" w:rsidTr="00EE1DCD">
        <w:trPr>
          <w:trHeight w:val="270"/>
        </w:trPr>
        <w:tc>
          <w:tcPr>
            <w:tcW w:w="2280" w:type="dxa"/>
            <w:noWrap/>
            <w:vAlign w:val="center"/>
          </w:tcPr>
          <w:p w14:paraId="18658977" w14:textId="77777777" w:rsidR="00221C29" w:rsidRDefault="00221C29" w:rsidP="00EE1DCD">
            <w:pPr>
              <w:pStyle w:val="af8"/>
              <w:ind w:right="210"/>
              <w:rPr>
                <w:rFonts w:ascii="宋体" w:hAnsi="宋体" w:cs="宋体"/>
                <w:szCs w:val="21"/>
              </w:rPr>
            </w:pPr>
            <w:r>
              <w:rPr>
                <w:rFonts w:ascii="宋体" w:hAnsi="宋体" w:cs="宋体"/>
                <w:szCs w:val="21"/>
              </w:rPr>
              <w:t>m</w:t>
            </w:r>
            <w:r>
              <w:rPr>
                <w:rFonts w:ascii="宋体" w:hAnsi="宋体" w:cs="宋体" w:hint="eastAsia"/>
                <w:szCs w:val="21"/>
              </w:rPr>
              <w:t>odel_</w:t>
            </w:r>
            <w:r>
              <w:rPr>
                <w:rFonts w:ascii="宋体" w:hAnsi="宋体" w:cs="宋体"/>
                <w:szCs w:val="21"/>
              </w:rPr>
              <w:t>version</w:t>
            </w:r>
            <w:r>
              <w:rPr>
                <w:rFonts w:ascii="宋体" w:hAnsi="宋体" w:cs="宋体" w:hint="eastAsia"/>
                <w:szCs w:val="21"/>
              </w:rPr>
              <w:t>_name</w:t>
            </w:r>
          </w:p>
        </w:tc>
        <w:tc>
          <w:tcPr>
            <w:tcW w:w="1656" w:type="dxa"/>
            <w:noWrap/>
            <w:vAlign w:val="center"/>
          </w:tcPr>
          <w:p w14:paraId="0A574CD0" w14:textId="77777777" w:rsidR="00221C29" w:rsidRPr="00A6284E" w:rsidRDefault="00221C29" w:rsidP="00EE1DCD">
            <w:pPr>
              <w:pStyle w:val="af8"/>
              <w:ind w:right="210"/>
              <w:rPr>
                <w:rFonts w:ascii="宋体" w:hAnsi="宋体" w:cs="宋体"/>
                <w:szCs w:val="21"/>
              </w:rPr>
            </w:pPr>
            <w:r>
              <w:rPr>
                <w:rFonts w:ascii="宋体" w:hAnsi="宋体" w:cs="宋体" w:hint="eastAsia"/>
                <w:szCs w:val="21"/>
              </w:rPr>
              <w:t>varchar2(128</w:t>
            </w:r>
            <w:r w:rsidRPr="00A6284E">
              <w:rPr>
                <w:rFonts w:ascii="宋体" w:hAnsi="宋体" w:cs="宋体" w:hint="eastAsia"/>
                <w:szCs w:val="21"/>
              </w:rPr>
              <w:t>)</w:t>
            </w:r>
          </w:p>
        </w:tc>
        <w:tc>
          <w:tcPr>
            <w:tcW w:w="1191" w:type="dxa"/>
            <w:vAlign w:val="center"/>
          </w:tcPr>
          <w:p w14:paraId="522A6BFA"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407D3A4D" w14:textId="77777777" w:rsidR="00221C29" w:rsidRDefault="00221C29" w:rsidP="00EE1DCD">
            <w:pPr>
              <w:pStyle w:val="af8"/>
              <w:ind w:right="210"/>
              <w:rPr>
                <w:rFonts w:ascii="宋体" w:hAnsi="宋体" w:cs="宋体"/>
                <w:szCs w:val="21"/>
              </w:rPr>
            </w:pPr>
            <w:r>
              <w:rPr>
                <w:rFonts w:ascii="宋体" w:hAnsi="宋体" w:cs="宋体" w:hint="eastAsia"/>
                <w:szCs w:val="21"/>
              </w:rPr>
              <w:t>模型版本号，由主版本、次版本、patch号、时间 组成</w:t>
            </w:r>
          </w:p>
        </w:tc>
      </w:tr>
      <w:tr w:rsidR="00221C29" w:rsidRPr="00B754B7" w14:paraId="3FA54969" w14:textId="77777777" w:rsidTr="00EE1DCD">
        <w:trPr>
          <w:trHeight w:val="270"/>
        </w:trPr>
        <w:tc>
          <w:tcPr>
            <w:tcW w:w="2280" w:type="dxa"/>
            <w:noWrap/>
            <w:vAlign w:val="center"/>
          </w:tcPr>
          <w:p w14:paraId="6B747A09" w14:textId="77777777" w:rsidR="00221C29" w:rsidRDefault="00221C29" w:rsidP="00EE1DCD">
            <w:pPr>
              <w:pStyle w:val="af8"/>
              <w:ind w:right="210"/>
              <w:rPr>
                <w:rFonts w:ascii="宋体" w:hAnsi="宋体" w:cs="宋体"/>
                <w:szCs w:val="21"/>
              </w:rPr>
            </w:pPr>
            <w:r>
              <w:rPr>
                <w:rFonts w:ascii="宋体" w:hAnsi="宋体" w:cs="宋体"/>
                <w:szCs w:val="21"/>
              </w:rPr>
              <w:t>t</w:t>
            </w:r>
            <w:r>
              <w:rPr>
                <w:rFonts w:ascii="宋体" w:hAnsi="宋体" w:cs="宋体" w:hint="eastAsia"/>
                <w:szCs w:val="21"/>
              </w:rPr>
              <w:t>rain</w:t>
            </w:r>
            <w:r>
              <w:rPr>
                <w:rFonts w:ascii="宋体" w:hAnsi="宋体" w:cs="宋体"/>
                <w:szCs w:val="21"/>
              </w:rPr>
              <w:t>_user</w:t>
            </w:r>
          </w:p>
        </w:tc>
        <w:tc>
          <w:tcPr>
            <w:tcW w:w="1656" w:type="dxa"/>
            <w:noWrap/>
            <w:vAlign w:val="center"/>
          </w:tcPr>
          <w:p w14:paraId="6E7AAEB1"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varchar2(70)</w:t>
            </w:r>
          </w:p>
        </w:tc>
        <w:tc>
          <w:tcPr>
            <w:tcW w:w="1191" w:type="dxa"/>
            <w:vAlign w:val="center"/>
          </w:tcPr>
          <w:p w14:paraId="738CAD37" w14:textId="77777777" w:rsidR="00221C29" w:rsidRPr="00157831" w:rsidRDefault="00221C29" w:rsidP="00EE1DCD">
            <w:pPr>
              <w:pStyle w:val="af8"/>
              <w:ind w:right="210"/>
              <w:jc w:val="center"/>
              <w:rPr>
                <w:rFonts w:ascii="宋体" w:hAnsi="宋体" w:cs="宋体"/>
                <w:bCs/>
                <w:szCs w:val="21"/>
              </w:rPr>
            </w:pPr>
            <w:r>
              <w:rPr>
                <w:rFonts w:ascii="宋体" w:hAnsi="宋体" w:cs="宋体"/>
                <w:bCs/>
                <w:szCs w:val="21"/>
              </w:rPr>
              <w:t>Y</w:t>
            </w:r>
          </w:p>
        </w:tc>
        <w:tc>
          <w:tcPr>
            <w:tcW w:w="3169" w:type="dxa"/>
            <w:noWrap/>
            <w:vAlign w:val="center"/>
          </w:tcPr>
          <w:p w14:paraId="76DE0CFD" w14:textId="77777777" w:rsidR="00221C29" w:rsidRDefault="00221C29" w:rsidP="00EE1DCD">
            <w:pPr>
              <w:pStyle w:val="af8"/>
              <w:ind w:right="210"/>
              <w:rPr>
                <w:rFonts w:ascii="宋体" w:hAnsi="宋体" w:cs="宋体"/>
                <w:szCs w:val="21"/>
              </w:rPr>
            </w:pPr>
            <w:r>
              <w:rPr>
                <w:rFonts w:ascii="宋体" w:hAnsi="宋体" w:cs="宋体" w:hint="eastAsia"/>
                <w:szCs w:val="21"/>
              </w:rPr>
              <w:t>模型训练人员</w:t>
            </w:r>
          </w:p>
        </w:tc>
      </w:tr>
      <w:tr w:rsidR="00221C29" w:rsidRPr="00B754B7" w14:paraId="25C5811B" w14:textId="77777777" w:rsidTr="00EE1DCD">
        <w:trPr>
          <w:trHeight w:val="270"/>
        </w:trPr>
        <w:tc>
          <w:tcPr>
            <w:tcW w:w="2280" w:type="dxa"/>
            <w:noWrap/>
            <w:vAlign w:val="center"/>
          </w:tcPr>
          <w:p w14:paraId="42FE1297" w14:textId="77777777" w:rsidR="00221C29" w:rsidRPr="00B25A52" w:rsidRDefault="00221C29" w:rsidP="00EE1DCD">
            <w:pPr>
              <w:pStyle w:val="af8"/>
              <w:ind w:right="210"/>
              <w:rPr>
                <w:rFonts w:ascii="Times New Roman" w:hAnsi="Times New Roman"/>
              </w:rPr>
            </w:pPr>
            <w:r>
              <w:rPr>
                <w:rFonts w:ascii="宋体" w:hAnsi="宋体" w:cs="宋体"/>
                <w:szCs w:val="21"/>
              </w:rPr>
              <w:t>model_</w:t>
            </w:r>
            <w:r>
              <w:rPr>
                <w:rFonts w:ascii="宋体" w:hAnsi="宋体" w:cs="宋体" w:hint="eastAsia"/>
                <w:szCs w:val="21"/>
              </w:rPr>
              <w:t>version</w:t>
            </w:r>
          </w:p>
        </w:tc>
        <w:tc>
          <w:tcPr>
            <w:tcW w:w="1656" w:type="dxa"/>
            <w:noWrap/>
            <w:vAlign w:val="center"/>
          </w:tcPr>
          <w:p w14:paraId="281C15B4" w14:textId="77777777" w:rsidR="00221C29" w:rsidRPr="00B754B7" w:rsidRDefault="00221C29" w:rsidP="00EE1DCD">
            <w:pPr>
              <w:pStyle w:val="af8"/>
              <w:ind w:right="210"/>
              <w:rPr>
                <w:rFonts w:ascii="Times New Roman" w:hAnsi="Times New Roman"/>
              </w:rPr>
            </w:pPr>
            <w:r w:rsidRPr="00A6284E">
              <w:rPr>
                <w:rFonts w:ascii="宋体" w:hAnsi="宋体" w:cs="宋体" w:hint="eastAsia"/>
                <w:szCs w:val="21"/>
              </w:rPr>
              <w:t>varchar2(70)</w:t>
            </w:r>
          </w:p>
        </w:tc>
        <w:tc>
          <w:tcPr>
            <w:tcW w:w="1191" w:type="dxa"/>
            <w:vAlign w:val="center"/>
          </w:tcPr>
          <w:p w14:paraId="587974FA"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46898BD0" w14:textId="77777777" w:rsidR="00221C29" w:rsidRDefault="00221C29" w:rsidP="00EE1DCD">
            <w:pPr>
              <w:pStyle w:val="af8"/>
              <w:ind w:right="210"/>
              <w:rPr>
                <w:rFonts w:ascii="Times New Roman" w:hAnsi="Times New Roman"/>
              </w:rPr>
            </w:pPr>
            <w:r>
              <w:rPr>
                <w:rFonts w:ascii="宋体" w:hAnsi="宋体" w:cs="宋体" w:hint="eastAsia"/>
                <w:szCs w:val="21"/>
              </w:rPr>
              <w:t>模型版本，由主版本、次版本、patch号、时间 组成</w:t>
            </w:r>
          </w:p>
        </w:tc>
      </w:tr>
      <w:tr w:rsidR="00221C29" w:rsidRPr="00B754B7" w14:paraId="15E1AC7B" w14:textId="77777777" w:rsidTr="00EE1DCD">
        <w:trPr>
          <w:trHeight w:val="270"/>
        </w:trPr>
        <w:tc>
          <w:tcPr>
            <w:tcW w:w="2280" w:type="dxa"/>
            <w:noWrap/>
            <w:vAlign w:val="center"/>
          </w:tcPr>
          <w:p w14:paraId="24F6BAC8" w14:textId="77777777" w:rsidR="00221C29" w:rsidRPr="0035696E" w:rsidRDefault="00221C29" w:rsidP="00EE1DCD">
            <w:pPr>
              <w:pStyle w:val="af8"/>
              <w:ind w:right="210"/>
              <w:rPr>
                <w:rFonts w:ascii="宋体" w:hAnsi="宋体" w:cs="宋体"/>
                <w:szCs w:val="21"/>
              </w:rPr>
            </w:pPr>
            <w:r>
              <w:rPr>
                <w:rFonts w:ascii="宋体" w:hAnsi="宋体" w:cs="宋体" w:hint="eastAsia"/>
                <w:szCs w:val="21"/>
              </w:rPr>
              <w:t>model</w:t>
            </w:r>
            <w:r w:rsidRPr="00A6284E">
              <w:rPr>
                <w:rFonts w:ascii="宋体" w:hAnsi="宋体" w:cs="宋体" w:hint="eastAsia"/>
                <w:szCs w:val="21"/>
              </w:rPr>
              <w:t>_name</w:t>
            </w:r>
          </w:p>
        </w:tc>
        <w:tc>
          <w:tcPr>
            <w:tcW w:w="1656" w:type="dxa"/>
            <w:noWrap/>
            <w:vAlign w:val="center"/>
          </w:tcPr>
          <w:p w14:paraId="2868598F" w14:textId="77777777" w:rsidR="00221C29" w:rsidRPr="00B754B7" w:rsidRDefault="00221C29" w:rsidP="00EE1DCD">
            <w:pPr>
              <w:pStyle w:val="af8"/>
              <w:ind w:right="210"/>
              <w:rPr>
                <w:rFonts w:ascii="Times New Roman" w:hAnsi="Times New Roman"/>
              </w:rPr>
            </w:pPr>
            <w:r w:rsidRPr="00A6284E">
              <w:rPr>
                <w:rFonts w:ascii="宋体" w:hAnsi="宋体" w:cs="宋体" w:hint="eastAsia"/>
                <w:szCs w:val="21"/>
              </w:rPr>
              <w:t>varchar2(70)</w:t>
            </w:r>
          </w:p>
        </w:tc>
        <w:tc>
          <w:tcPr>
            <w:tcW w:w="1191" w:type="dxa"/>
            <w:vAlign w:val="center"/>
          </w:tcPr>
          <w:p w14:paraId="464080B1"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3395D38E" w14:textId="77777777" w:rsidR="00221C29" w:rsidRDefault="00221C29" w:rsidP="00EE1DCD">
            <w:pPr>
              <w:pStyle w:val="af8"/>
              <w:ind w:right="210"/>
              <w:rPr>
                <w:rFonts w:ascii="Times New Roman" w:hAnsi="Times New Roman"/>
              </w:rPr>
            </w:pPr>
            <w:r>
              <w:rPr>
                <w:rFonts w:ascii="宋体" w:hAnsi="宋体" w:cs="宋体" w:hint="eastAsia"/>
                <w:szCs w:val="21"/>
              </w:rPr>
              <w:t>模型</w:t>
            </w:r>
            <w:r>
              <w:rPr>
                <w:rFonts w:ascii="宋体" w:hAnsi="宋体" w:cs="宋体"/>
                <w:szCs w:val="21"/>
              </w:rPr>
              <w:t>名称</w:t>
            </w:r>
          </w:p>
        </w:tc>
      </w:tr>
      <w:tr w:rsidR="00221C29" w:rsidRPr="00B754B7" w14:paraId="58A911D0" w14:textId="77777777" w:rsidTr="00EE1DCD">
        <w:trPr>
          <w:trHeight w:val="270"/>
        </w:trPr>
        <w:tc>
          <w:tcPr>
            <w:tcW w:w="2280" w:type="dxa"/>
            <w:noWrap/>
            <w:vAlign w:val="center"/>
          </w:tcPr>
          <w:p w14:paraId="0DA29F83" w14:textId="77777777" w:rsidR="00221C29" w:rsidRDefault="00221C29" w:rsidP="00EE1DCD">
            <w:pPr>
              <w:pStyle w:val="af8"/>
              <w:ind w:right="210"/>
              <w:rPr>
                <w:rFonts w:ascii="宋体" w:hAnsi="宋体" w:cs="宋体"/>
                <w:szCs w:val="21"/>
              </w:rPr>
            </w:pPr>
            <w:r>
              <w:rPr>
                <w:rFonts w:ascii="宋体" w:hAnsi="宋体" w:cs="宋体"/>
                <w:szCs w:val="21"/>
              </w:rPr>
              <w:t>m</w:t>
            </w:r>
            <w:r>
              <w:rPr>
                <w:rFonts w:ascii="宋体" w:hAnsi="宋体" w:cs="宋体" w:hint="eastAsia"/>
                <w:szCs w:val="21"/>
              </w:rPr>
              <w:t>odel_</w:t>
            </w:r>
            <w:r>
              <w:rPr>
                <w:rFonts w:ascii="宋体" w:hAnsi="宋体" w:cs="宋体"/>
                <w:szCs w:val="21"/>
              </w:rPr>
              <w:t>description</w:t>
            </w:r>
          </w:p>
        </w:tc>
        <w:tc>
          <w:tcPr>
            <w:tcW w:w="1656" w:type="dxa"/>
            <w:noWrap/>
            <w:vAlign w:val="center"/>
          </w:tcPr>
          <w:p w14:paraId="32CE1A3D" w14:textId="77777777" w:rsidR="00221C29" w:rsidRPr="00A6284E" w:rsidRDefault="00221C29" w:rsidP="00EE1DCD">
            <w:pPr>
              <w:pStyle w:val="af8"/>
              <w:ind w:right="210"/>
              <w:rPr>
                <w:rFonts w:ascii="宋体" w:hAnsi="宋体" w:cs="宋体"/>
                <w:szCs w:val="21"/>
              </w:rPr>
            </w:pPr>
            <w:r>
              <w:rPr>
                <w:rFonts w:ascii="宋体" w:hAnsi="宋体" w:cs="宋体" w:hint="eastAsia"/>
                <w:szCs w:val="21"/>
              </w:rPr>
              <w:t>varchar2(20</w:t>
            </w:r>
            <w:r w:rsidRPr="00A6284E">
              <w:rPr>
                <w:rFonts w:ascii="宋体" w:hAnsi="宋体" w:cs="宋体" w:hint="eastAsia"/>
                <w:szCs w:val="21"/>
              </w:rPr>
              <w:t>0)</w:t>
            </w:r>
          </w:p>
        </w:tc>
        <w:tc>
          <w:tcPr>
            <w:tcW w:w="1191" w:type="dxa"/>
            <w:vAlign w:val="center"/>
          </w:tcPr>
          <w:p w14:paraId="27D17219"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2912FE0D" w14:textId="77777777" w:rsidR="00221C29" w:rsidRDefault="00221C29" w:rsidP="00EE1DCD">
            <w:pPr>
              <w:pStyle w:val="af8"/>
              <w:ind w:right="210"/>
              <w:rPr>
                <w:rFonts w:ascii="宋体" w:hAnsi="宋体" w:cs="宋体"/>
                <w:szCs w:val="21"/>
              </w:rPr>
            </w:pPr>
            <w:r>
              <w:rPr>
                <w:rFonts w:ascii="宋体" w:hAnsi="宋体" w:cs="宋体" w:hint="eastAsia"/>
                <w:szCs w:val="21"/>
              </w:rPr>
              <w:t>模型介绍</w:t>
            </w:r>
          </w:p>
        </w:tc>
      </w:tr>
      <w:tr w:rsidR="00221C29" w:rsidRPr="00B754B7" w14:paraId="75654740" w14:textId="77777777" w:rsidTr="00EE1DCD">
        <w:trPr>
          <w:trHeight w:val="270"/>
        </w:trPr>
        <w:tc>
          <w:tcPr>
            <w:tcW w:w="2280" w:type="dxa"/>
            <w:noWrap/>
            <w:vAlign w:val="center"/>
          </w:tcPr>
          <w:p w14:paraId="691D3147" w14:textId="77777777" w:rsidR="00221C29" w:rsidRDefault="00221C29" w:rsidP="00EE1DCD">
            <w:pPr>
              <w:pStyle w:val="af8"/>
              <w:ind w:right="210"/>
              <w:rPr>
                <w:rFonts w:ascii="宋体" w:hAnsi="宋体" w:cs="宋体"/>
                <w:szCs w:val="21"/>
              </w:rPr>
            </w:pPr>
            <w:r>
              <w:rPr>
                <w:rFonts w:ascii="宋体" w:hAnsi="宋体" w:cs="宋体"/>
                <w:szCs w:val="21"/>
              </w:rPr>
              <w:t>g</w:t>
            </w:r>
            <w:r>
              <w:rPr>
                <w:rFonts w:ascii="宋体" w:hAnsi="宋体" w:cs="宋体" w:hint="eastAsia"/>
                <w:szCs w:val="21"/>
              </w:rPr>
              <w:t>ame_</w:t>
            </w:r>
            <w:r>
              <w:rPr>
                <w:rFonts w:ascii="宋体" w:hAnsi="宋体" w:cs="宋体"/>
                <w:szCs w:val="21"/>
              </w:rPr>
              <w:t>id</w:t>
            </w:r>
          </w:p>
        </w:tc>
        <w:tc>
          <w:tcPr>
            <w:tcW w:w="1656" w:type="dxa"/>
            <w:noWrap/>
            <w:vAlign w:val="center"/>
          </w:tcPr>
          <w:p w14:paraId="1FF84D08"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13AFF663"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608BFC92" w14:textId="77777777" w:rsidR="00221C29" w:rsidRDefault="00221C29" w:rsidP="00EE1DCD">
            <w:pPr>
              <w:pStyle w:val="af8"/>
              <w:ind w:right="210"/>
              <w:rPr>
                <w:rFonts w:ascii="宋体" w:hAnsi="宋体" w:cs="宋体"/>
                <w:szCs w:val="21"/>
              </w:rPr>
            </w:pPr>
            <w:r>
              <w:rPr>
                <w:rFonts w:ascii="宋体" w:hAnsi="宋体" w:cs="宋体"/>
                <w:szCs w:val="21"/>
              </w:rPr>
              <w:t>游戏</w:t>
            </w:r>
            <w:r>
              <w:rPr>
                <w:rFonts w:ascii="宋体" w:hAnsi="宋体" w:cs="宋体" w:hint="eastAsia"/>
                <w:szCs w:val="21"/>
              </w:rPr>
              <w:t>ID</w:t>
            </w:r>
          </w:p>
        </w:tc>
      </w:tr>
      <w:tr w:rsidR="00221C29" w:rsidRPr="00B754B7" w14:paraId="27656E0B" w14:textId="77777777" w:rsidTr="00EE1DCD">
        <w:trPr>
          <w:trHeight w:val="270"/>
        </w:trPr>
        <w:tc>
          <w:tcPr>
            <w:tcW w:w="2280" w:type="dxa"/>
            <w:noWrap/>
            <w:vAlign w:val="center"/>
          </w:tcPr>
          <w:p w14:paraId="496B56C3" w14:textId="5B1EDCEB" w:rsidR="00221C29" w:rsidRDefault="00C568E9" w:rsidP="00EE1DCD">
            <w:pPr>
              <w:pStyle w:val="af8"/>
              <w:ind w:right="210"/>
              <w:rPr>
                <w:rFonts w:ascii="宋体" w:hAnsi="宋体" w:cs="宋体"/>
                <w:szCs w:val="21"/>
              </w:rPr>
            </w:pPr>
            <w:r>
              <w:rPr>
                <w:rFonts w:ascii="宋体" w:hAnsi="宋体" w:cs="宋体"/>
                <w:szCs w:val="21"/>
              </w:rPr>
              <w:t>model</w:t>
            </w:r>
            <w:r w:rsidR="00221C29">
              <w:rPr>
                <w:rFonts w:ascii="宋体" w:hAnsi="宋体" w:cs="宋体"/>
                <w:szCs w:val="21"/>
              </w:rPr>
              <w:t>_id</w:t>
            </w:r>
          </w:p>
        </w:tc>
        <w:tc>
          <w:tcPr>
            <w:tcW w:w="1656" w:type="dxa"/>
            <w:noWrap/>
            <w:vAlign w:val="center"/>
          </w:tcPr>
          <w:p w14:paraId="35EC6210"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487AD6E1"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2B925220" w14:textId="77777777" w:rsidR="00221C29" w:rsidRDefault="00221C29" w:rsidP="00EE1DCD">
            <w:pPr>
              <w:pStyle w:val="af8"/>
              <w:ind w:right="210"/>
              <w:rPr>
                <w:rFonts w:ascii="Times New Roman" w:hAnsi="Times New Roman"/>
              </w:rPr>
            </w:pPr>
            <w:r>
              <w:rPr>
                <w:rFonts w:ascii="宋体" w:hAnsi="宋体" w:cs="宋体" w:hint="eastAsia"/>
                <w:szCs w:val="21"/>
              </w:rPr>
              <w:t>模型服役的</w:t>
            </w:r>
            <w:r w:rsidRPr="00A6284E">
              <w:rPr>
                <w:rFonts w:ascii="宋体" w:hAnsi="宋体" w:cs="宋体" w:hint="eastAsia"/>
                <w:szCs w:val="21"/>
              </w:rPr>
              <w:t>业务id</w:t>
            </w:r>
          </w:p>
        </w:tc>
      </w:tr>
      <w:tr w:rsidR="00221C29" w:rsidRPr="00B754B7" w14:paraId="4AFA469A" w14:textId="77777777" w:rsidTr="00EE1DCD">
        <w:trPr>
          <w:trHeight w:val="270"/>
        </w:trPr>
        <w:tc>
          <w:tcPr>
            <w:tcW w:w="2280" w:type="dxa"/>
            <w:noWrap/>
            <w:vAlign w:val="center"/>
          </w:tcPr>
          <w:p w14:paraId="793B5C5B" w14:textId="1D8E8E96" w:rsidR="00221C29" w:rsidRDefault="00C568E9" w:rsidP="00EE1DCD">
            <w:pPr>
              <w:pStyle w:val="af8"/>
              <w:ind w:right="210"/>
              <w:rPr>
                <w:rFonts w:ascii="宋体" w:hAnsi="宋体" w:cs="宋体"/>
                <w:szCs w:val="21"/>
              </w:rPr>
            </w:pPr>
            <w:r>
              <w:rPr>
                <w:rFonts w:ascii="宋体" w:hAnsi="宋体" w:cs="宋体" w:hint="eastAsia"/>
                <w:szCs w:val="21"/>
              </w:rPr>
              <w:t>model</w:t>
            </w:r>
            <w:r w:rsidR="00221C29" w:rsidRPr="00A6284E">
              <w:rPr>
                <w:rFonts w:ascii="宋体" w:hAnsi="宋体" w:cs="宋体" w:hint="eastAsia"/>
                <w:szCs w:val="21"/>
              </w:rPr>
              <w:t>_name</w:t>
            </w:r>
          </w:p>
        </w:tc>
        <w:tc>
          <w:tcPr>
            <w:tcW w:w="1656" w:type="dxa"/>
            <w:noWrap/>
            <w:vAlign w:val="center"/>
          </w:tcPr>
          <w:p w14:paraId="75531062"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varchar2(255)</w:t>
            </w:r>
          </w:p>
        </w:tc>
        <w:tc>
          <w:tcPr>
            <w:tcW w:w="1191" w:type="dxa"/>
            <w:vAlign w:val="center"/>
          </w:tcPr>
          <w:p w14:paraId="0EA86D3A"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6E72F3A7" w14:textId="77777777" w:rsidR="00221C29" w:rsidRDefault="00221C29" w:rsidP="00EE1DCD">
            <w:pPr>
              <w:pStyle w:val="af8"/>
              <w:ind w:right="210"/>
              <w:rPr>
                <w:rFonts w:ascii="Times New Roman" w:hAnsi="Times New Roman"/>
              </w:rPr>
            </w:pPr>
            <w:r>
              <w:rPr>
                <w:rFonts w:ascii="宋体" w:hAnsi="宋体" w:cs="宋体" w:hint="eastAsia"/>
                <w:szCs w:val="21"/>
              </w:rPr>
              <w:t>模型服役的</w:t>
            </w:r>
            <w:r w:rsidRPr="00A6284E">
              <w:rPr>
                <w:rFonts w:ascii="宋体" w:hAnsi="宋体" w:cs="宋体" w:hint="eastAsia"/>
                <w:szCs w:val="21"/>
              </w:rPr>
              <w:t>业务名称</w:t>
            </w:r>
          </w:p>
        </w:tc>
      </w:tr>
      <w:tr w:rsidR="00221C29" w:rsidRPr="00B754B7" w14:paraId="1FE6F90D" w14:textId="77777777" w:rsidTr="00EE1DCD">
        <w:trPr>
          <w:trHeight w:val="270"/>
        </w:trPr>
        <w:tc>
          <w:tcPr>
            <w:tcW w:w="2280" w:type="dxa"/>
            <w:noWrap/>
            <w:vAlign w:val="center"/>
          </w:tcPr>
          <w:p w14:paraId="7E736260" w14:textId="77777777" w:rsidR="00221C29" w:rsidRDefault="00221C29" w:rsidP="00EE1DCD">
            <w:pPr>
              <w:pStyle w:val="af8"/>
              <w:ind w:right="210"/>
              <w:rPr>
                <w:rFonts w:ascii="宋体" w:hAnsi="宋体" w:cs="宋体"/>
                <w:szCs w:val="21"/>
              </w:rPr>
            </w:pPr>
            <w:r>
              <w:rPr>
                <w:rFonts w:ascii="宋体" w:hAnsi="宋体" w:cs="宋体" w:hint="eastAsia"/>
                <w:szCs w:val="21"/>
              </w:rPr>
              <w:t>dataset_</w:t>
            </w:r>
            <w:r>
              <w:rPr>
                <w:rFonts w:ascii="宋体" w:hAnsi="宋体" w:cs="宋体"/>
                <w:szCs w:val="21"/>
              </w:rPr>
              <w:t>id</w:t>
            </w:r>
          </w:p>
        </w:tc>
        <w:tc>
          <w:tcPr>
            <w:tcW w:w="1656" w:type="dxa"/>
            <w:noWrap/>
            <w:vAlign w:val="center"/>
          </w:tcPr>
          <w:p w14:paraId="2B91F450"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19566939"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230F601D" w14:textId="77777777" w:rsidR="00221C29" w:rsidRDefault="00221C29" w:rsidP="00EE1DCD">
            <w:pPr>
              <w:pStyle w:val="af8"/>
              <w:ind w:right="210"/>
              <w:rPr>
                <w:rFonts w:ascii="Times New Roman" w:hAnsi="Times New Roman"/>
              </w:rPr>
            </w:pPr>
            <w:r>
              <w:rPr>
                <w:rFonts w:ascii="宋体" w:hAnsi="宋体" w:cs="宋体" w:hint="eastAsia"/>
                <w:szCs w:val="21"/>
              </w:rPr>
              <w:t>训练此模型所用数据集</w:t>
            </w:r>
            <w:r>
              <w:rPr>
                <w:rFonts w:ascii="宋体" w:hAnsi="宋体" w:cs="宋体"/>
                <w:szCs w:val="21"/>
              </w:rPr>
              <w:t>id</w:t>
            </w:r>
          </w:p>
        </w:tc>
      </w:tr>
      <w:tr w:rsidR="00221C29" w:rsidRPr="00B754B7" w14:paraId="4C4B6B43" w14:textId="77777777" w:rsidTr="00EE1DCD">
        <w:trPr>
          <w:trHeight w:val="270"/>
        </w:trPr>
        <w:tc>
          <w:tcPr>
            <w:tcW w:w="2280" w:type="dxa"/>
            <w:noWrap/>
            <w:vAlign w:val="center"/>
          </w:tcPr>
          <w:p w14:paraId="7AED2A41" w14:textId="77777777" w:rsidR="00221C29" w:rsidRDefault="00221C29" w:rsidP="00EE1DCD">
            <w:pPr>
              <w:pStyle w:val="af8"/>
              <w:ind w:right="210"/>
              <w:rPr>
                <w:rFonts w:ascii="宋体" w:hAnsi="宋体" w:cs="宋体"/>
                <w:szCs w:val="21"/>
              </w:rPr>
            </w:pPr>
            <w:r>
              <w:rPr>
                <w:rFonts w:ascii="宋体" w:hAnsi="宋体" w:cs="宋体"/>
                <w:szCs w:val="21"/>
              </w:rPr>
              <w:t>testset_id</w:t>
            </w:r>
          </w:p>
        </w:tc>
        <w:tc>
          <w:tcPr>
            <w:tcW w:w="1656" w:type="dxa"/>
            <w:noWrap/>
            <w:vAlign w:val="center"/>
          </w:tcPr>
          <w:p w14:paraId="777B0B34"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4669B304"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tcPr>
          <w:p w14:paraId="6005744C" w14:textId="77777777" w:rsidR="00221C29" w:rsidRDefault="00221C29" w:rsidP="00EE1DCD">
            <w:pPr>
              <w:pStyle w:val="af8"/>
              <w:ind w:right="210"/>
              <w:rPr>
                <w:rFonts w:ascii="Times New Roman" w:hAnsi="Times New Roman"/>
              </w:rPr>
            </w:pPr>
            <w:r>
              <w:rPr>
                <w:rFonts w:ascii="宋体" w:hAnsi="宋体" w:cs="宋体" w:hint="eastAsia"/>
                <w:szCs w:val="21"/>
              </w:rPr>
              <w:t>验证此模型所用测试集id</w:t>
            </w:r>
          </w:p>
        </w:tc>
      </w:tr>
      <w:tr w:rsidR="00221C29" w:rsidRPr="00B754B7" w14:paraId="5633DD36" w14:textId="77777777" w:rsidTr="00EE1DCD">
        <w:trPr>
          <w:trHeight w:val="270"/>
        </w:trPr>
        <w:tc>
          <w:tcPr>
            <w:tcW w:w="2280" w:type="dxa"/>
            <w:noWrap/>
            <w:vAlign w:val="center"/>
          </w:tcPr>
          <w:p w14:paraId="045ED983" w14:textId="77777777" w:rsidR="00221C29" w:rsidRDefault="00221C29" w:rsidP="00EE1DCD">
            <w:pPr>
              <w:pStyle w:val="af8"/>
              <w:ind w:right="210"/>
              <w:rPr>
                <w:rFonts w:ascii="宋体" w:hAnsi="宋体" w:cs="宋体"/>
                <w:szCs w:val="21"/>
              </w:rPr>
            </w:pPr>
            <w:r>
              <w:rPr>
                <w:rFonts w:ascii="宋体" w:hAnsi="宋体" w:cs="宋体"/>
                <w:szCs w:val="21"/>
              </w:rPr>
              <w:t>model</w:t>
            </w:r>
            <w:r>
              <w:rPr>
                <w:rFonts w:ascii="宋体" w:hAnsi="宋体" w:cs="宋体" w:hint="eastAsia"/>
                <w:szCs w:val="21"/>
              </w:rPr>
              <w:t>_</w:t>
            </w:r>
            <w:r>
              <w:rPr>
                <w:rFonts w:ascii="宋体" w:hAnsi="宋体" w:cs="宋体"/>
                <w:szCs w:val="21"/>
              </w:rPr>
              <w:t>file_name</w:t>
            </w:r>
          </w:p>
        </w:tc>
        <w:tc>
          <w:tcPr>
            <w:tcW w:w="1656" w:type="dxa"/>
            <w:noWrap/>
            <w:vAlign w:val="center"/>
          </w:tcPr>
          <w:p w14:paraId="45CB26D8" w14:textId="77777777" w:rsidR="00221C29" w:rsidRDefault="00221C29" w:rsidP="00EE1DCD">
            <w:pPr>
              <w:pStyle w:val="af8"/>
              <w:ind w:right="210"/>
              <w:rPr>
                <w:rFonts w:ascii="宋体" w:hAnsi="宋体" w:cs="宋体"/>
                <w:szCs w:val="21"/>
              </w:rPr>
            </w:pPr>
            <w:r>
              <w:rPr>
                <w:rFonts w:ascii="宋体" w:hAnsi="宋体" w:cs="宋体" w:hint="eastAsia"/>
                <w:szCs w:val="21"/>
              </w:rPr>
              <w:t>varchar2(128</w:t>
            </w:r>
            <w:r w:rsidRPr="00A6284E">
              <w:rPr>
                <w:rFonts w:ascii="宋体" w:hAnsi="宋体" w:cs="宋体" w:hint="eastAsia"/>
                <w:szCs w:val="21"/>
              </w:rPr>
              <w:t>)</w:t>
            </w:r>
          </w:p>
        </w:tc>
        <w:tc>
          <w:tcPr>
            <w:tcW w:w="1191" w:type="dxa"/>
            <w:vAlign w:val="center"/>
          </w:tcPr>
          <w:p w14:paraId="1D9E0569" w14:textId="77777777" w:rsidR="00221C29" w:rsidRPr="00A6284E"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524257EC" w14:textId="77777777" w:rsidR="00221C29" w:rsidRDefault="00221C29" w:rsidP="00EE1DCD">
            <w:pPr>
              <w:pStyle w:val="af8"/>
              <w:ind w:right="210"/>
              <w:rPr>
                <w:rFonts w:ascii="宋体" w:hAnsi="宋体" w:cs="宋体"/>
                <w:szCs w:val="21"/>
              </w:rPr>
            </w:pPr>
            <w:r>
              <w:rPr>
                <w:rFonts w:ascii="宋体" w:hAnsi="宋体" w:cs="宋体" w:hint="eastAsia"/>
                <w:szCs w:val="21"/>
              </w:rPr>
              <w:t>模型</w:t>
            </w:r>
            <w:r>
              <w:rPr>
                <w:rFonts w:ascii="宋体" w:hAnsi="宋体" w:cs="宋体"/>
                <w:szCs w:val="21"/>
              </w:rPr>
              <w:t>文件</w:t>
            </w:r>
            <w:r>
              <w:rPr>
                <w:rFonts w:ascii="宋体" w:hAnsi="宋体" w:cs="宋体" w:hint="eastAsia"/>
                <w:szCs w:val="21"/>
              </w:rPr>
              <w:t>压缩包的</w:t>
            </w:r>
            <w:r>
              <w:rPr>
                <w:rFonts w:ascii="宋体" w:hAnsi="宋体" w:cs="宋体"/>
                <w:szCs w:val="21"/>
              </w:rPr>
              <w:t>名称</w:t>
            </w:r>
          </w:p>
        </w:tc>
      </w:tr>
      <w:tr w:rsidR="00221C29" w:rsidRPr="00B754B7" w14:paraId="55A2B78D" w14:textId="77777777" w:rsidTr="00EE1DCD">
        <w:trPr>
          <w:trHeight w:val="270"/>
        </w:trPr>
        <w:tc>
          <w:tcPr>
            <w:tcW w:w="2280" w:type="dxa"/>
            <w:noWrap/>
            <w:vAlign w:val="center"/>
          </w:tcPr>
          <w:p w14:paraId="1EBA50B6" w14:textId="77777777" w:rsidR="00221C29" w:rsidRDefault="00221C29" w:rsidP="00EE1DCD">
            <w:pPr>
              <w:pStyle w:val="af8"/>
              <w:ind w:right="210"/>
              <w:rPr>
                <w:rFonts w:ascii="宋体" w:hAnsi="宋体" w:cs="宋体"/>
                <w:szCs w:val="21"/>
              </w:rPr>
            </w:pPr>
            <w:r>
              <w:rPr>
                <w:rFonts w:ascii="宋体" w:hAnsi="宋体" w:cs="宋体" w:hint="eastAsia"/>
                <w:szCs w:val="21"/>
              </w:rPr>
              <w:t>m</w:t>
            </w:r>
            <w:r>
              <w:rPr>
                <w:rFonts w:ascii="宋体" w:hAnsi="宋体" w:cs="宋体"/>
                <w:szCs w:val="21"/>
              </w:rPr>
              <w:t>odel_file_url</w:t>
            </w:r>
          </w:p>
        </w:tc>
        <w:tc>
          <w:tcPr>
            <w:tcW w:w="1656" w:type="dxa"/>
            <w:noWrap/>
            <w:vAlign w:val="center"/>
          </w:tcPr>
          <w:p w14:paraId="6CB725C3" w14:textId="77777777" w:rsidR="00221C29" w:rsidRPr="00A6284E" w:rsidRDefault="00221C29" w:rsidP="00EE1DCD">
            <w:pPr>
              <w:pStyle w:val="af8"/>
              <w:ind w:right="210"/>
              <w:rPr>
                <w:rFonts w:ascii="宋体" w:hAnsi="宋体" w:cs="宋体"/>
                <w:szCs w:val="21"/>
              </w:rPr>
            </w:pPr>
            <w:r>
              <w:rPr>
                <w:rFonts w:ascii="宋体" w:hAnsi="宋体" w:cs="宋体" w:hint="eastAsia"/>
                <w:szCs w:val="21"/>
              </w:rPr>
              <w:t>varchar2(10</w:t>
            </w:r>
            <w:r w:rsidRPr="00A6284E">
              <w:rPr>
                <w:rFonts w:ascii="宋体" w:hAnsi="宋体" w:cs="宋体" w:hint="eastAsia"/>
                <w:szCs w:val="21"/>
              </w:rPr>
              <w:t>0)</w:t>
            </w:r>
          </w:p>
        </w:tc>
        <w:tc>
          <w:tcPr>
            <w:tcW w:w="1191" w:type="dxa"/>
            <w:vAlign w:val="center"/>
          </w:tcPr>
          <w:p w14:paraId="4930AD44"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6B73D441" w14:textId="77777777" w:rsidR="00221C29" w:rsidRDefault="00221C29" w:rsidP="00EE1DCD">
            <w:pPr>
              <w:pStyle w:val="af8"/>
              <w:ind w:right="210"/>
              <w:rPr>
                <w:rFonts w:ascii="宋体" w:hAnsi="宋体" w:cs="宋体"/>
                <w:szCs w:val="21"/>
              </w:rPr>
            </w:pPr>
            <w:r>
              <w:rPr>
                <w:rFonts w:ascii="宋体" w:hAnsi="宋体" w:cs="宋体" w:hint="eastAsia"/>
                <w:szCs w:val="21"/>
              </w:rPr>
              <w:t>模型文件压缩包的地址</w:t>
            </w:r>
          </w:p>
        </w:tc>
      </w:tr>
      <w:tr w:rsidR="00221C29" w:rsidRPr="00B754B7" w14:paraId="46F4C00C" w14:textId="77777777" w:rsidTr="00EE1DCD">
        <w:trPr>
          <w:trHeight w:val="270"/>
        </w:trPr>
        <w:tc>
          <w:tcPr>
            <w:tcW w:w="2280" w:type="dxa"/>
            <w:noWrap/>
            <w:vAlign w:val="center"/>
          </w:tcPr>
          <w:p w14:paraId="5E687277" w14:textId="77777777" w:rsidR="00221C29" w:rsidRDefault="00221C29" w:rsidP="00EE1DCD">
            <w:pPr>
              <w:pStyle w:val="af8"/>
              <w:ind w:right="210"/>
              <w:rPr>
                <w:rFonts w:ascii="宋体" w:hAnsi="宋体" w:cs="宋体"/>
                <w:szCs w:val="21"/>
              </w:rPr>
            </w:pPr>
            <w:r>
              <w:rPr>
                <w:rFonts w:ascii="宋体" w:hAnsi="宋体" w:cs="宋体"/>
                <w:szCs w:val="21"/>
              </w:rPr>
              <w:t>m</w:t>
            </w:r>
            <w:r>
              <w:rPr>
                <w:rFonts w:ascii="宋体" w:hAnsi="宋体" w:cs="宋体" w:hint="eastAsia"/>
                <w:szCs w:val="21"/>
              </w:rPr>
              <w:t>odel</w:t>
            </w:r>
            <w:r>
              <w:rPr>
                <w:rFonts w:ascii="宋体" w:hAnsi="宋体" w:cs="宋体"/>
                <w:szCs w:val="21"/>
              </w:rPr>
              <w:t>_train</w:t>
            </w:r>
            <w:r>
              <w:rPr>
                <w:rFonts w:ascii="宋体" w:hAnsi="宋体" w:cs="宋体" w:hint="eastAsia"/>
                <w:szCs w:val="21"/>
              </w:rPr>
              <w:t>_</w:t>
            </w:r>
            <w:r>
              <w:rPr>
                <w:rFonts w:ascii="宋体" w:hAnsi="宋体" w:cs="宋体"/>
                <w:szCs w:val="21"/>
              </w:rPr>
              <w:t>status</w:t>
            </w:r>
          </w:p>
        </w:tc>
        <w:tc>
          <w:tcPr>
            <w:tcW w:w="1656" w:type="dxa"/>
            <w:noWrap/>
            <w:vAlign w:val="center"/>
          </w:tcPr>
          <w:p w14:paraId="67FC1BB1" w14:textId="77777777" w:rsidR="00221C29" w:rsidRDefault="00221C29" w:rsidP="00EE1DCD">
            <w:pPr>
              <w:pStyle w:val="af8"/>
              <w:ind w:right="210"/>
              <w:rPr>
                <w:rFonts w:ascii="宋体" w:hAnsi="宋体" w:cs="宋体"/>
                <w:szCs w:val="21"/>
              </w:rPr>
            </w:pPr>
            <w:r>
              <w:rPr>
                <w:rFonts w:ascii="宋体" w:hAnsi="宋体" w:cs="宋体" w:hint="eastAsia"/>
                <w:szCs w:val="21"/>
              </w:rPr>
              <w:t>Bool</w:t>
            </w:r>
          </w:p>
        </w:tc>
        <w:tc>
          <w:tcPr>
            <w:tcW w:w="1191" w:type="dxa"/>
            <w:vAlign w:val="center"/>
          </w:tcPr>
          <w:p w14:paraId="4DBF34AF"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3B55002E" w14:textId="77777777" w:rsidR="00221C29" w:rsidRDefault="00221C29" w:rsidP="00EE1DCD">
            <w:pPr>
              <w:pStyle w:val="af8"/>
              <w:ind w:right="210"/>
              <w:rPr>
                <w:rFonts w:ascii="宋体" w:hAnsi="宋体" w:cs="宋体"/>
                <w:szCs w:val="21"/>
              </w:rPr>
            </w:pPr>
            <w:r>
              <w:rPr>
                <w:rFonts w:ascii="宋体" w:hAnsi="宋体" w:cs="宋体" w:hint="eastAsia"/>
                <w:szCs w:val="21"/>
              </w:rPr>
              <w:t>模型训练操作是否正常完成</w:t>
            </w:r>
          </w:p>
        </w:tc>
      </w:tr>
      <w:tr w:rsidR="00221C29" w:rsidRPr="00B754B7" w14:paraId="42B323AB" w14:textId="77777777" w:rsidTr="00EE1DCD">
        <w:trPr>
          <w:trHeight w:val="270"/>
        </w:trPr>
        <w:tc>
          <w:tcPr>
            <w:tcW w:w="2280" w:type="dxa"/>
            <w:noWrap/>
            <w:vAlign w:val="center"/>
          </w:tcPr>
          <w:p w14:paraId="3678764F" w14:textId="77777777" w:rsidR="00221C29" w:rsidRDefault="00221C29" w:rsidP="00EE1DCD">
            <w:pPr>
              <w:pStyle w:val="af8"/>
              <w:ind w:right="210"/>
              <w:rPr>
                <w:rFonts w:ascii="宋体" w:hAnsi="宋体" w:cs="宋体"/>
                <w:szCs w:val="21"/>
              </w:rPr>
            </w:pPr>
            <w:r>
              <w:rPr>
                <w:rFonts w:ascii="宋体" w:hAnsi="宋体" w:cs="宋体"/>
                <w:szCs w:val="21"/>
              </w:rPr>
              <w:t>m</w:t>
            </w:r>
            <w:r>
              <w:rPr>
                <w:rFonts w:ascii="宋体" w:hAnsi="宋体" w:cs="宋体" w:hint="eastAsia"/>
                <w:szCs w:val="21"/>
              </w:rPr>
              <w:t>ode</w:t>
            </w:r>
            <w:r>
              <w:rPr>
                <w:rFonts w:ascii="宋体" w:hAnsi="宋体" w:cs="宋体"/>
                <w:szCs w:val="21"/>
              </w:rPr>
              <w:t>l_file_size</w:t>
            </w:r>
          </w:p>
        </w:tc>
        <w:tc>
          <w:tcPr>
            <w:tcW w:w="1656" w:type="dxa"/>
            <w:noWrap/>
            <w:vAlign w:val="center"/>
          </w:tcPr>
          <w:p w14:paraId="465F8865"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varchar2(</w:t>
            </w:r>
            <w:r>
              <w:rPr>
                <w:rFonts w:ascii="宋体" w:hAnsi="宋体" w:cs="宋体" w:hint="eastAsia"/>
                <w:szCs w:val="21"/>
              </w:rPr>
              <w:t>7</w:t>
            </w:r>
            <w:r w:rsidRPr="00A6284E">
              <w:rPr>
                <w:rFonts w:ascii="宋体" w:hAnsi="宋体" w:cs="宋体" w:hint="eastAsia"/>
                <w:szCs w:val="21"/>
              </w:rPr>
              <w:t>0)</w:t>
            </w:r>
          </w:p>
        </w:tc>
        <w:tc>
          <w:tcPr>
            <w:tcW w:w="1191" w:type="dxa"/>
            <w:vAlign w:val="center"/>
          </w:tcPr>
          <w:p w14:paraId="5A006068"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5B7F6E31" w14:textId="77777777" w:rsidR="00221C29" w:rsidRDefault="00221C29" w:rsidP="00EE1DCD">
            <w:pPr>
              <w:pStyle w:val="af8"/>
              <w:ind w:right="210"/>
              <w:rPr>
                <w:rFonts w:ascii="宋体" w:hAnsi="宋体" w:cs="宋体"/>
                <w:szCs w:val="21"/>
              </w:rPr>
            </w:pPr>
            <w:r>
              <w:rPr>
                <w:rFonts w:ascii="宋体" w:hAnsi="宋体" w:cs="宋体" w:hint="eastAsia"/>
                <w:szCs w:val="21"/>
              </w:rPr>
              <w:t>模型文件压缩包</w:t>
            </w:r>
            <w:r>
              <w:rPr>
                <w:rFonts w:ascii="宋体" w:hAnsi="宋体" w:cs="宋体"/>
                <w:szCs w:val="21"/>
              </w:rPr>
              <w:t>大小</w:t>
            </w:r>
          </w:p>
        </w:tc>
      </w:tr>
      <w:tr w:rsidR="00221C29" w:rsidRPr="00B754B7" w14:paraId="46A31DA9" w14:textId="77777777" w:rsidTr="00EE1DCD">
        <w:trPr>
          <w:trHeight w:val="270"/>
        </w:trPr>
        <w:tc>
          <w:tcPr>
            <w:tcW w:w="2280" w:type="dxa"/>
            <w:noWrap/>
            <w:vAlign w:val="center"/>
          </w:tcPr>
          <w:p w14:paraId="6D6C371A" w14:textId="77777777" w:rsidR="00221C29" w:rsidRDefault="00221C29" w:rsidP="00EE1DCD">
            <w:pPr>
              <w:pStyle w:val="af8"/>
              <w:ind w:right="210"/>
              <w:rPr>
                <w:rFonts w:ascii="宋体" w:hAnsi="宋体" w:cs="宋体"/>
                <w:szCs w:val="21"/>
              </w:rPr>
            </w:pPr>
            <w:r>
              <w:rPr>
                <w:rFonts w:ascii="宋体" w:hAnsi="宋体" w:cs="宋体" w:hint="eastAsia"/>
                <w:szCs w:val="21"/>
              </w:rPr>
              <w:t>model</w:t>
            </w:r>
            <w:r>
              <w:rPr>
                <w:rFonts w:ascii="宋体" w:hAnsi="宋体" w:cs="宋体"/>
                <w:szCs w:val="21"/>
              </w:rPr>
              <w:t>_file_md5</w:t>
            </w:r>
          </w:p>
        </w:tc>
        <w:tc>
          <w:tcPr>
            <w:tcW w:w="1656" w:type="dxa"/>
            <w:noWrap/>
            <w:vAlign w:val="center"/>
          </w:tcPr>
          <w:p w14:paraId="6B8AD46F"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varchar2(</w:t>
            </w:r>
            <w:r>
              <w:rPr>
                <w:rFonts w:ascii="宋体" w:hAnsi="宋体" w:cs="宋体" w:hint="eastAsia"/>
                <w:szCs w:val="21"/>
              </w:rPr>
              <w:t>7</w:t>
            </w:r>
            <w:r w:rsidRPr="00A6284E">
              <w:rPr>
                <w:rFonts w:ascii="宋体" w:hAnsi="宋体" w:cs="宋体" w:hint="eastAsia"/>
                <w:szCs w:val="21"/>
              </w:rPr>
              <w:t>0)</w:t>
            </w:r>
          </w:p>
        </w:tc>
        <w:tc>
          <w:tcPr>
            <w:tcW w:w="1191" w:type="dxa"/>
            <w:vAlign w:val="center"/>
          </w:tcPr>
          <w:p w14:paraId="4804870E" w14:textId="77777777" w:rsidR="00221C29" w:rsidRPr="00A6284E"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70BE111B" w14:textId="77777777" w:rsidR="00221C29" w:rsidRDefault="00221C29" w:rsidP="00EE1DCD">
            <w:pPr>
              <w:pStyle w:val="af8"/>
              <w:ind w:right="210"/>
              <w:rPr>
                <w:rFonts w:ascii="宋体" w:hAnsi="宋体" w:cs="宋体"/>
                <w:szCs w:val="21"/>
              </w:rPr>
            </w:pPr>
            <w:r>
              <w:rPr>
                <w:rFonts w:ascii="宋体" w:hAnsi="宋体" w:cs="宋体" w:hint="eastAsia"/>
                <w:szCs w:val="21"/>
              </w:rPr>
              <w:t>上传的模型文件的md5校验</w:t>
            </w:r>
          </w:p>
        </w:tc>
      </w:tr>
      <w:tr w:rsidR="00221C29" w:rsidRPr="00B754B7" w14:paraId="53610E73" w14:textId="77777777" w:rsidTr="00EE1DCD">
        <w:trPr>
          <w:trHeight w:val="270"/>
        </w:trPr>
        <w:tc>
          <w:tcPr>
            <w:tcW w:w="2280" w:type="dxa"/>
            <w:noWrap/>
            <w:vAlign w:val="center"/>
          </w:tcPr>
          <w:p w14:paraId="7AB5C91D" w14:textId="77777777" w:rsidR="00221C29" w:rsidRDefault="00221C29" w:rsidP="00EE1DCD">
            <w:pPr>
              <w:pStyle w:val="af8"/>
              <w:ind w:right="210"/>
              <w:rPr>
                <w:rFonts w:ascii="宋体" w:hAnsi="宋体" w:cs="宋体"/>
                <w:szCs w:val="21"/>
              </w:rPr>
            </w:pPr>
            <w:r>
              <w:rPr>
                <w:rFonts w:ascii="宋体" w:hAnsi="宋体" w:cs="宋体"/>
                <w:szCs w:val="21"/>
              </w:rPr>
              <w:t>model_t</w:t>
            </w:r>
            <w:r>
              <w:rPr>
                <w:rFonts w:ascii="宋体" w:hAnsi="宋体" w:cs="宋体" w:hint="eastAsia"/>
                <w:szCs w:val="21"/>
              </w:rPr>
              <w:t>rain</w:t>
            </w:r>
            <w:r>
              <w:rPr>
                <w:rFonts w:ascii="宋体" w:hAnsi="宋体" w:cs="宋体"/>
                <w:szCs w:val="21"/>
              </w:rPr>
              <w:t>_log</w:t>
            </w:r>
          </w:p>
        </w:tc>
        <w:tc>
          <w:tcPr>
            <w:tcW w:w="1656" w:type="dxa"/>
            <w:noWrap/>
            <w:vAlign w:val="center"/>
          </w:tcPr>
          <w:p w14:paraId="2AF14CE1" w14:textId="77777777" w:rsidR="00221C29" w:rsidRPr="00A6284E" w:rsidRDefault="00221C29" w:rsidP="00EE1DCD">
            <w:pPr>
              <w:pStyle w:val="af8"/>
              <w:ind w:right="210"/>
              <w:rPr>
                <w:rFonts w:ascii="宋体" w:hAnsi="宋体" w:cs="宋体"/>
                <w:szCs w:val="21"/>
              </w:rPr>
            </w:pPr>
            <w:r>
              <w:rPr>
                <w:rFonts w:ascii="宋体" w:hAnsi="宋体" w:cs="宋体" w:hint="eastAsia"/>
                <w:szCs w:val="21"/>
              </w:rPr>
              <w:t>text</w:t>
            </w:r>
          </w:p>
        </w:tc>
        <w:tc>
          <w:tcPr>
            <w:tcW w:w="1191" w:type="dxa"/>
            <w:vAlign w:val="center"/>
          </w:tcPr>
          <w:p w14:paraId="061F2A96"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74B15D9C" w14:textId="77777777" w:rsidR="00221C29" w:rsidRDefault="00221C29" w:rsidP="00EE1DCD">
            <w:pPr>
              <w:pStyle w:val="af8"/>
              <w:ind w:right="210"/>
              <w:rPr>
                <w:rFonts w:ascii="宋体" w:hAnsi="宋体" w:cs="宋体"/>
                <w:szCs w:val="21"/>
              </w:rPr>
            </w:pPr>
            <w:r>
              <w:rPr>
                <w:rFonts w:ascii="宋体" w:hAnsi="宋体" w:cs="宋体" w:hint="eastAsia"/>
                <w:szCs w:val="21"/>
              </w:rPr>
              <w:t>模型训练过程中产生的log</w:t>
            </w:r>
          </w:p>
        </w:tc>
      </w:tr>
      <w:tr w:rsidR="00221C29" w:rsidRPr="00B754B7" w14:paraId="43C048DD" w14:textId="77777777" w:rsidTr="00EE1DCD">
        <w:trPr>
          <w:trHeight w:val="270"/>
        </w:trPr>
        <w:tc>
          <w:tcPr>
            <w:tcW w:w="2280" w:type="dxa"/>
            <w:noWrap/>
            <w:vAlign w:val="center"/>
          </w:tcPr>
          <w:p w14:paraId="4D743774" w14:textId="76324717" w:rsidR="00221C29" w:rsidRDefault="00C568E9" w:rsidP="00EE1DCD">
            <w:pPr>
              <w:pStyle w:val="af8"/>
              <w:ind w:right="210"/>
              <w:rPr>
                <w:rFonts w:ascii="宋体" w:hAnsi="宋体" w:cs="宋体"/>
                <w:szCs w:val="21"/>
              </w:rPr>
            </w:pPr>
            <w:r>
              <w:rPr>
                <w:rFonts w:ascii="宋体" w:hAnsi="宋体" w:cs="宋体"/>
                <w:szCs w:val="21"/>
              </w:rPr>
              <w:t>S</w:t>
            </w:r>
            <w:r w:rsidR="00221C29">
              <w:rPr>
                <w:rFonts w:ascii="宋体" w:hAnsi="宋体" w:cs="宋体" w:hint="eastAsia"/>
                <w:szCs w:val="21"/>
              </w:rPr>
              <w:t>tarttime</w:t>
            </w:r>
          </w:p>
        </w:tc>
        <w:tc>
          <w:tcPr>
            <w:tcW w:w="1656" w:type="dxa"/>
            <w:noWrap/>
            <w:vAlign w:val="center"/>
          </w:tcPr>
          <w:p w14:paraId="7E8049A2" w14:textId="77777777" w:rsidR="00221C29" w:rsidRPr="00A6284E" w:rsidRDefault="00221C29" w:rsidP="00EE1DCD">
            <w:pPr>
              <w:pStyle w:val="af8"/>
              <w:ind w:right="210"/>
              <w:rPr>
                <w:rFonts w:ascii="宋体" w:hAnsi="宋体" w:cs="宋体"/>
                <w:szCs w:val="21"/>
              </w:rPr>
            </w:pPr>
            <w:r>
              <w:rPr>
                <w:rFonts w:ascii="宋体" w:hAnsi="宋体" w:cs="宋体"/>
                <w:szCs w:val="21"/>
              </w:rPr>
              <w:t>date</w:t>
            </w:r>
          </w:p>
        </w:tc>
        <w:tc>
          <w:tcPr>
            <w:tcW w:w="1191" w:type="dxa"/>
            <w:vAlign w:val="center"/>
          </w:tcPr>
          <w:p w14:paraId="1A95CCA8"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7FD905CB" w14:textId="77777777" w:rsidR="00221C29" w:rsidRDefault="00221C29" w:rsidP="00EE1DCD">
            <w:pPr>
              <w:pStyle w:val="af8"/>
              <w:ind w:right="210"/>
              <w:rPr>
                <w:rFonts w:ascii="宋体" w:hAnsi="宋体" w:cs="宋体"/>
                <w:szCs w:val="21"/>
              </w:rPr>
            </w:pPr>
            <w:r>
              <w:rPr>
                <w:rFonts w:ascii="宋体" w:hAnsi="宋体" w:cs="宋体" w:hint="eastAsia"/>
                <w:szCs w:val="21"/>
              </w:rPr>
              <w:t>训练开始时间</w:t>
            </w:r>
          </w:p>
        </w:tc>
      </w:tr>
      <w:tr w:rsidR="00221C29" w:rsidRPr="00B754B7" w14:paraId="680612D4" w14:textId="77777777" w:rsidTr="00EE1DCD">
        <w:trPr>
          <w:trHeight w:val="270"/>
        </w:trPr>
        <w:tc>
          <w:tcPr>
            <w:tcW w:w="2280" w:type="dxa"/>
            <w:noWrap/>
            <w:vAlign w:val="center"/>
          </w:tcPr>
          <w:p w14:paraId="42B81389" w14:textId="45EFE1CE" w:rsidR="00221C29" w:rsidRDefault="00C568E9" w:rsidP="00EE1DCD">
            <w:pPr>
              <w:pStyle w:val="af8"/>
              <w:ind w:right="210"/>
              <w:rPr>
                <w:rFonts w:ascii="宋体" w:hAnsi="宋体" w:cs="宋体"/>
                <w:szCs w:val="21"/>
              </w:rPr>
            </w:pPr>
            <w:r>
              <w:rPr>
                <w:rFonts w:ascii="宋体" w:hAnsi="宋体" w:cs="宋体"/>
                <w:szCs w:val="21"/>
              </w:rPr>
              <w:t>E</w:t>
            </w:r>
            <w:r w:rsidR="00221C29">
              <w:rPr>
                <w:rFonts w:ascii="宋体" w:hAnsi="宋体" w:cs="宋体" w:hint="eastAsia"/>
                <w:szCs w:val="21"/>
              </w:rPr>
              <w:t>ndtime</w:t>
            </w:r>
          </w:p>
        </w:tc>
        <w:tc>
          <w:tcPr>
            <w:tcW w:w="1656" w:type="dxa"/>
            <w:noWrap/>
            <w:vAlign w:val="center"/>
          </w:tcPr>
          <w:p w14:paraId="2AD25306" w14:textId="77777777" w:rsidR="00221C29" w:rsidRPr="00A6284E" w:rsidRDefault="00221C29" w:rsidP="00EE1DCD">
            <w:pPr>
              <w:pStyle w:val="af8"/>
              <w:ind w:right="210"/>
              <w:rPr>
                <w:rFonts w:ascii="宋体" w:hAnsi="宋体" w:cs="宋体"/>
                <w:szCs w:val="21"/>
              </w:rPr>
            </w:pPr>
            <w:r>
              <w:rPr>
                <w:rFonts w:ascii="宋体" w:hAnsi="宋体" w:cs="宋体"/>
                <w:szCs w:val="21"/>
              </w:rPr>
              <w:t>date</w:t>
            </w:r>
          </w:p>
        </w:tc>
        <w:tc>
          <w:tcPr>
            <w:tcW w:w="1191" w:type="dxa"/>
            <w:vAlign w:val="center"/>
          </w:tcPr>
          <w:p w14:paraId="61C7E85E"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4D2A3A29" w14:textId="77777777" w:rsidR="00221C29" w:rsidRDefault="00221C29" w:rsidP="00EE1DCD">
            <w:pPr>
              <w:pStyle w:val="af8"/>
              <w:ind w:right="210"/>
              <w:rPr>
                <w:rFonts w:ascii="宋体" w:hAnsi="宋体" w:cs="宋体"/>
                <w:szCs w:val="21"/>
              </w:rPr>
            </w:pPr>
            <w:r>
              <w:rPr>
                <w:rFonts w:ascii="宋体" w:hAnsi="宋体" w:cs="宋体" w:hint="eastAsia"/>
                <w:szCs w:val="21"/>
              </w:rPr>
              <w:t>训练结束时间</w:t>
            </w:r>
          </w:p>
        </w:tc>
      </w:tr>
      <w:tr w:rsidR="00221C29" w:rsidRPr="00B754B7" w14:paraId="263AD46F" w14:textId="77777777" w:rsidTr="00EE1DCD">
        <w:trPr>
          <w:trHeight w:val="270"/>
        </w:trPr>
        <w:tc>
          <w:tcPr>
            <w:tcW w:w="2280" w:type="dxa"/>
            <w:noWrap/>
            <w:vAlign w:val="center"/>
          </w:tcPr>
          <w:p w14:paraId="4C0D4A59" w14:textId="77777777" w:rsidR="00221C29" w:rsidRDefault="00221C29" w:rsidP="00EE1DCD">
            <w:pPr>
              <w:pStyle w:val="af8"/>
              <w:ind w:right="210"/>
              <w:rPr>
                <w:rFonts w:ascii="宋体" w:hAnsi="宋体" w:cs="宋体"/>
                <w:szCs w:val="21"/>
              </w:rPr>
            </w:pPr>
            <w:r>
              <w:rPr>
                <w:rFonts w:ascii="宋体" w:hAnsi="宋体" w:cs="宋体"/>
                <w:szCs w:val="21"/>
              </w:rPr>
              <w:t>train_last</w:t>
            </w:r>
            <w:r>
              <w:rPr>
                <w:rFonts w:ascii="宋体" w:hAnsi="宋体" w:cs="宋体" w:hint="eastAsia"/>
                <w:szCs w:val="21"/>
              </w:rPr>
              <w:t>_</w:t>
            </w:r>
            <w:r>
              <w:rPr>
                <w:rFonts w:ascii="宋体" w:hAnsi="宋体" w:cs="宋体"/>
                <w:szCs w:val="21"/>
              </w:rPr>
              <w:t>time</w:t>
            </w:r>
          </w:p>
        </w:tc>
        <w:tc>
          <w:tcPr>
            <w:tcW w:w="1656" w:type="dxa"/>
            <w:noWrap/>
            <w:vAlign w:val="center"/>
          </w:tcPr>
          <w:p w14:paraId="34EA116C"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12AB34F4"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4D1B2A83" w14:textId="77777777" w:rsidR="00221C29" w:rsidRDefault="00221C29" w:rsidP="00EE1DCD">
            <w:pPr>
              <w:pStyle w:val="af8"/>
              <w:ind w:right="210"/>
              <w:rPr>
                <w:rFonts w:ascii="宋体" w:hAnsi="宋体" w:cs="宋体"/>
                <w:szCs w:val="21"/>
              </w:rPr>
            </w:pPr>
            <w:r>
              <w:rPr>
                <w:rFonts w:ascii="宋体" w:hAnsi="宋体" w:cs="宋体" w:hint="eastAsia"/>
                <w:szCs w:val="21"/>
              </w:rPr>
              <w:t>模型训练耗时</w:t>
            </w:r>
          </w:p>
        </w:tc>
      </w:tr>
      <w:tr w:rsidR="00221C29" w:rsidRPr="00B754B7" w14:paraId="664337FD" w14:textId="77777777" w:rsidTr="00EE1DCD">
        <w:trPr>
          <w:trHeight w:val="270"/>
        </w:trPr>
        <w:tc>
          <w:tcPr>
            <w:tcW w:w="2280" w:type="dxa"/>
            <w:noWrap/>
            <w:vAlign w:val="center"/>
          </w:tcPr>
          <w:p w14:paraId="39F46EEE" w14:textId="77777777" w:rsidR="00221C29" w:rsidRDefault="00221C29" w:rsidP="00EE1DCD">
            <w:pPr>
              <w:pStyle w:val="af8"/>
              <w:ind w:right="210"/>
              <w:rPr>
                <w:rFonts w:ascii="宋体" w:hAnsi="宋体" w:cs="宋体"/>
                <w:szCs w:val="21"/>
              </w:rPr>
            </w:pPr>
            <w:r>
              <w:rPr>
                <w:rFonts w:ascii="宋体" w:hAnsi="宋体" w:cs="宋体"/>
                <w:szCs w:val="21"/>
              </w:rPr>
              <w:t>b</w:t>
            </w:r>
            <w:r>
              <w:rPr>
                <w:rFonts w:ascii="宋体" w:hAnsi="宋体" w:cs="宋体" w:hint="eastAsia"/>
                <w:szCs w:val="21"/>
              </w:rPr>
              <w:t>atch</w:t>
            </w:r>
            <w:r>
              <w:rPr>
                <w:rFonts w:ascii="宋体" w:hAnsi="宋体" w:cs="宋体"/>
                <w:szCs w:val="21"/>
              </w:rPr>
              <w:t>_size</w:t>
            </w:r>
          </w:p>
        </w:tc>
        <w:tc>
          <w:tcPr>
            <w:tcW w:w="1656" w:type="dxa"/>
            <w:noWrap/>
            <w:vAlign w:val="center"/>
          </w:tcPr>
          <w:p w14:paraId="71507AAC"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377F0D00"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20227DDD" w14:textId="77777777" w:rsidR="00221C29" w:rsidRDefault="00221C29" w:rsidP="00EE1DCD">
            <w:pPr>
              <w:pStyle w:val="af8"/>
              <w:ind w:right="210"/>
              <w:rPr>
                <w:rFonts w:ascii="宋体" w:hAnsi="宋体" w:cs="宋体"/>
                <w:szCs w:val="21"/>
              </w:rPr>
            </w:pPr>
            <w:r>
              <w:rPr>
                <w:rFonts w:ascii="宋体" w:hAnsi="宋体" w:cs="宋体" w:hint="eastAsia"/>
                <w:szCs w:val="21"/>
              </w:rPr>
              <w:t>模型训练的batch</w:t>
            </w:r>
            <w:r>
              <w:rPr>
                <w:rFonts w:ascii="宋体" w:hAnsi="宋体" w:cs="宋体"/>
                <w:szCs w:val="21"/>
              </w:rPr>
              <w:t xml:space="preserve"> </w:t>
            </w:r>
            <w:r>
              <w:rPr>
                <w:rFonts w:ascii="宋体" w:hAnsi="宋体" w:cs="宋体" w:hint="eastAsia"/>
                <w:szCs w:val="21"/>
              </w:rPr>
              <w:t>size</w:t>
            </w:r>
            <w:r>
              <w:rPr>
                <w:rFonts w:ascii="宋体" w:hAnsi="宋体" w:cs="宋体"/>
                <w:szCs w:val="21"/>
              </w:rPr>
              <w:t xml:space="preserve"> </w:t>
            </w:r>
            <w:r>
              <w:rPr>
                <w:rFonts w:ascii="宋体" w:hAnsi="宋体" w:cs="宋体" w:hint="eastAsia"/>
                <w:szCs w:val="21"/>
              </w:rPr>
              <w:t>大小</w:t>
            </w:r>
          </w:p>
        </w:tc>
      </w:tr>
      <w:tr w:rsidR="00221C29" w:rsidRPr="00B754B7" w14:paraId="6585C3F0" w14:textId="77777777" w:rsidTr="00EE1DCD">
        <w:trPr>
          <w:trHeight w:val="270"/>
        </w:trPr>
        <w:tc>
          <w:tcPr>
            <w:tcW w:w="2280" w:type="dxa"/>
            <w:noWrap/>
            <w:vAlign w:val="center"/>
          </w:tcPr>
          <w:p w14:paraId="3BC7C14C" w14:textId="73638338" w:rsidR="00221C29" w:rsidRDefault="00C568E9" w:rsidP="00EE1DCD">
            <w:pPr>
              <w:pStyle w:val="af8"/>
              <w:ind w:right="210"/>
              <w:rPr>
                <w:rFonts w:ascii="宋体" w:hAnsi="宋体" w:cs="宋体"/>
                <w:szCs w:val="21"/>
              </w:rPr>
            </w:pPr>
            <w:r>
              <w:rPr>
                <w:rFonts w:ascii="宋体" w:hAnsi="宋体" w:cs="宋体"/>
                <w:szCs w:val="21"/>
              </w:rPr>
              <w:t>E</w:t>
            </w:r>
            <w:r w:rsidR="00221C29">
              <w:rPr>
                <w:rFonts w:ascii="宋体" w:hAnsi="宋体" w:cs="宋体" w:hint="eastAsia"/>
                <w:szCs w:val="21"/>
              </w:rPr>
              <w:t>poch</w:t>
            </w:r>
          </w:p>
        </w:tc>
        <w:tc>
          <w:tcPr>
            <w:tcW w:w="1656" w:type="dxa"/>
            <w:noWrap/>
            <w:vAlign w:val="center"/>
          </w:tcPr>
          <w:p w14:paraId="794F5906"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741721E7"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367C9C52" w14:textId="77777777" w:rsidR="00221C29" w:rsidRDefault="00221C29" w:rsidP="00EE1DCD">
            <w:pPr>
              <w:pStyle w:val="af8"/>
              <w:ind w:right="210"/>
              <w:rPr>
                <w:rFonts w:ascii="宋体" w:hAnsi="宋体" w:cs="宋体"/>
                <w:szCs w:val="21"/>
              </w:rPr>
            </w:pPr>
            <w:r>
              <w:rPr>
                <w:rFonts w:ascii="宋体" w:hAnsi="宋体" w:cs="宋体" w:hint="eastAsia"/>
                <w:szCs w:val="21"/>
              </w:rPr>
              <w:t>模型训练的epoch大小</w:t>
            </w:r>
          </w:p>
        </w:tc>
      </w:tr>
      <w:tr w:rsidR="00221C29" w:rsidRPr="00B754B7" w14:paraId="00D4A3A8" w14:textId="77777777" w:rsidTr="00EE1DCD">
        <w:trPr>
          <w:trHeight w:val="270"/>
        </w:trPr>
        <w:tc>
          <w:tcPr>
            <w:tcW w:w="2280" w:type="dxa"/>
            <w:noWrap/>
            <w:vAlign w:val="center"/>
          </w:tcPr>
          <w:p w14:paraId="57BAB955" w14:textId="77777777" w:rsidR="00221C29" w:rsidRDefault="00221C29" w:rsidP="00EE1DCD">
            <w:pPr>
              <w:pStyle w:val="af8"/>
              <w:ind w:right="210"/>
              <w:rPr>
                <w:rFonts w:ascii="宋体" w:hAnsi="宋体" w:cs="宋体"/>
                <w:szCs w:val="21"/>
              </w:rPr>
            </w:pPr>
            <w:r>
              <w:rPr>
                <w:rFonts w:ascii="宋体" w:hAnsi="宋体" w:cs="宋体"/>
                <w:szCs w:val="21"/>
              </w:rPr>
              <w:t>t</w:t>
            </w:r>
            <w:r>
              <w:rPr>
                <w:rFonts w:ascii="宋体" w:hAnsi="宋体" w:cs="宋体" w:hint="eastAsia"/>
                <w:szCs w:val="21"/>
              </w:rPr>
              <w:t>est</w:t>
            </w:r>
            <w:r>
              <w:rPr>
                <w:rFonts w:ascii="宋体" w:hAnsi="宋体" w:cs="宋体"/>
                <w:szCs w:val="21"/>
              </w:rPr>
              <w:t>_</w:t>
            </w:r>
            <w:r>
              <w:rPr>
                <w:rFonts w:ascii="宋体" w:hAnsi="宋体" w:cs="宋体" w:hint="eastAsia"/>
                <w:szCs w:val="21"/>
              </w:rPr>
              <w:t>score</w:t>
            </w:r>
          </w:p>
        </w:tc>
        <w:tc>
          <w:tcPr>
            <w:tcW w:w="1656" w:type="dxa"/>
            <w:noWrap/>
            <w:vAlign w:val="center"/>
          </w:tcPr>
          <w:p w14:paraId="3164E857"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0732321E"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2BB95A94" w14:textId="77777777" w:rsidR="00221C29" w:rsidRDefault="00221C29" w:rsidP="00EE1DCD">
            <w:pPr>
              <w:pStyle w:val="af8"/>
              <w:ind w:right="210"/>
              <w:rPr>
                <w:rFonts w:ascii="宋体" w:hAnsi="宋体" w:cs="宋体"/>
                <w:szCs w:val="21"/>
              </w:rPr>
            </w:pPr>
            <w:r>
              <w:rPr>
                <w:rFonts w:ascii="宋体" w:hAnsi="宋体" w:cs="宋体" w:hint="eastAsia"/>
                <w:szCs w:val="21"/>
              </w:rPr>
              <w:t>模型在测试集上的成绩</w:t>
            </w:r>
          </w:p>
        </w:tc>
      </w:tr>
    </w:tbl>
    <w:p w14:paraId="789706DF" w14:textId="77777777" w:rsidR="00221C29" w:rsidRDefault="00221C29" w:rsidP="00221C29">
      <w:pPr>
        <w:rPr>
          <w:rFonts w:asciiTheme="minorEastAsia" w:eastAsiaTheme="minorEastAsia" w:hAnsiTheme="minorEastAsia"/>
          <w:bCs/>
          <w:kern w:val="0"/>
          <w:sz w:val="24"/>
          <w:szCs w:val="24"/>
        </w:rPr>
      </w:pPr>
    </w:p>
    <w:p w14:paraId="54EF849C" w14:textId="5139CF6D" w:rsidR="00221C29" w:rsidRPr="00E9768A" w:rsidRDefault="00221C29" w:rsidP="00221C29">
      <w:r>
        <w:rPr>
          <w:rFonts w:hint="eastAsia"/>
        </w:rPr>
        <w:t>游戏模型版本表（记录模型的版本及是否正在使用）</w:t>
      </w:r>
    </w:p>
    <w:tbl>
      <w:tblPr>
        <w:tblStyle w:val="af"/>
        <w:tblW w:w="0" w:type="auto"/>
        <w:tblLook w:val="04A0" w:firstRow="1" w:lastRow="0" w:firstColumn="1" w:lastColumn="0" w:noHBand="0" w:noVBand="1"/>
      </w:tblPr>
      <w:tblGrid>
        <w:gridCol w:w="2280"/>
        <w:gridCol w:w="1656"/>
        <w:gridCol w:w="1191"/>
        <w:gridCol w:w="3169"/>
      </w:tblGrid>
      <w:tr w:rsidR="00221C29" w:rsidRPr="00B754B7" w14:paraId="59316035" w14:textId="77777777" w:rsidTr="00EE1DCD">
        <w:trPr>
          <w:trHeight w:val="270"/>
        </w:trPr>
        <w:tc>
          <w:tcPr>
            <w:tcW w:w="8296" w:type="dxa"/>
            <w:gridSpan w:val="4"/>
            <w:noWrap/>
          </w:tcPr>
          <w:p w14:paraId="03BF33C3" w14:textId="77777777" w:rsidR="00221C29" w:rsidRPr="00B754B7" w:rsidRDefault="00221C29" w:rsidP="00EE1DCD">
            <w:pPr>
              <w:pStyle w:val="af9"/>
              <w:rPr>
                <w:rFonts w:ascii="Times New Roman" w:hAnsi="Times New Roman"/>
              </w:rPr>
            </w:pPr>
            <w:r w:rsidRPr="00DD5EA3">
              <w:rPr>
                <w:rFonts w:ascii="Times New Roman" w:hAnsi="Times New Roman" w:hint="eastAsia"/>
              </w:rPr>
              <w:t xml:space="preserve"> </w:t>
            </w:r>
            <w:r>
              <w:rPr>
                <w:rFonts w:asciiTheme="minorEastAsia" w:eastAsiaTheme="minorEastAsia" w:hAnsiTheme="minorEastAsia" w:hint="eastAsia"/>
                <w:sz w:val="24"/>
              </w:rPr>
              <w:t>game_model_version游戏模型版本表</w:t>
            </w:r>
          </w:p>
        </w:tc>
      </w:tr>
      <w:tr w:rsidR="00221C29" w:rsidRPr="00B754B7" w14:paraId="15048DDA" w14:textId="77777777" w:rsidTr="00EE1DCD">
        <w:trPr>
          <w:trHeight w:val="270"/>
        </w:trPr>
        <w:tc>
          <w:tcPr>
            <w:tcW w:w="2280" w:type="dxa"/>
            <w:noWrap/>
            <w:hideMark/>
          </w:tcPr>
          <w:p w14:paraId="5644BD13" w14:textId="77777777" w:rsidR="00221C29" w:rsidRPr="00B754B7" w:rsidRDefault="00221C29" w:rsidP="00EE1DCD">
            <w:pPr>
              <w:pStyle w:val="af9"/>
              <w:rPr>
                <w:rFonts w:ascii="Times New Roman" w:hAnsi="Times New Roman"/>
              </w:rPr>
            </w:pPr>
            <w:r w:rsidRPr="00B754B7">
              <w:rPr>
                <w:rFonts w:ascii="Times New Roman" w:hAnsi="Times New Roman"/>
              </w:rPr>
              <w:t>字段</w:t>
            </w:r>
          </w:p>
        </w:tc>
        <w:tc>
          <w:tcPr>
            <w:tcW w:w="1656" w:type="dxa"/>
            <w:noWrap/>
            <w:hideMark/>
          </w:tcPr>
          <w:p w14:paraId="26166A5B" w14:textId="77777777" w:rsidR="00221C29" w:rsidRPr="00B754B7" w:rsidRDefault="00221C29" w:rsidP="00EE1DCD">
            <w:pPr>
              <w:pStyle w:val="af9"/>
              <w:rPr>
                <w:rFonts w:ascii="Times New Roman" w:hAnsi="Times New Roman"/>
              </w:rPr>
            </w:pPr>
            <w:r w:rsidRPr="00B754B7">
              <w:rPr>
                <w:rFonts w:ascii="Times New Roman" w:hAnsi="Times New Roman"/>
              </w:rPr>
              <w:t>类型</w:t>
            </w:r>
          </w:p>
        </w:tc>
        <w:tc>
          <w:tcPr>
            <w:tcW w:w="1191" w:type="dxa"/>
          </w:tcPr>
          <w:p w14:paraId="44FAE07A" w14:textId="77777777" w:rsidR="00221C29" w:rsidRPr="00B754B7" w:rsidRDefault="00221C29" w:rsidP="00EE1DCD">
            <w:pPr>
              <w:pStyle w:val="af9"/>
              <w:rPr>
                <w:rFonts w:ascii="Times New Roman" w:hAnsi="Times New Roman"/>
              </w:rPr>
            </w:pPr>
            <w:r w:rsidRPr="00B754B7">
              <w:rPr>
                <w:rFonts w:ascii="Times New Roman" w:hAnsi="Times New Roman"/>
              </w:rPr>
              <w:t>是否必填</w:t>
            </w:r>
          </w:p>
        </w:tc>
        <w:tc>
          <w:tcPr>
            <w:tcW w:w="3169" w:type="dxa"/>
            <w:noWrap/>
            <w:hideMark/>
          </w:tcPr>
          <w:p w14:paraId="678283BB" w14:textId="77777777" w:rsidR="00221C29" w:rsidRPr="00B754B7" w:rsidRDefault="00221C29" w:rsidP="00EE1DCD">
            <w:pPr>
              <w:pStyle w:val="af9"/>
              <w:rPr>
                <w:rFonts w:ascii="Times New Roman" w:hAnsi="Times New Roman"/>
              </w:rPr>
            </w:pPr>
            <w:r w:rsidRPr="00B754B7">
              <w:rPr>
                <w:rFonts w:ascii="Times New Roman" w:hAnsi="Times New Roman"/>
              </w:rPr>
              <w:t>说明</w:t>
            </w:r>
          </w:p>
        </w:tc>
      </w:tr>
      <w:tr w:rsidR="00C568E9" w:rsidRPr="00B754B7" w14:paraId="19FB947F" w14:textId="77777777" w:rsidTr="00742BC5">
        <w:trPr>
          <w:trHeight w:val="270"/>
        </w:trPr>
        <w:tc>
          <w:tcPr>
            <w:tcW w:w="2280" w:type="dxa"/>
            <w:noWrap/>
            <w:vAlign w:val="center"/>
          </w:tcPr>
          <w:p w14:paraId="3F15B600" w14:textId="08532DFD" w:rsidR="00C568E9" w:rsidRPr="00C568E9" w:rsidRDefault="00C568E9" w:rsidP="00C568E9">
            <w:pPr>
              <w:pStyle w:val="af9"/>
              <w:jc w:val="left"/>
              <w:rPr>
                <w:rFonts w:ascii="Times New Roman" w:hAnsi="Times New Roman"/>
                <w:b w:val="0"/>
              </w:rPr>
            </w:pPr>
            <w:r w:rsidRPr="00C568E9">
              <w:rPr>
                <w:rFonts w:ascii="宋体" w:hAnsi="宋体" w:cs="宋体"/>
                <w:b w:val="0"/>
                <w:szCs w:val="21"/>
              </w:rPr>
              <w:t>model_id</w:t>
            </w:r>
          </w:p>
        </w:tc>
        <w:tc>
          <w:tcPr>
            <w:tcW w:w="1656" w:type="dxa"/>
            <w:noWrap/>
            <w:vAlign w:val="center"/>
          </w:tcPr>
          <w:p w14:paraId="3EF3EF99" w14:textId="7A17EF31" w:rsidR="00C568E9" w:rsidRPr="00C568E9" w:rsidRDefault="00C568E9" w:rsidP="00C568E9">
            <w:pPr>
              <w:pStyle w:val="af9"/>
              <w:jc w:val="left"/>
              <w:rPr>
                <w:rFonts w:ascii="Times New Roman" w:hAnsi="Times New Roman"/>
                <w:b w:val="0"/>
              </w:rPr>
            </w:pPr>
            <w:r w:rsidRPr="00C568E9">
              <w:rPr>
                <w:rFonts w:ascii="宋体" w:hAnsi="宋体" w:cs="宋体" w:hint="eastAsia"/>
                <w:b w:val="0"/>
                <w:szCs w:val="21"/>
              </w:rPr>
              <w:t>number(11)</w:t>
            </w:r>
          </w:p>
        </w:tc>
        <w:tc>
          <w:tcPr>
            <w:tcW w:w="1191" w:type="dxa"/>
            <w:vAlign w:val="center"/>
          </w:tcPr>
          <w:p w14:paraId="2F3B9301" w14:textId="0340120E" w:rsidR="00C568E9" w:rsidRPr="00C568E9" w:rsidRDefault="00C568E9" w:rsidP="00C568E9">
            <w:pPr>
              <w:pStyle w:val="af9"/>
              <w:rPr>
                <w:rFonts w:ascii="Times New Roman" w:hAnsi="Times New Roman"/>
                <w:b w:val="0"/>
              </w:rPr>
            </w:pPr>
            <w:r w:rsidRPr="00C568E9">
              <w:rPr>
                <w:rFonts w:ascii="宋体" w:hAnsi="宋体" w:cs="宋体"/>
                <w:b w:val="0"/>
                <w:bCs/>
                <w:szCs w:val="21"/>
              </w:rPr>
              <w:t>Y</w:t>
            </w:r>
          </w:p>
        </w:tc>
        <w:tc>
          <w:tcPr>
            <w:tcW w:w="3169" w:type="dxa"/>
            <w:noWrap/>
            <w:vAlign w:val="center"/>
          </w:tcPr>
          <w:p w14:paraId="1B835FB6" w14:textId="4C016240" w:rsidR="00C568E9" w:rsidRPr="00C568E9" w:rsidRDefault="00C568E9" w:rsidP="00C568E9">
            <w:pPr>
              <w:pStyle w:val="af9"/>
              <w:jc w:val="left"/>
              <w:rPr>
                <w:rFonts w:ascii="Times New Roman" w:hAnsi="Times New Roman"/>
                <w:b w:val="0"/>
                <w:sz w:val="18"/>
              </w:rPr>
            </w:pPr>
            <w:r w:rsidRPr="00C568E9">
              <w:rPr>
                <w:rFonts w:ascii="宋体" w:hAnsi="宋体" w:cs="宋体" w:hint="eastAsia"/>
                <w:b w:val="0"/>
                <w:sz w:val="18"/>
                <w:szCs w:val="21"/>
              </w:rPr>
              <w:t>模型服役的业务id</w:t>
            </w:r>
          </w:p>
        </w:tc>
      </w:tr>
      <w:tr w:rsidR="00C568E9" w:rsidRPr="00B754B7" w14:paraId="28108E49" w14:textId="77777777" w:rsidTr="00742BC5">
        <w:trPr>
          <w:trHeight w:val="270"/>
        </w:trPr>
        <w:tc>
          <w:tcPr>
            <w:tcW w:w="2280" w:type="dxa"/>
            <w:noWrap/>
            <w:vAlign w:val="center"/>
          </w:tcPr>
          <w:p w14:paraId="4FD86CA3" w14:textId="6C230FCF" w:rsidR="00C568E9" w:rsidRPr="00C568E9" w:rsidRDefault="00C568E9" w:rsidP="00C568E9">
            <w:pPr>
              <w:pStyle w:val="af9"/>
              <w:jc w:val="left"/>
              <w:rPr>
                <w:rFonts w:ascii="Times New Roman" w:hAnsi="Times New Roman"/>
                <w:b w:val="0"/>
              </w:rPr>
            </w:pPr>
            <w:r w:rsidRPr="00C568E9">
              <w:rPr>
                <w:rFonts w:ascii="宋体" w:hAnsi="宋体" w:cs="宋体" w:hint="eastAsia"/>
                <w:b w:val="0"/>
                <w:szCs w:val="21"/>
              </w:rPr>
              <w:t>model_name</w:t>
            </w:r>
          </w:p>
        </w:tc>
        <w:tc>
          <w:tcPr>
            <w:tcW w:w="1656" w:type="dxa"/>
            <w:noWrap/>
            <w:vAlign w:val="center"/>
          </w:tcPr>
          <w:p w14:paraId="3CCC787D" w14:textId="182271E3" w:rsidR="00C568E9" w:rsidRPr="00C568E9" w:rsidRDefault="00C568E9" w:rsidP="00C568E9">
            <w:pPr>
              <w:pStyle w:val="af9"/>
              <w:jc w:val="left"/>
              <w:rPr>
                <w:rFonts w:ascii="Times New Roman" w:hAnsi="Times New Roman"/>
                <w:b w:val="0"/>
              </w:rPr>
            </w:pPr>
            <w:r w:rsidRPr="00C568E9">
              <w:rPr>
                <w:rFonts w:ascii="宋体" w:hAnsi="宋体" w:cs="宋体" w:hint="eastAsia"/>
                <w:b w:val="0"/>
                <w:szCs w:val="21"/>
              </w:rPr>
              <w:t>varchar2(255)</w:t>
            </w:r>
          </w:p>
        </w:tc>
        <w:tc>
          <w:tcPr>
            <w:tcW w:w="1191" w:type="dxa"/>
            <w:vAlign w:val="center"/>
          </w:tcPr>
          <w:p w14:paraId="0B3733FF" w14:textId="7C77C456" w:rsidR="00C568E9" w:rsidRPr="00C568E9" w:rsidRDefault="00C568E9" w:rsidP="00C568E9">
            <w:pPr>
              <w:pStyle w:val="af9"/>
              <w:rPr>
                <w:rFonts w:ascii="Times New Roman" w:hAnsi="Times New Roman"/>
                <w:b w:val="0"/>
              </w:rPr>
            </w:pPr>
            <w:r w:rsidRPr="00C568E9">
              <w:rPr>
                <w:rFonts w:ascii="宋体" w:hAnsi="宋体" w:cs="宋体"/>
                <w:b w:val="0"/>
                <w:bCs/>
                <w:szCs w:val="21"/>
              </w:rPr>
              <w:t>Y</w:t>
            </w:r>
          </w:p>
        </w:tc>
        <w:tc>
          <w:tcPr>
            <w:tcW w:w="3169" w:type="dxa"/>
            <w:noWrap/>
            <w:vAlign w:val="center"/>
          </w:tcPr>
          <w:p w14:paraId="5FD27648" w14:textId="19B42443" w:rsidR="00C568E9" w:rsidRPr="00C568E9" w:rsidRDefault="00C568E9" w:rsidP="00C568E9">
            <w:pPr>
              <w:pStyle w:val="af9"/>
              <w:jc w:val="left"/>
              <w:rPr>
                <w:rFonts w:ascii="Times New Roman" w:hAnsi="Times New Roman"/>
                <w:b w:val="0"/>
                <w:sz w:val="18"/>
              </w:rPr>
            </w:pPr>
            <w:r w:rsidRPr="00C568E9">
              <w:rPr>
                <w:rFonts w:ascii="宋体" w:hAnsi="宋体" w:cs="宋体" w:hint="eastAsia"/>
                <w:b w:val="0"/>
                <w:sz w:val="18"/>
                <w:szCs w:val="21"/>
              </w:rPr>
              <w:t>模型服役的业务名称</w:t>
            </w:r>
          </w:p>
        </w:tc>
      </w:tr>
      <w:tr w:rsidR="00C568E9" w:rsidRPr="00B754B7" w14:paraId="3553D17E" w14:textId="77777777" w:rsidTr="00EE1DCD">
        <w:trPr>
          <w:trHeight w:val="270"/>
        </w:trPr>
        <w:tc>
          <w:tcPr>
            <w:tcW w:w="2280" w:type="dxa"/>
            <w:noWrap/>
            <w:hideMark/>
          </w:tcPr>
          <w:p w14:paraId="6AC2B3C4" w14:textId="77777777" w:rsidR="00C568E9" w:rsidRPr="00B25A52" w:rsidRDefault="00C568E9" w:rsidP="00C568E9">
            <w:pPr>
              <w:pStyle w:val="af8"/>
              <w:ind w:right="210"/>
              <w:rPr>
                <w:rFonts w:ascii="Times New Roman" w:hAnsi="Times New Roman"/>
              </w:rPr>
            </w:pPr>
            <w:r>
              <w:rPr>
                <w:rFonts w:ascii="Times New Roman" w:hAnsi="Times New Roman"/>
              </w:rPr>
              <w:t>model_version</w:t>
            </w:r>
          </w:p>
        </w:tc>
        <w:tc>
          <w:tcPr>
            <w:tcW w:w="1656" w:type="dxa"/>
            <w:noWrap/>
            <w:hideMark/>
          </w:tcPr>
          <w:p w14:paraId="4A7762A9" w14:textId="77777777" w:rsidR="00C568E9" w:rsidRPr="00B754B7" w:rsidRDefault="00C568E9" w:rsidP="00C568E9">
            <w:pPr>
              <w:pStyle w:val="af8"/>
              <w:ind w:right="210"/>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14:paraId="6110BBEB" w14:textId="77777777" w:rsidR="00C568E9" w:rsidRPr="00B754B7" w:rsidRDefault="00C568E9" w:rsidP="00C568E9">
            <w:pPr>
              <w:pStyle w:val="af8"/>
              <w:ind w:right="210"/>
              <w:jc w:val="center"/>
              <w:rPr>
                <w:rFonts w:ascii="Times New Roman" w:hAnsi="Times New Roman"/>
              </w:rPr>
            </w:pPr>
            <w:r w:rsidRPr="00B754B7">
              <w:rPr>
                <w:rFonts w:ascii="Times New Roman" w:hAnsi="Times New Roman"/>
              </w:rPr>
              <w:t>Y</w:t>
            </w:r>
          </w:p>
        </w:tc>
        <w:tc>
          <w:tcPr>
            <w:tcW w:w="3169" w:type="dxa"/>
            <w:noWrap/>
            <w:hideMark/>
          </w:tcPr>
          <w:p w14:paraId="5A060DFF" w14:textId="77777777" w:rsidR="00C568E9" w:rsidRPr="00B754B7" w:rsidRDefault="00C568E9" w:rsidP="00C568E9">
            <w:pPr>
              <w:pStyle w:val="af8"/>
              <w:ind w:right="210"/>
              <w:rPr>
                <w:rFonts w:ascii="Times New Roman" w:hAnsi="Times New Roman"/>
              </w:rPr>
            </w:pPr>
            <w:r>
              <w:rPr>
                <w:rFonts w:ascii="宋体" w:hAnsi="宋体" w:cs="宋体" w:hint="eastAsia"/>
                <w:szCs w:val="21"/>
              </w:rPr>
              <w:t>模型版本，由主版本、次版本、patch号、时间 组成</w:t>
            </w:r>
          </w:p>
        </w:tc>
      </w:tr>
      <w:tr w:rsidR="00C568E9" w:rsidRPr="00B754B7" w14:paraId="718D0A16" w14:textId="77777777" w:rsidTr="00EE1DCD">
        <w:trPr>
          <w:trHeight w:val="270"/>
        </w:trPr>
        <w:tc>
          <w:tcPr>
            <w:tcW w:w="2280" w:type="dxa"/>
            <w:noWrap/>
          </w:tcPr>
          <w:p w14:paraId="6B98B127" w14:textId="77777777" w:rsidR="00C568E9" w:rsidRPr="00B25A52" w:rsidRDefault="00C568E9" w:rsidP="00C568E9">
            <w:pPr>
              <w:pStyle w:val="af8"/>
              <w:ind w:right="210"/>
              <w:rPr>
                <w:rFonts w:ascii="Times New Roman" w:hAnsi="Times New Roman"/>
              </w:rPr>
            </w:pPr>
            <w:r>
              <w:rPr>
                <w:rFonts w:ascii="Times New Roman" w:hAnsi="Times New Roman"/>
              </w:rPr>
              <w:t>model_v</w:t>
            </w:r>
            <w:r>
              <w:rPr>
                <w:rFonts w:ascii="Times New Roman" w:hAnsi="Times New Roman" w:hint="eastAsia"/>
              </w:rPr>
              <w:t>ersion</w:t>
            </w:r>
            <w:r>
              <w:rPr>
                <w:rFonts w:ascii="Times New Roman" w:hAnsi="Times New Roman"/>
              </w:rPr>
              <w:t>_id</w:t>
            </w:r>
          </w:p>
        </w:tc>
        <w:tc>
          <w:tcPr>
            <w:tcW w:w="1656" w:type="dxa"/>
            <w:noWrap/>
          </w:tcPr>
          <w:p w14:paraId="5BD111F6" w14:textId="77777777" w:rsidR="00C568E9" w:rsidRPr="00B754B7" w:rsidRDefault="00C568E9" w:rsidP="00C568E9">
            <w:pPr>
              <w:pStyle w:val="af8"/>
              <w:ind w:right="210"/>
              <w:rPr>
                <w:rFonts w:ascii="Times New Roman" w:hAnsi="Times New Roman"/>
              </w:rPr>
            </w:pPr>
            <w:r w:rsidRPr="00B754B7">
              <w:rPr>
                <w:rFonts w:ascii="Times New Roman" w:hAnsi="Times New Roman"/>
              </w:rPr>
              <w:t>Number(11)</w:t>
            </w:r>
          </w:p>
        </w:tc>
        <w:tc>
          <w:tcPr>
            <w:tcW w:w="1191" w:type="dxa"/>
          </w:tcPr>
          <w:p w14:paraId="7EAB00AD" w14:textId="77777777" w:rsidR="00C568E9" w:rsidRPr="00B754B7" w:rsidRDefault="00C568E9" w:rsidP="00C568E9">
            <w:pPr>
              <w:pStyle w:val="af8"/>
              <w:ind w:right="210"/>
              <w:jc w:val="center"/>
              <w:rPr>
                <w:rFonts w:ascii="Times New Roman" w:hAnsi="Times New Roman"/>
              </w:rPr>
            </w:pPr>
            <w:r w:rsidRPr="00B754B7">
              <w:rPr>
                <w:rFonts w:ascii="Times New Roman" w:hAnsi="Times New Roman"/>
              </w:rPr>
              <w:t>Y</w:t>
            </w:r>
          </w:p>
        </w:tc>
        <w:tc>
          <w:tcPr>
            <w:tcW w:w="3169" w:type="dxa"/>
            <w:noWrap/>
          </w:tcPr>
          <w:p w14:paraId="0145E5C9" w14:textId="77777777" w:rsidR="00C568E9" w:rsidRDefault="00C568E9" w:rsidP="00C568E9">
            <w:pPr>
              <w:pStyle w:val="af8"/>
              <w:ind w:right="210"/>
              <w:rPr>
                <w:rFonts w:ascii="Times New Roman" w:hAnsi="Times New Roman"/>
              </w:rPr>
            </w:pPr>
            <w:r>
              <w:rPr>
                <w:rFonts w:ascii="Times New Roman" w:hAnsi="Times New Roman" w:hint="eastAsia"/>
              </w:rPr>
              <w:t>模型版本</w:t>
            </w:r>
            <w:r>
              <w:rPr>
                <w:rFonts w:ascii="Times New Roman" w:hAnsi="Times New Roman" w:hint="eastAsia"/>
              </w:rPr>
              <w:t>id</w:t>
            </w:r>
          </w:p>
        </w:tc>
      </w:tr>
      <w:tr w:rsidR="00C568E9" w:rsidRPr="00B754B7" w14:paraId="09DAB493" w14:textId="77777777" w:rsidTr="00EE1DCD">
        <w:trPr>
          <w:trHeight w:val="270"/>
        </w:trPr>
        <w:tc>
          <w:tcPr>
            <w:tcW w:w="2280" w:type="dxa"/>
            <w:noWrap/>
          </w:tcPr>
          <w:p w14:paraId="4AC8E56E" w14:textId="77777777" w:rsidR="00C568E9" w:rsidRPr="0035696E" w:rsidRDefault="00C568E9" w:rsidP="00C568E9">
            <w:pPr>
              <w:pStyle w:val="af8"/>
              <w:ind w:right="210"/>
              <w:rPr>
                <w:rFonts w:ascii="宋体" w:hAnsi="宋体" w:cs="宋体"/>
                <w:szCs w:val="21"/>
              </w:rPr>
            </w:pPr>
            <w:r>
              <w:rPr>
                <w:rFonts w:ascii="Times New Roman" w:hAnsi="Times New Roman"/>
              </w:rPr>
              <w:t>m</w:t>
            </w:r>
            <w:r>
              <w:rPr>
                <w:rFonts w:ascii="Times New Roman" w:hAnsi="Times New Roman" w:hint="eastAsia"/>
              </w:rPr>
              <w:t>odel_</w:t>
            </w:r>
            <w:r>
              <w:rPr>
                <w:rFonts w:ascii="Times New Roman" w:hAnsi="Times New Roman"/>
              </w:rPr>
              <w:t>file_path</w:t>
            </w:r>
          </w:p>
        </w:tc>
        <w:tc>
          <w:tcPr>
            <w:tcW w:w="1656" w:type="dxa"/>
            <w:noWrap/>
          </w:tcPr>
          <w:p w14:paraId="18168082" w14:textId="77777777" w:rsidR="00C568E9" w:rsidRPr="00B754B7" w:rsidRDefault="00C568E9" w:rsidP="00C568E9">
            <w:pPr>
              <w:pStyle w:val="af8"/>
              <w:ind w:right="210"/>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324CC302" w14:textId="77777777" w:rsidR="00C568E9" w:rsidRPr="00B754B7" w:rsidRDefault="00C568E9" w:rsidP="00C568E9">
            <w:pPr>
              <w:pStyle w:val="af8"/>
              <w:ind w:right="210"/>
              <w:jc w:val="center"/>
              <w:rPr>
                <w:rFonts w:ascii="Times New Roman" w:hAnsi="Times New Roman"/>
              </w:rPr>
            </w:pPr>
            <w:r>
              <w:rPr>
                <w:rFonts w:ascii="Times New Roman" w:hAnsi="Times New Roman" w:hint="eastAsia"/>
              </w:rPr>
              <w:t>N</w:t>
            </w:r>
          </w:p>
        </w:tc>
        <w:tc>
          <w:tcPr>
            <w:tcW w:w="3169" w:type="dxa"/>
            <w:noWrap/>
          </w:tcPr>
          <w:p w14:paraId="45E1FE04" w14:textId="77777777" w:rsidR="00C568E9" w:rsidRDefault="00C568E9" w:rsidP="00C568E9">
            <w:pPr>
              <w:pStyle w:val="af8"/>
              <w:ind w:right="210"/>
              <w:rPr>
                <w:rFonts w:ascii="Times New Roman" w:hAnsi="Times New Roman"/>
              </w:rPr>
            </w:pPr>
            <w:r>
              <w:rPr>
                <w:rFonts w:ascii="Times New Roman" w:hAnsi="Times New Roman" w:hint="eastAsia"/>
              </w:rPr>
              <w:t>模型文件夹路径</w:t>
            </w:r>
          </w:p>
        </w:tc>
      </w:tr>
      <w:tr w:rsidR="00C568E9" w:rsidRPr="00B754B7" w14:paraId="47BC1C55" w14:textId="77777777" w:rsidTr="00EE1DCD">
        <w:trPr>
          <w:trHeight w:val="270"/>
        </w:trPr>
        <w:tc>
          <w:tcPr>
            <w:tcW w:w="2280" w:type="dxa"/>
            <w:noWrap/>
          </w:tcPr>
          <w:p w14:paraId="264E2C11" w14:textId="77777777" w:rsidR="00C568E9" w:rsidRDefault="00C568E9" w:rsidP="00C568E9">
            <w:pPr>
              <w:pStyle w:val="af8"/>
              <w:ind w:right="210"/>
              <w:rPr>
                <w:rFonts w:ascii="宋体" w:hAnsi="宋体" w:cs="宋体"/>
                <w:szCs w:val="21"/>
              </w:rPr>
            </w:pPr>
            <w:r>
              <w:rPr>
                <w:rFonts w:ascii="Times New Roman" w:hAnsi="Times New Roman"/>
              </w:rPr>
              <w:t>i</w:t>
            </w:r>
            <w:r>
              <w:rPr>
                <w:rFonts w:ascii="Times New Roman" w:hAnsi="Times New Roman" w:hint="eastAsia"/>
              </w:rPr>
              <w:t>s_</w:t>
            </w:r>
            <w:r>
              <w:rPr>
                <w:rFonts w:ascii="Times New Roman" w:hAnsi="Times New Roman"/>
              </w:rPr>
              <w:t>used</w:t>
            </w:r>
          </w:p>
        </w:tc>
        <w:tc>
          <w:tcPr>
            <w:tcW w:w="1656" w:type="dxa"/>
            <w:noWrap/>
          </w:tcPr>
          <w:p w14:paraId="1FFD58A7" w14:textId="77777777" w:rsidR="00C568E9" w:rsidRPr="00A6284E" w:rsidRDefault="00C568E9" w:rsidP="00C568E9">
            <w:pPr>
              <w:pStyle w:val="af8"/>
              <w:ind w:right="210"/>
              <w:rPr>
                <w:rFonts w:ascii="宋体" w:hAnsi="宋体" w:cs="宋体"/>
                <w:szCs w:val="21"/>
              </w:rPr>
            </w:pPr>
            <w:r>
              <w:rPr>
                <w:rFonts w:ascii="Times New Roman" w:hAnsi="Times New Roman" w:hint="eastAsia"/>
              </w:rPr>
              <w:t>Bool</w:t>
            </w:r>
          </w:p>
        </w:tc>
        <w:tc>
          <w:tcPr>
            <w:tcW w:w="1191" w:type="dxa"/>
          </w:tcPr>
          <w:p w14:paraId="553EB54A" w14:textId="77777777" w:rsidR="00C568E9" w:rsidRDefault="00C568E9" w:rsidP="00C568E9">
            <w:pPr>
              <w:pStyle w:val="af8"/>
              <w:ind w:right="210"/>
              <w:jc w:val="center"/>
              <w:rPr>
                <w:rFonts w:ascii="宋体" w:hAnsi="宋体" w:cs="宋体"/>
                <w:bCs/>
                <w:szCs w:val="21"/>
              </w:rPr>
            </w:pPr>
            <w:r w:rsidRPr="00B754B7">
              <w:rPr>
                <w:rFonts w:ascii="Times New Roman" w:hAnsi="Times New Roman"/>
              </w:rPr>
              <w:t>N</w:t>
            </w:r>
          </w:p>
        </w:tc>
        <w:tc>
          <w:tcPr>
            <w:tcW w:w="3169" w:type="dxa"/>
            <w:noWrap/>
          </w:tcPr>
          <w:p w14:paraId="61BDC1AE" w14:textId="77777777" w:rsidR="00C568E9" w:rsidRDefault="00C568E9" w:rsidP="00C568E9">
            <w:pPr>
              <w:pStyle w:val="af8"/>
              <w:ind w:right="210"/>
              <w:rPr>
                <w:rFonts w:ascii="宋体" w:hAnsi="宋体" w:cs="宋体"/>
                <w:szCs w:val="21"/>
              </w:rPr>
            </w:pPr>
            <w:r>
              <w:rPr>
                <w:rFonts w:ascii="Times New Roman" w:hAnsi="Times New Roman" w:hint="eastAsia"/>
              </w:rPr>
              <w:t>已使用</w:t>
            </w:r>
            <w:r>
              <w:rPr>
                <w:rFonts w:ascii="Times New Roman" w:hAnsi="Times New Roman" w:hint="eastAsia"/>
              </w:rPr>
              <w:t>/</w:t>
            </w:r>
            <w:r>
              <w:rPr>
                <w:rFonts w:ascii="Times New Roman" w:hAnsi="Times New Roman" w:hint="eastAsia"/>
              </w:rPr>
              <w:t>未使用</w:t>
            </w:r>
          </w:p>
        </w:tc>
      </w:tr>
      <w:tr w:rsidR="00C568E9" w:rsidRPr="00B754B7" w14:paraId="01209437" w14:textId="77777777" w:rsidTr="00EE1DCD">
        <w:trPr>
          <w:trHeight w:val="270"/>
        </w:trPr>
        <w:tc>
          <w:tcPr>
            <w:tcW w:w="2280" w:type="dxa"/>
            <w:noWrap/>
          </w:tcPr>
          <w:p w14:paraId="1697C6D8" w14:textId="77777777" w:rsidR="00C568E9" w:rsidRDefault="00C568E9" w:rsidP="00C568E9">
            <w:pPr>
              <w:pStyle w:val="af8"/>
              <w:ind w:right="210"/>
              <w:rPr>
                <w:rFonts w:ascii="Times New Roman" w:hAnsi="Times New Roman"/>
              </w:rPr>
            </w:pPr>
            <w:r w:rsidRPr="00B754B7">
              <w:rPr>
                <w:rFonts w:ascii="Times New Roman" w:hAnsi="Times New Roman"/>
              </w:rPr>
              <w:t>create_time</w:t>
            </w:r>
          </w:p>
        </w:tc>
        <w:tc>
          <w:tcPr>
            <w:tcW w:w="1656" w:type="dxa"/>
            <w:noWrap/>
          </w:tcPr>
          <w:p w14:paraId="57B3F767" w14:textId="77777777" w:rsidR="00C568E9" w:rsidRDefault="00C568E9" w:rsidP="00C568E9">
            <w:pPr>
              <w:pStyle w:val="af8"/>
              <w:ind w:right="210"/>
              <w:rPr>
                <w:rFonts w:ascii="Times New Roman" w:hAnsi="Times New Roman"/>
              </w:rPr>
            </w:pPr>
            <w:r w:rsidRPr="00B754B7">
              <w:rPr>
                <w:rFonts w:ascii="Times New Roman" w:hAnsi="Times New Roman"/>
              </w:rPr>
              <w:t>Date</w:t>
            </w:r>
          </w:p>
        </w:tc>
        <w:tc>
          <w:tcPr>
            <w:tcW w:w="1191" w:type="dxa"/>
          </w:tcPr>
          <w:p w14:paraId="2E270755" w14:textId="77777777" w:rsidR="00C568E9" w:rsidRDefault="00C568E9" w:rsidP="00C568E9">
            <w:pPr>
              <w:pStyle w:val="af8"/>
              <w:ind w:right="210"/>
              <w:jc w:val="center"/>
              <w:rPr>
                <w:rFonts w:ascii="Times New Roman" w:hAnsi="Times New Roman"/>
              </w:rPr>
            </w:pPr>
            <w:r w:rsidRPr="00B754B7">
              <w:rPr>
                <w:rFonts w:ascii="Times New Roman" w:hAnsi="Times New Roman"/>
              </w:rPr>
              <w:t>N</w:t>
            </w:r>
          </w:p>
        </w:tc>
        <w:tc>
          <w:tcPr>
            <w:tcW w:w="3169" w:type="dxa"/>
            <w:noWrap/>
          </w:tcPr>
          <w:p w14:paraId="2A510459" w14:textId="77777777" w:rsidR="00C568E9" w:rsidRDefault="00C568E9" w:rsidP="00C568E9">
            <w:pPr>
              <w:pStyle w:val="af8"/>
              <w:ind w:right="210"/>
              <w:rPr>
                <w:rFonts w:ascii="Times New Roman" w:hAnsi="Times New Roman"/>
              </w:rPr>
            </w:pPr>
            <w:r w:rsidRPr="00B754B7">
              <w:rPr>
                <w:rFonts w:ascii="Times New Roman" w:hAnsi="Times New Roman"/>
              </w:rPr>
              <w:t>创建时间</w:t>
            </w:r>
          </w:p>
        </w:tc>
      </w:tr>
      <w:tr w:rsidR="00C568E9" w:rsidRPr="00B754B7" w14:paraId="4E0BE003" w14:textId="77777777" w:rsidTr="00EE1DCD">
        <w:trPr>
          <w:trHeight w:val="270"/>
        </w:trPr>
        <w:tc>
          <w:tcPr>
            <w:tcW w:w="2280" w:type="dxa"/>
            <w:noWrap/>
          </w:tcPr>
          <w:p w14:paraId="59E2B934" w14:textId="77777777" w:rsidR="00C568E9" w:rsidRPr="00B754B7" w:rsidRDefault="00C568E9" w:rsidP="00C568E9">
            <w:pPr>
              <w:pStyle w:val="af8"/>
              <w:ind w:right="210"/>
              <w:rPr>
                <w:rFonts w:ascii="Times New Roman" w:hAnsi="Times New Roman"/>
              </w:rPr>
            </w:pPr>
            <w:r w:rsidRPr="00B754B7">
              <w:rPr>
                <w:rFonts w:ascii="Times New Roman" w:hAnsi="Times New Roman"/>
              </w:rPr>
              <w:t>update_time</w:t>
            </w:r>
          </w:p>
        </w:tc>
        <w:tc>
          <w:tcPr>
            <w:tcW w:w="1656" w:type="dxa"/>
            <w:noWrap/>
          </w:tcPr>
          <w:p w14:paraId="69E7D4B5" w14:textId="77777777" w:rsidR="00C568E9" w:rsidRPr="00B754B7" w:rsidRDefault="00C568E9" w:rsidP="00C568E9">
            <w:pPr>
              <w:pStyle w:val="af8"/>
              <w:ind w:right="210"/>
              <w:rPr>
                <w:rFonts w:ascii="Times New Roman" w:hAnsi="Times New Roman"/>
              </w:rPr>
            </w:pPr>
            <w:r w:rsidRPr="00B754B7">
              <w:rPr>
                <w:rFonts w:ascii="Times New Roman" w:hAnsi="Times New Roman"/>
              </w:rPr>
              <w:t>Date</w:t>
            </w:r>
          </w:p>
        </w:tc>
        <w:tc>
          <w:tcPr>
            <w:tcW w:w="1191" w:type="dxa"/>
          </w:tcPr>
          <w:p w14:paraId="7DD820BB" w14:textId="77777777" w:rsidR="00C568E9" w:rsidRPr="00B754B7" w:rsidRDefault="00C568E9" w:rsidP="00C568E9">
            <w:pPr>
              <w:pStyle w:val="af8"/>
              <w:ind w:right="210"/>
              <w:jc w:val="center"/>
              <w:rPr>
                <w:rFonts w:ascii="Times New Roman" w:hAnsi="Times New Roman"/>
              </w:rPr>
            </w:pPr>
            <w:r w:rsidRPr="00B754B7">
              <w:rPr>
                <w:rFonts w:ascii="Times New Roman" w:hAnsi="Times New Roman"/>
              </w:rPr>
              <w:t>N</w:t>
            </w:r>
          </w:p>
        </w:tc>
        <w:tc>
          <w:tcPr>
            <w:tcW w:w="3169" w:type="dxa"/>
            <w:noWrap/>
          </w:tcPr>
          <w:p w14:paraId="676CA53C" w14:textId="77777777" w:rsidR="00C568E9" w:rsidRPr="00B754B7" w:rsidRDefault="00C568E9" w:rsidP="00C568E9">
            <w:pPr>
              <w:pStyle w:val="af8"/>
              <w:ind w:right="210"/>
              <w:rPr>
                <w:rFonts w:ascii="Times New Roman" w:hAnsi="Times New Roman"/>
              </w:rPr>
            </w:pPr>
            <w:r>
              <w:rPr>
                <w:rFonts w:ascii="Times New Roman" w:hAnsi="Times New Roman" w:hint="eastAsia"/>
              </w:rPr>
              <w:t>状态</w:t>
            </w:r>
            <w:r w:rsidRPr="00B754B7">
              <w:rPr>
                <w:rFonts w:ascii="Times New Roman" w:hAnsi="Times New Roman"/>
              </w:rPr>
              <w:t>修改时间</w:t>
            </w:r>
          </w:p>
        </w:tc>
      </w:tr>
      <w:tr w:rsidR="00C568E9" w:rsidRPr="00B754B7" w14:paraId="4407F2B7" w14:textId="77777777" w:rsidTr="00EE1DCD">
        <w:trPr>
          <w:trHeight w:val="270"/>
        </w:trPr>
        <w:tc>
          <w:tcPr>
            <w:tcW w:w="2280" w:type="dxa"/>
            <w:noWrap/>
          </w:tcPr>
          <w:p w14:paraId="389DBE8A" w14:textId="7312D3F9" w:rsidR="00C568E9" w:rsidRPr="00B754B7" w:rsidRDefault="00C568E9" w:rsidP="00C568E9">
            <w:pPr>
              <w:pStyle w:val="af8"/>
              <w:ind w:right="210"/>
              <w:rPr>
                <w:rFonts w:ascii="Times New Roman" w:hAnsi="Times New Roman"/>
              </w:rPr>
            </w:pPr>
            <w:r>
              <w:rPr>
                <w:rFonts w:ascii="Times New Roman" w:hAnsi="Times New Roman"/>
              </w:rPr>
              <w:t>S</w:t>
            </w:r>
            <w:r>
              <w:rPr>
                <w:rFonts w:ascii="Times New Roman" w:hAnsi="Times New Roman" w:hint="eastAsia"/>
              </w:rPr>
              <w:t>tatus</w:t>
            </w:r>
          </w:p>
        </w:tc>
        <w:tc>
          <w:tcPr>
            <w:tcW w:w="1656" w:type="dxa"/>
            <w:noWrap/>
          </w:tcPr>
          <w:p w14:paraId="16A379BE" w14:textId="77777777" w:rsidR="00C568E9" w:rsidRPr="00B754B7" w:rsidRDefault="00C568E9" w:rsidP="00C568E9">
            <w:pPr>
              <w:pStyle w:val="af8"/>
              <w:ind w:right="210"/>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14:paraId="18823E0D" w14:textId="77777777" w:rsidR="00C568E9" w:rsidRPr="00B754B7" w:rsidRDefault="00C568E9" w:rsidP="00C568E9">
            <w:pPr>
              <w:pStyle w:val="af8"/>
              <w:ind w:right="210"/>
              <w:jc w:val="center"/>
              <w:rPr>
                <w:rFonts w:ascii="Times New Roman" w:hAnsi="Times New Roman"/>
              </w:rPr>
            </w:pPr>
            <w:r w:rsidRPr="00B754B7">
              <w:rPr>
                <w:rFonts w:ascii="Times New Roman" w:hAnsi="Times New Roman"/>
              </w:rPr>
              <w:t>N</w:t>
            </w:r>
          </w:p>
        </w:tc>
        <w:tc>
          <w:tcPr>
            <w:tcW w:w="3169" w:type="dxa"/>
            <w:noWrap/>
          </w:tcPr>
          <w:p w14:paraId="57932BE6" w14:textId="77777777" w:rsidR="00C568E9" w:rsidRPr="00B754B7" w:rsidRDefault="00C568E9" w:rsidP="00C568E9">
            <w:pPr>
              <w:pStyle w:val="af8"/>
              <w:ind w:right="210"/>
              <w:rPr>
                <w:rFonts w:ascii="Times New Roman" w:hAnsi="Times New Roman"/>
              </w:rPr>
            </w:pPr>
            <w:r>
              <w:rPr>
                <w:rFonts w:ascii="Times New Roman" w:hAnsi="Times New Roman" w:hint="eastAsia"/>
              </w:rPr>
              <w:t>状态</w:t>
            </w:r>
          </w:p>
        </w:tc>
      </w:tr>
    </w:tbl>
    <w:p w14:paraId="7FF7405A" w14:textId="77777777" w:rsidR="00221C29" w:rsidRDefault="00221C29" w:rsidP="00221C29"/>
    <w:p w14:paraId="4B6CAFC9" w14:textId="0FBA1A3F" w:rsidR="00221C29" w:rsidRDefault="00221C29" w:rsidP="00221C29">
      <w:r>
        <w:rPr>
          <w:rFonts w:hint="eastAsia"/>
        </w:rPr>
        <w:t>游戏模型在线使用日志表（模型运行时每次</w:t>
      </w:r>
      <w:r>
        <w:rPr>
          <w:rFonts w:hint="eastAsia"/>
        </w:rPr>
        <w:t>REST</w:t>
      </w:r>
      <w:r>
        <w:rPr>
          <w:rFonts w:hint="eastAsia"/>
        </w:rPr>
        <w:t>调用会产生一条调用日志记录）</w:t>
      </w:r>
    </w:p>
    <w:tbl>
      <w:tblPr>
        <w:tblStyle w:val="af"/>
        <w:tblW w:w="0" w:type="auto"/>
        <w:tblLook w:val="04A0" w:firstRow="1" w:lastRow="0" w:firstColumn="1" w:lastColumn="0" w:noHBand="0" w:noVBand="1"/>
      </w:tblPr>
      <w:tblGrid>
        <w:gridCol w:w="2280"/>
        <w:gridCol w:w="1686"/>
        <w:gridCol w:w="1191"/>
        <w:gridCol w:w="3169"/>
      </w:tblGrid>
      <w:tr w:rsidR="00221C29" w:rsidRPr="00B754B7" w14:paraId="61224898" w14:textId="77777777" w:rsidTr="00EE1DCD">
        <w:trPr>
          <w:trHeight w:val="270"/>
        </w:trPr>
        <w:tc>
          <w:tcPr>
            <w:tcW w:w="8326" w:type="dxa"/>
            <w:gridSpan w:val="4"/>
            <w:noWrap/>
          </w:tcPr>
          <w:p w14:paraId="23A08BDC" w14:textId="77777777" w:rsidR="00221C29" w:rsidRPr="00B754B7" w:rsidRDefault="00221C29" w:rsidP="00EE1DCD">
            <w:pPr>
              <w:pStyle w:val="af9"/>
              <w:rPr>
                <w:rFonts w:ascii="Times New Roman" w:hAnsi="Times New Roman"/>
              </w:rPr>
            </w:pPr>
            <w:r>
              <w:rPr>
                <w:rFonts w:hint="eastAsia"/>
              </w:rPr>
              <w:lastRenderedPageBreak/>
              <w:t>game</w:t>
            </w:r>
            <w:r w:rsidRPr="000C1DFD">
              <w:t>_</w:t>
            </w:r>
            <w:r>
              <w:rPr>
                <w:rFonts w:hint="eastAsia"/>
              </w:rPr>
              <w:t>api</w:t>
            </w:r>
            <w:r>
              <w:t>_log</w:t>
            </w:r>
            <w:r>
              <w:rPr>
                <w:rFonts w:hint="eastAsia"/>
              </w:rPr>
              <w:t>游戏模型</w:t>
            </w:r>
            <w:r>
              <w:rPr>
                <w:rFonts w:hint="eastAsia"/>
              </w:rPr>
              <w:t>API</w:t>
            </w:r>
            <w:r>
              <w:rPr>
                <w:rFonts w:hint="eastAsia"/>
              </w:rPr>
              <w:t>调用日志表</w:t>
            </w:r>
          </w:p>
        </w:tc>
      </w:tr>
      <w:tr w:rsidR="00221C29" w:rsidRPr="00B754B7" w14:paraId="116F70BC" w14:textId="77777777" w:rsidTr="00EE1DCD">
        <w:trPr>
          <w:trHeight w:val="270"/>
        </w:trPr>
        <w:tc>
          <w:tcPr>
            <w:tcW w:w="2280" w:type="dxa"/>
            <w:noWrap/>
            <w:hideMark/>
          </w:tcPr>
          <w:p w14:paraId="7B47C89B" w14:textId="77777777" w:rsidR="00221C29" w:rsidRPr="00B754B7" w:rsidRDefault="00221C29" w:rsidP="00EE1DCD">
            <w:pPr>
              <w:pStyle w:val="af9"/>
              <w:rPr>
                <w:rFonts w:ascii="Times New Roman" w:hAnsi="Times New Roman"/>
              </w:rPr>
            </w:pPr>
            <w:r w:rsidRPr="00B754B7">
              <w:rPr>
                <w:rFonts w:ascii="Times New Roman" w:hAnsi="Times New Roman"/>
              </w:rPr>
              <w:t>字段</w:t>
            </w:r>
          </w:p>
        </w:tc>
        <w:tc>
          <w:tcPr>
            <w:tcW w:w="1686" w:type="dxa"/>
            <w:noWrap/>
            <w:hideMark/>
          </w:tcPr>
          <w:p w14:paraId="0BE7D6E7" w14:textId="77777777" w:rsidR="00221C29" w:rsidRPr="00B754B7" w:rsidRDefault="00221C29" w:rsidP="00EE1DCD">
            <w:pPr>
              <w:pStyle w:val="af9"/>
              <w:rPr>
                <w:rFonts w:ascii="Times New Roman" w:hAnsi="Times New Roman"/>
              </w:rPr>
            </w:pPr>
            <w:r w:rsidRPr="00B754B7">
              <w:rPr>
                <w:rFonts w:ascii="Times New Roman" w:hAnsi="Times New Roman"/>
              </w:rPr>
              <w:t>类型</w:t>
            </w:r>
          </w:p>
        </w:tc>
        <w:tc>
          <w:tcPr>
            <w:tcW w:w="1191" w:type="dxa"/>
          </w:tcPr>
          <w:p w14:paraId="582C014E" w14:textId="77777777" w:rsidR="00221C29" w:rsidRPr="00B754B7" w:rsidRDefault="00221C29" w:rsidP="00EE1DCD">
            <w:pPr>
              <w:pStyle w:val="af9"/>
              <w:rPr>
                <w:rFonts w:ascii="Times New Roman" w:hAnsi="Times New Roman"/>
              </w:rPr>
            </w:pPr>
            <w:r w:rsidRPr="00B754B7">
              <w:rPr>
                <w:rFonts w:ascii="Times New Roman" w:hAnsi="Times New Roman"/>
              </w:rPr>
              <w:t>是否必填</w:t>
            </w:r>
          </w:p>
        </w:tc>
        <w:tc>
          <w:tcPr>
            <w:tcW w:w="3169" w:type="dxa"/>
            <w:noWrap/>
            <w:hideMark/>
          </w:tcPr>
          <w:p w14:paraId="2B3AFFAE" w14:textId="77777777" w:rsidR="00221C29" w:rsidRPr="00B754B7" w:rsidRDefault="00221C29" w:rsidP="00EE1DCD">
            <w:pPr>
              <w:pStyle w:val="af9"/>
              <w:rPr>
                <w:rFonts w:ascii="Times New Roman" w:hAnsi="Times New Roman"/>
              </w:rPr>
            </w:pPr>
            <w:r w:rsidRPr="00B754B7">
              <w:rPr>
                <w:rFonts w:ascii="Times New Roman" w:hAnsi="Times New Roman"/>
              </w:rPr>
              <w:t>说明</w:t>
            </w:r>
          </w:p>
        </w:tc>
      </w:tr>
      <w:tr w:rsidR="00221C29" w:rsidRPr="00B754B7" w14:paraId="5C910809" w14:textId="77777777" w:rsidTr="00EE1DCD">
        <w:trPr>
          <w:trHeight w:val="270"/>
        </w:trPr>
        <w:tc>
          <w:tcPr>
            <w:tcW w:w="2280" w:type="dxa"/>
            <w:noWrap/>
            <w:vAlign w:val="center"/>
            <w:hideMark/>
          </w:tcPr>
          <w:p w14:paraId="7B448A73" w14:textId="77777777" w:rsidR="00221C29" w:rsidRPr="00B25A52" w:rsidRDefault="00221C29" w:rsidP="00EE1DCD">
            <w:pPr>
              <w:pStyle w:val="af8"/>
              <w:ind w:right="210"/>
              <w:rPr>
                <w:rFonts w:ascii="Times New Roman" w:hAnsi="Times New Roman"/>
              </w:rPr>
            </w:pPr>
            <w:r>
              <w:rPr>
                <w:rFonts w:ascii="宋体" w:hAnsi="宋体" w:cs="宋体"/>
                <w:szCs w:val="21"/>
              </w:rPr>
              <w:t>a</w:t>
            </w:r>
            <w:r>
              <w:rPr>
                <w:rFonts w:ascii="宋体" w:hAnsi="宋体" w:cs="宋体" w:hint="eastAsia"/>
                <w:szCs w:val="21"/>
              </w:rPr>
              <w:t>pi</w:t>
            </w:r>
            <w:r>
              <w:rPr>
                <w:rFonts w:ascii="宋体" w:hAnsi="宋体" w:cs="宋体"/>
                <w:szCs w:val="21"/>
              </w:rPr>
              <w:t>_id</w:t>
            </w:r>
          </w:p>
        </w:tc>
        <w:tc>
          <w:tcPr>
            <w:tcW w:w="1686" w:type="dxa"/>
            <w:noWrap/>
            <w:vAlign w:val="center"/>
            <w:hideMark/>
          </w:tcPr>
          <w:p w14:paraId="0F8059C9" w14:textId="77777777" w:rsidR="00221C29" w:rsidRPr="00B754B7" w:rsidRDefault="00221C29" w:rsidP="00EE1DCD">
            <w:pPr>
              <w:pStyle w:val="af8"/>
              <w:ind w:right="210"/>
              <w:rPr>
                <w:rFonts w:ascii="Times New Roman" w:hAnsi="Times New Roman"/>
              </w:rPr>
            </w:pPr>
            <w:r w:rsidRPr="00A6284E">
              <w:rPr>
                <w:rFonts w:ascii="宋体" w:hAnsi="宋体" w:cs="宋体" w:hint="eastAsia"/>
                <w:szCs w:val="21"/>
              </w:rPr>
              <w:t>number(11)</w:t>
            </w:r>
          </w:p>
        </w:tc>
        <w:tc>
          <w:tcPr>
            <w:tcW w:w="1191" w:type="dxa"/>
            <w:vAlign w:val="center"/>
          </w:tcPr>
          <w:p w14:paraId="4A013F2C" w14:textId="77777777" w:rsidR="00221C29" w:rsidRPr="00B754B7" w:rsidRDefault="00221C29" w:rsidP="00EE1DCD">
            <w:pPr>
              <w:pStyle w:val="af8"/>
              <w:ind w:right="210"/>
              <w:jc w:val="center"/>
              <w:rPr>
                <w:rFonts w:ascii="Times New Roman" w:hAnsi="Times New Roman"/>
              </w:rPr>
            </w:pPr>
            <w:r>
              <w:rPr>
                <w:rFonts w:ascii="宋体" w:hAnsi="宋体" w:cs="宋体"/>
                <w:bCs/>
                <w:szCs w:val="21"/>
              </w:rPr>
              <w:t>Y</w:t>
            </w:r>
          </w:p>
        </w:tc>
        <w:tc>
          <w:tcPr>
            <w:tcW w:w="3169" w:type="dxa"/>
            <w:noWrap/>
            <w:vAlign w:val="center"/>
            <w:hideMark/>
          </w:tcPr>
          <w:p w14:paraId="2CE15BF1" w14:textId="77777777" w:rsidR="00221C29" w:rsidRPr="00B754B7" w:rsidRDefault="00221C29" w:rsidP="00EE1DCD">
            <w:pPr>
              <w:pStyle w:val="af8"/>
              <w:ind w:right="210"/>
              <w:rPr>
                <w:rFonts w:ascii="Times New Roman" w:hAnsi="Times New Roman"/>
              </w:rPr>
            </w:pPr>
            <w:r>
              <w:rPr>
                <w:rFonts w:ascii="Times New Roman" w:hAnsi="Times New Roman" w:hint="eastAsia"/>
              </w:rPr>
              <w:t>REST</w:t>
            </w:r>
            <w:r>
              <w:rPr>
                <w:rFonts w:ascii="Times New Roman" w:hAnsi="Times New Roman"/>
              </w:rPr>
              <w:t xml:space="preserve"> </w:t>
            </w:r>
            <w:r>
              <w:rPr>
                <w:rFonts w:ascii="Times New Roman" w:hAnsi="Times New Roman" w:hint="eastAsia"/>
              </w:rPr>
              <w:t>API</w:t>
            </w:r>
            <w:r>
              <w:rPr>
                <w:rFonts w:ascii="Times New Roman" w:hAnsi="Times New Roman" w:hint="eastAsia"/>
              </w:rPr>
              <w:t>调用的记录</w:t>
            </w:r>
            <w:r>
              <w:rPr>
                <w:rFonts w:ascii="Times New Roman" w:hAnsi="Times New Roman" w:hint="eastAsia"/>
              </w:rPr>
              <w:t>id</w:t>
            </w:r>
            <w:r>
              <w:rPr>
                <w:rFonts w:ascii="Times New Roman" w:hAnsi="Times New Roman" w:hint="eastAsia"/>
              </w:rPr>
              <w:t>，自增</w:t>
            </w:r>
          </w:p>
        </w:tc>
      </w:tr>
      <w:tr w:rsidR="00221C29" w:rsidRPr="00B754B7" w14:paraId="05120F87" w14:textId="77777777" w:rsidTr="00EE1DCD">
        <w:trPr>
          <w:trHeight w:val="270"/>
        </w:trPr>
        <w:tc>
          <w:tcPr>
            <w:tcW w:w="2280" w:type="dxa"/>
            <w:noWrap/>
            <w:vAlign w:val="center"/>
          </w:tcPr>
          <w:p w14:paraId="42EE3928" w14:textId="77777777" w:rsidR="00221C29" w:rsidRDefault="00221C29" w:rsidP="00EE1DCD">
            <w:pPr>
              <w:pStyle w:val="af8"/>
              <w:ind w:right="210"/>
              <w:rPr>
                <w:rFonts w:ascii="宋体" w:hAnsi="宋体" w:cs="宋体"/>
                <w:szCs w:val="21"/>
              </w:rPr>
            </w:pPr>
            <w:r>
              <w:rPr>
                <w:rFonts w:ascii="宋体" w:hAnsi="宋体" w:cs="宋体"/>
                <w:szCs w:val="21"/>
              </w:rPr>
              <w:t>g</w:t>
            </w:r>
            <w:r>
              <w:rPr>
                <w:rFonts w:ascii="宋体" w:hAnsi="宋体" w:cs="宋体" w:hint="eastAsia"/>
                <w:szCs w:val="21"/>
              </w:rPr>
              <w:t>ame_id</w:t>
            </w:r>
          </w:p>
        </w:tc>
        <w:tc>
          <w:tcPr>
            <w:tcW w:w="1686" w:type="dxa"/>
            <w:noWrap/>
            <w:vAlign w:val="center"/>
          </w:tcPr>
          <w:p w14:paraId="48137EFC"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2EFB6004"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7C9F4474" w14:textId="77777777" w:rsidR="00221C29" w:rsidRDefault="00221C29" w:rsidP="00EE1DCD">
            <w:pPr>
              <w:pStyle w:val="af8"/>
              <w:ind w:right="210"/>
              <w:rPr>
                <w:rFonts w:ascii="Times New Roman" w:hAnsi="Times New Roman"/>
              </w:rPr>
            </w:pPr>
            <w:r>
              <w:rPr>
                <w:rFonts w:ascii="Times New Roman" w:hAnsi="Times New Roman" w:hint="eastAsia"/>
              </w:rPr>
              <w:t>哪个游戏的</w:t>
            </w:r>
            <w:r>
              <w:rPr>
                <w:rFonts w:ascii="Times New Roman" w:hAnsi="Times New Roman" w:hint="eastAsia"/>
              </w:rPr>
              <w:t>REST API</w:t>
            </w:r>
          </w:p>
        </w:tc>
      </w:tr>
      <w:tr w:rsidR="00221C29" w:rsidRPr="00B754B7" w14:paraId="22F97BFD" w14:textId="77777777" w:rsidTr="00EE1DCD">
        <w:trPr>
          <w:trHeight w:val="270"/>
        </w:trPr>
        <w:tc>
          <w:tcPr>
            <w:tcW w:w="2280" w:type="dxa"/>
            <w:noWrap/>
            <w:vAlign w:val="center"/>
          </w:tcPr>
          <w:p w14:paraId="20EA6B69" w14:textId="04AF88B5" w:rsidR="00221C29" w:rsidRDefault="00ED6FB4" w:rsidP="00EE1DCD">
            <w:pPr>
              <w:pStyle w:val="af8"/>
              <w:ind w:right="210"/>
              <w:rPr>
                <w:rFonts w:ascii="宋体" w:hAnsi="宋体" w:cs="宋体"/>
                <w:szCs w:val="21"/>
              </w:rPr>
            </w:pPr>
            <w:r>
              <w:rPr>
                <w:rFonts w:ascii="宋体" w:hAnsi="宋体" w:cs="宋体"/>
                <w:szCs w:val="21"/>
              </w:rPr>
              <w:t>model</w:t>
            </w:r>
            <w:r w:rsidR="00221C29">
              <w:rPr>
                <w:rFonts w:ascii="宋体" w:hAnsi="宋体" w:cs="宋体" w:hint="eastAsia"/>
                <w:szCs w:val="21"/>
              </w:rPr>
              <w:t>_id</w:t>
            </w:r>
          </w:p>
        </w:tc>
        <w:tc>
          <w:tcPr>
            <w:tcW w:w="1686" w:type="dxa"/>
            <w:noWrap/>
            <w:vAlign w:val="center"/>
          </w:tcPr>
          <w:p w14:paraId="5C276BEA"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6F63E8DD"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66E965F6" w14:textId="77777777" w:rsidR="00221C29" w:rsidRDefault="00221C29" w:rsidP="00EE1DCD">
            <w:pPr>
              <w:pStyle w:val="af8"/>
              <w:ind w:right="210"/>
              <w:rPr>
                <w:rFonts w:ascii="宋体" w:hAnsi="宋体" w:cs="宋体"/>
                <w:szCs w:val="21"/>
              </w:rPr>
            </w:pPr>
            <w:r>
              <w:rPr>
                <w:rFonts w:ascii="宋体" w:hAnsi="宋体" w:cs="宋体" w:hint="eastAsia"/>
                <w:szCs w:val="21"/>
              </w:rPr>
              <w:t>某个AI服务对应的id</w:t>
            </w:r>
          </w:p>
        </w:tc>
      </w:tr>
      <w:tr w:rsidR="00221C29" w:rsidRPr="00B754B7" w14:paraId="5943595F" w14:textId="77777777" w:rsidTr="00EE1DCD">
        <w:trPr>
          <w:trHeight w:val="270"/>
        </w:trPr>
        <w:tc>
          <w:tcPr>
            <w:tcW w:w="2280" w:type="dxa"/>
            <w:noWrap/>
            <w:vAlign w:val="center"/>
          </w:tcPr>
          <w:p w14:paraId="581668C8" w14:textId="77777777" w:rsidR="00221C29" w:rsidRDefault="00221C29" w:rsidP="00EE1DCD">
            <w:pPr>
              <w:pStyle w:val="af8"/>
              <w:ind w:right="210"/>
              <w:rPr>
                <w:rFonts w:ascii="宋体" w:hAnsi="宋体" w:cs="宋体"/>
                <w:szCs w:val="21"/>
              </w:rPr>
            </w:pPr>
            <w:r>
              <w:rPr>
                <w:rFonts w:ascii="宋体" w:hAnsi="宋体" w:cs="宋体" w:hint="eastAsia"/>
                <w:szCs w:val="21"/>
              </w:rPr>
              <w:t>model</w:t>
            </w:r>
            <w:r>
              <w:rPr>
                <w:rFonts w:ascii="宋体" w:hAnsi="宋体" w:cs="宋体"/>
                <w:szCs w:val="21"/>
              </w:rPr>
              <w:t>_</w:t>
            </w:r>
            <w:r>
              <w:rPr>
                <w:rFonts w:ascii="宋体" w:hAnsi="宋体" w:cs="宋体" w:hint="eastAsia"/>
                <w:szCs w:val="21"/>
              </w:rPr>
              <w:t>version</w:t>
            </w:r>
            <w:r>
              <w:rPr>
                <w:rFonts w:ascii="宋体" w:hAnsi="宋体" w:cs="宋体"/>
                <w:szCs w:val="21"/>
              </w:rPr>
              <w:t>_id</w:t>
            </w:r>
          </w:p>
        </w:tc>
        <w:tc>
          <w:tcPr>
            <w:tcW w:w="1686" w:type="dxa"/>
            <w:noWrap/>
            <w:vAlign w:val="center"/>
          </w:tcPr>
          <w:p w14:paraId="6EBEB29F" w14:textId="77777777" w:rsidR="00221C29" w:rsidRPr="00A6284E"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24D7622B" w14:textId="77777777" w:rsidR="00221C29" w:rsidRPr="00157831" w:rsidRDefault="00221C29" w:rsidP="00EE1DCD">
            <w:pPr>
              <w:pStyle w:val="af8"/>
              <w:ind w:right="210"/>
              <w:jc w:val="center"/>
              <w:rPr>
                <w:rFonts w:ascii="宋体" w:hAnsi="宋体" w:cs="宋体"/>
                <w:bCs/>
                <w:szCs w:val="21"/>
              </w:rPr>
            </w:pPr>
            <w:r>
              <w:rPr>
                <w:rFonts w:ascii="宋体" w:hAnsi="宋体" w:cs="宋体"/>
                <w:bCs/>
                <w:szCs w:val="21"/>
              </w:rPr>
              <w:t>Y</w:t>
            </w:r>
          </w:p>
        </w:tc>
        <w:tc>
          <w:tcPr>
            <w:tcW w:w="3169" w:type="dxa"/>
            <w:noWrap/>
            <w:vAlign w:val="center"/>
          </w:tcPr>
          <w:p w14:paraId="75DDCE61" w14:textId="77777777" w:rsidR="00221C29" w:rsidRDefault="00221C29" w:rsidP="00EE1DCD">
            <w:pPr>
              <w:pStyle w:val="af8"/>
              <w:ind w:right="210"/>
              <w:rPr>
                <w:rFonts w:ascii="宋体" w:hAnsi="宋体" w:cs="宋体"/>
                <w:szCs w:val="21"/>
              </w:rPr>
            </w:pPr>
            <w:r>
              <w:rPr>
                <w:rFonts w:ascii="宋体" w:hAnsi="宋体" w:cs="宋体" w:hint="eastAsia"/>
                <w:szCs w:val="21"/>
              </w:rPr>
              <w:t>所使用的model的版本id</w:t>
            </w:r>
          </w:p>
        </w:tc>
      </w:tr>
      <w:tr w:rsidR="00221C29" w:rsidRPr="00B754B7" w14:paraId="2F86CFEF" w14:textId="77777777" w:rsidTr="00EE1DCD">
        <w:trPr>
          <w:trHeight w:val="270"/>
        </w:trPr>
        <w:tc>
          <w:tcPr>
            <w:tcW w:w="2280" w:type="dxa"/>
            <w:noWrap/>
            <w:vAlign w:val="center"/>
          </w:tcPr>
          <w:p w14:paraId="07C86E5A" w14:textId="77777777" w:rsidR="00221C29" w:rsidRDefault="00221C29" w:rsidP="00EE1DCD">
            <w:pPr>
              <w:pStyle w:val="af8"/>
              <w:ind w:right="210"/>
              <w:rPr>
                <w:rFonts w:ascii="宋体" w:hAnsi="宋体" w:cs="宋体"/>
                <w:szCs w:val="21"/>
              </w:rPr>
            </w:pPr>
            <w:r>
              <w:rPr>
                <w:rFonts w:ascii="宋体" w:hAnsi="宋体" w:cs="宋体" w:hint="eastAsia"/>
                <w:szCs w:val="21"/>
              </w:rPr>
              <w:t>start_time</w:t>
            </w:r>
          </w:p>
        </w:tc>
        <w:tc>
          <w:tcPr>
            <w:tcW w:w="1686" w:type="dxa"/>
            <w:noWrap/>
            <w:vAlign w:val="center"/>
          </w:tcPr>
          <w:p w14:paraId="2F3E2832" w14:textId="77777777" w:rsidR="00221C29" w:rsidRPr="00A6284E" w:rsidRDefault="00221C29" w:rsidP="00EE1DCD">
            <w:pPr>
              <w:pStyle w:val="af8"/>
              <w:ind w:right="210"/>
              <w:rPr>
                <w:rFonts w:ascii="宋体" w:hAnsi="宋体" w:cs="宋体"/>
                <w:szCs w:val="21"/>
              </w:rPr>
            </w:pPr>
            <w:r>
              <w:rPr>
                <w:rFonts w:ascii="宋体" w:hAnsi="宋体" w:cs="宋体"/>
                <w:szCs w:val="21"/>
              </w:rPr>
              <w:t>Date</w:t>
            </w:r>
          </w:p>
        </w:tc>
        <w:tc>
          <w:tcPr>
            <w:tcW w:w="1191" w:type="dxa"/>
            <w:vAlign w:val="center"/>
          </w:tcPr>
          <w:p w14:paraId="7E98D429"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48102C78" w14:textId="77777777" w:rsidR="00221C29" w:rsidRDefault="00221C29" w:rsidP="00EE1DCD">
            <w:pPr>
              <w:pStyle w:val="af8"/>
              <w:ind w:right="210"/>
              <w:rPr>
                <w:rFonts w:ascii="宋体" w:hAnsi="宋体" w:cs="宋体"/>
                <w:szCs w:val="21"/>
              </w:rPr>
            </w:pPr>
            <w:r>
              <w:rPr>
                <w:rFonts w:ascii="宋体" w:hAnsi="宋体" w:cs="宋体" w:hint="eastAsia"/>
                <w:szCs w:val="21"/>
              </w:rPr>
              <w:t>API调用开始的时间</w:t>
            </w:r>
          </w:p>
        </w:tc>
      </w:tr>
      <w:tr w:rsidR="00221C29" w:rsidRPr="00B754B7" w14:paraId="3F6E22A3" w14:textId="77777777" w:rsidTr="00EE1DCD">
        <w:trPr>
          <w:trHeight w:val="270"/>
        </w:trPr>
        <w:tc>
          <w:tcPr>
            <w:tcW w:w="2280" w:type="dxa"/>
            <w:noWrap/>
            <w:vAlign w:val="center"/>
          </w:tcPr>
          <w:p w14:paraId="61E3E395" w14:textId="77777777" w:rsidR="00221C29" w:rsidRDefault="00221C29" w:rsidP="00EE1DCD">
            <w:pPr>
              <w:pStyle w:val="af8"/>
              <w:ind w:right="210"/>
              <w:rPr>
                <w:rFonts w:ascii="宋体" w:hAnsi="宋体" w:cs="宋体"/>
                <w:szCs w:val="21"/>
              </w:rPr>
            </w:pPr>
            <w:r>
              <w:rPr>
                <w:rFonts w:ascii="宋体" w:hAnsi="宋体" w:cs="宋体"/>
                <w:szCs w:val="21"/>
              </w:rPr>
              <w:t>e</w:t>
            </w:r>
            <w:r>
              <w:rPr>
                <w:rFonts w:ascii="宋体" w:hAnsi="宋体" w:cs="宋体" w:hint="eastAsia"/>
                <w:szCs w:val="21"/>
              </w:rPr>
              <w:t>nd_</w:t>
            </w:r>
            <w:r>
              <w:rPr>
                <w:rFonts w:ascii="宋体" w:hAnsi="宋体" w:cs="宋体"/>
                <w:szCs w:val="21"/>
              </w:rPr>
              <w:t>time</w:t>
            </w:r>
          </w:p>
        </w:tc>
        <w:tc>
          <w:tcPr>
            <w:tcW w:w="1686" w:type="dxa"/>
            <w:noWrap/>
            <w:vAlign w:val="center"/>
          </w:tcPr>
          <w:p w14:paraId="7E9EAA36" w14:textId="77777777" w:rsidR="00221C29" w:rsidRPr="00A6284E" w:rsidRDefault="00221C29" w:rsidP="00EE1DCD">
            <w:pPr>
              <w:pStyle w:val="af8"/>
              <w:ind w:right="210"/>
              <w:rPr>
                <w:rFonts w:ascii="宋体" w:hAnsi="宋体" w:cs="宋体"/>
                <w:szCs w:val="21"/>
              </w:rPr>
            </w:pPr>
            <w:r>
              <w:rPr>
                <w:rFonts w:ascii="宋体" w:hAnsi="宋体" w:cs="宋体"/>
                <w:szCs w:val="21"/>
              </w:rPr>
              <w:t>Date</w:t>
            </w:r>
          </w:p>
        </w:tc>
        <w:tc>
          <w:tcPr>
            <w:tcW w:w="1191" w:type="dxa"/>
            <w:vAlign w:val="center"/>
          </w:tcPr>
          <w:p w14:paraId="27F4C6B7" w14:textId="77777777" w:rsidR="00221C29" w:rsidRDefault="00221C29" w:rsidP="00EE1DCD">
            <w:pPr>
              <w:pStyle w:val="af8"/>
              <w:ind w:right="210"/>
              <w:jc w:val="center"/>
              <w:rPr>
                <w:rFonts w:ascii="宋体" w:hAnsi="宋体" w:cs="宋体"/>
                <w:szCs w:val="21"/>
              </w:rPr>
            </w:pPr>
            <w:r>
              <w:rPr>
                <w:rFonts w:ascii="宋体" w:hAnsi="宋体" w:cs="宋体"/>
                <w:bCs/>
                <w:szCs w:val="21"/>
              </w:rPr>
              <w:t>Y</w:t>
            </w:r>
          </w:p>
        </w:tc>
        <w:tc>
          <w:tcPr>
            <w:tcW w:w="3169" w:type="dxa"/>
            <w:noWrap/>
            <w:vAlign w:val="center"/>
          </w:tcPr>
          <w:p w14:paraId="74781FF0" w14:textId="77777777" w:rsidR="00221C29" w:rsidRDefault="00221C29" w:rsidP="00EE1DCD">
            <w:pPr>
              <w:pStyle w:val="af8"/>
              <w:ind w:right="210"/>
              <w:rPr>
                <w:rFonts w:ascii="宋体" w:hAnsi="宋体" w:cs="宋体"/>
                <w:szCs w:val="21"/>
              </w:rPr>
            </w:pPr>
            <w:r>
              <w:rPr>
                <w:rFonts w:ascii="宋体" w:hAnsi="宋体" w:cs="宋体" w:hint="eastAsia"/>
                <w:szCs w:val="21"/>
              </w:rPr>
              <w:t>API调用结束的时间</w:t>
            </w:r>
          </w:p>
        </w:tc>
      </w:tr>
      <w:tr w:rsidR="00221C29" w:rsidRPr="00B754B7" w14:paraId="6071FCA1" w14:textId="77777777" w:rsidTr="00EE1DCD">
        <w:trPr>
          <w:trHeight w:val="270"/>
        </w:trPr>
        <w:tc>
          <w:tcPr>
            <w:tcW w:w="2280" w:type="dxa"/>
            <w:noWrap/>
            <w:vAlign w:val="center"/>
          </w:tcPr>
          <w:p w14:paraId="7F33A925" w14:textId="77777777" w:rsidR="00221C29" w:rsidRDefault="00221C29" w:rsidP="00EE1DCD">
            <w:pPr>
              <w:pStyle w:val="af8"/>
              <w:ind w:right="210"/>
              <w:rPr>
                <w:rFonts w:ascii="宋体" w:hAnsi="宋体" w:cs="宋体"/>
                <w:szCs w:val="21"/>
              </w:rPr>
            </w:pPr>
            <w:r>
              <w:rPr>
                <w:rFonts w:ascii="宋体" w:hAnsi="宋体" w:cs="宋体"/>
                <w:szCs w:val="21"/>
              </w:rPr>
              <w:t>l</w:t>
            </w:r>
            <w:r>
              <w:rPr>
                <w:rFonts w:ascii="宋体" w:hAnsi="宋体" w:cs="宋体" w:hint="eastAsia"/>
                <w:szCs w:val="21"/>
              </w:rPr>
              <w:t>ast</w:t>
            </w:r>
            <w:r>
              <w:rPr>
                <w:rFonts w:ascii="宋体" w:hAnsi="宋体" w:cs="宋体"/>
                <w:szCs w:val="21"/>
              </w:rPr>
              <w:t>_time</w:t>
            </w:r>
          </w:p>
        </w:tc>
        <w:tc>
          <w:tcPr>
            <w:tcW w:w="1686" w:type="dxa"/>
            <w:noWrap/>
            <w:vAlign w:val="center"/>
          </w:tcPr>
          <w:p w14:paraId="7BECD9CA" w14:textId="77777777" w:rsidR="00221C29" w:rsidRDefault="00221C29" w:rsidP="00EE1DC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486C0335"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72C3E696" w14:textId="77777777" w:rsidR="00221C29" w:rsidRDefault="00221C29" w:rsidP="00EE1DCD">
            <w:pPr>
              <w:pStyle w:val="af8"/>
              <w:ind w:right="210"/>
              <w:rPr>
                <w:rFonts w:ascii="宋体" w:hAnsi="宋体" w:cs="宋体"/>
                <w:szCs w:val="21"/>
              </w:rPr>
            </w:pPr>
            <w:r>
              <w:rPr>
                <w:rFonts w:ascii="宋体" w:hAnsi="宋体" w:cs="宋体" w:hint="eastAsia"/>
                <w:szCs w:val="21"/>
              </w:rPr>
              <w:t>API调用耗时</w:t>
            </w:r>
          </w:p>
        </w:tc>
      </w:tr>
      <w:tr w:rsidR="00221C29" w:rsidRPr="00B754B7" w14:paraId="053E5499" w14:textId="77777777" w:rsidTr="00EE1DCD">
        <w:trPr>
          <w:trHeight w:val="270"/>
        </w:trPr>
        <w:tc>
          <w:tcPr>
            <w:tcW w:w="2280" w:type="dxa"/>
            <w:noWrap/>
            <w:vAlign w:val="center"/>
          </w:tcPr>
          <w:p w14:paraId="0FF59B4F" w14:textId="37AF9810" w:rsidR="00221C29" w:rsidRDefault="00ED6FB4" w:rsidP="00EE1DCD">
            <w:pPr>
              <w:pStyle w:val="af8"/>
              <w:ind w:right="210"/>
              <w:rPr>
                <w:rFonts w:ascii="宋体" w:hAnsi="宋体" w:cs="宋体"/>
                <w:szCs w:val="21"/>
              </w:rPr>
            </w:pPr>
            <w:r>
              <w:rPr>
                <w:rFonts w:ascii="宋体" w:hAnsi="宋体" w:cs="宋体"/>
                <w:szCs w:val="21"/>
              </w:rPr>
              <w:t>C</w:t>
            </w:r>
            <w:r w:rsidR="00221C29">
              <w:rPr>
                <w:rFonts w:ascii="宋体" w:hAnsi="宋体" w:cs="宋体" w:hint="eastAsia"/>
                <w:szCs w:val="21"/>
              </w:rPr>
              <w:t>ode</w:t>
            </w:r>
          </w:p>
        </w:tc>
        <w:tc>
          <w:tcPr>
            <w:tcW w:w="1686" w:type="dxa"/>
            <w:noWrap/>
            <w:vAlign w:val="center"/>
          </w:tcPr>
          <w:p w14:paraId="5C53F1FA" w14:textId="77777777" w:rsidR="00221C29" w:rsidRDefault="00221C29" w:rsidP="00EE1DCD">
            <w:pPr>
              <w:pStyle w:val="af8"/>
              <w:ind w:right="210"/>
              <w:rPr>
                <w:rFonts w:ascii="宋体" w:hAnsi="宋体" w:cs="宋体"/>
                <w:szCs w:val="21"/>
              </w:rPr>
            </w:pPr>
            <w:r>
              <w:rPr>
                <w:rFonts w:ascii="宋体" w:hAnsi="宋体" w:cs="宋体" w:hint="eastAsia"/>
                <w:szCs w:val="21"/>
              </w:rPr>
              <w:t>varchar2(1</w:t>
            </w:r>
            <w:r w:rsidRPr="00A6284E">
              <w:rPr>
                <w:rFonts w:ascii="宋体" w:hAnsi="宋体" w:cs="宋体" w:hint="eastAsia"/>
                <w:szCs w:val="21"/>
              </w:rPr>
              <w:t>0)</w:t>
            </w:r>
          </w:p>
        </w:tc>
        <w:tc>
          <w:tcPr>
            <w:tcW w:w="1191" w:type="dxa"/>
            <w:vAlign w:val="center"/>
          </w:tcPr>
          <w:p w14:paraId="1B76DA37"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399E3404" w14:textId="77777777" w:rsidR="00221C29" w:rsidRDefault="00221C29" w:rsidP="00EE1DCD">
            <w:pPr>
              <w:pStyle w:val="af8"/>
              <w:ind w:right="210"/>
              <w:rPr>
                <w:rFonts w:ascii="宋体" w:hAnsi="宋体" w:cs="宋体"/>
                <w:szCs w:val="21"/>
              </w:rPr>
            </w:pPr>
            <w:r>
              <w:rPr>
                <w:rFonts w:ascii="宋体" w:hAnsi="宋体" w:cs="宋体" w:hint="eastAsia"/>
                <w:szCs w:val="21"/>
              </w:rPr>
              <w:t>API调用的返回码</w:t>
            </w:r>
          </w:p>
        </w:tc>
      </w:tr>
      <w:tr w:rsidR="00221C29" w:rsidRPr="00B754B7" w14:paraId="31C670CF" w14:textId="77777777" w:rsidTr="00EE1DCD">
        <w:trPr>
          <w:trHeight w:val="270"/>
        </w:trPr>
        <w:tc>
          <w:tcPr>
            <w:tcW w:w="2280" w:type="dxa"/>
            <w:noWrap/>
            <w:vAlign w:val="center"/>
          </w:tcPr>
          <w:p w14:paraId="43402E93" w14:textId="77777777" w:rsidR="00221C29" w:rsidRDefault="00221C29" w:rsidP="00EE1DCD">
            <w:pPr>
              <w:pStyle w:val="af8"/>
              <w:ind w:right="210"/>
              <w:rPr>
                <w:rFonts w:ascii="宋体" w:hAnsi="宋体" w:cs="宋体"/>
                <w:szCs w:val="21"/>
              </w:rPr>
            </w:pPr>
            <w:r>
              <w:rPr>
                <w:rFonts w:ascii="宋体" w:hAnsi="宋体" w:cs="宋体" w:hint="eastAsia"/>
                <w:szCs w:val="21"/>
              </w:rPr>
              <w:t>response</w:t>
            </w:r>
          </w:p>
        </w:tc>
        <w:tc>
          <w:tcPr>
            <w:tcW w:w="1686" w:type="dxa"/>
            <w:noWrap/>
            <w:vAlign w:val="center"/>
          </w:tcPr>
          <w:p w14:paraId="104791B3" w14:textId="77777777" w:rsidR="00221C29" w:rsidRDefault="00221C29" w:rsidP="00EE1DCD">
            <w:pPr>
              <w:pStyle w:val="af8"/>
              <w:ind w:right="210"/>
              <w:rPr>
                <w:rFonts w:ascii="宋体" w:hAnsi="宋体" w:cs="宋体"/>
                <w:szCs w:val="21"/>
              </w:rPr>
            </w:pPr>
            <w:r>
              <w:rPr>
                <w:rFonts w:ascii="宋体" w:hAnsi="宋体" w:cs="宋体" w:hint="eastAsia"/>
                <w:szCs w:val="21"/>
              </w:rPr>
              <w:t>varchar2(1</w:t>
            </w:r>
            <w:r w:rsidRPr="00A6284E">
              <w:rPr>
                <w:rFonts w:ascii="宋体" w:hAnsi="宋体" w:cs="宋体" w:hint="eastAsia"/>
                <w:szCs w:val="21"/>
              </w:rPr>
              <w:t>0</w:t>
            </w:r>
            <w:r>
              <w:rPr>
                <w:rFonts w:ascii="宋体" w:hAnsi="宋体" w:cs="宋体" w:hint="eastAsia"/>
                <w:szCs w:val="21"/>
              </w:rPr>
              <w:t>00</w:t>
            </w:r>
            <w:r w:rsidRPr="00A6284E">
              <w:rPr>
                <w:rFonts w:ascii="宋体" w:hAnsi="宋体" w:cs="宋体" w:hint="eastAsia"/>
                <w:szCs w:val="21"/>
              </w:rPr>
              <w:t>)</w:t>
            </w:r>
          </w:p>
        </w:tc>
        <w:tc>
          <w:tcPr>
            <w:tcW w:w="1191" w:type="dxa"/>
            <w:vAlign w:val="center"/>
          </w:tcPr>
          <w:p w14:paraId="24AD40C4"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259A76A5" w14:textId="77777777" w:rsidR="00221C29" w:rsidRDefault="00221C29" w:rsidP="00EE1DCD">
            <w:pPr>
              <w:pStyle w:val="af8"/>
              <w:ind w:right="210"/>
              <w:rPr>
                <w:rFonts w:ascii="宋体" w:hAnsi="宋体" w:cs="宋体"/>
                <w:szCs w:val="21"/>
              </w:rPr>
            </w:pPr>
            <w:r>
              <w:rPr>
                <w:rFonts w:ascii="宋体" w:hAnsi="宋体" w:cs="宋体" w:hint="eastAsia"/>
                <w:szCs w:val="21"/>
              </w:rPr>
              <w:t>API调用的返回值</w:t>
            </w:r>
          </w:p>
        </w:tc>
      </w:tr>
      <w:tr w:rsidR="00221C29" w:rsidRPr="00B754B7" w14:paraId="1E60C561" w14:textId="77777777" w:rsidTr="00EE1DCD">
        <w:trPr>
          <w:trHeight w:val="270"/>
        </w:trPr>
        <w:tc>
          <w:tcPr>
            <w:tcW w:w="2280" w:type="dxa"/>
            <w:noWrap/>
            <w:vAlign w:val="center"/>
          </w:tcPr>
          <w:p w14:paraId="24E27903" w14:textId="1DD8AF1D" w:rsidR="00221C29" w:rsidRDefault="00ED6FB4" w:rsidP="00EE1DCD">
            <w:pPr>
              <w:pStyle w:val="af8"/>
              <w:ind w:right="210"/>
              <w:rPr>
                <w:rFonts w:ascii="宋体" w:hAnsi="宋体" w:cs="宋体"/>
                <w:szCs w:val="21"/>
              </w:rPr>
            </w:pPr>
            <w:r>
              <w:rPr>
                <w:rFonts w:ascii="宋体" w:hAnsi="宋体" w:cs="宋体"/>
                <w:szCs w:val="21"/>
              </w:rPr>
              <w:t>L</w:t>
            </w:r>
            <w:r w:rsidR="00221C29">
              <w:rPr>
                <w:rFonts w:ascii="宋体" w:hAnsi="宋体" w:cs="宋体" w:hint="eastAsia"/>
                <w:szCs w:val="21"/>
              </w:rPr>
              <w:t>og</w:t>
            </w:r>
          </w:p>
        </w:tc>
        <w:tc>
          <w:tcPr>
            <w:tcW w:w="1686" w:type="dxa"/>
            <w:noWrap/>
            <w:vAlign w:val="center"/>
          </w:tcPr>
          <w:p w14:paraId="1F492A54" w14:textId="77777777" w:rsidR="00221C29" w:rsidRDefault="00221C29" w:rsidP="00EE1DCD">
            <w:pPr>
              <w:pStyle w:val="af8"/>
              <w:ind w:right="210"/>
              <w:rPr>
                <w:rFonts w:ascii="宋体" w:hAnsi="宋体" w:cs="宋体"/>
                <w:szCs w:val="21"/>
              </w:rPr>
            </w:pPr>
            <w:r>
              <w:rPr>
                <w:rFonts w:ascii="宋体" w:hAnsi="宋体" w:cs="宋体"/>
                <w:szCs w:val="21"/>
              </w:rPr>
              <w:t>T</w:t>
            </w:r>
            <w:r>
              <w:rPr>
                <w:rFonts w:ascii="宋体" w:hAnsi="宋体" w:cs="宋体" w:hint="eastAsia"/>
                <w:szCs w:val="21"/>
              </w:rPr>
              <w:t>ext</w:t>
            </w:r>
          </w:p>
        </w:tc>
        <w:tc>
          <w:tcPr>
            <w:tcW w:w="1191" w:type="dxa"/>
            <w:vAlign w:val="center"/>
          </w:tcPr>
          <w:p w14:paraId="54E9A1DF" w14:textId="77777777" w:rsidR="00221C29" w:rsidRDefault="00221C29" w:rsidP="00EE1DC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21F3BB2F" w14:textId="77777777" w:rsidR="00221C29" w:rsidRDefault="00221C29" w:rsidP="00EE1DCD">
            <w:pPr>
              <w:pStyle w:val="af8"/>
              <w:ind w:right="210"/>
              <w:rPr>
                <w:rFonts w:ascii="宋体" w:hAnsi="宋体" w:cs="宋体"/>
                <w:szCs w:val="21"/>
              </w:rPr>
            </w:pPr>
            <w:r>
              <w:rPr>
                <w:rFonts w:ascii="宋体" w:hAnsi="宋体" w:cs="宋体" w:hint="eastAsia"/>
                <w:szCs w:val="21"/>
              </w:rPr>
              <w:t>API调用期间产生的log</w:t>
            </w:r>
          </w:p>
        </w:tc>
      </w:tr>
    </w:tbl>
    <w:p w14:paraId="0180E2C6" w14:textId="77777777" w:rsidR="00221C29" w:rsidRDefault="00221C29" w:rsidP="00221C29">
      <w:pPr>
        <w:rPr>
          <w:rFonts w:asciiTheme="minorEastAsia" w:eastAsiaTheme="minorEastAsia" w:hAnsiTheme="minorEastAsia"/>
          <w:bCs/>
          <w:kern w:val="0"/>
          <w:sz w:val="24"/>
          <w:szCs w:val="24"/>
        </w:rPr>
      </w:pPr>
    </w:p>
    <w:p w14:paraId="0D48525A" w14:textId="77777777" w:rsidR="00221C29" w:rsidRDefault="00221C29" w:rsidP="00221C29">
      <w:pPr>
        <w:pStyle w:val="4"/>
      </w:pPr>
      <w:r>
        <w:rPr>
          <w:rFonts w:hint="eastAsia"/>
        </w:rPr>
        <w:t>主要功能</w:t>
      </w:r>
    </w:p>
    <w:p w14:paraId="5F4E1177" w14:textId="6605EAD3" w:rsidR="000F6164" w:rsidRDefault="000F6164" w:rsidP="000F6164">
      <w:pPr>
        <w:spacing w:line="360" w:lineRule="auto"/>
        <w:ind w:firstLineChars="200" w:firstLine="480"/>
        <w:rPr>
          <w:rFonts w:asciiTheme="minorEastAsia" w:eastAsiaTheme="minorEastAsia" w:hAnsiTheme="minorEastAsia"/>
          <w:bCs/>
          <w:kern w:val="0"/>
          <w:sz w:val="24"/>
          <w:szCs w:val="24"/>
        </w:rPr>
      </w:pPr>
      <w:r>
        <w:rPr>
          <w:rFonts w:asciiTheme="minorEastAsia" w:eastAsiaTheme="minorEastAsia" w:hAnsiTheme="minorEastAsia" w:hint="eastAsia"/>
          <w:bCs/>
          <w:kern w:val="0"/>
          <w:sz w:val="24"/>
          <w:szCs w:val="24"/>
        </w:rPr>
        <w:t>视频模型管理</w:t>
      </w:r>
      <w:r w:rsidRPr="00527C11">
        <w:rPr>
          <w:rFonts w:asciiTheme="minorEastAsia" w:eastAsiaTheme="minorEastAsia" w:hAnsiTheme="minorEastAsia" w:hint="eastAsia"/>
          <w:bCs/>
          <w:kern w:val="0"/>
          <w:sz w:val="24"/>
          <w:szCs w:val="24"/>
        </w:rPr>
        <w:t>为BS架构，前端由html+css+javascript负责提供界面的渲染，后端由Nginx+uwsgi+python web framework + sqlite/mysql提供</w:t>
      </w:r>
      <w:r>
        <w:rPr>
          <w:rFonts w:asciiTheme="minorEastAsia" w:eastAsiaTheme="minorEastAsia" w:hAnsiTheme="minorEastAsia" w:hint="eastAsia"/>
          <w:bCs/>
          <w:kern w:val="0"/>
          <w:sz w:val="24"/>
          <w:szCs w:val="24"/>
        </w:rPr>
        <w:t>REST</w:t>
      </w:r>
      <w:r>
        <w:rPr>
          <w:rFonts w:asciiTheme="minorEastAsia" w:eastAsiaTheme="minorEastAsia" w:hAnsiTheme="minorEastAsia"/>
          <w:bCs/>
          <w:kern w:val="0"/>
          <w:sz w:val="24"/>
          <w:szCs w:val="24"/>
        </w:rPr>
        <w:t xml:space="preserve"> </w:t>
      </w:r>
      <w:r>
        <w:rPr>
          <w:rFonts w:asciiTheme="minorEastAsia" w:eastAsiaTheme="minorEastAsia" w:hAnsiTheme="minorEastAsia" w:hint="eastAsia"/>
          <w:bCs/>
          <w:kern w:val="0"/>
          <w:sz w:val="24"/>
          <w:szCs w:val="24"/>
        </w:rPr>
        <w:t>API、逻辑处理以及数据的关系型存储。</w:t>
      </w:r>
    </w:p>
    <w:p w14:paraId="34D4B58C" w14:textId="148D3939" w:rsidR="00221C29" w:rsidRPr="00EE1DCD" w:rsidRDefault="000F6164" w:rsidP="00A32223">
      <w:pPr>
        <w:numPr>
          <w:ilvl w:val="0"/>
          <w:numId w:val="37"/>
        </w:numPr>
        <w:spacing w:line="360" w:lineRule="auto"/>
        <w:rPr>
          <w:b/>
          <w:sz w:val="24"/>
        </w:rPr>
      </w:pPr>
      <w:r w:rsidRPr="00EE1DCD">
        <w:rPr>
          <w:b/>
          <w:sz w:val="24"/>
        </w:rPr>
        <w:t>模型管理</w:t>
      </w:r>
    </w:p>
    <w:p w14:paraId="08D8EC38" w14:textId="76B407F1" w:rsidR="000F6164" w:rsidRDefault="008C23D4" w:rsidP="00A32223">
      <w:pPr>
        <w:spacing w:line="360" w:lineRule="auto"/>
        <w:rPr>
          <w:sz w:val="24"/>
        </w:rPr>
      </w:pPr>
      <w:r>
        <w:rPr>
          <w:rFonts w:hint="eastAsia"/>
          <w:b/>
          <w:noProof/>
        </w:rPr>
        <w:drawing>
          <wp:inline distT="0" distB="0" distL="0" distR="0" wp14:anchorId="73A19678" wp14:editId="1916656B">
            <wp:extent cx="5257800" cy="1600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600200"/>
                    </a:xfrm>
                    <a:prstGeom prst="rect">
                      <a:avLst/>
                    </a:prstGeom>
                    <a:noFill/>
                    <a:ln>
                      <a:noFill/>
                    </a:ln>
                  </pic:spPr>
                </pic:pic>
              </a:graphicData>
            </a:graphic>
          </wp:inline>
        </w:drawing>
      </w:r>
    </w:p>
    <w:p w14:paraId="4283F82F" w14:textId="77777777" w:rsidR="00A32223" w:rsidRDefault="00A32223" w:rsidP="00A32223">
      <w:pPr>
        <w:pStyle w:val="23"/>
        <w:spacing w:after="0" w:line="360" w:lineRule="auto"/>
        <w:ind w:leftChars="0" w:left="0" w:firstLine="480"/>
        <w:rPr>
          <w:rFonts w:ascii="宋体" w:hAnsi="宋体" w:cs="宋体"/>
          <w:sz w:val="24"/>
        </w:rPr>
      </w:pPr>
      <w:r w:rsidRPr="00FC7C5E">
        <w:rPr>
          <w:rFonts w:ascii="宋体" w:hAnsi="宋体" w:cs="宋体" w:hint="eastAsia"/>
          <w:sz w:val="24"/>
        </w:rPr>
        <w:t>界面功能说明：</w:t>
      </w:r>
    </w:p>
    <w:p w14:paraId="144256D5" w14:textId="69A968B9" w:rsidR="00A32223" w:rsidRDefault="00A32223" w:rsidP="00A32223">
      <w:pPr>
        <w:pStyle w:val="23"/>
        <w:numPr>
          <w:ilvl w:val="0"/>
          <w:numId w:val="38"/>
        </w:numPr>
        <w:spacing w:after="0" w:line="360" w:lineRule="auto"/>
        <w:ind w:leftChars="0" w:firstLineChars="0"/>
        <w:rPr>
          <w:rFonts w:ascii="宋体" w:hAnsi="宋体" w:cs="宋体"/>
          <w:sz w:val="24"/>
        </w:rPr>
      </w:pPr>
      <w:r>
        <w:rPr>
          <w:rFonts w:ascii="宋体" w:hAnsi="宋体" w:cs="宋体" w:hint="eastAsia"/>
          <w:sz w:val="24"/>
        </w:rPr>
        <w:t>此界面可以查看已经定义的模型，</w:t>
      </w:r>
      <w:r w:rsidRPr="00A32223">
        <w:rPr>
          <w:rFonts w:ascii="宋体" w:hAnsi="宋体" w:cs="宋体" w:hint="eastAsia"/>
          <w:sz w:val="24"/>
        </w:rPr>
        <w:t>每一行是一个模型，以及这个模型属于哪一个游戏的哪一个业务（比如是人物识别还是场景识别）。</w:t>
      </w:r>
    </w:p>
    <w:p w14:paraId="23238109" w14:textId="29E38F30" w:rsidR="008C23D4" w:rsidRPr="00A32223" w:rsidRDefault="008C23D4" w:rsidP="00A32223">
      <w:pPr>
        <w:pStyle w:val="23"/>
        <w:numPr>
          <w:ilvl w:val="0"/>
          <w:numId w:val="38"/>
        </w:numPr>
        <w:spacing w:after="0" w:line="360" w:lineRule="auto"/>
        <w:ind w:leftChars="0" w:firstLineChars="0"/>
        <w:rPr>
          <w:rFonts w:ascii="宋体" w:hAnsi="宋体" w:cs="宋体"/>
          <w:sz w:val="24"/>
        </w:rPr>
      </w:pPr>
      <w:r>
        <w:rPr>
          <w:rFonts w:ascii="宋体" w:hAnsi="宋体" w:cs="宋体" w:hint="eastAsia"/>
          <w:sz w:val="24"/>
        </w:rPr>
        <w:t>点击“标签详情”按钮可以查看模型所对应的标签，链接将跳转至标注系统中的标签页面，在那里可以查看每个标签记录的创建时间和状态更新时间，</w:t>
      </w:r>
      <w:r>
        <w:rPr>
          <w:rFonts w:ascii="宋体" w:hAnsi="宋体" w:cs="宋体"/>
          <w:sz w:val="24"/>
        </w:rPr>
        <w:t>参见第</w:t>
      </w:r>
      <w:r>
        <w:rPr>
          <w:rFonts w:ascii="宋体" w:hAnsi="宋体" w:cs="宋体" w:hint="eastAsia"/>
          <w:sz w:val="24"/>
        </w:rPr>
        <w:t>3.1.4节</w:t>
      </w:r>
      <w:r>
        <w:rPr>
          <w:rFonts w:ascii="宋体" w:hAnsi="宋体" w:cs="宋体"/>
          <w:sz w:val="24"/>
        </w:rPr>
        <w:t>。</w:t>
      </w:r>
    </w:p>
    <w:p w14:paraId="5009D37D" w14:textId="77777777" w:rsidR="00A32223" w:rsidRDefault="00A32223" w:rsidP="00A32223">
      <w:pPr>
        <w:pStyle w:val="23"/>
        <w:numPr>
          <w:ilvl w:val="0"/>
          <w:numId w:val="38"/>
        </w:numPr>
        <w:spacing w:after="0" w:line="360" w:lineRule="auto"/>
        <w:ind w:leftChars="0" w:firstLineChars="0"/>
        <w:rPr>
          <w:rFonts w:ascii="宋体" w:hAnsi="宋体" w:cs="宋体"/>
          <w:sz w:val="24"/>
        </w:rPr>
      </w:pPr>
      <w:r>
        <w:rPr>
          <w:rFonts w:ascii="宋体" w:hAnsi="宋体" w:cs="宋体" w:hint="eastAsia"/>
          <w:sz w:val="24"/>
        </w:rPr>
        <w:t>点击“模型详情”按钮可以查看模型版本情况和模型训练日志。</w:t>
      </w:r>
    </w:p>
    <w:p w14:paraId="7DCA9702" w14:textId="77777777" w:rsidR="00A32223" w:rsidRDefault="00A32223" w:rsidP="00A32223">
      <w:pPr>
        <w:pStyle w:val="23"/>
        <w:numPr>
          <w:ilvl w:val="0"/>
          <w:numId w:val="38"/>
        </w:numPr>
        <w:spacing w:after="0" w:line="360" w:lineRule="auto"/>
        <w:ind w:leftChars="0" w:firstLineChars="0"/>
        <w:rPr>
          <w:rFonts w:ascii="宋体" w:hAnsi="宋体" w:cs="宋体"/>
          <w:sz w:val="24"/>
        </w:rPr>
      </w:pPr>
      <w:r>
        <w:rPr>
          <w:rFonts w:ascii="宋体" w:hAnsi="宋体" w:cs="宋体" w:hint="eastAsia"/>
          <w:sz w:val="24"/>
        </w:rPr>
        <w:t>点击“日志详情”按钮可以查看模型的样本上传日志、训练日志、发布</w:t>
      </w:r>
      <w:r>
        <w:rPr>
          <w:rFonts w:ascii="宋体" w:hAnsi="宋体" w:cs="宋体" w:hint="eastAsia"/>
          <w:sz w:val="24"/>
        </w:rPr>
        <w:lastRenderedPageBreak/>
        <w:t>日志、使用日志等。</w:t>
      </w:r>
    </w:p>
    <w:p w14:paraId="4C2D0DB6" w14:textId="3D2634F6" w:rsidR="00A32223" w:rsidRPr="00A32223" w:rsidRDefault="00A32223" w:rsidP="00A32223">
      <w:pPr>
        <w:pStyle w:val="23"/>
        <w:numPr>
          <w:ilvl w:val="0"/>
          <w:numId w:val="38"/>
        </w:numPr>
        <w:spacing w:after="0" w:line="360" w:lineRule="auto"/>
        <w:ind w:leftChars="0" w:firstLineChars="0"/>
        <w:rPr>
          <w:rFonts w:ascii="宋体" w:hAnsi="宋体" w:cs="宋体"/>
          <w:sz w:val="24"/>
        </w:rPr>
      </w:pPr>
      <w:r w:rsidRPr="00A32223">
        <w:rPr>
          <w:rFonts w:ascii="宋体" w:hAnsi="宋体" w:cs="宋体" w:hint="eastAsia"/>
          <w:sz w:val="24"/>
        </w:rPr>
        <w:t>点击“筛选”按钮，可以按文本框中的关键词筛选列表中的结果。</w:t>
      </w:r>
    </w:p>
    <w:p w14:paraId="2AC646C2" w14:textId="77777777" w:rsidR="00A32223" w:rsidRPr="00A32223" w:rsidRDefault="00A32223" w:rsidP="00A32223">
      <w:pPr>
        <w:spacing w:line="360" w:lineRule="auto"/>
        <w:rPr>
          <w:sz w:val="24"/>
        </w:rPr>
      </w:pPr>
    </w:p>
    <w:p w14:paraId="7392DBE8" w14:textId="633CD4E8" w:rsidR="000F6164" w:rsidRPr="008E3A33" w:rsidRDefault="000F6164" w:rsidP="00A32223">
      <w:pPr>
        <w:numPr>
          <w:ilvl w:val="0"/>
          <w:numId w:val="37"/>
        </w:numPr>
        <w:spacing w:line="360" w:lineRule="auto"/>
        <w:rPr>
          <w:b/>
          <w:sz w:val="24"/>
        </w:rPr>
      </w:pPr>
      <w:r w:rsidRPr="008E3A33">
        <w:rPr>
          <w:rFonts w:hint="eastAsia"/>
          <w:b/>
          <w:sz w:val="24"/>
        </w:rPr>
        <w:t>模型</w:t>
      </w:r>
      <w:r w:rsidRPr="008E3A33">
        <w:rPr>
          <w:b/>
          <w:sz w:val="24"/>
        </w:rPr>
        <w:t>详情</w:t>
      </w:r>
    </w:p>
    <w:p w14:paraId="0FD5AA53" w14:textId="7C827771" w:rsidR="008E3A33" w:rsidRPr="005C537B" w:rsidRDefault="008E3A33" w:rsidP="008E3A33">
      <w:pPr>
        <w:pStyle w:val="23"/>
        <w:spacing w:after="0" w:line="360" w:lineRule="auto"/>
        <w:ind w:leftChars="0" w:left="0" w:firstLine="480"/>
        <w:rPr>
          <w:rFonts w:ascii="宋体" w:hAnsi="宋体" w:cs="宋体"/>
          <w:sz w:val="24"/>
        </w:rPr>
      </w:pPr>
      <w:r>
        <w:rPr>
          <w:rFonts w:ascii="宋体" w:hAnsi="宋体" w:cs="宋体" w:hint="eastAsia"/>
          <w:sz w:val="24"/>
        </w:rPr>
        <w:t>在“模型</w:t>
      </w:r>
      <w:r>
        <w:rPr>
          <w:rFonts w:ascii="宋体" w:hAnsi="宋体" w:cs="宋体"/>
          <w:sz w:val="24"/>
        </w:rPr>
        <w:t>管理</w:t>
      </w:r>
      <w:r>
        <w:rPr>
          <w:rFonts w:ascii="宋体" w:hAnsi="宋体" w:cs="宋体" w:hint="eastAsia"/>
          <w:sz w:val="24"/>
        </w:rPr>
        <w:t>”</w:t>
      </w:r>
      <w:r w:rsidRPr="005C537B">
        <w:rPr>
          <w:rFonts w:ascii="宋体" w:hAnsi="宋体" w:cs="宋体" w:hint="eastAsia"/>
          <w:sz w:val="24"/>
        </w:rPr>
        <w:t>界面中</w:t>
      </w:r>
      <w:r>
        <w:rPr>
          <w:rFonts w:ascii="宋体" w:hAnsi="宋体" w:cs="宋体" w:hint="eastAsia"/>
          <w:sz w:val="24"/>
        </w:rPr>
        <w:t>点击</w:t>
      </w:r>
      <w:r>
        <w:rPr>
          <w:rFonts w:ascii="宋体" w:hAnsi="宋体" w:cs="宋体"/>
          <w:sz w:val="24"/>
        </w:rPr>
        <w:t>某条模型记录后</w:t>
      </w:r>
      <w:r w:rsidRPr="005C537B">
        <w:rPr>
          <w:rFonts w:ascii="宋体" w:hAnsi="宋体" w:cs="宋体" w:hint="eastAsia"/>
          <w:sz w:val="24"/>
        </w:rPr>
        <w:t>的“模型详情”按钮时，会进入此界面。</w:t>
      </w:r>
    </w:p>
    <w:p w14:paraId="12F3E1E2" w14:textId="77777777" w:rsidR="008E3A33" w:rsidRPr="00F174F0" w:rsidRDefault="008E3A33" w:rsidP="008E3A33">
      <w:pPr>
        <w:pStyle w:val="23"/>
        <w:spacing w:after="0" w:line="360" w:lineRule="auto"/>
        <w:ind w:leftChars="0" w:left="0"/>
        <w:rPr>
          <w:rFonts w:ascii="宋体" w:hAnsi="宋体" w:cs="宋体"/>
          <w:b/>
          <w:sz w:val="24"/>
        </w:rPr>
      </w:pPr>
      <w:r>
        <w:rPr>
          <w:noProof/>
        </w:rPr>
        <w:drawing>
          <wp:inline distT="0" distB="0" distL="0" distR="0" wp14:anchorId="6A229860" wp14:editId="4C3C97DB">
            <wp:extent cx="5274310" cy="1416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6050"/>
                    </a:xfrm>
                    <a:prstGeom prst="rect">
                      <a:avLst/>
                    </a:prstGeom>
                  </pic:spPr>
                </pic:pic>
              </a:graphicData>
            </a:graphic>
          </wp:inline>
        </w:drawing>
      </w:r>
    </w:p>
    <w:p w14:paraId="312D69A1" w14:textId="77777777" w:rsidR="008E3A33" w:rsidRDefault="008E3A33" w:rsidP="008E3A33">
      <w:pPr>
        <w:pStyle w:val="23"/>
        <w:spacing w:after="0" w:line="360" w:lineRule="auto"/>
        <w:ind w:leftChars="0" w:left="0" w:firstLine="480"/>
        <w:rPr>
          <w:rFonts w:ascii="宋体" w:hAnsi="宋体" w:cs="宋体"/>
          <w:sz w:val="24"/>
        </w:rPr>
      </w:pPr>
      <w:r w:rsidRPr="00FC7C5E">
        <w:rPr>
          <w:rFonts w:ascii="宋体" w:hAnsi="宋体" w:cs="宋体" w:hint="eastAsia"/>
          <w:sz w:val="24"/>
        </w:rPr>
        <w:t>界面功能说明：</w:t>
      </w:r>
    </w:p>
    <w:p w14:paraId="363A06C0" w14:textId="77777777" w:rsidR="008E3A33" w:rsidRPr="00B77904" w:rsidRDefault="008E3A33" w:rsidP="008E3A33">
      <w:pPr>
        <w:pStyle w:val="23"/>
        <w:numPr>
          <w:ilvl w:val="0"/>
          <w:numId w:val="39"/>
        </w:numPr>
        <w:spacing w:after="0" w:line="360" w:lineRule="auto"/>
        <w:ind w:leftChars="0" w:firstLineChars="0"/>
      </w:pPr>
      <w:r>
        <w:rPr>
          <w:rFonts w:ascii="宋体" w:hAnsi="宋体" w:cs="宋体" w:hint="eastAsia"/>
          <w:sz w:val="24"/>
        </w:rPr>
        <w:t>此界面可以查看模型版本情况和模型训练日志。</w:t>
      </w:r>
    </w:p>
    <w:p w14:paraId="6B21D59B" w14:textId="77777777" w:rsidR="008E3A33" w:rsidRPr="00F174F0" w:rsidRDefault="008E3A33" w:rsidP="008E3A33">
      <w:pPr>
        <w:pStyle w:val="23"/>
        <w:numPr>
          <w:ilvl w:val="0"/>
          <w:numId w:val="39"/>
        </w:numPr>
        <w:spacing w:after="0" w:line="360" w:lineRule="auto"/>
        <w:ind w:leftChars="0" w:firstLineChars="0"/>
      </w:pPr>
      <w:r>
        <w:rPr>
          <w:rFonts w:ascii="宋体" w:hAnsi="宋体" w:cs="宋体" w:hint="eastAsia"/>
          <w:sz w:val="24"/>
        </w:rPr>
        <w:t>点击“使用”按钮，会将对应版本的模型文件信息写入到tensorflow框架初始化配置文件中，当tensorflow重新初始化时，就会按照配置文件中模型版本载入相应的模型文件，重新</w:t>
      </w:r>
      <w:r>
        <w:rPr>
          <w:rFonts w:hint="eastAsia"/>
          <w:sz w:val="24"/>
        </w:rPr>
        <w:t>初始化网络参数。</w:t>
      </w:r>
      <w:r>
        <w:rPr>
          <w:rFonts w:ascii="宋体" w:hAnsi="宋体" w:cs="宋体" w:hint="eastAsia"/>
          <w:sz w:val="24"/>
        </w:rPr>
        <w:t>点击使用的版本状态标记为“已使用</w:t>
      </w:r>
      <w:r>
        <w:rPr>
          <w:rFonts w:ascii="宋体" w:hAnsi="宋体" w:cs="宋体"/>
          <w:sz w:val="24"/>
        </w:rPr>
        <w:t>”</w:t>
      </w:r>
      <w:r>
        <w:rPr>
          <w:rFonts w:ascii="宋体" w:hAnsi="宋体" w:cs="宋体" w:hint="eastAsia"/>
          <w:sz w:val="24"/>
        </w:rPr>
        <w:t>，其他版本状态标记为“未使用</w:t>
      </w:r>
      <w:r>
        <w:rPr>
          <w:rFonts w:ascii="宋体" w:hAnsi="宋体" w:cs="宋体"/>
          <w:sz w:val="24"/>
        </w:rPr>
        <w:t>”</w:t>
      </w:r>
      <w:r>
        <w:rPr>
          <w:rFonts w:ascii="宋体" w:hAnsi="宋体" w:cs="宋体" w:hint="eastAsia"/>
          <w:sz w:val="24"/>
        </w:rPr>
        <w:t>。</w:t>
      </w:r>
      <w:r w:rsidRPr="00F174F0">
        <w:rPr>
          <w:rFonts w:ascii="宋体" w:hAnsi="宋体" w:cs="宋体" w:hint="eastAsia"/>
          <w:sz w:val="24"/>
        </w:rPr>
        <w:t>配置文件model</w:t>
      </w:r>
      <w:r w:rsidRPr="00F174F0">
        <w:rPr>
          <w:rFonts w:ascii="宋体" w:hAnsi="宋体" w:cs="宋体"/>
          <w:sz w:val="24"/>
        </w:rPr>
        <w:t>.conf</w:t>
      </w:r>
      <w:r w:rsidRPr="00F174F0">
        <w:rPr>
          <w:rFonts w:ascii="宋体" w:hAnsi="宋体" w:cs="宋体" w:hint="eastAsia"/>
          <w:sz w:val="24"/>
        </w:rPr>
        <w:t>格式如下：</w:t>
      </w:r>
    </w:p>
    <w:p w14:paraId="0C0C7DB1"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p>
    <w:p w14:paraId="563EB5CF"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p>
    <w:p w14:paraId="3ED19D1E"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"game_id"</w:t>
      </w:r>
      <w:r w:rsidRPr="008658A6">
        <w:rPr>
          <w:rFonts w:ascii="Consolas" w:hAnsi="Consolas" w:cs="宋体"/>
          <w:color w:val="D4D4D4"/>
          <w:kern w:val="0"/>
          <w:szCs w:val="21"/>
        </w:rPr>
        <w:t xml:space="preserve">: </w:t>
      </w:r>
      <w:r w:rsidRPr="008658A6">
        <w:rPr>
          <w:rFonts w:ascii="Consolas" w:hAnsi="Consolas" w:cs="宋体"/>
          <w:color w:val="B5CEA8"/>
          <w:kern w:val="0"/>
          <w:szCs w:val="21"/>
        </w:rPr>
        <w:t>1</w:t>
      </w:r>
      <w:r w:rsidRPr="008658A6">
        <w:rPr>
          <w:rFonts w:ascii="Consolas" w:hAnsi="Consolas" w:cs="宋体"/>
          <w:color w:val="D4D4D4"/>
          <w:kern w:val="0"/>
          <w:szCs w:val="21"/>
        </w:rPr>
        <w:t>,</w:t>
      </w:r>
    </w:p>
    <w:p w14:paraId="0A85565A"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"service_id"</w:t>
      </w:r>
      <w:r w:rsidRPr="008658A6">
        <w:rPr>
          <w:rFonts w:ascii="Consolas" w:hAnsi="Consolas" w:cs="宋体"/>
          <w:color w:val="D4D4D4"/>
          <w:kern w:val="0"/>
          <w:szCs w:val="21"/>
        </w:rPr>
        <w:t xml:space="preserve">: </w:t>
      </w:r>
      <w:r w:rsidRPr="008658A6">
        <w:rPr>
          <w:rFonts w:ascii="Consolas" w:hAnsi="Consolas" w:cs="宋体"/>
          <w:color w:val="B5CEA8"/>
          <w:kern w:val="0"/>
          <w:szCs w:val="21"/>
        </w:rPr>
        <w:t>1</w:t>
      </w:r>
      <w:r w:rsidRPr="008658A6">
        <w:rPr>
          <w:rFonts w:ascii="Consolas" w:hAnsi="Consolas" w:cs="宋体"/>
          <w:color w:val="D4D4D4"/>
          <w:kern w:val="0"/>
          <w:szCs w:val="21"/>
        </w:rPr>
        <w:t>,</w:t>
      </w:r>
    </w:p>
    <w:p w14:paraId="384E74FE"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"model_name"</w:t>
      </w:r>
      <w:r w:rsidRPr="008658A6">
        <w:rPr>
          <w:rFonts w:ascii="Consolas" w:hAnsi="Consolas" w:cs="宋体"/>
          <w:color w:val="D4D4D4"/>
          <w:kern w:val="0"/>
          <w:szCs w:val="21"/>
        </w:rPr>
        <w:t xml:space="preserve">: </w:t>
      </w:r>
      <w:r w:rsidRPr="008658A6">
        <w:rPr>
          <w:rFonts w:ascii="Consolas" w:hAnsi="Consolas" w:cs="宋体"/>
          <w:color w:val="CE9178"/>
          <w:kern w:val="0"/>
          <w:szCs w:val="21"/>
        </w:rPr>
        <w:t>"</w:t>
      </w:r>
      <w:r w:rsidRPr="008658A6">
        <w:rPr>
          <w:rFonts w:ascii="Consolas" w:hAnsi="Consolas" w:cs="宋体"/>
          <w:color w:val="CE9178"/>
          <w:kern w:val="0"/>
          <w:szCs w:val="21"/>
        </w:rPr>
        <w:t>英雄人物</w:t>
      </w:r>
      <w:r w:rsidRPr="008658A6">
        <w:rPr>
          <w:rFonts w:ascii="Consolas" w:hAnsi="Consolas" w:cs="宋体"/>
          <w:color w:val="CE9178"/>
          <w:kern w:val="0"/>
          <w:szCs w:val="21"/>
        </w:rPr>
        <w:t>"</w:t>
      </w:r>
      <w:r w:rsidRPr="008658A6">
        <w:rPr>
          <w:rFonts w:ascii="Consolas" w:hAnsi="Consolas" w:cs="宋体"/>
          <w:color w:val="D4D4D4"/>
          <w:kern w:val="0"/>
          <w:szCs w:val="21"/>
        </w:rPr>
        <w:t xml:space="preserve">, </w:t>
      </w:r>
    </w:p>
    <w:p w14:paraId="34EAF3E3"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"model_version"</w:t>
      </w:r>
      <w:r w:rsidRPr="008658A6">
        <w:rPr>
          <w:rFonts w:ascii="Consolas" w:hAnsi="Consolas" w:cs="宋体"/>
          <w:color w:val="D4D4D4"/>
          <w:kern w:val="0"/>
          <w:szCs w:val="21"/>
        </w:rPr>
        <w:t xml:space="preserve">: </w:t>
      </w:r>
      <w:r w:rsidRPr="008658A6">
        <w:rPr>
          <w:rFonts w:ascii="Consolas" w:hAnsi="Consolas" w:cs="宋体"/>
          <w:color w:val="CE9178"/>
          <w:kern w:val="0"/>
          <w:szCs w:val="21"/>
        </w:rPr>
        <w:t>"1.0.0"</w:t>
      </w:r>
      <w:r w:rsidRPr="008658A6">
        <w:rPr>
          <w:rFonts w:ascii="Consolas" w:hAnsi="Consolas" w:cs="宋体"/>
          <w:color w:val="D4D4D4"/>
          <w:kern w:val="0"/>
          <w:szCs w:val="21"/>
        </w:rPr>
        <w:t>,</w:t>
      </w:r>
    </w:p>
    <w:p w14:paraId="349B2D79"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"file_name"</w:t>
      </w:r>
      <w:r w:rsidRPr="008658A6">
        <w:rPr>
          <w:rFonts w:ascii="Consolas" w:hAnsi="Consolas" w:cs="宋体"/>
          <w:color w:val="D4D4D4"/>
          <w:kern w:val="0"/>
          <w:szCs w:val="21"/>
        </w:rPr>
        <w:t xml:space="preserve">: </w:t>
      </w:r>
      <w:r w:rsidRPr="008658A6">
        <w:rPr>
          <w:rFonts w:ascii="Consolas" w:hAnsi="Consolas" w:cs="宋体"/>
          <w:color w:val="CE9178"/>
          <w:kern w:val="0"/>
          <w:szCs w:val="21"/>
        </w:rPr>
        <w:t>"mghy_mgAI_Origin_model_3_20171003_00000001_01"</w:t>
      </w:r>
      <w:r w:rsidRPr="008658A6">
        <w:rPr>
          <w:rFonts w:ascii="Consolas" w:hAnsi="Consolas" w:cs="宋体"/>
          <w:color w:val="D4D4D4"/>
          <w:kern w:val="0"/>
          <w:szCs w:val="21"/>
        </w:rPr>
        <w:t xml:space="preserve">, </w:t>
      </w:r>
    </w:p>
    <w:p w14:paraId="402C44E9"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"file_size"</w:t>
      </w:r>
      <w:r w:rsidRPr="008658A6">
        <w:rPr>
          <w:rFonts w:ascii="Consolas" w:hAnsi="Consolas" w:cs="宋体"/>
          <w:color w:val="D4D4D4"/>
          <w:kern w:val="0"/>
          <w:szCs w:val="21"/>
        </w:rPr>
        <w:t xml:space="preserve">: </w:t>
      </w:r>
      <w:r w:rsidRPr="008658A6">
        <w:rPr>
          <w:rFonts w:ascii="Consolas" w:hAnsi="Consolas" w:cs="宋体"/>
          <w:color w:val="CE9178"/>
          <w:kern w:val="0"/>
          <w:szCs w:val="21"/>
        </w:rPr>
        <w:t>"500M"</w:t>
      </w:r>
      <w:r w:rsidRPr="008658A6">
        <w:rPr>
          <w:rFonts w:ascii="Consolas" w:hAnsi="Consolas" w:cs="宋体"/>
          <w:color w:val="D4D4D4"/>
          <w:kern w:val="0"/>
          <w:szCs w:val="21"/>
        </w:rPr>
        <w:t xml:space="preserve">, </w:t>
      </w:r>
    </w:p>
    <w:p w14:paraId="7D5C8332"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"file_path"</w:t>
      </w:r>
      <w:r w:rsidRPr="008658A6">
        <w:rPr>
          <w:rFonts w:ascii="Consolas" w:hAnsi="Consolas" w:cs="宋体"/>
          <w:color w:val="D4D4D4"/>
          <w:kern w:val="0"/>
          <w:szCs w:val="21"/>
        </w:rPr>
        <w:t>:</w:t>
      </w:r>
      <w:r w:rsidRPr="008658A6">
        <w:rPr>
          <w:rFonts w:ascii="Consolas" w:hAnsi="Consolas" w:cs="宋体"/>
          <w:color w:val="CE9178"/>
          <w:kern w:val="0"/>
          <w:szCs w:val="21"/>
        </w:rPr>
        <w:t>"file:///data/mghy_mgAI_Origin_model_3_20171003_00000001_01"</w:t>
      </w:r>
      <w:r w:rsidRPr="008658A6">
        <w:rPr>
          <w:rFonts w:ascii="Consolas" w:hAnsi="Consolas" w:cs="宋体"/>
          <w:color w:val="D4D4D4"/>
          <w:kern w:val="0"/>
          <w:szCs w:val="21"/>
        </w:rPr>
        <w:t xml:space="preserve">, </w:t>
      </w:r>
    </w:p>
    <w:p w14:paraId="61220C39"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"file_time"</w:t>
      </w:r>
      <w:r w:rsidRPr="008658A6">
        <w:rPr>
          <w:rFonts w:ascii="Consolas" w:hAnsi="Consolas" w:cs="宋体"/>
          <w:color w:val="D4D4D4"/>
          <w:kern w:val="0"/>
          <w:szCs w:val="21"/>
        </w:rPr>
        <w:t xml:space="preserve">: </w:t>
      </w:r>
      <w:r w:rsidRPr="008658A6">
        <w:rPr>
          <w:rFonts w:ascii="Consolas" w:hAnsi="Consolas" w:cs="宋体"/>
          <w:color w:val="CE9178"/>
          <w:kern w:val="0"/>
          <w:szCs w:val="21"/>
        </w:rPr>
        <w:t>"2017-10-03 10:00:00"</w:t>
      </w:r>
    </w:p>
    <w:p w14:paraId="723BD8AC"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p>
    <w:p w14:paraId="7CF422E3"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F44747"/>
          <w:kern w:val="0"/>
          <w:szCs w:val="21"/>
        </w:rPr>
        <w:t>......</w:t>
      </w:r>
    </w:p>
    <w:p w14:paraId="3CEB4797" w14:textId="77777777" w:rsidR="008E3A33" w:rsidRPr="008658A6" w:rsidRDefault="008E3A33" w:rsidP="008E3A33">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w:t>
      </w:r>
    </w:p>
    <w:p w14:paraId="29263FB4" w14:textId="77777777" w:rsidR="008E3A33" w:rsidRPr="00F174F0" w:rsidRDefault="008E3A33" w:rsidP="008E3A33">
      <w:pPr>
        <w:pStyle w:val="23"/>
        <w:spacing w:after="0" w:line="360" w:lineRule="auto"/>
        <w:ind w:leftChars="0" w:left="900" w:firstLineChars="0" w:firstLine="0"/>
        <w:rPr>
          <w:rFonts w:ascii="宋体" w:hAnsi="宋体" w:cs="宋体"/>
          <w:sz w:val="24"/>
        </w:rPr>
      </w:pPr>
    </w:p>
    <w:p w14:paraId="01D5F5E7" w14:textId="3262A01F" w:rsidR="000F6164" w:rsidRPr="008E3A33" w:rsidRDefault="008E3A33" w:rsidP="008E3A33">
      <w:pPr>
        <w:pStyle w:val="23"/>
        <w:numPr>
          <w:ilvl w:val="0"/>
          <w:numId w:val="39"/>
        </w:numPr>
        <w:spacing w:after="0" w:line="360" w:lineRule="auto"/>
        <w:ind w:leftChars="0" w:firstLineChars="0"/>
      </w:pPr>
      <w:r>
        <w:rPr>
          <w:rFonts w:ascii="宋体" w:hAnsi="宋体" w:cs="宋体" w:hint="eastAsia"/>
          <w:sz w:val="24"/>
        </w:rPr>
        <w:lastRenderedPageBreak/>
        <w:t>点击“发现新版本”按钮，服务会到指定的文件夹下读取新的模型文件：如果有新的模型文件，会读取并分析其的日志记录，解析出其中的版本号，同时将模型信息添加到版本列表中，同时生成一条模型发布日志。如果没有新的模型文件，则不做处理。支持手动点击按钮触发，也支持后台的定时任务去扫描。</w:t>
      </w:r>
    </w:p>
    <w:p w14:paraId="0B9E557D" w14:textId="77777777" w:rsidR="008E3A33" w:rsidRPr="00A32223" w:rsidRDefault="008E3A33" w:rsidP="008E3A33">
      <w:pPr>
        <w:pStyle w:val="af0"/>
        <w:spacing w:line="360" w:lineRule="auto"/>
        <w:ind w:firstLineChars="0" w:firstLine="0"/>
        <w:rPr>
          <w:sz w:val="24"/>
        </w:rPr>
      </w:pPr>
    </w:p>
    <w:p w14:paraId="2FC0A8DD" w14:textId="10CB6481" w:rsidR="000F6164" w:rsidRPr="008C23D4" w:rsidRDefault="000F6164" w:rsidP="00A32223">
      <w:pPr>
        <w:numPr>
          <w:ilvl w:val="0"/>
          <w:numId w:val="37"/>
        </w:numPr>
        <w:spacing w:line="360" w:lineRule="auto"/>
        <w:rPr>
          <w:b/>
          <w:sz w:val="24"/>
        </w:rPr>
      </w:pPr>
      <w:r w:rsidRPr="008C23D4">
        <w:rPr>
          <w:rFonts w:hint="eastAsia"/>
          <w:b/>
          <w:sz w:val="24"/>
        </w:rPr>
        <w:t>数据上传日志</w:t>
      </w:r>
      <w:r w:rsidRPr="008C23D4">
        <w:rPr>
          <w:b/>
          <w:sz w:val="24"/>
        </w:rPr>
        <w:t>查询</w:t>
      </w:r>
    </w:p>
    <w:p w14:paraId="1428C02F" w14:textId="3DE6C1A9" w:rsidR="008C23D4" w:rsidRPr="0053060E" w:rsidRDefault="008C23D4" w:rsidP="008C23D4">
      <w:pPr>
        <w:spacing w:line="360" w:lineRule="auto"/>
        <w:ind w:firstLineChars="200" w:firstLine="480"/>
        <w:rPr>
          <w:rFonts w:asciiTheme="minorEastAsia" w:eastAsiaTheme="minorEastAsia" w:hAnsiTheme="minorEastAsia"/>
          <w:bCs/>
          <w:kern w:val="0"/>
          <w:sz w:val="24"/>
          <w:szCs w:val="24"/>
        </w:rPr>
      </w:pPr>
      <w:r>
        <w:rPr>
          <w:rFonts w:ascii="宋体" w:hAnsi="宋体" w:cs="宋体" w:hint="eastAsia"/>
          <w:sz w:val="24"/>
        </w:rPr>
        <w:t>在“模型</w:t>
      </w:r>
      <w:r>
        <w:rPr>
          <w:rFonts w:ascii="宋体" w:hAnsi="宋体" w:cs="宋体"/>
          <w:sz w:val="24"/>
        </w:rPr>
        <w:t>管理</w:t>
      </w:r>
      <w:r>
        <w:rPr>
          <w:rFonts w:ascii="宋体" w:hAnsi="宋体" w:cs="宋体" w:hint="eastAsia"/>
          <w:sz w:val="24"/>
        </w:rPr>
        <w:t>”</w:t>
      </w:r>
      <w:r w:rsidRPr="005C537B">
        <w:rPr>
          <w:rFonts w:ascii="宋体" w:hAnsi="宋体" w:cs="宋体" w:hint="eastAsia"/>
          <w:sz w:val="24"/>
        </w:rPr>
        <w:t>界面中</w:t>
      </w:r>
      <w:r>
        <w:rPr>
          <w:rFonts w:ascii="宋体" w:hAnsi="宋体" w:cs="宋体" w:hint="eastAsia"/>
          <w:sz w:val="24"/>
        </w:rPr>
        <w:t>点击</w:t>
      </w:r>
      <w:r>
        <w:rPr>
          <w:rFonts w:ascii="宋体" w:hAnsi="宋体" w:cs="宋体"/>
          <w:sz w:val="24"/>
        </w:rPr>
        <w:t>某条模型记录后</w:t>
      </w:r>
      <w:r>
        <w:rPr>
          <w:rFonts w:ascii="宋体" w:hAnsi="宋体" w:cs="宋体" w:hint="eastAsia"/>
          <w:sz w:val="24"/>
        </w:rPr>
        <w:t>的“日志</w:t>
      </w:r>
      <w:r w:rsidRPr="005C537B">
        <w:rPr>
          <w:rFonts w:ascii="宋体" w:hAnsi="宋体" w:cs="宋体" w:hint="eastAsia"/>
          <w:sz w:val="24"/>
        </w:rPr>
        <w:t>详情”按钮时，会进入此界面。</w:t>
      </w:r>
      <w:r w:rsidRPr="0053060E">
        <w:rPr>
          <w:rFonts w:asciiTheme="minorEastAsia" w:eastAsiaTheme="minorEastAsia" w:hAnsiTheme="minorEastAsia" w:hint="eastAsia"/>
          <w:bCs/>
          <w:kern w:val="0"/>
          <w:sz w:val="24"/>
          <w:szCs w:val="24"/>
        </w:rPr>
        <w:t>查询数据集从标注系统导出到接口机相应目录的日志</w:t>
      </w:r>
      <w:r>
        <w:rPr>
          <w:rFonts w:asciiTheme="minorEastAsia" w:eastAsiaTheme="minorEastAsia" w:hAnsiTheme="minorEastAsia" w:hint="eastAsia"/>
          <w:bCs/>
          <w:kern w:val="0"/>
          <w:sz w:val="24"/>
          <w:szCs w:val="24"/>
        </w:rPr>
        <w:t>，可以按照时间、文件名、操作人员、关键字等查询条件进行查询。</w:t>
      </w:r>
    </w:p>
    <w:p w14:paraId="0B713FAE" w14:textId="77777777" w:rsidR="008C23D4" w:rsidRDefault="008C23D4" w:rsidP="008C23D4">
      <w:pPr>
        <w:ind w:firstLineChars="200" w:firstLine="420"/>
        <w:rPr>
          <w:b/>
        </w:rPr>
      </w:pPr>
      <w:r>
        <w:rPr>
          <w:noProof/>
        </w:rPr>
        <w:drawing>
          <wp:inline distT="0" distB="0" distL="0" distR="0" wp14:anchorId="12A4AB57" wp14:editId="524DD3C3">
            <wp:extent cx="5274310" cy="1714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14500"/>
                    </a:xfrm>
                    <a:prstGeom prst="rect">
                      <a:avLst/>
                    </a:prstGeom>
                  </pic:spPr>
                </pic:pic>
              </a:graphicData>
            </a:graphic>
          </wp:inline>
        </w:drawing>
      </w:r>
    </w:p>
    <w:p w14:paraId="221342D9" w14:textId="77777777" w:rsidR="008C23D4" w:rsidRPr="00A32223" w:rsidRDefault="008C23D4" w:rsidP="008C23D4">
      <w:pPr>
        <w:pStyle w:val="af0"/>
        <w:spacing w:line="360" w:lineRule="auto"/>
        <w:ind w:firstLineChars="0" w:firstLine="0"/>
        <w:rPr>
          <w:sz w:val="24"/>
        </w:rPr>
      </w:pPr>
    </w:p>
    <w:p w14:paraId="3457B6C5" w14:textId="3D030462" w:rsidR="000F6164" w:rsidRPr="00A32223" w:rsidRDefault="00A32223" w:rsidP="00A32223">
      <w:pPr>
        <w:numPr>
          <w:ilvl w:val="0"/>
          <w:numId w:val="37"/>
        </w:numPr>
        <w:spacing w:line="360" w:lineRule="auto"/>
        <w:rPr>
          <w:sz w:val="24"/>
        </w:rPr>
      </w:pPr>
      <w:r w:rsidRPr="00A32223">
        <w:rPr>
          <w:rFonts w:hint="eastAsia"/>
          <w:sz w:val="24"/>
        </w:rPr>
        <w:t>模型</w:t>
      </w:r>
      <w:r w:rsidRPr="00A32223">
        <w:rPr>
          <w:sz w:val="24"/>
        </w:rPr>
        <w:t>发布日志查询</w:t>
      </w:r>
    </w:p>
    <w:p w14:paraId="3CE324C4" w14:textId="77777777" w:rsidR="008F2795" w:rsidRDefault="008F2795" w:rsidP="008F2795">
      <w:pPr>
        <w:spacing w:line="360" w:lineRule="auto"/>
        <w:ind w:firstLineChars="200" w:firstLine="480"/>
        <w:rPr>
          <w:b/>
        </w:rPr>
      </w:pPr>
      <w:r>
        <w:rPr>
          <w:rFonts w:ascii="宋体" w:hAnsi="宋体" w:cs="宋体" w:hint="eastAsia"/>
          <w:sz w:val="24"/>
        </w:rPr>
        <w:t>在“模型</w:t>
      </w:r>
      <w:r>
        <w:rPr>
          <w:rFonts w:ascii="宋体" w:hAnsi="宋体" w:cs="宋体"/>
          <w:sz w:val="24"/>
        </w:rPr>
        <w:t>管理</w:t>
      </w:r>
      <w:r>
        <w:rPr>
          <w:rFonts w:ascii="宋体" w:hAnsi="宋体" w:cs="宋体" w:hint="eastAsia"/>
          <w:sz w:val="24"/>
        </w:rPr>
        <w:t>”</w:t>
      </w:r>
      <w:r w:rsidRPr="005C537B">
        <w:rPr>
          <w:rFonts w:ascii="宋体" w:hAnsi="宋体" w:cs="宋体" w:hint="eastAsia"/>
          <w:sz w:val="24"/>
        </w:rPr>
        <w:t>界面中</w:t>
      </w:r>
      <w:r>
        <w:rPr>
          <w:rFonts w:ascii="宋体" w:hAnsi="宋体" w:cs="宋体" w:hint="eastAsia"/>
          <w:sz w:val="24"/>
        </w:rPr>
        <w:t>点击</w:t>
      </w:r>
      <w:r>
        <w:rPr>
          <w:rFonts w:ascii="宋体" w:hAnsi="宋体" w:cs="宋体"/>
          <w:sz w:val="24"/>
        </w:rPr>
        <w:t>某条模型记录后</w:t>
      </w:r>
      <w:r>
        <w:rPr>
          <w:rFonts w:ascii="宋体" w:hAnsi="宋体" w:cs="宋体" w:hint="eastAsia"/>
          <w:sz w:val="24"/>
        </w:rPr>
        <w:t>的“日志</w:t>
      </w:r>
      <w:r w:rsidRPr="005C537B">
        <w:rPr>
          <w:rFonts w:ascii="宋体" w:hAnsi="宋体" w:cs="宋体" w:hint="eastAsia"/>
          <w:sz w:val="24"/>
        </w:rPr>
        <w:t>详情”按钮时，会进入此界面。</w:t>
      </w:r>
      <w:r w:rsidRPr="0053060E">
        <w:rPr>
          <w:rFonts w:asciiTheme="minorEastAsia" w:eastAsiaTheme="minorEastAsia" w:hAnsiTheme="minorEastAsia" w:hint="eastAsia"/>
          <w:bCs/>
          <w:kern w:val="0"/>
          <w:sz w:val="24"/>
          <w:szCs w:val="24"/>
        </w:rPr>
        <w:t>查询</w:t>
      </w:r>
      <w:r>
        <w:rPr>
          <w:rFonts w:asciiTheme="minorEastAsia" w:eastAsiaTheme="minorEastAsia" w:hAnsiTheme="minorEastAsia" w:hint="eastAsia"/>
          <w:bCs/>
          <w:kern w:val="0"/>
          <w:sz w:val="24"/>
          <w:szCs w:val="24"/>
        </w:rPr>
        <w:t>模型发布的日志，可以按照时间段、发布人员、模型名字、版本号、关键字等筛选条件进行查询。</w:t>
      </w:r>
    </w:p>
    <w:p w14:paraId="71064ED6" w14:textId="77777777" w:rsidR="008F2795" w:rsidRPr="0095485E" w:rsidRDefault="008F2795" w:rsidP="008F2795">
      <w:r>
        <w:rPr>
          <w:noProof/>
        </w:rPr>
        <w:drawing>
          <wp:inline distT="0" distB="0" distL="0" distR="0" wp14:anchorId="1A0B6D91" wp14:editId="43771709">
            <wp:extent cx="5274310" cy="14998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99870"/>
                    </a:xfrm>
                    <a:prstGeom prst="rect">
                      <a:avLst/>
                    </a:prstGeom>
                  </pic:spPr>
                </pic:pic>
              </a:graphicData>
            </a:graphic>
          </wp:inline>
        </w:drawing>
      </w:r>
    </w:p>
    <w:p w14:paraId="75413133" w14:textId="5F9686D9" w:rsidR="008F2795" w:rsidRDefault="008F2795" w:rsidP="008F2795">
      <w:pPr>
        <w:rPr>
          <w:b/>
        </w:rPr>
      </w:pPr>
    </w:p>
    <w:p w14:paraId="37CC04A2" w14:textId="6A377372" w:rsidR="00A32223" w:rsidRPr="008F2795" w:rsidRDefault="00A32223" w:rsidP="00A32223">
      <w:pPr>
        <w:numPr>
          <w:ilvl w:val="0"/>
          <w:numId w:val="37"/>
        </w:numPr>
        <w:spacing w:line="360" w:lineRule="auto"/>
        <w:rPr>
          <w:b/>
          <w:sz w:val="24"/>
        </w:rPr>
      </w:pPr>
      <w:r w:rsidRPr="008F2795">
        <w:rPr>
          <w:rFonts w:hint="eastAsia"/>
          <w:b/>
          <w:sz w:val="24"/>
        </w:rPr>
        <w:t>模型</w:t>
      </w:r>
      <w:r w:rsidRPr="008F2795">
        <w:rPr>
          <w:b/>
          <w:sz w:val="24"/>
        </w:rPr>
        <w:t>使用日志查询</w:t>
      </w:r>
    </w:p>
    <w:p w14:paraId="42A915B3" w14:textId="3C8325EF" w:rsidR="00890279" w:rsidRPr="00890279" w:rsidRDefault="00890279" w:rsidP="00890279">
      <w:pPr>
        <w:spacing w:line="360" w:lineRule="auto"/>
        <w:ind w:firstLineChars="200" w:firstLine="480"/>
        <w:rPr>
          <w:sz w:val="24"/>
        </w:rPr>
      </w:pPr>
      <w:r>
        <w:rPr>
          <w:rFonts w:ascii="宋体" w:hAnsi="宋体" w:cs="宋体" w:hint="eastAsia"/>
          <w:sz w:val="24"/>
        </w:rPr>
        <w:t>在“模型</w:t>
      </w:r>
      <w:r>
        <w:rPr>
          <w:rFonts w:ascii="宋体" w:hAnsi="宋体" w:cs="宋体"/>
          <w:sz w:val="24"/>
        </w:rPr>
        <w:t>管理</w:t>
      </w:r>
      <w:r>
        <w:rPr>
          <w:rFonts w:ascii="宋体" w:hAnsi="宋体" w:cs="宋体" w:hint="eastAsia"/>
          <w:sz w:val="24"/>
        </w:rPr>
        <w:t>”</w:t>
      </w:r>
      <w:r w:rsidRPr="005C537B">
        <w:rPr>
          <w:rFonts w:ascii="宋体" w:hAnsi="宋体" w:cs="宋体" w:hint="eastAsia"/>
          <w:sz w:val="24"/>
        </w:rPr>
        <w:t>界面中</w:t>
      </w:r>
      <w:r>
        <w:rPr>
          <w:rFonts w:ascii="宋体" w:hAnsi="宋体" w:cs="宋体" w:hint="eastAsia"/>
          <w:sz w:val="24"/>
        </w:rPr>
        <w:t>点击</w:t>
      </w:r>
      <w:r>
        <w:rPr>
          <w:rFonts w:ascii="宋体" w:hAnsi="宋体" w:cs="宋体"/>
          <w:sz w:val="24"/>
        </w:rPr>
        <w:t>某条模型记录后</w:t>
      </w:r>
      <w:r>
        <w:rPr>
          <w:rFonts w:ascii="宋体" w:hAnsi="宋体" w:cs="宋体" w:hint="eastAsia"/>
          <w:sz w:val="24"/>
        </w:rPr>
        <w:t>的“日志</w:t>
      </w:r>
      <w:r w:rsidRPr="005C537B">
        <w:rPr>
          <w:rFonts w:ascii="宋体" w:hAnsi="宋体" w:cs="宋体" w:hint="eastAsia"/>
          <w:sz w:val="24"/>
        </w:rPr>
        <w:t>详情”按钮时，会进入</w:t>
      </w:r>
      <w:r w:rsidRPr="005C537B">
        <w:rPr>
          <w:rFonts w:ascii="宋体" w:hAnsi="宋体" w:cs="宋体" w:hint="eastAsia"/>
          <w:sz w:val="24"/>
        </w:rPr>
        <w:lastRenderedPageBreak/>
        <w:t>此界面。</w:t>
      </w:r>
      <w:r w:rsidRPr="0053060E">
        <w:rPr>
          <w:rFonts w:asciiTheme="minorEastAsia" w:eastAsiaTheme="minorEastAsia" w:hAnsiTheme="minorEastAsia" w:hint="eastAsia"/>
          <w:bCs/>
          <w:kern w:val="0"/>
          <w:sz w:val="24"/>
          <w:szCs w:val="24"/>
        </w:rPr>
        <w:t>查询</w:t>
      </w:r>
      <w:r>
        <w:rPr>
          <w:rFonts w:asciiTheme="minorEastAsia" w:eastAsiaTheme="minorEastAsia" w:hAnsiTheme="minorEastAsia" w:hint="eastAsia"/>
          <w:bCs/>
          <w:kern w:val="0"/>
          <w:sz w:val="24"/>
          <w:szCs w:val="24"/>
        </w:rPr>
        <w:t>模型在线使用日志，也就是模型对外提供的API调用情况，可以按照时间段、api接口名字、客户端ip、服务端ip、4位状态码等筛选条件进行查询。</w:t>
      </w:r>
    </w:p>
    <w:p w14:paraId="6BB253C9" w14:textId="77777777" w:rsidR="00890279" w:rsidRPr="00026DEF" w:rsidRDefault="00890279" w:rsidP="00890279">
      <w:pPr>
        <w:rPr>
          <w:b/>
        </w:rPr>
      </w:pPr>
      <w:r>
        <w:rPr>
          <w:noProof/>
        </w:rPr>
        <w:drawing>
          <wp:inline distT="0" distB="0" distL="0" distR="0" wp14:anchorId="3345251B" wp14:editId="7EAD439D">
            <wp:extent cx="5274310" cy="12484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48410"/>
                    </a:xfrm>
                    <a:prstGeom prst="rect">
                      <a:avLst/>
                    </a:prstGeom>
                  </pic:spPr>
                </pic:pic>
              </a:graphicData>
            </a:graphic>
          </wp:inline>
        </w:drawing>
      </w:r>
    </w:p>
    <w:p w14:paraId="40D3A88C" w14:textId="77777777" w:rsidR="00890279" w:rsidRPr="00A32223" w:rsidRDefault="00890279" w:rsidP="00A32223">
      <w:pPr>
        <w:spacing w:line="360" w:lineRule="auto"/>
        <w:rPr>
          <w:sz w:val="24"/>
        </w:rPr>
      </w:pPr>
    </w:p>
    <w:p w14:paraId="7DD125E3" w14:textId="79C3FF0C" w:rsidR="00C80478" w:rsidRPr="00443456" w:rsidRDefault="007F5A72" w:rsidP="00C80478">
      <w:pPr>
        <w:pStyle w:val="3"/>
        <w:spacing w:beforeLines="50" w:before="156" w:afterLines="50" w:after="156" w:line="240" w:lineRule="auto"/>
        <w:rPr>
          <w:rFonts w:asciiTheme="minorEastAsia" w:eastAsiaTheme="minorEastAsia" w:hAnsiTheme="minorEastAsia"/>
          <w:color w:val="000000" w:themeColor="text1"/>
        </w:rPr>
      </w:pPr>
      <w:bookmarkStart w:id="18" w:name="_Toc495864419"/>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标签</w:t>
      </w:r>
      <w:r w:rsidR="00C80478">
        <w:rPr>
          <w:rFonts w:asciiTheme="minorEastAsia" w:eastAsiaTheme="minorEastAsia" w:hAnsiTheme="minorEastAsia" w:hint="eastAsia"/>
          <w:color w:val="000000" w:themeColor="text1"/>
        </w:rPr>
        <w:t>同步</w:t>
      </w:r>
      <w:bookmarkEnd w:id="18"/>
    </w:p>
    <w:p w14:paraId="367D5F6A" w14:textId="48B89E77" w:rsidR="00BD4344" w:rsidRDefault="00BD4344" w:rsidP="00B5339B">
      <w:pPr>
        <w:pStyle w:val="4"/>
      </w:pPr>
      <w:bookmarkStart w:id="19" w:name="_Hlk495749023"/>
      <w:r>
        <w:t>数据表</w:t>
      </w:r>
    </w:p>
    <w:p w14:paraId="6DA41B49" w14:textId="2C329AF7" w:rsidR="00BD4344" w:rsidRDefault="00BD4344" w:rsidP="00BD4344">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w:t>
      </w:r>
      <w:r>
        <w:rPr>
          <w:rFonts w:asciiTheme="minorEastAsia" w:eastAsiaTheme="minorEastAsia" w:hAnsiTheme="minorEastAsia"/>
          <w:sz w:val="24"/>
        </w:rPr>
        <w:t>标签表</w:t>
      </w:r>
      <w:r>
        <w:rPr>
          <w:rFonts w:asciiTheme="minorEastAsia" w:eastAsiaTheme="minorEastAsia" w:hAnsiTheme="minorEastAsia" w:hint="eastAsia"/>
          <w:sz w:val="24"/>
        </w:rPr>
        <w:t>（</w:t>
      </w:r>
      <w:r w:rsidR="002864DD">
        <w:rPr>
          <w:rFonts w:asciiTheme="minorEastAsia" w:eastAsiaTheme="minorEastAsia" w:hAnsiTheme="minorEastAsia" w:hint="eastAsia"/>
          <w:sz w:val="24"/>
        </w:rPr>
        <w:t>game</w:t>
      </w:r>
      <w:r>
        <w:rPr>
          <w:rFonts w:asciiTheme="minorEastAsia" w:eastAsiaTheme="minorEastAsia" w:hAnsiTheme="minorEastAsia"/>
          <w:sz w:val="24"/>
        </w:rPr>
        <w:t>_label</w:t>
      </w:r>
      <w:r>
        <w:rPr>
          <w:rFonts w:asciiTheme="minorEastAsia" w:eastAsiaTheme="minorEastAsia" w:hAnsiTheme="minorEastAsia" w:hint="eastAsia"/>
          <w:sz w:val="24"/>
        </w:rPr>
        <w:t>）</w:t>
      </w:r>
    </w:p>
    <w:p w14:paraId="74FF1601" w14:textId="7DCFD4E3" w:rsidR="00BD4344" w:rsidRDefault="00BD4344" w:rsidP="00B5339B">
      <w:pPr>
        <w:pStyle w:val="4"/>
      </w:pPr>
      <w:r>
        <w:rPr>
          <w:rFonts w:hint="eastAsia"/>
        </w:rPr>
        <w:t>主要功能</w:t>
      </w:r>
    </w:p>
    <w:p w14:paraId="23FE316C" w14:textId="176976D3" w:rsidR="00C80478" w:rsidRDefault="00392D9D" w:rsidP="00392D9D">
      <w:pPr>
        <w:spacing w:line="360" w:lineRule="auto"/>
        <w:ind w:firstLineChars="200" w:firstLine="480"/>
        <w:rPr>
          <w:rFonts w:asciiTheme="minorEastAsia" w:eastAsiaTheme="minorEastAsia" w:hAnsiTheme="minorEastAsia"/>
          <w:sz w:val="24"/>
        </w:rPr>
      </w:pPr>
      <w:r w:rsidRPr="00392D9D">
        <w:rPr>
          <w:rFonts w:asciiTheme="minorEastAsia" w:eastAsiaTheme="minorEastAsia" w:hAnsiTheme="minorEastAsia" w:hint="eastAsia"/>
          <w:sz w:val="24"/>
        </w:rPr>
        <w:t>游戏</w:t>
      </w:r>
      <w:r w:rsidRPr="00392D9D">
        <w:rPr>
          <w:rFonts w:asciiTheme="minorEastAsia" w:eastAsiaTheme="minorEastAsia" w:hAnsiTheme="minorEastAsia"/>
          <w:sz w:val="24"/>
        </w:rPr>
        <w:t>服务端将运营人员配置的游戏</w:t>
      </w:r>
      <w:r w:rsidR="00BC329A">
        <w:rPr>
          <w:rFonts w:asciiTheme="minorEastAsia" w:eastAsiaTheme="minorEastAsia" w:hAnsiTheme="minorEastAsia" w:hint="eastAsia"/>
          <w:sz w:val="24"/>
        </w:rPr>
        <w:t>角色</w:t>
      </w:r>
      <w:r w:rsidRPr="00392D9D">
        <w:rPr>
          <w:rFonts w:asciiTheme="minorEastAsia" w:eastAsiaTheme="minorEastAsia" w:hAnsiTheme="minorEastAsia" w:hint="eastAsia"/>
          <w:sz w:val="24"/>
        </w:rPr>
        <w:t>标签</w:t>
      </w:r>
      <w:r w:rsidRPr="00392D9D">
        <w:rPr>
          <w:rFonts w:asciiTheme="minorEastAsia" w:eastAsiaTheme="minorEastAsia" w:hAnsiTheme="minorEastAsia"/>
          <w:sz w:val="24"/>
        </w:rPr>
        <w:t>、游戏场景标签</w:t>
      </w:r>
      <w:r w:rsidRPr="00392D9D">
        <w:rPr>
          <w:rFonts w:asciiTheme="minorEastAsia" w:eastAsiaTheme="minorEastAsia" w:hAnsiTheme="minorEastAsia" w:hint="eastAsia"/>
          <w:sz w:val="24"/>
        </w:rPr>
        <w:t>通过</w:t>
      </w:r>
      <w:r w:rsidRPr="00392D9D">
        <w:rPr>
          <w:rFonts w:asciiTheme="minorEastAsia" w:eastAsiaTheme="minorEastAsia" w:hAnsiTheme="minorEastAsia"/>
          <w:sz w:val="24"/>
        </w:rPr>
        <w:t>互娱内部的kafka消息队列</w:t>
      </w:r>
      <w:r w:rsidRPr="00392D9D">
        <w:rPr>
          <w:rFonts w:asciiTheme="minorEastAsia" w:eastAsiaTheme="minorEastAsia" w:hAnsiTheme="minorEastAsia" w:hint="eastAsia"/>
          <w:sz w:val="24"/>
        </w:rPr>
        <w:t>同步</w:t>
      </w:r>
      <w:r w:rsidRPr="00392D9D">
        <w:rPr>
          <w:rFonts w:asciiTheme="minorEastAsia" w:eastAsiaTheme="minorEastAsia" w:hAnsiTheme="minorEastAsia"/>
          <w:sz w:val="24"/>
        </w:rPr>
        <w:t>给互娱大数据平台</w:t>
      </w:r>
      <w:r w:rsidR="00C13127">
        <w:rPr>
          <w:rFonts w:asciiTheme="minorEastAsia" w:eastAsiaTheme="minorEastAsia" w:hAnsiTheme="minorEastAsia" w:hint="eastAsia"/>
          <w:sz w:val="24"/>
        </w:rPr>
        <w:t>，</w:t>
      </w:r>
      <w:r w:rsidR="00F55C2C">
        <w:rPr>
          <w:rFonts w:asciiTheme="minorEastAsia" w:eastAsiaTheme="minorEastAsia" w:hAnsiTheme="minorEastAsia" w:hint="eastAsia"/>
          <w:sz w:val="24"/>
        </w:rPr>
        <w:t>互娱</w:t>
      </w:r>
      <w:r w:rsidR="00C13127">
        <w:rPr>
          <w:rFonts w:asciiTheme="minorEastAsia" w:eastAsiaTheme="minorEastAsia" w:hAnsiTheme="minorEastAsia"/>
          <w:sz w:val="24"/>
        </w:rPr>
        <w:t>大数据平台接收后保存</w:t>
      </w:r>
      <w:r w:rsidR="00E75C46">
        <w:rPr>
          <w:rFonts w:asciiTheme="minorEastAsia" w:eastAsiaTheme="minorEastAsia" w:hAnsiTheme="minorEastAsia"/>
          <w:sz w:val="24"/>
        </w:rPr>
        <w:t>入</w:t>
      </w:r>
      <w:r w:rsidR="00E75C46">
        <w:rPr>
          <w:rFonts w:asciiTheme="minorEastAsia" w:eastAsiaTheme="minorEastAsia" w:hAnsiTheme="minorEastAsia" w:hint="eastAsia"/>
          <w:sz w:val="24"/>
        </w:rPr>
        <w:t>标签表</w:t>
      </w:r>
      <w:r w:rsidRPr="00392D9D">
        <w:rPr>
          <w:rFonts w:asciiTheme="minorEastAsia" w:eastAsiaTheme="minorEastAsia" w:hAnsiTheme="minorEastAsia" w:hint="eastAsia"/>
          <w:sz w:val="24"/>
        </w:rPr>
        <w:t>供样本</w:t>
      </w:r>
      <w:r w:rsidRPr="00392D9D">
        <w:rPr>
          <w:rFonts w:asciiTheme="minorEastAsia" w:eastAsiaTheme="minorEastAsia" w:hAnsiTheme="minorEastAsia"/>
          <w:sz w:val="24"/>
        </w:rPr>
        <w:t>数据标注</w:t>
      </w:r>
      <w:r>
        <w:rPr>
          <w:rFonts w:asciiTheme="minorEastAsia" w:eastAsiaTheme="minorEastAsia" w:hAnsiTheme="minorEastAsia" w:hint="eastAsia"/>
          <w:sz w:val="24"/>
        </w:rPr>
        <w:t>时</w:t>
      </w:r>
      <w:r>
        <w:rPr>
          <w:rFonts w:asciiTheme="minorEastAsia" w:eastAsiaTheme="minorEastAsia" w:hAnsiTheme="minorEastAsia"/>
          <w:sz w:val="24"/>
        </w:rPr>
        <w:t>使用，</w:t>
      </w:r>
      <w:r>
        <w:rPr>
          <w:rFonts w:asciiTheme="minorEastAsia" w:eastAsiaTheme="minorEastAsia" w:hAnsiTheme="minorEastAsia" w:hint="eastAsia"/>
          <w:sz w:val="24"/>
        </w:rPr>
        <w:t>标签</w:t>
      </w:r>
      <w:r>
        <w:rPr>
          <w:rFonts w:asciiTheme="minorEastAsia" w:eastAsiaTheme="minorEastAsia" w:hAnsiTheme="minorEastAsia"/>
          <w:sz w:val="24"/>
        </w:rPr>
        <w:t>数据为</w:t>
      </w:r>
      <w:r>
        <w:rPr>
          <w:rFonts w:asciiTheme="minorEastAsia" w:eastAsiaTheme="minorEastAsia" w:hAnsiTheme="minorEastAsia" w:hint="eastAsia"/>
          <w:sz w:val="24"/>
        </w:rPr>
        <w:t>JSON格式，</w:t>
      </w:r>
      <w:r w:rsidR="002C4F37">
        <w:rPr>
          <w:rFonts w:asciiTheme="minorEastAsia" w:eastAsiaTheme="minorEastAsia" w:hAnsiTheme="minorEastAsia" w:hint="eastAsia"/>
          <w:sz w:val="24"/>
        </w:rPr>
        <w:t>实时</w:t>
      </w:r>
      <w:r w:rsidR="002C4F37">
        <w:rPr>
          <w:rFonts w:asciiTheme="minorEastAsia" w:eastAsiaTheme="minorEastAsia" w:hAnsiTheme="minorEastAsia"/>
          <w:sz w:val="24"/>
        </w:rPr>
        <w:t>增量同步</w:t>
      </w:r>
      <w:r w:rsidR="00A05C29">
        <w:rPr>
          <w:rFonts w:asciiTheme="minorEastAsia" w:eastAsiaTheme="minorEastAsia" w:hAnsiTheme="minorEastAsia"/>
          <w:sz w:val="24"/>
        </w:rPr>
        <w:t>，</w:t>
      </w:r>
      <w:r>
        <w:rPr>
          <w:rFonts w:asciiTheme="minorEastAsia" w:eastAsiaTheme="minorEastAsia" w:hAnsiTheme="minorEastAsia"/>
          <w:sz w:val="24"/>
        </w:rPr>
        <w:t>主要字段如下</w:t>
      </w:r>
      <w:r>
        <w:rPr>
          <w:rFonts w:asciiTheme="minorEastAsia" w:eastAsiaTheme="minorEastAsia" w:hAnsiTheme="minorEastAsia" w:hint="eastAsia"/>
          <w:sz w:val="24"/>
        </w:rPr>
        <w:t>：</w:t>
      </w:r>
    </w:p>
    <w:tbl>
      <w:tblPr>
        <w:tblStyle w:val="af"/>
        <w:tblW w:w="0" w:type="auto"/>
        <w:tblLook w:val="04A0" w:firstRow="1" w:lastRow="0" w:firstColumn="1" w:lastColumn="0" w:noHBand="0" w:noVBand="1"/>
      </w:tblPr>
      <w:tblGrid>
        <w:gridCol w:w="2376"/>
        <w:gridCol w:w="6146"/>
      </w:tblGrid>
      <w:tr w:rsidR="00392D9D" w:rsidRPr="0093775C" w14:paraId="1ED3CBF5" w14:textId="77777777" w:rsidTr="00BD3289">
        <w:trPr>
          <w:trHeight w:val="20"/>
        </w:trPr>
        <w:tc>
          <w:tcPr>
            <w:tcW w:w="2376" w:type="dxa"/>
            <w:shd w:val="clear" w:color="auto" w:fill="BFBFBF" w:themeFill="background1" w:themeFillShade="BF"/>
          </w:tcPr>
          <w:p w14:paraId="25B64BE5" w14:textId="77777777" w:rsidR="00392D9D" w:rsidRPr="0093775C" w:rsidRDefault="00392D9D"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5D8A5460" w14:textId="56486D13" w:rsidR="00392D9D" w:rsidRPr="0093775C" w:rsidRDefault="00392D9D" w:rsidP="00BD3289">
            <w:pPr>
              <w:spacing w:line="360" w:lineRule="auto"/>
              <w:rPr>
                <w:rFonts w:asciiTheme="minorEastAsia" w:hAnsiTheme="minorEastAsia"/>
              </w:rPr>
            </w:pPr>
            <w:r>
              <w:rPr>
                <w:rFonts w:asciiTheme="minorEastAsia" w:hAnsiTheme="minorEastAsia" w:hint="eastAsia"/>
              </w:rPr>
              <w:t>咪咕</w:t>
            </w:r>
            <w:r>
              <w:rPr>
                <w:rFonts w:asciiTheme="minorEastAsia" w:hAnsiTheme="minorEastAsia"/>
              </w:rPr>
              <w:t>游戏向大数据平台同步游戏</w:t>
            </w:r>
            <w:r w:rsidR="00BC329A">
              <w:rPr>
                <w:rFonts w:asciiTheme="minorEastAsia" w:hAnsiTheme="minorEastAsia" w:hint="eastAsia"/>
              </w:rPr>
              <w:t>角色</w:t>
            </w:r>
            <w:r>
              <w:rPr>
                <w:rFonts w:asciiTheme="minorEastAsia" w:hAnsiTheme="minorEastAsia"/>
              </w:rPr>
              <w:t>标签</w:t>
            </w:r>
          </w:p>
        </w:tc>
      </w:tr>
      <w:tr w:rsidR="00392D9D" w:rsidRPr="0093775C" w14:paraId="386AF597" w14:textId="77777777" w:rsidTr="00BD3289">
        <w:trPr>
          <w:trHeight w:val="20"/>
        </w:trPr>
        <w:tc>
          <w:tcPr>
            <w:tcW w:w="2376" w:type="dxa"/>
            <w:shd w:val="clear" w:color="auto" w:fill="DDD9C3" w:themeFill="background2" w:themeFillShade="E6"/>
          </w:tcPr>
          <w:p w14:paraId="3E442AC1" w14:textId="77777777" w:rsidR="00392D9D" w:rsidRPr="0093775C" w:rsidRDefault="00392D9D"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58290328" w14:textId="4B68470B" w:rsidR="00392D9D" w:rsidRPr="0093775C" w:rsidRDefault="00392D9D" w:rsidP="00BD3289">
            <w:pPr>
              <w:spacing w:line="360" w:lineRule="auto"/>
              <w:rPr>
                <w:rFonts w:asciiTheme="minorEastAsia" w:hAnsiTheme="minorEastAsia"/>
              </w:rPr>
            </w:pPr>
            <w:r>
              <w:rPr>
                <w:rFonts w:asciiTheme="minorEastAsia" w:hAnsiTheme="minorEastAsia"/>
                <w:sz w:val="24"/>
                <w:szCs w:val="24"/>
              </w:rPr>
              <w:t>t_mggame_to_bigdata_person</w:t>
            </w:r>
            <w:r w:rsidR="00563019">
              <w:rPr>
                <w:rFonts w:asciiTheme="minorEastAsia" w:hAnsiTheme="minorEastAsia"/>
                <w:sz w:val="24"/>
                <w:szCs w:val="24"/>
              </w:rPr>
              <w:t>_</w:t>
            </w:r>
            <w:r w:rsidR="00A2685F">
              <w:rPr>
                <w:rFonts w:asciiTheme="minorEastAsia" w:hAnsiTheme="minorEastAsia"/>
                <w:sz w:val="24"/>
                <w:szCs w:val="24"/>
              </w:rPr>
              <w:t>label</w:t>
            </w:r>
          </w:p>
        </w:tc>
      </w:tr>
      <w:tr w:rsidR="00BC329A" w:rsidRPr="0093775C" w14:paraId="22CEA6A4" w14:textId="77777777" w:rsidTr="00BD3289">
        <w:trPr>
          <w:trHeight w:val="20"/>
        </w:trPr>
        <w:tc>
          <w:tcPr>
            <w:tcW w:w="2376" w:type="dxa"/>
            <w:shd w:val="clear" w:color="auto" w:fill="DDD9C3" w:themeFill="background2" w:themeFillShade="E6"/>
          </w:tcPr>
          <w:p w14:paraId="4B986DCC" w14:textId="0BD5364F" w:rsidR="00BC329A" w:rsidRPr="0093775C" w:rsidRDefault="00BC329A" w:rsidP="00BD3289">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14:paraId="31B90A58" w14:textId="24A60BA5" w:rsidR="00BC329A" w:rsidRDefault="00BC329A"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游戏标签</w:t>
            </w:r>
            <w:r>
              <w:rPr>
                <w:rFonts w:asciiTheme="minorEastAsia" w:eastAsiaTheme="minorEastAsia" w:hAnsiTheme="minorEastAsia"/>
                <w:sz w:val="24"/>
              </w:rPr>
              <w:t>表（</w:t>
            </w:r>
            <w:r w:rsidR="002864DD">
              <w:rPr>
                <w:rFonts w:asciiTheme="minorEastAsia" w:eastAsiaTheme="minorEastAsia" w:hAnsiTheme="minorEastAsia" w:hint="eastAsia"/>
                <w:sz w:val="24"/>
              </w:rPr>
              <w:t>game</w:t>
            </w:r>
            <w:r>
              <w:rPr>
                <w:rFonts w:asciiTheme="minorEastAsia" w:eastAsiaTheme="minorEastAsia" w:hAnsiTheme="minorEastAsia" w:hint="eastAsia"/>
                <w:sz w:val="24"/>
              </w:rPr>
              <w:t>_</w:t>
            </w:r>
            <w:r>
              <w:rPr>
                <w:rFonts w:asciiTheme="minorEastAsia" w:eastAsiaTheme="minorEastAsia" w:hAnsiTheme="minorEastAsia"/>
                <w:sz w:val="24"/>
              </w:rPr>
              <w:t>label）</w:t>
            </w:r>
          </w:p>
        </w:tc>
      </w:tr>
      <w:tr w:rsidR="00392D9D" w:rsidRPr="0093775C" w14:paraId="08D6E559" w14:textId="77777777" w:rsidTr="00BD3289">
        <w:trPr>
          <w:trHeight w:val="20"/>
        </w:trPr>
        <w:tc>
          <w:tcPr>
            <w:tcW w:w="2376" w:type="dxa"/>
          </w:tcPr>
          <w:p w14:paraId="5F76C7E2" w14:textId="584FFD00" w:rsidR="00392D9D" w:rsidRPr="0093775C" w:rsidRDefault="00A2685F" w:rsidP="00BD3289">
            <w:pPr>
              <w:spacing w:line="360" w:lineRule="auto"/>
              <w:rPr>
                <w:rFonts w:asciiTheme="minorEastAsia" w:hAnsiTheme="minorEastAsia"/>
              </w:rPr>
            </w:pPr>
            <w:r>
              <w:t>c</w:t>
            </w:r>
            <w:r>
              <w:rPr>
                <w:rFonts w:hint="eastAsia"/>
              </w:rPr>
              <w:t>ontent_</w:t>
            </w:r>
            <w:r>
              <w:t>id</w:t>
            </w:r>
          </w:p>
        </w:tc>
        <w:tc>
          <w:tcPr>
            <w:tcW w:w="6146" w:type="dxa"/>
          </w:tcPr>
          <w:p w14:paraId="6ADF0530" w14:textId="77AE6E6F" w:rsidR="00392D9D" w:rsidRPr="0093775C" w:rsidRDefault="00A2685F" w:rsidP="00BD3289">
            <w:pPr>
              <w:spacing w:line="360" w:lineRule="auto"/>
              <w:rPr>
                <w:rFonts w:asciiTheme="minorEastAsia" w:hAnsiTheme="minorEastAsia"/>
              </w:rPr>
            </w:pPr>
            <w:r>
              <w:rPr>
                <w:rFonts w:asciiTheme="minorEastAsia" w:hAnsiTheme="minorEastAsia" w:hint="eastAsia"/>
                <w:sz w:val="24"/>
                <w:szCs w:val="24"/>
              </w:rPr>
              <w:t>游戏内容</w:t>
            </w:r>
            <w:r>
              <w:rPr>
                <w:rFonts w:asciiTheme="minorEastAsia" w:hAnsiTheme="minorEastAsia"/>
                <w:sz w:val="24"/>
                <w:szCs w:val="24"/>
              </w:rPr>
              <w:t>编码</w:t>
            </w:r>
          </w:p>
        </w:tc>
      </w:tr>
      <w:tr w:rsidR="00A2685F" w:rsidRPr="0093775C" w14:paraId="4DCB2BC5" w14:textId="77777777" w:rsidTr="00BD3289">
        <w:trPr>
          <w:trHeight w:val="20"/>
        </w:trPr>
        <w:tc>
          <w:tcPr>
            <w:tcW w:w="2376" w:type="dxa"/>
          </w:tcPr>
          <w:p w14:paraId="2AB0CD58" w14:textId="746362B2" w:rsidR="00A2685F" w:rsidRDefault="00A2685F" w:rsidP="00A2685F">
            <w:pPr>
              <w:spacing w:line="360" w:lineRule="auto"/>
            </w:pPr>
            <w:r>
              <w:rPr>
                <w:rFonts w:hint="eastAsia"/>
              </w:rPr>
              <w:t>label _id</w:t>
            </w:r>
          </w:p>
        </w:tc>
        <w:tc>
          <w:tcPr>
            <w:tcW w:w="6146" w:type="dxa"/>
          </w:tcPr>
          <w:p w14:paraId="5BC27339" w14:textId="23CE3DCD" w:rsidR="00A2685F" w:rsidRDefault="00A2685F" w:rsidP="00A2685F">
            <w:pPr>
              <w:spacing w:line="360" w:lineRule="auto"/>
              <w:rPr>
                <w:rFonts w:asciiTheme="minorEastAsia" w:hAnsiTheme="minorEastAsia"/>
                <w:sz w:val="24"/>
                <w:szCs w:val="24"/>
              </w:rPr>
            </w:pPr>
            <w:r>
              <w:rPr>
                <w:rFonts w:asciiTheme="minorEastAsia" w:hAnsiTheme="minorEastAsia" w:hint="eastAsia"/>
                <w:sz w:val="24"/>
                <w:szCs w:val="24"/>
              </w:rPr>
              <w:t>标签</w:t>
            </w:r>
            <w:r>
              <w:rPr>
                <w:rFonts w:asciiTheme="minorEastAsia" w:hAnsiTheme="minorEastAsia"/>
                <w:sz w:val="24"/>
                <w:szCs w:val="24"/>
              </w:rPr>
              <w:t>编码</w:t>
            </w:r>
          </w:p>
        </w:tc>
      </w:tr>
      <w:tr w:rsidR="00A2685F" w:rsidRPr="0093775C" w14:paraId="500DE985" w14:textId="77777777" w:rsidTr="00BD3289">
        <w:trPr>
          <w:trHeight w:val="20"/>
        </w:trPr>
        <w:tc>
          <w:tcPr>
            <w:tcW w:w="2376" w:type="dxa"/>
          </w:tcPr>
          <w:p w14:paraId="372931D1" w14:textId="5A36030B" w:rsidR="00A2685F" w:rsidRDefault="00A2685F" w:rsidP="00A2685F">
            <w:pPr>
              <w:spacing w:line="360" w:lineRule="auto"/>
              <w:rPr>
                <w:rFonts w:asciiTheme="minorEastAsia" w:hAnsiTheme="minorEastAsia"/>
              </w:rPr>
            </w:pPr>
            <w:r>
              <w:rPr>
                <w:rFonts w:hint="eastAsia"/>
              </w:rPr>
              <w:t>label _name</w:t>
            </w:r>
          </w:p>
        </w:tc>
        <w:tc>
          <w:tcPr>
            <w:tcW w:w="6146" w:type="dxa"/>
          </w:tcPr>
          <w:p w14:paraId="4268F864" w14:textId="184AAE87" w:rsidR="00A2685F" w:rsidRPr="000A1B46" w:rsidRDefault="00A2685F" w:rsidP="00A2685F">
            <w:pPr>
              <w:spacing w:line="360" w:lineRule="auto"/>
              <w:rPr>
                <w:rFonts w:asciiTheme="minorEastAsia" w:hAnsiTheme="minorEastAsia"/>
              </w:rPr>
            </w:pPr>
            <w:r>
              <w:rPr>
                <w:rFonts w:asciiTheme="minorEastAsia" w:hAnsiTheme="minorEastAsia" w:hint="eastAsia"/>
                <w:sz w:val="24"/>
                <w:szCs w:val="24"/>
              </w:rPr>
              <w:t>标签</w:t>
            </w:r>
            <w:r>
              <w:rPr>
                <w:rFonts w:asciiTheme="minorEastAsia" w:hAnsiTheme="minorEastAsia"/>
                <w:sz w:val="24"/>
                <w:szCs w:val="24"/>
              </w:rPr>
              <w:t>名称</w:t>
            </w:r>
          </w:p>
        </w:tc>
      </w:tr>
      <w:tr w:rsidR="00A2685F" w:rsidRPr="0093775C" w14:paraId="4D7A0DDE" w14:textId="77777777" w:rsidTr="00BD3289">
        <w:trPr>
          <w:trHeight w:val="20"/>
        </w:trPr>
        <w:tc>
          <w:tcPr>
            <w:tcW w:w="2376" w:type="dxa"/>
            <w:shd w:val="clear" w:color="auto" w:fill="auto"/>
          </w:tcPr>
          <w:p w14:paraId="40C48150" w14:textId="0D4B7960" w:rsidR="00A2685F" w:rsidRPr="0054798E" w:rsidRDefault="00A2685F" w:rsidP="00A2685F">
            <w:pPr>
              <w:spacing w:line="360" w:lineRule="auto"/>
              <w:rPr>
                <w:rFonts w:asciiTheme="minorEastAsia" w:hAnsiTheme="minorEastAsia"/>
              </w:rPr>
            </w:pPr>
            <w:r>
              <w:rPr>
                <w:rFonts w:hint="eastAsia"/>
              </w:rPr>
              <w:t>role_type</w:t>
            </w:r>
          </w:p>
        </w:tc>
        <w:tc>
          <w:tcPr>
            <w:tcW w:w="6146" w:type="dxa"/>
            <w:shd w:val="clear" w:color="auto" w:fill="auto"/>
          </w:tcPr>
          <w:p w14:paraId="4DA1A66A" w14:textId="644EFE3B" w:rsidR="00A2685F" w:rsidRPr="0054798E" w:rsidRDefault="00A2685F" w:rsidP="00A2685F">
            <w:pPr>
              <w:spacing w:line="360" w:lineRule="auto"/>
              <w:rPr>
                <w:rFonts w:asciiTheme="minorEastAsia" w:hAnsiTheme="minorEastAsia"/>
              </w:rPr>
            </w:pPr>
            <w:r>
              <w:rPr>
                <w:rFonts w:asciiTheme="minorEastAsia" w:hAnsiTheme="minorEastAsia" w:hint="eastAsia"/>
                <w:sz w:val="24"/>
                <w:szCs w:val="24"/>
              </w:rPr>
              <w:t>角色</w:t>
            </w:r>
            <w:r>
              <w:rPr>
                <w:rFonts w:asciiTheme="minorEastAsia" w:hAnsiTheme="minorEastAsia"/>
                <w:sz w:val="24"/>
                <w:szCs w:val="24"/>
              </w:rPr>
              <w:t>类型</w:t>
            </w:r>
            <w:r>
              <w:rPr>
                <w:rFonts w:asciiTheme="minorEastAsia" w:hAnsiTheme="minorEastAsia" w:hint="eastAsia"/>
                <w:sz w:val="24"/>
                <w:szCs w:val="24"/>
              </w:rPr>
              <w:t>，</w:t>
            </w:r>
            <w:r w:rsidRPr="00392D9D">
              <w:rPr>
                <w:rFonts w:ascii="宋体" w:hAnsi="宋体" w:hint="eastAsia"/>
                <w:sz w:val="24"/>
                <w:szCs w:val="21"/>
              </w:rPr>
              <w:t>坦克</w:t>
            </w:r>
            <w:r w:rsidRPr="00392D9D">
              <w:rPr>
                <w:rFonts w:ascii="宋体" w:hAnsi="宋体"/>
                <w:sz w:val="24"/>
                <w:szCs w:val="21"/>
              </w:rPr>
              <w:t>、</w:t>
            </w:r>
            <w:r w:rsidRPr="00392D9D">
              <w:rPr>
                <w:rFonts w:ascii="宋体" w:hAnsi="宋体" w:hint="eastAsia"/>
                <w:sz w:val="24"/>
                <w:szCs w:val="21"/>
              </w:rPr>
              <w:t>战士</w:t>
            </w:r>
            <w:r w:rsidRPr="00392D9D">
              <w:rPr>
                <w:rFonts w:ascii="宋体" w:hAnsi="宋体"/>
                <w:sz w:val="24"/>
                <w:szCs w:val="21"/>
              </w:rPr>
              <w:t>、刺客、辅助、法师</w:t>
            </w:r>
            <w:r w:rsidRPr="00392D9D">
              <w:rPr>
                <w:rFonts w:ascii="宋体" w:hAnsi="宋体" w:hint="eastAsia"/>
                <w:sz w:val="24"/>
                <w:szCs w:val="21"/>
              </w:rPr>
              <w:t>、</w:t>
            </w:r>
            <w:r w:rsidRPr="00392D9D">
              <w:rPr>
                <w:rFonts w:ascii="宋体" w:hAnsi="宋体"/>
                <w:sz w:val="24"/>
                <w:szCs w:val="21"/>
              </w:rPr>
              <w:t>射手</w:t>
            </w:r>
          </w:p>
        </w:tc>
      </w:tr>
      <w:tr w:rsidR="00A2685F" w:rsidRPr="0093775C" w14:paraId="0002B0DF" w14:textId="77777777" w:rsidTr="00392D9D">
        <w:trPr>
          <w:trHeight w:val="20"/>
        </w:trPr>
        <w:tc>
          <w:tcPr>
            <w:tcW w:w="2376" w:type="dxa"/>
            <w:shd w:val="clear" w:color="auto" w:fill="auto"/>
          </w:tcPr>
          <w:p w14:paraId="5E72E3ED" w14:textId="1B82A661" w:rsidR="00A2685F" w:rsidRDefault="00A2685F" w:rsidP="00A2685F">
            <w:pPr>
              <w:spacing w:line="360" w:lineRule="auto"/>
              <w:rPr>
                <w:rFonts w:asciiTheme="minorEastAsia" w:hAnsiTheme="minorEastAsia"/>
              </w:rPr>
            </w:pPr>
            <w:r>
              <w:rPr>
                <w:rFonts w:asciiTheme="minorEastAsia" w:hAnsiTheme="minorEastAsia"/>
                <w:sz w:val="24"/>
                <w:szCs w:val="24"/>
              </w:rPr>
              <w:t>sex</w:t>
            </w:r>
          </w:p>
        </w:tc>
        <w:tc>
          <w:tcPr>
            <w:tcW w:w="6146" w:type="dxa"/>
            <w:shd w:val="clear" w:color="auto" w:fill="auto"/>
          </w:tcPr>
          <w:p w14:paraId="789ED29C" w14:textId="10D2FFFB" w:rsidR="00A2685F" w:rsidRPr="00F517D7" w:rsidRDefault="00A2685F" w:rsidP="00A2685F">
            <w:pPr>
              <w:spacing w:line="360" w:lineRule="auto"/>
              <w:rPr>
                <w:rFonts w:asciiTheme="minorEastAsia" w:hAnsiTheme="minorEastAsia"/>
                <w:sz w:val="24"/>
                <w:szCs w:val="24"/>
              </w:rPr>
            </w:pPr>
            <w:r>
              <w:rPr>
                <w:rFonts w:asciiTheme="minorEastAsia" w:hAnsiTheme="minorEastAsia" w:hint="eastAsia"/>
                <w:sz w:val="24"/>
                <w:szCs w:val="24"/>
              </w:rPr>
              <w:t>性别,</w:t>
            </w:r>
            <w:r w:rsidRPr="00A1325C">
              <w:rPr>
                <w:rFonts w:hint="eastAsia"/>
              </w:rPr>
              <w:t xml:space="preserve"> 0</w:t>
            </w:r>
            <w:r>
              <w:rPr>
                <w:rFonts w:hint="eastAsia"/>
              </w:rPr>
              <w:t>其他</w:t>
            </w:r>
            <w:r w:rsidRPr="00A1325C">
              <w:rPr>
                <w:rFonts w:hint="eastAsia"/>
              </w:rPr>
              <w:t>，</w:t>
            </w:r>
            <w:r w:rsidRPr="00A1325C">
              <w:rPr>
                <w:rFonts w:hint="eastAsia"/>
              </w:rPr>
              <w:t>1</w:t>
            </w:r>
            <w:r w:rsidRPr="00A1325C">
              <w:rPr>
                <w:rFonts w:hint="eastAsia"/>
              </w:rPr>
              <w:t>男，</w:t>
            </w:r>
            <w:r w:rsidRPr="00A1325C">
              <w:rPr>
                <w:rFonts w:hint="eastAsia"/>
              </w:rPr>
              <w:t>2</w:t>
            </w:r>
            <w:r w:rsidRPr="00A1325C">
              <w:rPr>
                <w:rFonts w:hint="eastAsia"/>
              </w:rPr>
              <w:t>女</w:t>
            </w:r>
          </w:p>
        </w:tc>
      </w:tr>
      <w:tr w:rsidR="00A2685F" w:rsidRPr="0093775C" w14:paraId="4575146C" w14:textId="77777777" w:rsidTr="00A05C29">
        <w:trPr>
          <w:trHeight w:val="20"/>
        </w:trPr>
        <w:tc>
          <w:tcPr>
            <w:tcW w:w="2376" w:type="dxa"/>
            <w:shd w:val="clear" w:color="auto" w:fill="auto"/>
          </w:tcPr>
          <w:p w14:paraId="739CAA8C" w14:textId="11891023" w:rsidR="00A2685F" w:rsidRDefault="00A2685F" w:rsidP="00A2685F">
            <w:pPr>
              <w:spacing w:line="360" w:lineRule="auto"/>
              <w:rPr>
                <w:rFonts w:asciiTheme="minorEastAsia" w:hAnsiTheme="minorEastAsia"/>
                <w:sz w:val="24"/>
                <w:szCs w:val="24"/>
              </w:rPr>
            </w:pPr>
            <w:r>
              <w:rPr>
                <w:rFonts w:hint="eastAsia"/>
              </w:rPr>
              <w:t>role_</w:t>
            </w:r>
            <w:r w:rsidRPr="00573BD9">
              <w:t>screenshot</w:t>
            </w:r>
          </w:p>
        </w:tc>
        <w:tc>
          <w:tcPr>
            <w:tcW w:w="6146" w:type="dxa"/>
            <w:shd w:val="clear" w:color="auto" w:fill="auto"/>
          </w:tcPr>
          <w:p w14:paraId="5C47B199" w14:textId="471828FC" w:rsidR="00A2685F" w:rsidRDefault="00A2685F" w:rsidP="00A2685F">
            <w:pPr>
              <w:spacing w:line="360" w:lineRule="auto"/>
              <w:rPr>
                <w:rFonts w:asciiTheme="minorEastAsia" w:hAnsiTheme="minorEastAsia"/>
                <w:sz w:val="24"/>
                <w:szCs w:val="24"/>
              </w:rPr>
            </w:pPr>
            <w:r>
              <w:rPr>
                <w:rFonts w:asciiTheme="minorEastAsia" w:hAnsiTheme="minorEastAsia" w:hint="eastAsia"/>
                <w:sz w:val="24"/>
                <w:szCs w:val="24"/>
              </w:rPr>
              <w:t>角色</w:t>
            </w:r>
            <w:r>
              <w:rPr>
                <w:rFonts w:asciiTheme="minorEastAsia" w:hAnsiTheme="minorEastAsia"/>
                <w:sz w:val="24"/>
                <w:szCs w:val="24"/>
              </w:rPr>
              <w:t>截图地址</w:t>
            </w:r>
          </w:p>
        </w:tc>
      </w:tr>
      <w:tr w:rsidR="00A05C29" w:rsidRPr="0093775C" w14:paraId="2B06EFD7" w14:textId="77777777" w:rsidTr="00BD3289">
        <w:trPr>
          <w:trHeight w:val="20"/>
        </w:trPr>
        <w:tc>
          <w:tcPr>
            <w:tcW w:w="2376" w:type="dxa"/>
            <w:tcBorders>
              <w:bottom w:val="single" w:sz="4" w:space="0" w:color="auto"/>
            </w:tcBorders>
            <w:shd w:val="clear" w:color="auto" w:fill="auto"/>
          </w:tcPr>
          <w:p w14:paraId="7BCD9776" w14:textId="5B95C6C1" w:rsidR="00A05C29" w:rsidRDefault="002C4F37" w:rsidP="00A2685F">
            <w:pPr>
              <w:spacing w:line="360" w:lineRule="auto"/>
            </w:pPr>
            <w:r>
              <w:t>oper_type</w:t>
            </w:r>
          </w:p>
        </w:tc>
        <w:tc>
          <w:tcPr>
            <w:tcW w:w="6146" w:type="dxa"/>
            <w:tcBorders>
              <w:bottom w:val="single" w:sz="4" w:space="0" w:color="auto"/>
            </w:tcBorders>
            <w:shd w:val="clear" w:color="auto" w:fill="auto"/>
          </w:tcPr>
          <w:p w14:paraId="19389709" w14:textId="3DEE59DC" w:rsidR="00A05C29" w:rsidRDefault="002C4F37" w:rsidP="00A2685F">
            <w:pPr>
              <w:spacing w:line="360" w:lineRule="auto"/>
              <w:rPr>
                <w:rFonts w:asciiTheme="minorEastAsia" w:hAnsiTheme="minorEastAsia"/>
                <w:sz w:val="24"/>
                <w:szCs w:val="24"/>
              </w:rPr>
            </w:pPr>
            <w:r>
              <w:rPr>
                <w:rFonts w:asciiTheme="minorEastAsia" w:hAnsiTheme="minorEastAsia" w:hint="eastAsia"/>
                <w:sz w:val="24"/>
                <w:szCs w:val="24"/>
              </w:rPr>
              <w:t>操作</w:t>
            </w:r>
            <w:r>
              <w:rPr>
                <w:rFonts w:asciiTheme="minorEastAsia" w:hAnsiTheme="minorEastAsia"/>
                <w:sz w:val="24"/>
                <w:szCs w:val="24"/>
              </w:rPr>
              <w:t>类型，</w:t>
            </w:r>
            <w:r>
              <w:rPr>
                <w:rFonts w:asciiTheme="minorEastAsia" w:hAnsiTheme="minorEastAsia" w:hint="eastAsia"/>
                <w:sz w:val="24"/>
                <w:szCs w:val="24"/>
              </w:rPr>
              <w:t>1</w:t>
            </w:r>
            <w:r>
              <w:rPr>
                <w:rFonts w:asciiTheme="minorEastAsia" w:hAnsiTheme="minorEastAsia"/>
                <w:sz w:val="24"/>
                <w:szCs w:val="24"/>
              </w:rPr>
              <w:t>-新增，</w:t>
            </w:r>
            <w:r>
              <w:rPr>
                <w:rFonts w:asciiTheme="minorEastAsia" w:hAnsiTheme="minorEastAsia" w:hint="eastAsia"/>
                <w:sz w:val="24"/>
                <w:szCs w:val="24"/>
              </w:rPr>
              <w:t>2</w:t>
            </w:r>
            <w:r>
              <w:rPr>
                <w:rFonts w:asciiTheme="minorEastAsia" w:hAnsiTheme="minorEastAsia"/>
                <w:sz w:val="24"/>
                <w:szCs w:val="24"/>
              </w:rPr>
              <w:t>-修改</w:t>
            </w:r>
          </w:p>
        </w:tc>
      </w:tr>
    </w:tbl>
    <w:p w14:paraId="157AB9BB" w14:textId="43C6FA17" w:rsidR="00392D9D" w:rsidRDefault="00392D9D" w:rsidP="00392D9D">
      <w:pPr>
        <w:spacing w:line="360" w:lineRule="auto"/>
        <w:rPr>
          <w:rFonts w:asciiTheme="minorEastAsia" w:eastAsiaTheme="minorEastAsia" w:hAnsiTheme="minorEastAsia"/>
          <w:sz w:val="24"/>
        </w:rPr>
      </w:pPr>
    </w:p>
    <w:tbl>
      <w:tblPr>
        <w:tblStyle w:val="af"/>
        <w:tblW w:w="0" w:type="auto"/>
        <w:tblLook w:val="04A0" w:firstRow="1" w:lastRow="0" w:firstColumn="1" w:lastColumn="0" w:noHBand="0" w:noVBand="1"/>
      </w:tblPr>
      <w:tblGrid>
        <w:gridCol w:w="2376"/>
        <w:gridCol w:w="6146"/>
      </w:tblGrid>
      <w:tr w:rsidR="00A2685F" w:rsidRPr="0093775C" w14:paraId="3D70C20A" w14:textId="77777777" w:rsidTr="00BD3289">
        <w:trPr>
          <w:trHeight w:val="20"/>
        </w:trPr>
        <w:tc>
          <w:tcPr>
            <w:tcW w:w="2376" w:type="dxa"/>
            <w:shd w:val="clear" w:color="auto" w:fill="BFBFBF" w:themeFill="background1" w:themeFillShade="BF"/>
          </w:tcPr>
          <w:bookmarkEnd w:id="19"/>
          <w:p w14:paraId="6171374F" w14:textId="77777777" w:rsidR="00A2685F" w:rsidRPr="0093775C" w:rsidRDefault="00A2685F"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4F63A9AA" w14:textId="6D096707" w:rsidR="00A2685F" w:rsidRPr="0093775C" w:rsidRDefault="00A2685F" w:rsidP="00BD3289">
            <w:pPr>
              <w:spacing w:line="360" w:lineRule="auto"/>
              <w:rPr>
                <w:rFonts w:asciiTheme="minorEastAsia" w:hAnsiTheme="minorEastAsia"/>
              </w:rPr>
            </w:pPr>
            <w:r>
              <w:rPr>
                <w:rFonts w:asciiTheme="minorEastAsia" w:hAnsiTheme="minorEastAsia" w:hint="eastAsia"/>
              </w:rPr>
              <w:t>咪咕</w:t>
            </w:r>
            <w:r>
              <w:rPr>
                <w:rFonts w:asciiTheme="minorEastAsia" w:hAnsiTheme="minorEastAsia"/>
              </w:rPr>
              <w:t>游戏向大数据平台同步游戏</w:t>
            </w:r>
            <w:r>
              <w:rPr>
                <w:rFonts w:asciiTheme="minorEastAsia" w:hAnsiTheme="minorEastAsia" w:hint="eastAsia"/>
              </w:rPr>
              <w:t>场景</w:t>
            </w:r>
            <w:r>
              <w:rPr>
                <w:rFonts w:asciiTheme="minorEastAsia" w:hAnsiTheme="minorEastAsia"/>
              </w:rPr>
              <w:t>标签</w:t>
            </w:r>
          </w:p>
        </w:tc>
      </w:tr>
      <w:tr w:rsidR="00A2685F" w:rsidRPr="0093775C" w14:paraId="0B42D824" w14:textId="77777777" w:rsidTr="00BD3289">
        <w:trPr>
          <w:trHeight w:val="20"/>
        </w:trPr>
        <w:tc>
          <w:tcPr>
            <w:tcW w:w="2376" w:type="dxa"/>
            <w:shd w:val="clear" w:color="auto" w:fill="DDD9C3" w:themeFill="background2" w:themeFillShade="E6"/>
          </w:tcPr>
          <w:p w14:paraId="29D0C6F6" w14:textId="77777777" w:rsidR="00A2685F" w:rsidRPr="0093775C" w:rsidRDefault="00A2685F"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496D903A" w14:textId="634868BB" w:rsidR="00A2685F" w:rsidRPr="0093775C" w:rsidRDefault="00A2685F" w:rsidP="00BD3289">
            <w:pPr>
              <w:spacing w:line="360" w:lineRule="auto"/>
              <w:rPr>
                <w:rFonts w:asciiTheme="minorEastAsia" w:hAnsiTheme="minorEastAsia"/>
              </w:rPr>
            </w:pPr>
            <w:r>
              <w:rPr>
                <w:rFonts w:asciiTheme="minorEastAsia" w:hAnsiTheme="minorEastAsia"/>
                <w:sz w:val="24"/>
                <w:szCs w:val="24"/>
              </w:rPr>
              <w:t>t_mggame_to_bigdata_scene</w:t>
            </w:r>
            <w:r w:rsidR="00563019">
              <w:rPr>
                <w:rFonts w:asciiTheme="minorEastAsia" w:hAnsiTheme="minorEastAsia"/>
                <w:sz w:val="24"/>
                <w:szCs w:val="24"/>
              </w:rPr>
              <w:t>_</w:t>
            </w:r>
            <w:r>
              <w:rPr>
                <w:rFonts w:asciiTheme="minorEastAsia" w:hAnsiTheme="minorEastAsia"/>
                <w:sz w:val="24"/>
                <w:szCs w:val="24"/>
              </w:rPr>
              <w:t>label</w:t>
            </w:r>
          </w:p>
        </w:tc>
      </w:tr>
      <w:tr w:rsidR="004A607E" w:rsidRPr="0093775C" w14:paraId="759906DA" w14:textId="77777777" w:rsidTr="00BD3289">
        <w:trPr>
          <w:trHeight w:val="20"/>
        </w:trPr>
        <w:tc>
          <w:tcPr>
            <w:tcW w:w="2376" w:type="dxa"/>
            <w:shd w:val="clear" w:color="auto" w:fill="DDD9C3" w:themeFill="background2" w:themeFillShade="E6"/>
          </w:tcPr>
          <w:p w14:paraId="696AE79F" w14:textId="2040A696" w:rsidR="004A607E" w:rsidRPr="0093775C" w:rsidRDefault="004A607E" w:rsidP="00BD3289">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14:paraId="4544A5CA" w14:textId="591A048D" w:rsidR="004A607E" w:rsidRDefault="0061284F"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游戏标签</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label）</w:t>
            </w:r>
          </w:p>
        </w:tc>
      </w:tr>
      <w:tr w:rsidR="00A2685F" w:rsidRPr="0093775C" w14:paraId="2984F2A6" w14:textId="77777777" w:rsidTr="00BD3289">
        <w:trPr>
          <w:trHeight w:val="20"/>
        </w:trPr>
        <w:tc>
          <w:tcPr>
            <w:tcW w:w="2376" w:type="dxa"/>
          </w:tcPr>
          <w:p w14:paraId="1E6A931B" w14:textId="0B09D3FB" w:rsidR="00A2685F" w:rsidRPr="0093775C" w:rsidRDefault="00A2685F" w:rsidP="00A2685F">
            <w:pPr>
              <w:spacing w:line="360" w:lineRule="auto"/>
              <w:rPr>
                <w:rFonts w:asciiTheme="minorEastAsia" w:hAnsiTheme="minorEastAsia"/>
              </w:rPr>
            </w:pPr>
            <w:r>
              <w:t>c</w:t>
            </w:r>
            <w:r>
              <w:rPr>
                <w:rFonts w:hint="eastAsia"/>
              </w:rPr>
              <w:t>ontent_</w:t>
            </w:r>
            <w:r>
              <w:t>id</w:t>
            </w:r>
          </w:p>
        </w:tc>
        <w:tc>
          <w:tcPr>
            <w:tcW w:w="6146" w:type="dxa"/>
          </w:tcPr>
          <w:p w14:paraId="799A24DC" w14:textId="4F4ED179" w:rsidR="00A2685F" w:rsidRPr="0093775C" w:rsidRDefault="00A2685F" w:rsidP="00A2685F">
            <w:pPr>
              <w:spacing w:line="360" w:lineRule="auto"/>
              <w:rPr>
                <w:rFonts w:asciiTheme="minorEastAsia" w:hAnsiTheme="minorEastAsia"/>
              </w:rPr>
            </w:pPr>
            <w:r>
              <w:rPr>
                <w:rFonts w:asciiTheme="minorEastAsia" w:hAnsiTheme="minorEastAsia" w:hint="eastAsia"/>
                <w:sz w:val="24"/>
                <w:szCs w:val="24"/>
              </w:rPr>
              <w:t>游戏内容</w:t>
            </w:r>
            <w:r>
              <w:rPr>
                <w:rFonts w:asciiTheme="minorEastAsia" w:hAnsiTheme="minorEastAsia"/>
                <w:sz w:val="24"/>
                <w:szCs w:val="24"/>
              </w:rPr>
              <w:t>编码</w:t>
            </w:r>
          </w:p>
        </w:tc>
      </w:tr>
      <w:tr w:rsidR="00A2685F" w:rsidRPr="0093775C" w14:paraId="4C7A86F7" w14:textId="77777777" w:rsidTr="00BD3289">
        <w:trPr>
          <w:trHeight w:val="20"/>
        </w:trPr>
        <w:tc>
          <w:tcPr>
            <w:tcW w:w="2376" w:type="dxa"/>
          </w:tcPr>
          <w:p w14:paraId="4263AF34" w14:textId="0B89F74B" w:rsidR="00A2685F" w:rsidRDefault="00A2685F" w:rsidP="00A2685F">
            <w:pPr>
              <w:spacing w:line="360" w:lineRule="auto"/>
            </w:pPr>
            <w:r>
              <w:rPr>
                <w:rFonts w:hint="eastAsia"/>
              </w:rPr>
              <w:t>label _id</w:t>
            </w:r>
          </w:p>
        </w:tc>
        <w:tc>
          <w:tcPr>
            <w:tcW w:w="6146" w:type="dxa"/>
          </w:tcPr>
          <w:p w14:paraId="05453E7A" w14:textId="46E0A714" w:rsidR="00A2685F" w:rsidRDefault="00A2685F" w:rsidP="00A2685F">
            <w:pPr>
              <w:spacing w:line="360" w:lineRule="auto"/>
              <w:rPr>
                <w:rFonts w:asciiTheme="minorEastAsia" w:hAnsiTheme="minorEastAsia"/>
                <w:sz w:val="24"/>
                <w:szCs w:val="24"/>
              </w:rPr>
            </w:pPr>
            <w:r>
              <w:rPr>
                <w:rFonts w:asciiTheme="minorEastAsia" w:hAnsiTheme="minorEastAsia" w:hint="eastAsia"/>
                <w:sz w:val="24"/>
                <w:szCs w:val="24"/>
              </w:rPr>
              <w:t>标签</w:t>
            </w:r>
            <w:r>
              <w:rPr>
                <w:rFonts w:asciiTheme="minorEastAsia" w:hAnsiTheme="minorEastAsia"/>
                <w:sz w:val="24"/>
                <w:szCs w:val="24"/>
              </w:rPr>
              <w:t>编码</w:t>
            </w:r>
          </w:p>
        </w:tc>
      </w:tr>
      <w:tr w:rsidR="00A2685F" w:rsidRPr="0093775C" w14:paraId="228B5D54" w14:textId="77777777" w:rsidTr="00BD3289">
        <w:trPr>
          <w:trHeight w:val="20"/>
        </w:trPr>
        <w:tc>
          <w:tcPr>
            <w:tcW w:w="2376" w:type="dxa"/>
          </w:tcPr>
          <w:p w14:paraId="6C5DA557" w14:textId="77777777" w:rsidR="00A2685F" w:rsidRDefault="00A2685F" w:rsidP="00A2685F">
            <w:pPr>
              <w:spacing w:line="360" w:lineRule="auto"/>
              <w:rPr>
                <w:rFonts w:asciiTheme="minorEastAsia" w:hAnsiTheme="minorEastAsia"/>
              </w:rPr>
            </w:pPr>
            <w:r>
              <w:rPr>
                <w:rFonts w:hint="eastAsia"/>
              </w:rPr>
              <w:t>label _name</w:t>
            </w:r>
          </w:p>
        </w:tc>
        <w:tc>
          <w:tcPr>
            <w:tcW w:w="6146" w:type="dxa"/>
          </w:tcPr>
          <w:p w14:paraId="5F9CEF0B" w14:textId="77777777" w:rsidR="00A2685F" w:rsidRPr="000A1B46" w:rsidRDefault="00A2685F" w:rsidP="00A2685F">
            <w:pPr>
              <w:spacing w:line="360" w:lineRule="auto"/>
              <w:rPr>
                <w:rFonts w:asciiTheme="minorEastAsia" w:hAnsiTheme="minorEastAsia"/>
              </w:rPr>
            </w:pPr>
            <w:r>
              <w:rPr>
                <w:rFonts w:asciiTheme="minorEastAsia" w:hAnsiTheme="minorEastAsia" w:hint="eastAsia"/>
                <w:sz w:val="24"/>
                <w:szCs w:val="24"/>
              </w:rPr>
              <w:t>标签</w:t>
            </w:r>
            <w:r>
              <w:rPr>
                <w:rFonts w:asciiTheme="minorEastAsia" w:hAnsiTheme="minorEastAsia"/>
                <w:sz w:val="24"/>
                <w:szCs w:val="24"/>
              </w:rPr>
              <w:t>名称</w:t>
            </w:r>
          </w:p>
        </w:tc>
      </w:tr>
      <w:tr w:rsidR="00A2685F" w:rsidRPr="0093775C" w14:paraId="77BAE62A" w14:textId="77777777" w:rsidTr="00BD3289">
        <w:trPr>
          <w:trHeight w:val="20"/>
        </w:trPr>
        <w:tc>
          <w:tcPr>
            <w:tcW w:w="2376" w:type="dxa"/>
            <w:shd w:val="clear" w:color="auto" w:fill="auto"/>
          </w:tcPr>
          <w:p w14:paraId="57881B4F" w14:textId="60E7E709" w:rsidR="00A2685F" w:rsidRPr="0054798E" w:rsidRDefault="00E9643B" w:rsidP="00A2685F">
            <w:pPr>
              <w:spacing w:line="360" w:lineRule="auto"/>
              <w:rPr>
                <w:rFonts w:asciiTheme="minorEastAsia" w:hAnsiTheme="minorEastAsia"/>
              </w:rPr>
            </w:pPr>
            <w:r>
              <w:rPr>
                <w:rFonts w:hint="eastAsia"/>
              </w:rPr>
              <w:t>scence_s</w:t>
            </w:r>
            <w:r w:rsidRPr="00724439">
              <w:t>core</w:t>
            </w:r>
          </w:p>
        </w:tc>
        <w:tc>
          <w:tcPr>
            <w:tcW w:w="6146" w:type="dxa"/>
            <w:shd w:val="clear" w:color="auto" w:fill="auto"/>
          </w:tcPr>
          <w:p w14:paraId="1B8C7D98" w14:textId="4C6C76D2" w:rsidR="00A2685F" w:rsidRPr="0054798E" w:rsidRDefault="00E9643B" w:rsidP="00A2685F">
            <w:pPr>
              <w:spacing w:line="360" w:lineRule="auto"/>
              <w:rPr>
                <w:rFonts w:asciiTheme="minorEastAsia" w:hAnsiTheme="minorEastAsia"/>
              </w:rPr>
            </w:pPr>
            <w:r>
              <w:rPr>
                <w:rFonts w:asciiTheme="minorEastAsia" w:hAnsiTheme="minorEastAsia" w:hint="eastAsia"/>
                <w:sz w:val="24"/>
                <w:szCs w:val="24"/>
              </w:rPr>
              <w:t>场景得分</w:t>
            </w:r>
          </w:p>
        </w:tc>
      </w:tr>
      <w:tr w:rsidR="00A2685F" w:rsidRPr="0093775C" w14:paraId="1F45F4A4" w14:textId="77777777" w:rsidTr="00BD3289">
        <w:trPr>
          <w:trHeight w:val="20"/>
        </w:trPr>
        <w:tc>
          <w:tcPr>
            <w:tcW w:w="2376" w:type="dxa"/>
            <w:shd w:val="clear" w:color="auto" w:fill="auto"/>
          </w:tcPr>
          <w:p w14:paraId="581CD111" w14:textId="6F81EB67" w:rsidR="00A2685F" w:rsidRDefault="00E9643B" w:rsidP="00A2685F">
            <w:pPr>
              <w:spacing w:line="360" w:lineRule="auto"/>
              <w:rPr>
                <w:rFonts w:asciiTheme="minorEastAsia" w:hAnsiTheme="minorEastAsia"/>
              </w:rPr>
            </w:pPr>
            <w:r>
              <w:rPr>
                <w:rFonts w:hint="eastAsia"/>
              </w:rPr>
              <w:t>scence_</w:t>
            </w:r>
            <w:r w:rsidRPr="00DC317D">
              <w:t>describe</w:t>
            </w:r>
          </w:p>
        </w:tc>
        <w:tc>
          <w:tcPr>
            <w:tcW w:w="6146" w:type="dxa"/>
            <w:shd w:val="clear" w:color="auto" w:fill="auto"/>
          </w:tcPr>
          <w:p w14:paraId="648D6419" w14:textId="2DF12646" w:rsidR="00A2685F" w:rsidRPr="00F517D7" w:rsidRDefault="00E9643B" w:rsidP="00A2685F">
            <w:pPr>
              <w:spacing w:line="360" w:lineRule="auto"/>
              <w:rPr>
                <w:rFonts w:asciiTheme="minorEastAsia" w:hAnsiTheme="minorEastAsia"/>
                <w:sz w:val="24"/>
                <w:szCs w:val="24"/>
              </w:rPr>
            </w:pPr>
            <w:r>
              <w:rPr>
                <w:rFonts w:asciiTheme="minorEastAsia" w:hAnsiTheme="minorEastAsia" w:hint="eastAsia"/>
                <w:sz w:val="24"/>
                <w:szCs w:val="24"/>
              </w:rPr>
              <w:t>场景</w:t>
            </w:r>
            <w:r>
              <w:rPr>
                <w:rFonts w:asciiTheme="minorEastAsia" w:hAnsiTheme="minorEastAsia"/>
                <w:sz w:val="24"/>
                <w:szCs w:val="24"/>
              </w:rPr>
              <w:t>描述</w:t>
            </w:r>
          </w:p>
        </w:tc>
      </w:tr>
      <w:tr w:rsidR="00A2685F" w:rsidRPr="0093775C" w14:paraId="3DDB8118" w14:textId="77777777" w:rsidTr="00A05C29">
        <w:trPr>
          <w:trHeight w:val="20"/>
        </w:trPr>
        <w:tc>
          <w:tcPr>
            <w:tcW w:w="2376" w:type="dxa"/>
            <w:shd w:val="clear" w:color="auto" w:fill="auto"/>
          </w:tcPr>
          <w:p w14:paraId="59C6FE16" w14:textId="74398707" w:rsidR="00A2685F" w:rsidRDefault="005278C5" w:rsidP="00A2685F">
            <w:pPr>
              <w:spacing w:line="360" w:lineRule="auto"/>
              <w:rPr>
                <w:rFonts w:asciiTheme="minorEastAsia" w:hAnsiTheme="minorEastAsia"/>
                <w:sz w:val="24"/>
                <w:szCs w:val="24"/>
              </w:rPr>
            </w:pPr>
            <w:r>
              <w:rPr>
                <w:rFonts w:hint="eastAsia"/>
              </w:rPr>
              <w:t>scence</w:t>
            </w:r>
            <w:r w:rsidR="00A2685F">
              <w:rPr>
                <w:rFonts w:hint="eastAsia"/>
              </w:rPr>
              <w:t>_</w:t>
            </w:r>
            <w:r w:rsidR="00A2685F" w:rsidRPr="00573BD9">
              <w:t>screenshot</w:t>
            </w:r>
          </w:p>
        </w:tc>
        <w:tc>
          <w:tcPr>
            <w:tcW w:w="6146" w:type="dxa"/>
            <w:shd w:val="clear" w:color="auto" w:fill="auto"/>
          </w:tcPr>
          <w:p w14:paraId="420E68E9" w14:textId="525DC217" w:rsidR="00A2685F" w:rsidRDefault="005278C5" w:rsidP="00A2685F">
            <w:pPr>
              <w:spacing w:line="360" w:lineRule="auto"/>
              <w:rPr>
                <w:rFonts w:asciiTheme="minorEastAsia" w:hAnsiTheme="minorEastAsia"/>
                <w:sz w:val="24"/>
                <w:szCs w:val="24"/>
              </w:rPr>
            </w:pPr>
            <w:r>
              <w:rPr>
                <w:rFonts w:asciiTheme="minorEastAsia" w:hAnsiTheme="minorEastAsia" w:hint="eastAsia"/>
                <w:sz w:val="24"/>
                <w:szCs w:val="24"/>
              </w:rPr>
              <w:t>场景</w:t>
            </w:r>
            <w:r w:rsidR="00A2685F">
              <w:rPr>
                <w:rFonts w:asciiTheme="minorEastAsia" w:hAnsiTheme="minorEastAsia"/>
                <w:sz w:val="24"/>
                <w:szCs w:val="24"/>
              </w:rPr>
              <w:t>截图地址</w:t>
            </w:r>
          </w:p>
        </w:tc>
      </w:tr>
      <w:tr w:rsidR="00CD5B79" w:rsidRPr="0093775C" w14:paraId="06B4E4B8" w14:textId="77777777" w:rsidTr="00BD3289">
        <w:trPr>
          <w:trHeight w:val="20"/>
        </w:trPr>
        <w:tc>
          <w:tcPr>
            <w:tcW w:w="2376" w:type="dxa"/>
            <w:tcBorders>
              <w:bottom w:val="single" w:sz="4" w:space="0" w:color="auto"/>
            </w:tcBorders>
            <w:shd w:val="clear" w:color="auto" w:fill="auto"/>
          </w:tcPr>
          <w:p w14:paraId="6C93850D" w14:textId="533CAA44" w:rsidR="00CD5B79" w:rsidRDefault="00CD5B79" w:rsidP="00CD5B79">
            <w:pPr>
              <w:spacing w:line="360" w:lineRule="auto"/>
            </w:pPr>
            <w:r>
              <w:t>oper_type</w:t>
            </w:r>
          </w:p>
        </w:tc>
        <w:tc>
          <w:tcPr>
            <w:tcW w:w="6146" w:type="dxa"/>
            <w:tcBorders>
              <w:bottom w:val="single" w:sz="4" w:space="0" w:color="auto"/>
            </w:tcBorders>
            <w:shd w:val="clear" w:color="auto" w:fill="auto"/>
          </w:tcPr>
          <w:p w14:paraId="7264238E" w14:textId="58C0BAED" w:rsidR="00CD5B79" w:rsidRDefault="00CD5B79" w:rsidP="00CD5B79">
            <w:pPr>
              <w:spacing w:line="360" w:lineRule="auto"/>
              <w:rPr>
                <w:rFonts w:asciiTheme="minorEastAsia" w:hAnsiTheme="minorEastAsia"/>
                <w:sz w:val="24"/>
                <w:szCs w:val="24"/>
              </w:rPr>
            </w:pPr>
            <w:r>
              <w:rPr>
                <w:rFonts w:asciiTheme="minorEastAsia" w:hAnsiTheme="minorEastAsia" w:hint="eastAsia"/>
                <w:sz w:val="24"/>
                <w:szCs w:val="24"/>
              </w:rPr>
              <w:t>操作</w:t>
            </w:r>
            <w:r>
              <w:rPr>
                <w:rFonts w:asciiTheme="minorEastAsia" w:hAnsiTheme="minorEastAsia"/>
                <w:sz w:val="24"/>
                <w:szCs w:val="24"/>
              </w:rPr>
              <w:t>类型，</w:t>
            </w:r>
            <w:r>
              <w:rPr>
                <w:rFonts w:asciiTheme="minorEastAsia" w:hAnsiTheme="minorEastAsia" w:hint="eastAsia"/>
                <w:sz w:val="24"/>
                <w:szCs w:val="24"/>
              </w:rPr>
              <w:t>1</w:t>
            </w:r>
            <w:r>
              <w:rPr>
                <w:rFonts w:asciiTheme="minorEastAsia" w:hAnsiTheme="minorEastAsia"/>
                <w:sz w:val="24"/>
                <w:szCs w:val="24"/>
              </w:rPr>
              <w:t>-新增，</w:t>
            </w:r>
            <w:r>
              <w:rPr>
                <w:rFonts w:asciiTheme="minorEastAsia" w:hAnsiTheme="minorEastAsia" w:hint="eastAsia"/>
                <w:sz w:val="24"/>
                <w:szCs w:val="24"/>
              </w:rPr>
              <w:t>2</w:t>
            </w:r>
            <w:r>
              <w:rPr>
                <w:rFonts w:asciiTheme="minorEastAsia" w:hAnsiTheme="minorEastAsia"/>
                <w:sz w:val="24"/>
                <w:szCs w:val="24"/>
              </w:rPr>
              <w:t>-修改</w:t>
            </w:r>
          </w:p>
        </w:tc>
      </w:tr>
    </w:tbl>
    <w:p w14:paraId="43751488" w14:textId="77777777" w:rsidR="00A2685F" w:rsidRPr="00392D9D" w:rsidRDefault="00A2685F" w:rsidP="00392D9D">
      <w:pPr>
        <w:spacing w:line="360" w:lineRule="auto"/>
        <w:rPr>
          <w:rFonts w:asciiTheme="minorEastAsia" w:eastAsiaTheme="minorEastAsia" w:hAnsiTheme="minorEastAsia"/>
          <w:sz w:val="24"/>
        </w:rPr>
      </w:pPr>
    </w:p>
    <w:p w14:paraId="3A864432" w14:textId="4692282B" w:rsidR="00B74600" w:rsidRPr="004F4E50" w:rsidRDefault="000237EC" w:rsidP="004F4E50">
      <w:pPr>
        <w:pStyle w:val="3"/>
        <w:rPr>
          <w:rFonts w:asciiTheme="minorEastAsia" w:eastAsiaTheme="minorEastAsia" w:hAnsiTheme="minorEastAsia"/>
          <w:color w:val="000000" w:themeColor="text1"/>
        </w:rPr>
      </w:pPr>
      <w:bookmarkStart w:id="20" w:name="_Toc495864420"/>
      <w:r>
        <w:rPr>
          <w:rFonts w:asciiTheme="minorEastAsia" w:eastAsiaTheme="minorEastAsia" w:hAnsiTheme="minorEastAsia" w:hint="eastAsia"/>
          <w:color w:val="000000" w:themeColor="text1"/>
        </w:rPr>
        <w:t>训练</w:t>
      </w:r>
      <w:r w:rsidR="0015321F">
        <w:rPr>
          <w:rFonts w:asciiTheme="minorEastAsia" w:eastAsiaTheme="minorEastAsia" w:hAnsiTheme="minorEastAsia" w:hint="eastAsia"/>
          <w:color w:val="000000" w:themeColor="text1"/>
        </w:rPr>
        <w:t>视频</w:t>
      </w:r>
      <w:r w:rsidR="008E7364">
        <w:rPr>
          <w:rFonts w:asciiTheme="minorEastAsia" w:eastAsiaTheme="minorEastAsia" w:hAnsiTheme="minorEastAsia" w:hint="eastAsia"/>
          <w:color w:val="000000" w:themeColor="text1"/>
        </w:rPr>
        <w:t>采集</w:t>
      </w:r>
      <w:bookmarkEnd w:id="20"/>
    </w:p>
    <w:p w14:paraId="20BE26EC" w14:textId="77777777" w:rsidR="00010AE8" w:rsidRDefault="00010AE8" w:rsidP="00B5339B">
      <w:pPr>
        <w:pStyle w:val="4"/>
      </w:pPr>
      <w:r>
        <w:t>数据表</w:t>
      </w:r>
    </w:p>
    <w:p w14:paraId="39E7F205" w14:textId="3E15EE3C" w:rsidR="00010AE8" w:rsidRDefault="00010AE8" w:rsidP="00010AE8">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）、游戏样本</w:t>
      </w:r>
      <w:r>
        <w:rPr>
          <w:rFonts w:asciiTheme="minorEastAsia" w:eastAsiaTheme="minorEastAsia" w:hAnsiTheme="minorEastAsia"/>
          <w:sz w:val="24"/>
        </w:rPr>
        <w:t>表（</w:t>
      </w:r>
      <w:r>
        <w:rPr>
          <w:rFonts w:asciiTheme="minorEastAsia" w:eastAsiaTheme="minorEastAsia" w:hAnsiTheme="minorEastAsia" w:hint="eastAsia"/>
          <w:sz w:val="24"/>
        </w:rPr>
        <w:t>game_sample</w:t>
      </w:r>
      <w:r>
        <w:rPr>
          <w:rFonts w:asciiTheme="minorEastAsia" w:eastAsiaTheme="minorEastAsia" w:hAnsiTheme="minorEastAsia"/>
          <w:sz w:val="24"/>
        </w:rPr>
        <w:t>）</w:t>
      </w:r>
    </w:p>
    <w:p w14:paraId="123C6BD5" w14:textId="77777777" w:rsidR="00010AE8" w:rsidRDefault="00010AE8" w:rsidP="00B5339B">
      <w:pPr>
        <w:pStyle w:val="4"/>
      </w:pPr>
      <w:r>
        <w:rPr>
          <w:rFonts w:hint="eastAsia"/>
        </w:rPr>
        <w:t>主要功能</w:t>
      </w:r>
    </w:p>
    <w:p w14:paraId="4BF2F932" w14:textId="78E55863" w:rsidR="00B74600" w:rsidRPr="00ED6C6D" w:rsidRDefault="00ED6C6D" w:rsidP="00ED6C6D">
      <w:pPr>
        <w:spacing w:line="360" w:lineRule="auto"/>
        <w:ind w:firstLineChars="200" w:firstLine="480"/>
        <w:rPr>
          <w:sz w:val="24"/>
        </w:rPr>
      </w:pPr>
      <w:r w:rsidRPr="00ED6C6D">
        <w:rPr>
          <w:rFonts w:hint="eastAsia"/>
          <w:sz w:val="24"/>
        </w:rPr>
        <w:t>游戏</w:t>
      </w:r>
      <w:r w:rsidRPr="00ED6C6D">
        <w:rPr>
          <w:sz w:val="24"/>
        </w:rPr>
        <w:t>运营人员</w:t>
      </w:r>
      <w:r w:rsidRPr="00ED6C6D">
        <w:rPr>
          <w:rFonts w:hint="eastAsia"/>
          <w:sz w:val="24"/>
        </w:rPr>
        <w:t>离线</w:t>
      </w:r>
      <w:r w:rsidRPr="00ED6C6D">
        <w:rPr>
          <w:sz w:val="24"/>
        </w:rPr>
        <w:t>方式统计好需要标注的游戏视频列表</w:t>
      </w:r>
      <w:r w:rsidRPr="00ED6C6D">
        <w:rPr>
          <w:rFonts w:hint="eastAsia"/>
          <w:sz w:val="24"/>
        </w:rPr>
        <w:t>，</w:t>
      </w:r>
      <w:r w:rsidR="00F55C2C">
        <w:rPr>
          <w:rFonts w:hint="eastAsia"/>
          <w:sz w:val="24"/>
        </w:rPr>
        <w:t>互娱</w:t>
      </w:r>
      <w:r w:rsidRPr="00ED6C6D">
        <w:rPr>
          <w:sz w:val="24"/>
        </w:rPr>
        <w:t>大数据平台根据视频地址从咪咕云上直接下载视频</w:t>
      </w:r>
      <w:r w:rsidRPr="00ED6C6D">
        <w:rPr>
          <w:rFonts w:hint="eastAsia"/>
          <w:sz w:val="24"/>
        </w:rPr>
        <w:t>源文件</w:t>
      </w:r>
      <w:r w:rsidRPr="00ED6C6D">
        <w:rPr>
          <w:sz w:val="24"/>
        </w:rPr>
        <w:t>，</w:t>
      </w:r>
      <w:r w:rsidR="00427861">
        <w:rPr>
          <w:rFonts w:hint="eastAsia"/>
          <w:sz w:val="24"/>
        </w:rPr>
        <w:t>下载</w:t>
      </w:r>
      <w:r w:rsidR="00427861">
        <w:rPr>
          <w:sz w:val="24"/>
        </w:rPr>
        <w:t>成功后</w:t>
      </w:r>
      <w:r w:rsidRPr="00ED6C6D">
        <w:rPr>
          <w:rFonts w:hint="eastAsia"/>
          <w:sz w:val="24"/>
        </w:rPr>
        <w:t>将</w:t>
      </w:r>
      <w:r w:rsidRPr="00ED6C6D">
        <w:rPr>
          <w:sz w:val="24"/>
        </w:rPr>
        <w:t>视频的元数据</w:t>
      </w:r>
      <w:r w:rsidRPr="00ED6C6D">
        <w:rPr>
          <w:rFonts w:hint="eastAsia"/>
          <w:sz w:val="24"/>
        </w:rPr>
        <w:t>保存</w:t>
      </w:r>
      <w:r w:rsidRPr="00ED6C6D">
        <w:rPr>
          <w:sz w:val="24"/>
        </w:rPr>
        <w:t>入</w:t>
      </w:r>
      <w:r w:rsidR="00BD3F29">
        <w:rPr>
          <w:rFonts w:asciiTheme="minorEastAsia" w:eastAsiaTheme="minorEastAsia" w:hAnsiTheme="minorEastAsia" w:hint="eastAsia"/>
          <w:sz w:val="24"/>
        </w:rPr>
        <w:t>游戏视频</w:t>
      </w:r>
      <w:r w:rsidR="00BD3F29">
        <w:rPr>
          <w:rFonts w:asciiTheme="minorEastAsia" w:eastAsiaTheme="minorEastAsia" w:hAnsiTheme="minorEastAsia"/>
          <w:sz w:val="24"/>
        </w:rPr>
        <w:t>表</w:t>
      </w:r>
      <w:r w:rsidR="00BD3F29">
        <w:rPr>
          <w:rFonts w:asciiTheme="minorEastAsia" w:eastAsiaTheme="minorEastAsia" w:hAnsiTheme="minorEastAsia" w:hint="eastAsia"/>
          <w:sz w:val="24"/>
        </w:rPr>
        <w:t>（game_</w:t>
      </w:r>
      <w:r w:rsidR="00BD3F29">
        <w:rPr>
          <w:rFonts w:asciiTheme="minorEastAsia" w:eastAsiaTheme="minorEastAsia" w:hAnsiTheme="minorEastAsia"/>
          <w:sz w:val="24"/>
        </w:rPr>
        <w:t>video</w:t>
      </w:r>
      <w:r w:rsidR="00BD3F29">
        <w:rPr>
          <w:rFonts w:asciiTheme="minorEastAsia" w:eastAsiaTheme="minorEastAsia" w:hAnsiTheme="minorEastAsia" w:hint="eastAsia"/>
          <w:sz w:val="24"/>
        </w:rPr>
        <w:t>）、游戏样本</w:t>
      </w:r>
      <w:r w:rsidR="00BD3F29">
        <w:rPr>
          <w:rFonts w:asciiTheme="minorEastAsia" w:eastAsiaTheme="minorEastAsia" w:hAnsiTheme="minorEastAsia"/>
          <w:sz w:val="24"/>
        </w:rPr>
        <w:t>表（</w:t>
      </w:r>
      <w:r w:rsidR="00BD3F29">
        <w:rPr>
          <w:rFonts w:asciiTheme="minorEastAsia" w:eastAsiaTheme="minorEastAsia" w:hAnsiTheme="minorEastAsia" w:hint="eastAsia"/>
          <w:sz w:val="24"/>
        </w:rPr>
        <w:t>game_sample</w:t>
      </w:r>
      <w:r w:rsidR="00BD3F29">
        <w:rPr>
          <w:rFonts w:asciiTheme="minorEastAsia" w:eastAsiaTheme="minorEastAsia" w:hAnsiTheme="minorEastAsia"/>
          <w:sz w:val="24"/>
        </w:rPr>
        <w:t>）</w:t>
      </w:r>
      <w:r w:rsidR="008F2BD5">
        <w:rPr>
          <w:rFonts w:asciiTheme="minorEastAsia" w:eastAsiaTheme="minorEastAsia" w:hAnsiTheme="minorEastAsia" w:hint="eastAsia"/>
          <w:sz w:val="24"/>
        </w:rPr>
        <w:t>，</w:t>
      </w:r>
      <w:r w:rsidR="00427861">
        <w:rPr>
          <w:rFonts w:asciiTheme="minorEastAsia" w:eastAsiaTheme="minorEastAsia" w:hAnsiTheme="minorEastAsia" w:hint="eastAsia"/>
          <w:sz w:val="24"/>
        </w:rPr>
        <w:t>各</w:t>
      </w:r>
      <w:r w:rsidR="00427861">
        <w:rPr>
          <w:rFonts w:asciiTheme="minorEastAsia" w:eastAsiaTheme="minorEastAsia" w:hAnsiTheme="minorEastAsia"/>
          <w:sz w:val="24"/>
        </w:rPr>
        <w:t>新增一条记录</w:t>
      </w:r>
      <w:r w:rsidR="00427861">
        <w:rPr>
          <w:rFonts w:asciiTheme="minorEastAsia" w:eastAsiaTheme="minorEastAsia" w:hAnsiTheme="minorEastAsia" w:hint="eastAsia"/>
          <w:sz w:val="24"/>
        </w:rPr>
        <w:t>，</w:t>
      </w:r>
      <w:r w:rsidR="00427861">
        <w:rPr>
          <w:rFonts w:asciiTheme="minorEastAsia" w:eastAsiaTheme="minorEastAsia" w:hAnsiTheme="minorEastAsia"/>
          <w:sz w:val="24"/>
        </w:rPr>
        <w:t>视频</w:t>
      </w:r>
      <w:r w:rsidR="00465230">
        <w:rPr>
          <w:sz w:val="24"/>
        </w:rPr>
        <w:t>下载方式为</w:t>
      </w:r>
      <w:r w:rsidR="00465230">
        <w:rPr>
          <w:rFonts w:hint="eastAsia"/>
          <w:sz w:val="24"/>
        </w:rPr>
        <w:t>HTTP</w:t>
      </w:r>
      <w:r w:rsidR="00465230">
        <w:rPr>
          <w:rFonts w:hint="eastAsia"/>
          <w:sz w:val="24"/>
        </w:rPr>
        <w:t>。</w:t>
      </w:r>
    </w:p>
    <w:p w14:paraId="185D40D8" w14:textId="0F6A37E3" w:rsidR="00BE5704" w:rsidRPr="000D2BCC" w:rsidRDefault="00BE5704" w:rsidP="000D2BCC">
      <w:pPr>
        <w:spacing w:line="360" w:lineRule="auto"/>
        <w:rPr>
          <w:rFonts w:asciiTheme="minorEastAsia" w:eastAsiaTheme="minorEastAsia" w:hAnsiTheme="minorEastAsia"/>
          <w:color w:val="000000" w:themeColor="text1"/>
          <w:sz w:val="24"/>
          <w:szCs w:val="24"/>
        </w:rPr>
      </w:pPr>
    </w:p>
    <w:p w14:paraId="4C8D5E4F" w14:textId="09571950" w:rsidR="004B29B4" w:rsidRPr="00443456" w:rsidRDefault="00635318" w:rsidP="0007053B">
      <w:pPr>
        <w:pStyle w:val="3"/>
        <w:spacing w:before="0" w:after="0" w:line="360" w:lineRule="auto"/>
        <w:rPr>
          <w:rFonts w:asciiTheme="minorEastAsia" w:eastAsiaTheme="minorEastAsia" w:hAnsiTheme="minorEastAsia"/>
          <w:color w:val="000000" w:themeColor="text1"/>
        </w:rPr>
      </w:pPr>
      <w:bookmarkStart w:id="21" w:name="_Toc495864421"/>
      <w:r>
        <w:rPr>
          <w:rFonts w:asciiTheme="minorEastAsia" w:eastAsiaTheme="minorEastAsia" w:hAnsiTheme="minorEastAsia" w:hint="eastAsia"/>
          <w:color w:val="000000" w:themeColor="text1"/>
        </w:rPr>
        <w:t>样本数据</w:t>
      </w:r>
      <w:r>
        <w:rPr>
          <w:rFonts w:asciiTheme="minorEastAsia" w:eastAsiaTheme="minorEastAsia" w:hAnsiTheme="minorEastAsia"/>
          <w:color w:val="000000" w:themeColor="text1"/>
        </w:rPr>
        <w:t>标注</w:t>
      </w:r>
      <w:bookmarkEnd w:id="21"/>
    </w:p>
    <w:p w14:paraId="4FA631FB" w14:textId="21B79ABD" w:rsidR="0007053B" w:rsidRDefault="00A44C57" w:rsidP="0007053B">
      <w:pPr>
        <w:pStyle w:val="4"/>
      </w:pPr>
      <w:r>
        <w:t>数据表</w:t>
      </w:r>
    </w:p>
    <w:p w14:paraId="4BA22D58" w14:textId="77777777" w:rsidR="0007053B" w:rsidRDefault="0007053B" w:rsidP="0007053B">
      <w:pPr>
        <w:spacing w:line="360" w:lineRule="auto"/>
      </w:pPr>
      <w:r>
        <w:rPr>
          <w:rFonts w:asciiTheme="minorEastAsia" w:eastAsiaTheme="minorEastAsia" w:hAnsiTheme="minorEastAsia" w:hint="eastAsia"/>
          <w:sz w:val="24"/>
        </w:rPr>
        <w:t>游戏样本表</w:t>
      </w:r>
      <w:r>
        <w:rPr>
          <w:rFonts w:asciiTheme="minorEastAsia" w:eastAsiaTheme="minorEastAsia" w:hAnsiTheme="minorEastAsia"/>
          <w:sz w:val="24"/>
        </w:rPr>
        <w:t>（</w:t>
      </w:r>
      <w:r>
        <w:rPr>
          <w:rFonts w:asciiTheme="minorEastAsia" w:eastAsiaTheme="minorEastAsia" w:hAnsiTheme="minorEastAsia" w:hint="eastAsia"/>
          <w:sz w:val="24"/>
        </w:rPr>
        <w:t>game</w:t>
      </w:r>
      <w:r>
        <w:rPr>
          <w:rFonts w:asciiTheme="minorEastAsia" w:eastAsiaTheme="minorEastAsia" w:hAnsiTheme="minorEastAsia"/>
          <w:sz w:val="24"/>
        </w:rPr>
        <w:t>_sample）</w:t>
      </w:r>
      <w:r>
        <w:rPr>
          <w:rFonts w:asciiTheme="minorEastAsia" w:eastAsiaTheme="minorEastAsia" w:hAnsiTheme="minorEastAsia" w:hint="eastAsia"/>
          <w:sz w:val="24"/>
        </w:rPr>
        <w:t>、游戏标签表</w:t>
      </w:r>
      <w:r>
        <w:rPr>
          <w:rFonts w:asciiTheme="minorEastAsia" w:eastAsiaTheme="minorEastAsia" w:hAnsiTheme="minorEastAsia"/>
          <w:sz w:val="24"/>
        </w:rPr>
        <w:t>（</w:t>
      </w:r>
      <w:r>
        <w:rPr>
          <w:rFonts w:asciiTheme="minorEastAsia" w:eastAsiaTheme="minorEastAsia" w:hAnsiTheme="minorEastAsia" w:hint="eastAsia"/>
          <w:sz w:val="24"/>
        </w:rPr>
        <w:t>game</w:t>
      </w:r>
      <w:r>
        <w:rPr>
          <w:rFonts w:asciiTheme="minorEastAsia" w:eastAsiaTheme="minorEastAsia" w:hAnsiTheme="minorEastAsia"/>
          <w:sz w:val="24"/>
        </w:rPr>
        <w:t>_label）</w:t>
      </w:r>
      <w:r>
        <w:rPr>
          <w:rFonts w:asciiTheme="minorEastAsia" w:eastAsiaTheme="minorEastAsia" w:hAnsiTheme="minorEastAsia" w:hint="eastAsia"/>
          <w:sz w:val="24"/>
        </w:rPr>
        <w:t>、游戏样本结果标注表</w:t>
      </w:r>
      <w:r>
        <w:rPr>
          <w:rFonts w:asciiTheme="minorEastAsia" w:eastAsiaTheme="minorEastAsia" w:hAnsiTheme="minorEastAsia"/>
          <w:sz w:val="24"/>
        </w:rPr>
        <w:lastRenderedPageBreak/>
        <w:t>（game_sample_label）</w:t>
      </w:r>
      <w:r>
        <w:rPr>
          <w:rFonts w:asciiTheme="minorEastAsia" w:eastAsiaTheme="minorEastAsia" w:hAnsiTheme="minorEastAsia" w:hint="eastAsia"/>
          <w:sz w:val="24"/>
        </w:rPr>
        <w:t>、游戏样本上传</w:t>
      </w:r>
      <w:r>
        <w:rPr>
          <w:rFonts w:asciiTheme="minorEastAsia" w:eastAsiaTheme="minorEastAsia" w:hAnsiTheme="minorEastAsia"/>
          <w:sz w:val="24"/>
        </w:rPr>
        <w:t>表</w:t>
      </w:r>
      <w:r>
        <w:rPr>
          <w:rFonts w:asciiTheme="minorEastAsia" w:eastAsiaTheme="minorEastAsia" w:hAnsiTheme="minorEastAsia" w:hint="eastAsia"/>
          <w:sz w:val="24"/>
        </w:rPr>
        <w:t>（game_sample_upload）</w:t>
      </w:r>
    </w:p>
    <w:p w14:paraId="27B27684" w14:textId="66AF83E1" w:rsidR="0007053B" w:rsidRDefault="0007053B" w:rsidP="0007053B">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游戏视频标签对应表(game_video_label)</w:t>
      </w:r>
    </w:p>
    <w:p w14:paraId="76634559" w14:textId="77777777" w:rsidR="00320789" w:rsidRDefault="00320789" w:rsidP="0007053B">
      <w:pPr>
        <w:spacing w:line="360" w:lineRule="auto"/>
      </w:pPr>
    </w:p>
    <w:p w14:paraId="126D0BE1" w14:textId="121C48ED" w:rsidR="00320789" w:rsidRPr="00E9768A" w:rsidRDefault="00320789" w:rsidP="00320789">
      <w:r>
        <w:rPr>
          <w:rFonts w:asciiTheme="minorEastAsia" w:eastAsiaTheme="minorEastAsia" w:hAnsiTheme="minorEastAsia" w:hint="eastAsia"/>
          <w:sz w:val="24"/>
        </w:rPr>
        <w:t>游戏样本表</w:t>
      </w:r>
      <w:r>
        <w:rPr>
          <w:rFonts w:hint="eastAsia"/>
        </w:rPr>
        <w:t>（存放待标注的视频）</w:t>
      </w:r>
    </w:p>
    <w:tbl>
      <w:tblPr>
        <w:tblStyle w:val="af"/>
        <w:tblW w:w="0" w:type="auto"/>
        <w:tblLook w:val="04A0" w:firstRow="1" w:lastRow="0" w:firstColumn="1" w:lastColumn="0" w:noHBand="0" w:noVBand="1"/>
      </w:tblPr>
      <w:tblGrid>
        <w:gridCol w:w="2280"/>
        <w:gridCol w:w="1656"/>
        <w:gridCol w:w="1191"/>
        <w:gridCol w:w="3169"/>
      </w:tblGrid>
      <w:tr w:rsidR="00320789" w:rsidRPr="00B754B7" w14:paraId="0E95FA61" w14:textId="77777777" w:rsidTr="006C189D">
        <w:trPr>
          <w:trHeight w:val="270"/>
        </w:trPr>
        <w:tc>
          <w:tcPr>
            <w:tcW w:w="8296" w:type="dxa"/>
            <w:gridSpan w:val="4"/>
            <w:noWrap/>
          </w:tcPr>
          <w:p w14:paraId="7C6D77B3" w14:textId="77777777" w:rsidR="00320789" w:rsidRPr="00B754B7" w:rsidRDefault="00320789" w:rsidP="006C189D">
            <w:pPr>
              <w:pStyle w:val="af9"/>
              <w:rPr>
                <w:rFonts w:ascii="Times New Roman" w:hAnsi="Times New Roman"/>
              </w:rPr>
            </w:pPr>
            <w:r w:rsidRPr="00DD5EA3">
              <w:rPr>
                <w:rFonts w:ascii="Times New Roman" w:hAnsi="Times New Roman" w:hint="eastAsia"/>
              </w:rPr>
              <w:t xml:space="preserve"> </w:t>
            </w:r>
            <w:r>
              <w:rPr>
                <w:rFonts w:asciiTheme="minorEastAsia" w:eastAsiaTheme="minorEastAsia" w:hAnsiTheme="minorEastAsia" w:hint="eastAsia"/>
                <w:sz w:val="24"/>
              </w:rPr>
              <w:t>game</w:t>
            </w:r>
            <w:r>
              <w:rPr>
                <w:rFonts w:asciiTheme="minorEastAsia" w:eastAsiaTheme="minorEastAsia" w:hAnsiTheme="minorEastAsia"/>
                <w:sz w:val="24"/>
              </w:rPr>
              <w:t>_sample</w:t>
            </w:r>
            <w:r>
              <w:t xml:space="preserve"> </w:t>
            </w:r>
            <w:r>
              <w:rPr>
                <w:rFonts w:ascii="Times New Roman" w:hAnsi="Times New Roman" w:hint="eastAsia"/>
              </w:rPr>
              <w:t>游戏样本表</w:t>
            </w:r>
          </w:p>
        </w:tc>
      </w:tr>
      <w:tr w:rsidR="00320789" w:rsidRPr="00B754B7" w14:paraId="533AE228" w14:textId="77777777" w:rsidTr="006C189D">
        <w:trPr>
          <w:trHeight w:val="270"/>
        </w:trPr>
        <w:tc>
          <w:tcPr>
            <w:tcW w:w="2280" w:type="dxa"/>
            <w:noWrap/>
            <w:hideMark/>
          </w:tcPr>
          <w:p w14:paraId="2AB30187" w14:textId="77777777" w:rsidR="00320789" w:rsidRPr="00B754B7" w:rsidRDefault="00320789" w:rsidP="006C189D">
            <w:pPr>
              <w:pStyle w:val="af9"/>
              <w:rPr>
                <w:rFonts w:ascii="Times New Roman" w:hAnsi="Times New Roman"/>
              </w:rPr>
            </w:pPr>
            <w:r w:rsidRPr="00B754B7">
              <w:rPr>
                <w:rFonts w:ascii="Times New Roman" w:hAnsi="Times New Roman"/>
              </w:rPr>
              <w:t>字段</w:t>
            </w:r>
          </w:p>
        </w:tc>
        <w:tc>
          <w:tcPr>
            <w:tcW w:w="1656" w:type="dxa"/>
            <w:noWrap/>
            <w:hideMark/>
          </w:tcPr>
          <w:p w14:paraId="304E6AEA" w14:textId="77777777" w:rsidR="00320789" w:rsidRPr="00B754B7" w:rsidRDefault="00320789" w:rsidP="006C189D">
            <w:pPr>
              <w:pStyle w:val="af9"/>
              <w:rPr>
                <w:rFonts w:ascii="Times New Roman" w:hAnsi="Times New Roman"/>
              </w:rPr>
            </w:pPr>
            <w:r w:rsidRPr="00B754B7">
              <w:rPr>
                <w:rFonts w:ascii="Times New Roman" w:hAnsi="Times New Roman"/>
              </w:rPr>
              <w:t>类型</w:t>
            </w:r>
          </w:p>
        </w:tc>
        <w:tc>
          <w:tcPr>
            <w:tcW w:w="1191" w:type="dxa"/>
          </w:tcPr>
          <w:p w14:paraId="4B6868CD" w14:textId="77777777" w:rsidR="00320789" w:rsidRPr="00B754B7" w:rsidRDefault="00320789" w:rsidP="006C189D">
            <w:pPr>
              <w:pStyle w:val="af9"/>
              <w:rPr>
                <w:rFonts w:ascii="Times New Roman" w:hAnsi="Times New Roman"/>
              </w:rPr>
            </w:pPr>
            <w:r w:rsidRPr="00B754B7">
              <w:rPr>
                <w:rFonts w:ascii="Times New Roman" w:hAnsi="Times New Roman"/>
              </w:rPr>
              <w:t>是否必填</w:t>
            </w:r>
          </w:p>
        </w:tc>
        <w:tc>
          <w:tcPr>
            <w:tcW w:w="3169" w:type="dxa"/>
            <w:noWrap/>
            <w:hideMark/>
          </w:tcPr>
          <w:p w14:paraId="7F89597C" w14:textId="77777777" w:rsidR="00320789" w:rsidRPr="00B754B7" w:rsidRDefault="00320789" w:rsidP="006C189D">
            <w:pPr>
              <w:pStyle w:val="af9"/>
              <w:rPr>
                <w:rFonts w:ascii="Times New Roman" w:hAnsi="Times New Roman"/>
              </w:rPr>
            </w:pPr>
            <w:r w:rsidRPr="00B754B7">
              <w:rPr>
                <w:rFonts w:ascii="Times New Roman" w:hAnsi="Times New Roman"/>
              </w:rPr>
              <w:t>说明</w:t>
            </w:r>
          </w:p>
        </w:tc>
      </w:tr>
      <w:tr w:rsidR="00320789" w:rsidRPr="00B754B7" w14:paraId="21EA6FBB" w14:textId="77777777" w:rsidTr="006C189D">
        <w:trPr>
          <w:trHeight w:val="270"/>
        </w:trPr>
        <w:tc>
          <w:tcPr>
            <w:tcW w:w="2280" w:type="dxa"/>
            <w:noWrap/>
            <w:hideMark/>
          </w:tcPr>
          <w:p w14:paraId="1502F8F8" w14:textId="77777777" w:rsidR="00320789" w:rsidRPr="00B25A52" w:rsidRDefault="00320789" w:rsidP="006C189D">
            <w:pPr>
              <w:pStyle w:val="af8"/>
              <w:ind w:right="210"/>
              <w:rPr>
                <w:rFonts w:ascii="Times New Roman" w:hAnsi="Times New Roman"/>
              </w:rPr>
            </w:pPr>
            <w:r w:rsidRPr="00B25A52">
              <w:rPr>
                <w:rFonts w:ascii="Times New Roman" w:hAnsi="Times New Roman"/>
              </w:rPr>
              <w:t>id</w:t>
            </w:r>
          </w:p>
        </w:tc>
        <w:tc>
          <w:tcPr>
            <w:tcW w:w="1656" w:type="dxa"/>
            <w:noWrap/>
            <w:hideMark/>
          </w:tcPr>
          <w:p w14:paraId="2E15ECCE" w14:textId="77777777" w:rsidR="00320789" w:rsidRPr="00B754B7" w:rsidRDefault="00320789" w:rsidP="006C189D">
            <w:pPr>
              <w:pStyle w:val="af8"/>
              <w:ind w:right="210"/>
              <w:rPr>
                <w:rFonts w:ascii="Times New Roman" w:hAnsi="Times New Roman"/>
              </w:rPr>
            </w:pPr>
            <w:r w:rsidRPr="00B754B7">
              <w:rPr>
                <w:rFonts w:ascii="Times New Roman" w:hAnsi="Times New Roman"/>
              </w:rPr>
              <w:t>Number(11)</w:t>
            </w:r>
          </w:p>
        </w:tc>
        <w:tc>
          <w:tcPr>
            <w:tcW w:w="1191" w:type="dxa"/>
          </w:tcPr>
          <w:p w14:paraId="1A2A62D8" w14:textId="77777777" w:rsidR="00320789" w:rsidRPr="00B754B7" w:rsidRDefault="00320789" w:rsidP="006C189D">
            <w:pPr>
              <w:pStyle w:val="af8"/>
              <w:ind w:right="210"/>
              <w:jc w:val="center"/>
              <w:rPr>
                <w:rFonts w:ascii="Times New Roman" w:hAnsi="Times New Roman"/>
              </w:rPr>
            </w:pPr>
            <w:r w:rsidRPr="00B754B7">
              <w:rPr>
                <w:rFonts w:ascii="Times New Roman" w:hAnsi="Times New Roman"/>
              </w:rPr>
              <w:t>Y</w:t>
            </w:r>
          </w:p>
        </w:tc>
        <w:tc>
          <w:tcPr>
            <w:tcW w:w="3169" w:type="dxa"/>
            <w:noWrap/>
            <w:hideMark/>
          </w:tcPr>
          <w:p w14:paraId="671EC14C" w14:textId="77777777" w:rsidR="00320789" w:rsidRPr="00B754B7" w:rsidRDefault="00320789" w:rsidP="006C189D">
            <w:pPr>
              <w:pStyle w:val="af8"/>
              <w:ind w:right="210"/>
              <w:rPr>
                <w:rFonts w:ascii="Times New Roman" w:hAnsi="Times New Roman"/>
              </w:rPr>
            </w:pPr>
            <w:r>
              <w:rPr>
                <w:rFonts w:ascii="Times New Roman" w:hAnsi="Times New Roman" w:hint="eastAsia"/>
              </w:rPr>
              <w:t>标注系统中的视频</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320789" w:rsidRPr="00B754B7" w14:paraId="5C5A5EE6" w14:textId="77777777" w:rsidTr="006C189D">
        <w:trPr>
          <w:trHeight w:val="270"/>
        </w:trPr>
        <w:tc>
          <w:tcPr>
            <w:tcW w:w="2280" w:type="dxa"/>
            <w:noWrap/>
          </w:tcPr>
          <w:p w14:paraId="39CD1AB9" w14:textId="77777777" w:rsidR="00320789" w:rsidRPr="0035696E" w:rsidRDefault="00320789" w:rsidP="006C189D">
            <w:pPr>
              <w:pStyle w:val="af8"/>
              <w:ind w:right="210"/>
              <w:rPr>
                <w:rFonts w:ascii="宋体" w:hAnsi="宋体" w:cs="宋体"/>
                <w:szCs w:val="21"/>
              </w:rPr>
            </w:pPr>
            <w:r>
              <w:rPr>
                <w:rFonts w:ascii="宋体" w:hAnsi="宋体" w:cs="宋体"/>
                <w:szCs w:val="21"/>
              </w:rPr>
              <w:t>c</w:t>
            </w:r>
            <w:r>
              <w:rPr>
                <w:rFonts w:ascii="宋体" w:hAnsi="宋体" w:cs="宋体" w:hint="eastAsia"/>
                <w:szCs w:val="21"/>
              </w:rPr>
              <w:t>ategory</w:t>
            </w:r>
          </w:p>
        </w:tc>
        <w:tc>
          <w:tcPr>
            <w:tcW w:w="1656" w:type="dxa"/>
            <w:noWrap/>
          </w:tcPr>
          <w:p w14:paraId="0C86F11E"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2FDCD16F" w14:textId="77777777" w:rsidR="00320789" w:rsidRPr="00B754B7" w:rsidRDefault="00320789" w:rsidP="006C189D">
            <w:pPr>
              <w:pStyle w:val="af8"/>
              <w:ind w:right="210"/>
              <w:jc w:val="center"/>
              <w:rPr>
                <w:rFonts w:ascii="Times New Roman" w:hAnsi="Times New Roman"/>
              </w:rPr>
            </w:pPr>
            <w:r w:rsidRPr="00B754B7">
              <w:rPr>
                <w:rFonts w:ascii="Times New Roman" w:hAnsi="Times New Roman"/>
              </w:rPr>
              <w:t>Y</w:t>
            </w:r>
          </w:p>
        </w:tc>
        <w:tc>
          <w:tcPr>
            <w:tcW w:w="3169" w:type="dxa"/>
            <w:noWrap/>
          </w:tcPr>
          <w:p w14:paraId="455B5861" w14:textId="77777777" w:rsidR="00320789" w:rsidRDefault="00320789" w:rsidP="006C189D">
            <w:pPr>
              <w:pStyle w:val="af8"/>
              <w:ind w:right="210"/>
              <w:rPr>
                <w:rFonts w:ascii="Times New Roman" w:hAnsi="Times New Roman"/>
              </w:rPr>
            </w:pPr>
            <w:r>
              <w:rPr>
                <w:rFonts w:ascii="宋体" w:hAnsi="宋体" w:cs="宋体" w:hint="eastAsia"/>
                <w:szCs w:val="21"/>
              </w:rPr>
              <w:t>该视频所属的分类，比如王者荣耀</w:t>
            </w:r>
          </w:p>
        </w:tc>
      </w:tr>
      <w:tr w:rsidR="00320789" w:rsidRPr="00B754B7" w14:paraId="1FDC4AC0" w14:textId="77777777" w:rsidTr="006C189D">
        <w:trPr>
          <w:trHeight w:val="270"/>
        </w:trPr>
        <w:tc>
          <w:tcPr>
            <w:tcW w:w="2280" w:type="dxa"/>
            <w:noWrap/>
          </w:tcPr>
          <w:p w14:paraId="11F77958" w14:textId="77777777" w:rsidR="00320789" w:rsidRDefault="00320789" w:rsidP="006C189D">
            <w:pPr>
              <w:pStyle w:val="af8"/>
              <w:ind w:right="210"/>
              <w:rPr>
                <w:rFonts w:ascii="宋体" w:hAnsi="宋体" w:cs="宋体"/>
                <w:szCs w:val="21"/>
              </w:rPr>
            </w:pPr>
            <w:r>
              <w:rPr>
                <w:rFonts w:ascii="宋体" w:hAnsi="宋体" w:cs="宋体"/>
                <w:szCs w:val="21"/>
              </w:rPr>
              <w:t>l</w:t>
            </w:r>
            <w:r>
              <w:rPr>
                <w:rFonts w:ascii="宋体" w:hAnsi="宋体" w:cs="宋体" w:hint="eastAsia"/>
                <w:szCs w:val="21"/>
              </w:rPr>
              <w:t>abels</w:t>
            </w:r>
          </w:p>
        </w:tc>
        <w:tc>
          <w:tcPr>
            <w:tcW w:w="1656" w:type="dxa"/>
            <w:noWrap/>
          </w:tcPr>
          <w:p w14:paraId="5DF6EC00" w14:textId="77777777" w:rsidR="00320789" w:rsidRDefault="00320789" w:rsidP="006C189D">
            <w:pPr>
              <w:pStyle w:val="af8"/>
              <w:ind w:right="210"/>
              <w:rPr>
                <w:rFonts w:ascii="宋体" w:hAnsi="宋体" w:cs="宋体"/>
                <w:szCs w:val="21"/>
              </w:rPr>
            </w:pPr>
            <w:r>
              <w:rPr>
                <w:rFonts w:ascii="宋体" w:hAnsi="宋体" w:cs="宋体" w:hint="eastAsia"/>
                <w:szCs w:val="21"/>
              </w:rPr>
              <w:t>varchar2(100</w:t>
            </w:r>
            <w:r w:rsidRPr="00A6284E">
              <w:rPr>
                <w:rFonts w:ascii="宋体" w:hAnsi="宋体" w:cs="宋体" w:hint="eastAsia"/>
                <w:szCs w:val="21"/>
              </w:rPr>
              <w:t>)</w:t>
            </w:r>
          </w:p>
        </w:tc>
        <w:tc>
          <w:tcPr>
            <w:tcW w:w="1191" w:type="dxa"/>
          </w:tcPr>
          <w:p w14:paraId="64C89D54"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7F489DD7" w14:textId="77777777" w:rsidR="00320789" w:rsidRDefault="00320789" w:rsidP="006C189D">
            <w:pPr>
              <w:pStyle w:val="af8"/>
              <w:ind w:right="210"/>
              <w:rPr>
                <w:rFonts w:ascii="宋体" w:hAnsi="宋体" w:cs="宋体"/>
                <w:szCs w:val="21"/>
              </w:rPr>
            </w:pPr>
            <w:r>
              <w:rPr>
                <w:rFonts w:ascii="宋体" w:hAnsi="宋体" w:cs="宋体" w:hint="eastAsia"/>
                <w:szCs w:val="21"/>
              </w:rPr>
              <w:t>该视频上将会使用的标签</w:t>
            </w:r>
          </w:p>
        </w:tc>
      </w:tr>
      <w:tr w:rsidR="00320789" w:rsidRPr="00B754B7" w14:paraId="37E24039" w14:textId="77777777" w:rsidTr="006C189D">
        <w:trPr>
          <w:trHeight w:val="270"/>
        </w:trPr>
        <w:tc>
          <w:tcPr>
            <w:tcW w:w="2280" w:type="dxa"/>
            <w:noWrap/>
            <w:vAlign w:val="center"/>
            <w:hideMark/>
          </w:tcPr>
          <w:p w14:paraId="612C7526" w14:textId="77777777" w:rsidR="00320789" w:rsidRPr="00B754B7" w:rsidRDefault="00320789" w:rsidP="006C189D">
            <w:pPr>
              <w:pStyle w:val="af8"/>
              <w:ind w:right="210"/>
              <w:rPr>
                <w:rFonts w:ascii="Times New Roman" w:hAnsi="Times New Roman"/>
              </w:rPr>
            </w:pPr>
            <w:r w:rsidRPr="000C1DFD">
              <w:rPr>
                <w:rFonts w:ascii="宋体" w:hAnsi="宋体" w:cs="宋体"/>
                <w:szCs w:val="21"/>
              </w:rPr>
              <w:t>host</w:t>
            </w:r>
          </w:p>
        </w:tc>
        <w:tc>
          <w:tcPr>
            <w:tcW w:w="1656" w:type="dxa"/>
            <w:noWrap/>
            <w:vAlign w:val="center"/>
            <w:hideMark/>
          </w:tcPr>
          <w:p w14:paraId="01972500"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vAlign w:val="center"/>
          </w:tcPr>
          <w:p w14:paraId="1E731D96" w14:textId="77777777" w:rsidR="00320789" w:rsidRPr="00B754B7" w:rsidRDefault="00320789" w:rsidP="006C189D">
            <w:pPr>
              <w:pStyle w:val="af8"/>
              <w:ind w:right="210"/>
              <w:jc w:val="center"/>
              <w:rPr>
                <w:rFonts w:ascii="Times New Roman" w:hAnsi="Times New Roman"/>
              </w:rPr>
            </w:pPr>
            <w:r>
              <w:rPr>
                <w:rFonts w:ascii="宋体" w:hAnsi="宋体" w:cs="宋体" w:hint="eastAsia"/>
                <w:szCs w:val="21"/>
              </w:rPr>
              <w:t>Y</w:t>
            </w:r>
          </w:p>
        </w:tc>
        <w:tc>
          <w:tcPr>
            <w:tcW w:w="3169" w:type="dxa"/>
            <w:noWrap/>
            <w:vAlign w:val="center"/>
            <w:hideMark/>
          </w:tcPr>
          <w:p w14:paraId="4142B9E4" w14:textId="77777777" w:rsidR="00320789" w:rsidRPr="00B754B7" w:rsidRDefault="00320789" w:rsidP="006C189D">
            <w:pPr>
              <w:pStyle w:val="af8"/>
              <w:ind w:right="210"/>
              <w:rPr>
                <w:rFonts w:ascii="Times New Roman" w:hAnsi="Times New Roman"/>
              </w:rPr>
            </w:pPr>
            <w:r>
              <w:rPr>
                <w:rFonts w:ascii="宋体" w:hAnsi="宋体" w:cs="宋体" w:hint="eastAsia"/>
                <w:szCs w:val="21"/>
              </w:rPr>
              <w:t>待标注视频所在服务器，可为本地</w:t>
            </w:r>
          </w:p>
        </w:tc>
      </w:tr>
      <w:tr w:rsidR="00320789" w:rsidRPr="00B754B7" w14:paraId="09E9A035" w14:textId="77777777" w:rsidTr="006C189D">
        <w:trPr>
          <w:trHeight w:val="270"/>
        </w:trPr>
        <w:tc>
          <w:tcPr>
            <w:tcW w:w="2280" w:type="dxa"/>
            <w:noWrap/>
            <w:vAlign w:val="center"/>
            <w:hideMark/>
          </w:tcPr>
          <w:p w14:paraId="7DC6AB83" w14:textId="77777777" w:rsidR="00320789" w:rsidRPr="00B754B7" w:rsidRDefault="00320789" w:rsidP="006C189D">
            <w:pPr>
              <w:pStyle w:val="af8"/>
              <w:ind w:right="210"/>
              <w:rPr>
                <w:rFonts w:ascii="Times New Roman" w:hAnsi="Times New Roman"/>
              </w:rPr>
            </w:pPr>
            <w:r>
              <w:rPr>
                <w:rFonts w:ascii="宋体" w:hAnsi="宋体" w:cs="宋体"/>
                <w:szCs w:val="21"/>
              </w:rPr>
              <w:t>f</w:t>
            </w:r>
            <w:r w:rsidRPr="000C1DFD">
              <w:rPr>
                <w:rFonts w:ascii="宋体" w:hAnsi="宋体" w:cs="宋体"/>
                <w:szCs w:val="21"/>
              </w:rPr>
              <w:t>ilename</w:t>
            </w:r>
          </w:p>
        </w:tc>
        <w:tc>
          <w:tcPr>
            <w:tcW w:w="1656" w:type="dxa"/>
            <w:noWrap/>
            <w:vAlign w:val="center"/>
            <w:hideMark/>
          </w:tcPr>
          <w:p w14:paraId="49AEB481"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vAlign w:val="center"/>
          </w:tcPr>
          <w:p w14:paraId="4E4F92B4" w14:textId="77777777" w:rsidR="00320789" w:rsidRPr="00B754B7" w:rsidRDefault="00320789" w:rsidP="006C189D">
            <w:pPr>
              <w:pStyle w:val="af8"/>
              <w:ind w:right="210"/>
              <w:jc w:val="center"/>
              <w:rPr>
                <w:rFonts w:ascii="Times New Roman" w:hAnsi="Times New Roman"/>
              </w:rPr>
            </w:pPr>
            <w:r w:rsidRPr="00A6284E">
              <w:rPr>
                <w:rFonts w:ascii="宋体" w:hAnsi="宋体" w:cs="宋体" w:hint="eastAsia"/>
                <w:szCs w:val="21"/>
              </w:rPr>
              <w:t>Y</w:t>
            </w:r>
          </w:p>
        </w:tc>
        <w:tc>
          <w:tcPr>
            <w:tcW w:w="3169" w:type="dxa"/>
            <w:noWrap/>
            <w:vAlign w:val="center"/>
            <w:hideMark/>
          </w:tcPr>
          <w:p w14:paraId="5DBBD510" w14:textId="77777777" w:rsidR="00320789" w:rsidRPr="00B754B7" w:rsidRDefault="00320789" w:rsidP="006C189D">
            <w:pPr>
              <w:pStyle w:val="af8"/>
              <w:ind w:right="210"/>
              <w:rPr>
                <w:rFonts w:ascii="Times New Roman" w:hAnsi="Times New Roman"/>
              </w:rPr>
            </w:pPr>
            <w:r>
              <w:rPr>
                <w:rFonts w:ascii="宋体" w:hAnsi="宋体" w:cs="宋体" w:hint="eastAsia"/>
                <w:szCs w:val="21"/>
              </w:rPr>
              <w:t>待标注视频在文件系统上的路径</w:t>
            </w:r>
          </w:p>
        </w:tc>
      </w:tr>
      <w:tr w:rsidR="00320789" w:rsidRPr="00B754B7" w14:paraId="02BCC22D" w14:textId="77777777" w:rsidTr="006C189D">
        <w:trPr>
          <w:trHeight w:val="270"/>
        </w:trPr>
        <w:tc>
          <w:tcPr>
            <w:tcW w:w="2280" w:type="dxa"/>
            <w:noWrap/>
            <w:vAlign w:val="center"/>
          </w:tcPr>
          <w:p w14:paraId="62B3B91D" w14:textId="77777777" w:rsidR="00320789" w:rsidRDefault="00320789" w:rsidP="006C189D">
            <w:pPr>
              <w:pStyle w:val="af8"/>
              <w:ind w:right="210"/>
              <w:rPr>
                <w:rFonts w:ascii="宋体" w:hAnsi="宋体" w:cs="宋体"/>
                <w:szCs w:val="21"/>
              </w:rPr>
            </w:pPr>
            <w:r>
              <w:rPr>
                <w:rFonts w:ascii="宋体" w:hAnsi="宋体" w:cs="宋体"/>
                <w:szCs w:val="21"/>
              </w:rPr>
              <w:t>video_description</w:t>
            </w:r>
          </w:p>
        </w:tc>
        <w:tc>
          <w:tcPr>
            <w:tcW w:w="1656" w:type="dxa"/>
            <w:noWrap/>
            <w:vAlign w:val="center"/>
          </w:tcPr>
          <w:p w14:paraId="23D17FA7" w14:textId="77777777" w:rsidR="00320789" w:rsidRDefault="00320789" w:rsidP="006C189D">
            <w:pPr>
              <w:pStyle w:val="af8"/>
              <w:ind w:right="210"/>
              <w:rPr>
                <w:rFonts w:ascii="Times New Roman" w:hAnsi="Times New Roman"/>
              </w:rPr>
            </w:pPr>
            <w:r>
              <w:rPr>
                <w:rFonts w:ascii="宋体" w:hAnsi="宋体" w:cs="宋体" w:hint="eastAsia"/>
                <w:szCs w:val="21"/>
              </w:rPr>
              <w:t>varchar2(2</w:t>
            </w:r>
            <w:r>
              <w:rPr>
                <w:rFonts w:ascii="宋体" w:hAnsi="宋体" w:cs="宋体"/>
                <w:szCs w:val="21"/>
              </w:rPr>
              <w:t>0</w:t>
            </w:r>
            <w:r>
              <w:rPr>
                <w:rFonts w:ascii="宋体" w:hAnsi="宋体" w:cs="宋体" w:hint="eastAsia"/>
                <w:szCs w:val="21"/>
              </w:rPr>
              <w:t>0</w:t>
            </w:r>
            <w:r w:rsidRPr="00A6284E">
              <w:rPr>
                <w:rFonts w:ascii="宋体" w:hAnsi="宋体" w:cs="宋体" w:hint="eastAsia"/>
                <w:szCs w:val="21"/>
              </w:rPr>
              <w:t>)</w:t>
            </w:r>
          </w:p>
        </w:tc>
        <w:tc>
          <w:tcPr>
            <w:tcW w:w="1191" w:type="dxa"/>
            <w:vAlign w:val="center"/>
          </w:tcPr>
          <w:p w14:paraId="371AF5A5" w14:textId="77777777" w:rsidR="00320789" w:rsidRPr="00A6284E" w:rsidRDefault="00320789" w:rsidP="006C189D">
            <w:pPr>
              <w:pStyle w:val="af8"/>
              <w:ind w:right="210"/>
              <w:jc w:val="center"/>
              <w:rPr>
                <w:rFonts w:ascii="宋体" w:hAnsi="宋体" w:cs="宋体"/>
                <w:szCs w:val="21"/>
              </w:rPr>
            </w:pPr>
            <w:r>
              <w:rPr>
                <w:rFonts w:ascii="宋体" w:hAnsi="宋体" w:cs="宋体" w:hint="eastAsia"/>
                <w:szCs w:val="21"/>
              </w:rPr>
              <w:t>Y</w:t>
            </w:r>
          </w:p>
        </w:tc>
        <w:tc>
          <w:tcPr>
            <w:tcW w:w="3169" w:type="dxa"/>
            <w:noWrap/>
            <w:vAlign w:val="center"/>
          </w:tcPr>
          <w:p w14:paraId="204E9BD3" w14:textId="77777777" w:rsidR="00320789" w:rsidRDefault="00320789" w:rsidP="006C189D">
            <w:pPr>
              <w:pStyle w:val="af8"/>
              <w:ind w:right="210"/>
              <w:rPr>
                <w:rFonts w:ascii="宋体" w:hAnsi="宋体" w:cs="宋体"/>
                <w:szCs w:val="21"/>
              </w:rPr>
            </w:pPr>
            <w:r>
              <w:rPr>
                <w:rFonts w:ascii="宋体" w:hAnsi="宋体" w:cs="宋体" w:hint="eastAsia"/>
                <w:szCs w:val="21"/>
              </w:rPr>
              <w:t>待标注视频说明</w:t>
            </w:r>
          </w:p>
        </w:tc>
      </w:tr>
      <w:tr w:rsidR="00320789" w:rsidRPr="00B754B7" w14:paraId="48599ABB" w14:textId="77777777" w:rsidTr="006C189D">
        <w:trPr>
          <w:trHeight w:val="270"/>
        </w:trPr>
        <w:tc>
          <w:tcPr>
            <w:tcW w:w="2280" w:type="dxa"/>
            <w:noWrap/>
            <w:vAlign w:val="center"/>
          </w:tcPr>
          <w:p w14:paraId="1E71E7A1" w14:textId="77777777" w:rsidR="00320789" w:rsidRDefault="00320789" w:rsidP="006C189D">
            <w:pPr>
              <w:pStyle w:val="af8"/>
              <w:ind w:right="210"/>
              <w:rPr>
                <w:rFonts w:ascii="宋体" w:hAnsi="宋体" w:cs="宋体"/>
                <w:szCs w:val="21"/>
              </w:rPr>
            </w:pPr>
            <w:r>
              <w:rPr>
                <w:rFonts w:ascii="宋体" w:hAnsi="宋体" w:cs="宋体"/>
                <w:szCs w:val="21"/>
              </w:rPr>
              <w:t>v</w:t>
            </w:r>
            <w:r>
              <w:rPr>
                <w:rFonts w:ascii="宋体" w:hAnsi="宋体" w:cs="宋体" w:hint="eastAsia"/>
                <w:szCs w:val="21"/>
              </w:rPr>
              <w:t>ideo</w:t>
            </w:r>
            <w:r>
              <w:rPr>
                <w:rFonts w:ascii="宋体" w:hAnsi="宋体" w:cs="宋体"/>
                <w:szCs w:val="21"/>
              </w:rPr>
              <w:t>_source</w:t>
            </w:r>
          </w:p>
        </w:tc>
        <w:tc>
          <w:tcPr>
            <w:tcW w:w="1656" w:type="dxa"/>
            <w:noWrap/>
            <w:vAlign w:val="center"/>
          </w:tcPr>
          <w:p w14:paraId="12CFD692" w14:textId="77777777" w:rsidR="00320789" w:rsidRDefault="00320789" w:rsidP="006C189D">
            <w:pPr>
              <w:pStyle w:val="af8"/>
              <w:ind w:right="210"/>
              <w:rPr>
                <w:rFonts w:ascii="宋体" w:hAnsi="宋体" w:cs="宋体"/>
                <w:szCs w:val="21"/>
              </w:rPr>
            </w:pPr>
            <w:r>
              <w:rPr>
                <w:rFonts w:ascii="宋体" w:hAnsi="宋体" w:cs="宋体" w:hint="eastAsia"/>
                <w:szCs w:val="21"/>
              </w:rPr>
              <w:t>varchar2(20</w:t>
            </w:r>
            <w:r w:rsidRPr="00A6284E">
              <w:rPr>
                <w:rFonts w:ascii="宋体" w:hAnsi="宋体" w:cs="宋体" w:hint="eastAsia"/>
                <w:szCs w:val="21"/>
              </w:rPr>
              <w:t>)</w:t>
            </w:r>
          </w:p>
        </w:tc>
        <w:tc>
          <w:tcPr>
            <w:tcW w:w="1191" w:type="dxa"/>
            <w:vAlign w:val="center"/>
          </w:tcPr>
          <w:p w14:paraId="4A6769AB" w14:textId="77777777" w:rsidR="00320789" w:rsidRDefault="00320789" w:rsidP="006C189D">
            <w:pPr>
              <w:pStyle w:val="af8"/>
              <w:ind w:right="210"/>
              <w:jc w:val="center"/>
              <w:rPr>
                <w:rFonts w:ascii="宋体" w:hAnsi="宋体" w:cs="宋体"/>
                <w:szCs w:val="21"/>
              </w:rPr>
            </w:pPr>
            <w:r>
              <w:rPr>
                <w:rFonts w:ascii="宋体" w:hAnsi="宋体" w:cs="宋体" w:hint="eastAsia"/>
                <w:szCs w:val="21"/>
              </w:rPr>
              <w:t>Y</w:t>
            </w:r>
          </w:p>
        </w:tc>
        <w:tc>
          <w:tcPr>
            <w:tcW w:w="3169" w:type="dxa"/>
            <w:noWrap/>
            <w:vAlign w:val="center"/>
          </w:tcPr>
          <w:p w14:paraId="7C4D9BA9" w14:textId="77777777" w:rsidR="00320789" w:rsidRDefault="00320789" w:rsidP="006C189D">
            <w:pPr>
              <w:pStyle w:val="af8"/>
              <w:ind w:right="210"/>
              <w:rPr>
                <w:rFonts w:ascii="宋体" w:hAnsi="宋体" w:cs="宋体"/>
                <w:szCs w:val="21"/>
              </w:rPr>
            </w:pPr>
            <w:r>
              <w:rPr>
                <w:rFonts w:ascii="宋体" w:hAnsi="宋体" w:cs="宋体" w:hint="eastAsia"/>
                <w:szCs w:val="21"/>
              </w:rPr>
              <w:t>待标注视频来自于原始视频，还是AI交互子平台上预测出错的视频</w:t>
            </w:r>
          </w:p>
        </w:tc>
      </w:tr>
    </w:tbl>
    <w:p w14:paraId="3091C6FC" w14:textId="77777777" w:rsidR="00320789" w:rsidRDefault="00320789" w:rsidP="00320789">
      <w:pPr>
        <w:rPr>
          <w:rFonts w:asciiTheme="minorEastAsia" w:eastAsiaTheme="minorEastAsia" w:hAnsiTheme="minorEastAsia"/>
          <w:bCs/>
          <w:kern w:val="0"/>
          <w:sz w:val="24"/>
          <w:szCs w:val="24"/>
        </w:rPr>
      </w:pPr>
    </w:p>
    <w:p w14:paraId="2048603A" w14:textId="77777777" w:rsidR="00320789" w:rsidRPr="00E9768A" w:rsidRDefault="00320789" w:rsidP="00320789">
      <w:r w:rsidRPr="002E49C2">
        <w:rPr>
          <w:rFonts w:hint="eastAsia"/>
        </w:rPr>
        <w:t>游戏样本结果标注表</w:t>
      </w:r>
      <w:r>
        <w:rPr>
          <w:rFonts w:hint="eastAsia"/>
        </w:rPr>
        <w:t>（存放标注结果）</w:t>
      </w:r>
    </w:p>
    <w:tbl>
      <w:tblPr>
        <w:tblStyle w:val="af"/>
        <w:tblW w:w="0" w:type="auto"/>
        <w:tblLook w:val="04A0" w:firstRow="1" w:lastRow="0" w:firstColumn="1" w:lastColumn="0" w:noHBand="0" w:noVBand="1"/>
      </w:tblPr>
      <w:tblGrid>
        <w:gridCol w:w="2280"/>
        <w:gridCol w:w="1656"/>
        <w:gridCol w:w="1191"/>
        <w:gridCol w:w="3169"/>
      </w:tblGrid>
      <w:tr w:rsidR="00320789" w:rsidRPr="00B754B7" w14:paraId="08F0A3D3" w14:textId="77777777" w:rsidTr="006C189D">
        <w:trPr>
          <w:trHeight w:val="270"/>
        </w:trPr>
        <w:tc>
          <w:tcPr>
            <w:tcW w:w="8296" w:type="dxa"/>
            <w:gridSpan w:val="4"/>
            <w:noWrap/>
          </w:tcPr>
          <w:p w14:paraId="13A0552F" w14:textId="77777777" w:rsidR="00320789" w:rsidRPr="00B754B7" w:rsidRDefault="00320789" w:rsidP="006C189D">
            <w:pPr>
              <w:pStyle w:val="af9"/>
              <w:rPr>
                <w:rFonts w:ascii="Times New Roman" w:hAnsi="Times New Roman"/>
              </w:rPr>
            </w:pPr>
            <w:r w:rsidRPr="00DD5EA3">
              <w:rPr>
                <w:rFonts w:ascii="Times New Roman" w:hAnsi="Times New Roman" w:hint="eastAsia"/>
              </w:rPr>
              <w:t xml:space="preserve"> </w:t>
            </w:r>
            <w:r>
              <w:rPr>
                <w:rFonts w:asciiTheme="minorEastAsia" w:eastAsiaTheme="minorEastAsia" w:hAnsiTheme="minorEastAsia"/>
                <w:sz w:val="24"/>
              </w:rPr>
              <w:t>game_sample_label</w:t>
            </w:r>
            <w:r w:rsidRPr="002E49C2">
              <w:rPr>
                <w:rFonts w:hint="eastAsia"/>
              </w:rPr>
              <w:t>游戏样本结果标注表</w:t>
            </w:r>
          </w:p>
        </w:tc>
      </w:tr>
      <w:tr w:rsidR="00320789" w:rsidRPr="00B754B7" w14:paraId="36E61C35" w14:textId="77777777" w:rsidTr="006C189D">
        <w:trPr>
          <w:trHeight w:val="270"/>
        </w:trPr>
        <w:tc>
          <w:tcPr>
            <w:tcW w:w="2280" w:type="dxa"/>
            <w:noWrap/>
            <w:hideMark/>
          </w:tcPr>
          <w:p w14:paraId="12C98E87" w14:textId="77777777" w:rsidR="00320789" w:rsidRPr="00B754B7" w:rsidRDefault="00320789" w:rsidP="006C189D">
            <w:pPr>
              <w:pStyle w:val="af9"/>
              <w:rPr>
                <w:rFonts w:ascii="Times New Roman" w:hAnsi="Times New Roman"/>
              </w:rPr>
            </w:pPr>
            <w:r w:rsidRPr="00B754B7">
              <w:rPr>
                <w:rFonts w:ascii="Times New Roman" w:hAnsi="Times New Roman"/>
              </w:rPr>
              <w:t>字段</w:t>
            </w:r>
          </w:p>
        </w:tc>
        <w:tc>
          <w:tcPr>
            <w:tcW w:w="1656" w:type="dxa"/>
            <w:noWrap/>
            <w:hideMark/>
          </w:tcPr>
          <w:p w14:paraId="596D7F59" w14:textId="77777777" w:rsidR="00320789" w:rsidRPr="00B754B7" w:rsidRDefault="00320789" w:rsidP="006C189D">
            <w:pPr>
              <w:pStyle w:val="af9"/>
              <w:rPr>
                <w:rFonts w:ascii="Times New Roman" w:hAnsi="Times New Roman"/>
              </w:rPr>
            </w:pPr>
            <w:r w:rsidRPr="00B754B7">
              <w:rPr>
                <w:rFonts w:ascii="Times New Roman" w:hAnsi="Times New Roman"/>
              </w:rPr>
              <w:t>类型</w:t>
            </w:r>
          </w:p>
        </w:tc>
        <w:tc>
          <w:tcPr>
            <w:tcW w:w="1191" w:type="dxa"/>
          </w:tcPr>
          <w:p w14:paraId="58BB5CE9" w14:textId="77777777" w:rsidR="00320789" w:rsidRPr="00B754B7" w:rsidRDefault="00320789" w:rsidP="006C189D">
            <w:pPr>
              <w:pStyle w:val="af9"/>
              <w:rPr>
                <w:rFonts w:ascii="Times New Roman" w:hAnsi="Times New Roman"/>
              </w:rPr>
            </w:pPr>
            <w:r w:rsidRPr="00B754B7">
              <w:rPr>
                <w:rFonts w:ascii="Times New Roman" w:hAnsi="Times New Roman"/>
              </w:rPr>
              <w:t>是否必填</w:t>
            </w:r>
          </w:p>
        </w:tc>
        <w:tc>
          <w:tcPr>
            <w:tcW w:w="3169" w:type="dxa"/>
            <w:noWrap/>
            <w:hideMark/>
          </w:tcPr>
          <w:p w14:paraId="26E83FD9" w14:textId="77777777" w:rsidR="00320789" w:rsidRPr="00B754B7" w:rsidRDefault="00320789" w:rsidP="006C189D">
            <w:pPr>
              <w:pStyle w:val="af9"/>
              <w:rPr>
                <w:rFonts w:ascii="Times New Roman" w:hAnsi="Times New Roman"/>
              </w:rPr>
            </w:pPr>
            <w:r w:rsidRPr="00B754B7">
              <w:rPr>
                <w:rFonts w:ascii="Times New Roman" w:hAnsi="Times New Roman"/>
              </w:rPr>
              <w:t>说明</w:t>
            </w:r>
          </w:p>
        </w:tc>
      </w:tr>
      <w:tr w:rsidR="00320789" w:rsidRPr="00B754B7" w14:paraId="2FEE6405" w14:textId="77777777" w:rsidTr="006C189D">
        <w:trPr>
          <w:trHeight w:val="270"/>
        </w:trPr>
        <w:tc>
          <w:tcPr>
            <w:tcW w:w="2280" w:type="dxa"/>
            <w:noWrap/>
          </w:tcPr>
          <w:p w14:paraId="34D4F5D2" w14:textId="77777777" w:rsidR="00320789" w:rsidRDefault="00320789" w:rsidP="006C189D">
            <w:pPr>
              <w:pStyle w:val="af8"/>
              <w:ind w:right="210"/>
              <w:rPr>
                <w:rFonts w:ascii="Times New Roman" w:hAnsi="Times New Roman"/>
              </w:rPr>
            </w:pPr>
            <w:r>
              <w:rPr>
                <w:rFonts w:ascii="Times New Roman" w:hAnsi="Times New Roman" w:hint="eastAsia"/>
              </w:rPr>
              <w:t>video</w:t>
            </w:r>
            <w:r w:rsidRPr="00B25A52">
              <w:rPr>
                <w:rFonts w:ascii="Times New Roman" w:hAnsi="Times New Roman"/>
              </w:rPr>
              <w:t>_id</w:t>
            </w:r>
          </w:p>
        </w:tc>
        <w:tc>
          <w:tcPr>
            <w:tcW w:w="1656" w:type="dxa"/>
            <w:noWrap/>
          </w:tcPr>
          <w:p w14:paraId="68E74796" w14:textId="77777777" w:rsidR="00320789" w:rsidRPr="00B754B7" w:rsidRDefault="00320789" w:rsidP="006C189D">
            <w:pPr>
              <w:pStyle w:val="af8"/>
              <w:ind w:right="210"/>
              <w:rPr>
                <w:rFonts w:ascii="Times New Roman" w:hAnsi="Times New Roman"/>
              </w:rPr>
            </w:pPr>
            <w:r w:rsidRPr="00B754B7">
              <w:rPr>
                <w:rFonts w:ascii="Times New Roman" w:hAnsi="Times New Roman"/>
              </w:rPr>
              <w:t>Number(11)</w:t>
            </w:r>
          </w:p>
        </w:tc>
        <w:tc>
          <w:tcPr>
            <w:tcW w:w="1191" w:type="dxa"/>
          </w:tcPr>
          <w:p w14:paraId="0BB23E94"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50177B9F" w14:textId="77777777" w:rsidR="00320789" w:rsidRDefault="00320789" w:rsidP="006C189D">
            <w:pPr>
              <w:pStyle w:val="af8"/>
              <w:ind w:right="210"/>
              <w:rPr>
                <w:rFonts w:ascii="Times New Roman" w:hAnsi="Times New Roman"/>
              </w:rPr>
            </w:pPr>
            <w:r>
              <w:rPr>
                <w:rFonts w:ascii="Times New Roman" w:hAnsi="Times New Roman" w:hint="eastAsia"/>
              </w:rPr>
              <w:t>标注系统中的视频</w:t>
            </w:r>
            <w:r w:rsidRPr="00B754B7">
              <w:rPr>
                <w:rFonts w:ascii="Times New Roman" w:hAnsi="Times New Roman"/>
              </w:rPr>
              <w:t>id</w:t>
            </w:r>
          </w:p>
        </w:tc>
      </w:tr>
      <w:tr w:rsidR="00320789" w:rsidRPr="00B754B7" w14:paraId="5340A750" w14:textId="77777777" w:rsidTr="006C189D">
        <w:trPr>
          <w:trHeight w:val="270"/>
        </w:trPr>
        <w:tc>
          <w:tcPr>
            <w:tcW w:w="2280" w:type="dxa"/>
            <w:noWrap/>
          </w:tcPr>
          <w:p w14:paraId="677FE4D0" w14:textId="77777777" w:rsidR="00320789" w:rsidRPr="0035696E" w:rsidRDefault="00320789" w:rsidP="006C189D">
            <w:pPr>
              <w:pStyle w:val="af8"/>
              <w:ind w:right="210"/>
              <w:rPr>
                <w:rFonts w:ascii="宋体" w:hAnsi="宋体" w:cs="宋体"/>
                <w:szCs w:val="21"/>
              </w:rPr>
            </w:pPr>
            <w:r w:rsidRPr="000C1DFD">
              <w:rPr>
                <w:rFonts w:ascii="宋体" w:hAnsi="宋体" w:cs="宋体"/>
                <w:szCs w:val="21"/>
              </w:rPr>
              <w:t>annotation</w:t>
            </w:r>
          </w:p>
        </w:tc>
        <w:tc>
          <w:tcPr>
            <w:tcW w:w="1656" w:type="dxa"/>
            <w:noWrap/>
          </w:tcPr>
          <w:p w14:paraId="3079E6F7"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4F9E5EAE" w14:textId="77777777" w:rsidR="00320789" w:rsidRPr="00B754B7" w:rsidRDefault="00320789" w:rsidP="006C189D">
            <w:pPr>
              <w:pStyle w:val="af8"/>
              <w:ind w:right="210"/>
              <w:jc w:val="center"/>
              <w:rPr>
                <w:rFonts w:ascii="Times New Roman" w:hAnsi="Times New Roman"/>
              </w:rPr>
            </w:pPr>
            <w:r w:rsidRPr="00B754B7">
              <w:rPr>
                <w:rFonts w:ascii="Times New Roman" w:hAnsi="Times New Roman"/>
              </w:rPr>
              <w:t>Y</w:t>
            </w:r>
          </w:p>
        </w:tc>
        <w:tc>
          <w:tcPr>
            <w:tcW w:w="3169" w:type="dxa"/>
            <w:noWrap/>
          </w:tcPr>
          <w:p w14:paraId="09A327F5" w14:textId="77777777" w:rsidR="00320789" w:rsidRDefault="00320789" w:rsidP="006C189D">
            <w:pPr>
              <w:pStyle w:val="af8"/>
              <w:ind w:right="210"/>
              <w:rPr>
                <w:rFonts w:ascii="Times New Roman" w:hAnsi="Times New Roman"/>
              </w:rPr>
            </w:pPr>
            <w:r>
              <w:rPr>
                <w:rFonts w:ascii="宋体" w:hAnsi="宋体" w:cs="宋体" w:hint="eastAsia"/>
                <w:szCs w:val="21"/>
              </w:rPr>
              <w:t>Json格式的标注结果</w:t>
            </w:r>
          </w:p>
        </w:tc>
      </w:tr>
      <w:tr w:rsidR="00320789" w:rsidRPr="00B754B7" w14:paraId="6FDF49A6" w14:textId="77777777" w:rsidTr="006C189D">
        <w:trPr>
          <w:trHeight w:val="270"/>
        </w:trPr>
        <w:tc>
          <w:tcPr>
            <w:tcW w:w="2280" w:type="dxa"/>
            <w:noWrap/>
          </w:tcPr>
          <w:p w14:paraId="725F8293" w14:textId="77777777" w:rsidR="00320789" w:rsidRPr="000C1DFD" w:rsidRDefault="00320789" w:rsidP="006C189D">
            <w:pPr>
              <w:pStyle w:val="af8"/>
              <w:ind w:right="210"/>
              <w:rPr>
                <w:rFonts w:ascii="宋体" w:hAnsi="宋体" w:cs="宋体"/>
                <w:szCs w:val="21"/>
              </w:rPr>
            </w:pPr>
            <w:r>
              <w:rPr>
                <w:rFonts w:ascii="宋体" w:hAnsi="宋体" w:cs="宋体"/>
                <w:szCs w:val="21"/>
              </w:rPr>
              <w:t>a</w:t>
            </w:r>
            <w:r>
              <w:rPr>
                <w:rFonts w:ascii="宋体" w:hAnsi="宋体" w:cs="宋体" w:hint="eastAsia"/>
                <w:szCs w:val="21"/>
              </w:rPr>
              <w:t>nnotator</w:t>
            </w:r>
          </w:p>
        </w:tc>
        <w:tc>
          <w:tcPr>
            <w:tcW w:w="1656" w:type="dxa"/>
            <w:noWrap/>
          </w:tcPr>
          <w:p w14:paraId="55212B6D" w14:textId="77777777" w:rsidR="00320789" w:rsidRDefault="00320789" w:rsidP="006C189D">
            <w:pPr>
              <w:pStyle w:val="af8"/>
              <w:ind w:right="210"/>
              <w:rPr>
                <w:rFonts w:ascii="宋体" w:hAnsi="宋体" w:cs="宋体"/>
                <w:szCs w:val="21"/>
              </w:rPr>
            </w:pPr>
            <w:r w:rsidRPr="00B754B7">
              <w:rPr>
                <w:rFonts w:ascii="Times New Roman" w:hAnsi="Times New Roman"/>
              </w:rPr>
              <w:t>Number(11)</w:t>
            </w:r>
          </w:p>
        </w:tc>
        <w:tc>
          <w:tcPr>
            <w:tcW w:w="1191" w:type="dxa"/>
          </w:tcPr>
          <w:p w14:paraId="748BCF55"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329DEECF" w14:textId="77777777" w:rsidR="00320789" w:rsidRDefault="00320789" w:rsidP="006C189D">
            <w:pPr>
              <w:pStyle w:val="af8"/>
              <w:ind w:right="210"/>
              <w:rPr>
                <w:rFonts w:ascii="宋体" w:hAnsi="宋体" w:cs="宋体"/>
                <w:szCs w:val="21"/>
              </w:rPr>
            </w:pPr>
            <w:r>
              <w:rPr>
                <w:rFonts w:ascii="宋体" w:hAnsi="宋体" w:cs="宋体" w:hint="eastAsia"/>
                <w:szCs w:val="21"/>
              </w:rPr>
              <w:t>标注人员的用户id</w:t>
            </w:r>
          </w:p>
        </w:tc>
      </w:tr>
      <w:tr w:rsidR="00320789" w:rsidRPr="00B754B7" w14:paraId="523DEDE3" w14:textId="77777777" w:rsidTr="006C189D">
        <w:trPr>
          <w:trHeight w:val="270"/>
        </w:trPr>
        <w:tc>
          <w:tcPr>
            <w:tcW w:w="2280" w:type="dxa"/>
            <w:noWrap/>
          </w:tcPr>
          <w:p w14:paraId="641945F6" w14:textId="77777777" w:rsidR="00320789" w:rsidRDefault="00320789" w:rsidP="006C189D">
            <w:pPr>
              <w:pStyle w:val="af8"/>
              <w:ind w:right="210"/>
              <w:rPr>
                <w:rFonts w:ascii="宋体" w:hAnsi="宋体" w:cs="宋体"/>
                <w:szCs w:val="21"/>
              </w:rPr>
            </w:pPr>
            <w:r>
              <w:rPr>
                <w:rFonts w:ascii="Times New Roman" w:hAnsi="Times New Roman"/>
              </w:rPr>
              <w:t>a</w:t>
            </w:r>
            <w:r>
              <w:rPr>
                <w:rFonts w:ascii="Times New Roman" w:hAnsi="Times New Roman" w:hint="eastAsia"/>
              </w:rPr>
              <w:t>nnotation</w:t>
            </w:r>
            <w:r>
              <w:rPr>
                <w:rFonts w:ascii="Times New Roman" w:hAnsi="Times New Roman"/>
              </w:rPr>
              <w:t>_start</w:t>
            </w:r>
            <w:r w:rsidRPr="00B754B7">
              <w:rPr>
                <w:rFonts w:ascii="Times New Roman" w:hAnsi="Times New Roman"/>
              </w:rPr>
              <w:t>_time</w:t>
            </w:r>
          </w:p>
        </w:tc>
        <w:tc>
          <w:tcPr>
            <w:tcW w:w="1656" w:type="dxa"/>
            <w:noWrap/>
          </w:tcPr>
          <w:p w14:paraId="389DD47F" w14:textId="77777777" w:rsidR="00320789" w:rsidRDefault="00320789" w:rsidP="006C189D">
            <w:pPr>
              <w:pStyle w:val="af8"/>
              <w:ind w:right="210"/>
              <w:rPr>
                <w:rFonts w:ascii="宋体" w:hAnsi="宋体" w:cs="宋体"/>
                <w:szCs w:val="21"/>
              </w:rPr>
            </w:pPr>
            <w:r w:rsidRPr="00B754B7">
              <w:rPr>
                <w:rFonts w:ascii="Times New Roman" w:hAnsi="Times New Roman"/>
              </w:rPr>
              <w:t>date</w:t>
            </w:r>
          </w:p>
        </w:tc>
        <w:tc>
          <w:tcPr>
            <w:tcW w:w="1191" w:type="dxa"/>
          </w:tcPr>
          <w:p w14:paraId="19EDD5B8" w14:textId="77777777" w:rsidR="00320789" w:rsidRPr="00A6284E" w:rsidRDefault="00320789" w:rsidP="006C189D">
            <w:pPr>
              <w:pStyle w:val="af8"/>
              <w:ind w:right="210"/>
              <w:jc w:val="center"/>
              <w:rPr>
                <w:rFonts w:ascii="宋体" w:hAnsi="宋体" w:cs="宋体"/>
                <w:szCs w:val="21"/>
              </w:rPr>
            </w:pPr>
            <w:r>
              <w:rPr>
                <w:rFonts w:ascii="Times New Roman" w:hAnsi="Times New Roman"/>
              </w:rPr>
              <w:t>Y</w:t>
            </w:r>
          </w:p>
        </w:tc>
        <w:tc>
          <w:tcPr>
            <w:tcW w:w="3169" w:type="dxa"/>
            <w:noWrap/>
          </w:tcPr>
          <w:p w14:paraId="542CB58E" w14:textId="77777777" w:rsidR="00320789" w:rsidRDefault="00320789" w:rsidP="006C189D">
            <w:pPr>
              <w:pStyle w:val="af8"/>
              <w:ind w:right="210"/>
              <w:rPr>
                <w:rFonts w:ascii="宋体" w:hAnsi="宋体" w:cs="宋体"/>
                <w:szCs w:val="21"/>
              </w:rPr>
            </w:pPr>
            <w:r>
              <w:rPr>
                <w:rFonts w:ascii="Times New Roman" w:hAnsi="Times New Roman" w:hint="eastAsia"/>
              </w:rPr>
              <w:t>此视频标注开始时间</w:t>
            </w:r>
          </w:p>
        </w:tc>
      </w:tr>
      <w:tr w:rsidR="00320789" w:rsidRPr="00B754B7" w14:paraId="4B229C9A" w14:textId="77777777" w:rsidTr="006C189D">
        <w:trPr>
          <w:trHeight w:val="270"/>
        </w:trPr>
        <w:tc>
          <w:tcPr>
            <w:tcW w:w="2280" w:type="dxa"/>
            <w:noWrap/>
          </w:tcPr>
          <w:p w14:paraId="2CDC0D7C" w14:textId="77777777" w:rsidR="00320789" w:rsidRPr="00B754B7" w:rsidRDefault="00320789" w:rsidP="006C189D">
            <w:pPr>
              <w:pStyle w:val="af8"/>
              <w:ind w:right="210"/>
              <w:rPr>
                <w:rFonts w:ascii="Times New Roman" w:hAnsi="Times New Roman"/>
              </w:rPr>
            </w:pPr>
            <w:r>
              <w:rPr>
                <w:rFonts w:ascii="Times New Roman" w:hAnsi="Times New Roman"/>
              </w:rPr>
              <w:t>annotation_update_time</w:t>
            </w:r>
          </w:p>
        </w:tc>
        <w:tc>
          <w:tcPr>
            <w:tcW w:w="1656" w:type="dxa"/>
            <w:noWrap/>
          </w:tcPr>
          <w:p w14:paraId="10FE16BB" w14:textId="77777777" w:rsidR="00320789" w:rsidRPr="00B754B7" w:rsidRDefault="00320789" w:rsidP="006C189D">
            <w:pPr>
              <w:pStyle w:val="af8"/>
              <w:ind w:right="210"/>
              <w:rPr>
                <w:rFonts w:ascii="Times New Roman" w:hAnsi="Times New Roman"/>
              </w:rPr>
            </w:pPr>
            <w:r w:rsidRPr="00B754B7">
              <w:rPr>
                <w:rFonts w:ascii="Times New Roman" w:hAnsi="Times New Roman"/>
              </w:rPr>
              <w:t>date</w:t>
            </w:r>
          </w:p>
        </w:tc>
        <w:tc>
          <w:tcPr>
            <w:tcW w:w="1191" w:type="dxa"/>
          </w:tcPr>
          <w:p w14:paraId="7EBABEC0"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5D34BC24" w14:textId="77777777" w:rsidR="00320789" w:rsidRPr="00B754B7" w:rsidRDefault="00320789" w:rsidP="006C189D">
            <w:pPr>
              <w:pStyle w:val="af8"/>
              <w:ind w:right="210"/>
              <w:rPr>
                <w:rFonts w:ascii="Times New Roman" w:hAnsi="Times New Roman"/>
              </w:rPr>
            </w:pPr>
            <w:r>
              <w:rPr>
                <w:rFonts w:ascii="Times New Roman" w:hAnsi="Times New Roman" w:hint="eastAsia"/>
              </w:rPr>
              <w:t>此视频标注最新一次的</w:t>
            </w:r>
            <w:r>
              <w:rPr>
                <w:rFonts w:ascii="Times New Roman" w:hAnsi="Times New Roman" w:hint="eastAsia"/>
              </w:rPr>
              <w:t>submit</w:t>
            </w:r>
            <w:r>
              <w:rPr>
                <w:rFonts w:ascii="Times New Roman" w:hAnsi="Times New Roman" w:hint="eastAsia"/>
              </w:rPr>
              <w:t>时间</w:t>
            </w:r>
          </w:p>
        </w:tc>
      </w:tr>
      <w:tr w:rsidR="00320789" w:rsidRPr="00B754B7" w14:paraId="1F5AD27C" w14:textId="77777777" w:rsidTr="006C189D">
        <w:trPr>
          <w:trHeight w:val="270"/>
        </w:trPr>
        <w:tc>
          <w:tcPr>
            <w:tcW w:w="2280" w:type="dxa"/>
            <w:noWrap/>
          </w:tcPr>
          <w:p w14:paraId="09DE8C87" w14:textId="77777777" w:rsidR="00320789" w:rsidRPr="00B754B7" w:rsidRDefault="00320789" w:rsidP="006C189D">
            <w:pPr>
              <w:pStyle w:val="af8"/>
              <w:ind w:right="210"/>
              <w:rPr>
                <w:rFonts w:ascii="Times New Roman" w:hAnsi="Times New Roman"/>
              </w:rPr>
            </w:pPr>
            <w:r>
              <w:rPr>
                <w:rFonts w:ascii="Times New Roman" w:hAnsi="Times New Roman"/>
              </w:rPr>
              <w:t>rejected</w:t>
            </w:r>
          </w:p>
        </w:tc>
        <w:tc>
          <w:tcPr>
            <w:tcW w:w="1656" w:type="dxa"/>
            <w:noWrap/>
          </w:tcPr>
          <w:p w14:paraId="39C1BC95" w14:textId="77777777" w:rsidR="00320789" w:rsidRPr="00B754B7" w:rsidRDefault="00320789" w:rsidP="006C189D">
            <w:pPr>
              <w:pStyle w:val="af8"/>
              <w:ind w:right="210"/>
              <w:rPr>
                <w:rFonts w:ascii="Times New Roman" w:hAnsi="Times New Roman"/>
              </w:rPr>
            </w:pPr>
            <w:r>
              <w:rPr>
                <w:rFonts w:ascii="Times New Roman" w:hAnsi="Times New Roman" w:hint="eastAsia"/>
              </w:rPr>
              <w:t>bool</w:t>
            </w:r>
          </w:p>
        </w:tc>
        <w:tc>
          <w:tcPr>
            <w:tcW w:w="1191" w:type="dxa"/>
          </w:tcPr>
          <w:p w14:paraId="586C7A0B"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5492D0A3" w14:textId="77777777" w:rsidR="00320789" w:rsidRPr="00B754B7" w:rsidRDefault="00320789" w:rsidP="006C189D">
            <w:pPr>
              <w:pStyle w:val="af8"/>
              <w:ind w:right="210"/>
              <w:rPr>
                <w:rFonts w:ascii="Times New Roman" w:hAnsi="Times New Roman"/>
              </w:rPr>
            </w:pPr>
            <w:r>
              <w:rPr>
                <w:rFonts w:ascii="Times New Roman" w:hAnsi="Times New Roman" w:hint="eastAsia"/>
              </w:rPr>
              <w:t>标注成果是否被拒绝</w:t>
            </w:r>
          </w:p>
        </w:tc>
      </w:tr>
      <w:tr w:rsidR="00320789" w:rsidRPr="00B754B7" w14:paraId="138C438C" w14:textId="77777777" w:rsidTr="006C189D">
        <w:trPr>
          <w:trHeight w:val="270"/>
        </w:trPr>
        <w:tc>
          <w:tcPr>
            <w:tcW w:w="2280" w:type="dxa"/>
            <w:noWrap/>
          </w:tcPr>
          <w:p w14:paraId="7A49ADA5" w14:textId="77777777" w:rsidR="00320789" w:rsidRDefault="00320789" w:rsidP="006C189D">
            <w:pPr>
              <w:pStyle w:val="af8"/>
              <w:ind w:right="210"/>
              <w:rPr>
                <w:rFonts w:ascii="Times New Roman" w:hAnsi="Times New Roman"/>
              </w:rPr>
            </w:pPr>
            <w:r>
              <w:rPr>
                <w:rFonts w:ascii="宋体" w:hAnsi="宋体" w:cs="宋体"/>
                <w:szCs w:val="21"/>
              </w:rPr>
              <w:t>verified</w:t>
            </w:r>
          </w:p>
        </w:tc>
        <w:tc>
          <w:tcPr>
            <w:tcW w:w="1656" w:type="dxa"/>
            <w:noWrap/>
          </w:tcPr>
          <w:p w14:paraId="77978188" w14:textId="77777777" w:rsidR="00320789" w:rsidRDefault="00320789" w:rsidP="006C189D">
            <w:pPr>
              <w:pStyle w:val="af8"/>
              <w:ind w:right="210"/>
              <w:rPr>
                <w:rFonts w:ascii="Times New Roman" w:hAnsi="Times New Roman"/>
              </w:rPr>
            </w:pPr>
            <w:r>
              <w:rPr>
                <w:rFonts w:ascii="Times New Roman" w:hAnsi="Times New Roman"/>
              </w:rPr>
              <w:t>B</w:t>
            </w:r>
            <w:r>
              <w:rPr>
                <w:rFonts w:ascii="Times New Roman" w:hAnsi="Times New Roman" w:hint="eastAsia"/>
              </w:rPr>
              <w:t>ool</w:t>
            </w:r>
          </w:p>
        </w:tc>
        <w:tc>
          <w:tcPr>
            <w:tcW w:w="1191" w:type="dxa"/>
          </w:tcPr>
          <w:p w14:paraId="0A514282" w14:textId="77777777" w:rsidR="00320789"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6A7131B1" w14:textId="77777777" w:rsidR="00320789" w:rsidRDefault="00320789" w:rsidP="006C189D">
            <w:pPr>
              <w:pStyle w:val="af8"/>
              <w:ind w:right="210"/>
              <w:rPr>
                <w:rFonts w:ascii="Times New Roman" w:hAnsi="Times New Roman"/>
              </w:rPr>
            </w:pPr>
            <w:r>
              <w:rPr>
                <w:rFonts w:ascii="Times New Roman" w:hAnsi="Times New Roman" w:hint="eastAsia"/>
              </w:rPr>
              <w:t>标注成果是否被批准</w:t>
            </w:r>
          </w:p>
        </w:tc>
      </w:tr>
    </w:tbl>
    <w:p w14:paraId="07080916" w14:textId="77777777" w:rsidR="00320789" w:rsidRDefault="00320789" w:rsidP="00320789">
      <w:pPr>
        <w:rPr>
          <w:rFonts w:asciiTheme="minorEastAsia" w:eastAsiaTheme="minorEastAsia" w:hAnsiTheme="minorEastAsia"/>
          <w:bCs/>
          <w:kern w:val="0"/>
          <w:sz w:val="24"/>
          <w:szCs w:val="24"/>
        </w:rPr>
      </w:pPr>
    </w:p>
    <w:p w14:paraId="777FCD36" w14:textId="77777777" w:rsidR="003C385A" w:rsidRDefault="003C385A" w:rsidP="003C385A">
      <w:r w:rsidRPr="00C64BC2">
        <w:rPr>
          <w:rFonts w:hint="eastAsia"/>
        </w:rPr>
        <w:t>游戏视频标签对应表</w:t>
      </w:r>
      <w:r>
        <w:rPr>
          <w:rFonts w:hint="eastAsia"/>
        </w:rPr>
        <w:t>（模型运行时每次</w:t>
      </w:r>
      <w:r>
        <w:rPr>
          <w:rFonts w:hint="eastAsia"/>
        </w:rPr>
        <w:t>REST</w:t>
      </w:r>
      <w:r>
        <w:rPr>
          <w:rFonts w:hint="eastAsia"/>
        </w:rPr>
        <w:t>调用返回值中标签对应部分会录入此表）</w:t>
      </w:r>
    </w:p>
    <w:tbl>
      <w:tblPr>
        <w:tblStyle w:val="af"/>
        <w:tblW w:w="0" w:type="auto"/>
        <w:tblLook w:val="04A0" w:firstRow="1" w:lastRow="0" w:firstColumn="1" w:lastColumn="0" w:noHBand="0" w:noVBand="1"/>
      </w:tblPr>
      <w:tblGrid>
        <w:gridCol w:w="2280"/>
        <w:gridCol w:w="1686"/>
        <w:gridCol w:w="1191"/>
        <w:gridCol w:w="3169"/>
      </w:tblGrid>
      <w:tr w:rsidR="003C385A" w:rsidRPr="00B754B7" w14:paraId="3030853B" w14:textId="77777777" w:rsidTr="006C189D">
        <w:trPr>
          <w:trHeight w:val="270"/>
        </w:trPr>
        <w:tc>
          <w:tcPr>
            <w:tcW w:w="8326" w:type="dxa"/>
            <w:gridSpan w:val="4"/>
            <w:noWrap/>
          </w:tcPr>
          <w:p w14:paraId="7CF077CA" w14:textId="77777777" w:rsidR="003C385A" w:rsidRPr="00B754B7" w:rsidRDefault="003C385A" w:rsidP="006C189D">
            <w:pPr>
              <w:pStyle w:val="af9"/>
              <w:rPr>
                <w:rFonts w:ascii="Times New Roman" w:hAnsi="Times New Roman"/>
              </w:rPr>
            </w:pPr>
            <w:r w:rsidRPr="00C64BC2">
              <w:rPr>
                <w:rFonts w:hint="eastAsia"/>
              </w:rPr>
              <w:t>game_video_label</w:t>
            </w:r>
            <w:r w:rsidRPr="00C64BC2">
              <w:rPr>
                <w:rFonts w:hint="eastAsia"/>
              </w:rPr>
              <w:t>游戏视频标签对应表</w:t>
            </w:r>
          </w:p>
        </w:tc>
      </w:tr>
      <w:tr w:rsidR="003C385A" w:rsidRPr="00B754B7" w14:paraId="240A3371" w14:textId="77777777" w:rsidTr="006C189D">
        <w:trPr>
          <w:trHeight w:val="270"/>
        </w:trPr>
        <w:tc>
          <w:tcPr>
            <w:tcW w:w="2280" w:type="dxa"/>
            <w:noWrap/>
            <w:hideMark/>
          </w:tcPr>
          <w:p w14:paraId="50740438" w14:textId="77777777" w:rsidR="003C385A" w:rsidRPr="00B754B7" w:rsidRDefault="003C385A" w:rsidP="006C189D">
            <w:pPr>
              <w:pStyle w:val="af9"/>
              <w:rPr>
                <w:rFonts w:ascii="Times New Roman" w:hAnsi="Times New Roman"/>
              </w:rPr>
            </w:pPr>
            <w:r w:rsidRPr="00B754B7">
              <w:rPr>
                <w:rFonts w:ascii="Times New Roman" w:hAnsi="Times New Roman"/>
              </w:rPr>
              <w:t>字段</w:t>
            </w:r>
          </w:p>
        </w:tc>
        <w:tc>
          <w:tcPr>
            <w:tcW w:w="1686" w:type="dxa"/>
            <w:noWrap/>
            <w:hideMark/>
          </w:tcPr>
          <w:p w14:paraId="0DD2C5BE" w14:textId="77777777" w:rsidR="003C385A" w:rsidRPr="00B754B7" w:rsidRDefault="003C385A" w:rsidP="006C189D">
            <w:pPr>
              <w:pStyle w:val="af9"/>
              <w:rPr>
                <w:rFonts w:ascii="Times New Roman" w:hAnsi="Times New Roman"/>
              </w:rPr>
            </w:pPr>
            <w:r w:rsidRPr="00B754B7">
              <w:rPr>
                <w:rFonts w:ascii="Times New Roman" w:hAnsi="Times New Roman"/>
              </w:rPr>
              <w:t>类型</w:t>
            </w:r>
          </w:p>
        </w:tc>
        <w:tc>
          <w:tcPr>
            <w:tcW w:w="1191" w:type="dxa"/>
          </w:tcPr>
          <w:p w14:paraId="69F8C4FD" w14:textId="77777777" w:rsidR="003C385A" w:rsidRPr="00B754B7" w:rsidRDefault="003C385A" w:rsidP="006C189D">
            <w:pPr>
              <w:pStyle w:val="af9"/>
              <w:rPr>
                <w:rFonts w:ascii="Times New Roman" w:hAnsi="Times New Roman"/>
              </w:rPr>
            </w:pPr>
            <w:r w:rsidRPr="00B754B7">
              <w:rPr>
                <w:rFonts w:ascii="Times New Roman" w:hAnsi="Times New Roman"/>
              </w:rPr>
              <w:t>是否必填</w:t>
            </w:r>
          </w:p>
        </w:tc>
        <w:tc>
          <w:tcPr>
            <w:tcW w:w="3169" w:type="dxa"/>
            <w:noWrap/>
            <w:hideMark/>
          </w:tcPr>
          <w:p w14:paraId="07AA1C3E" w14:textId="77777777" w:rsidR="003C385A" w:rsidRPr="00B754B7" w:rsidRDefault="003C385A" w:rsidP="006C189D">
            <w:pPr>
              <w:pStyle w:val="af9"/>
              <w:rPr>
                <w:rFonts w:ascii="Times New Roman" w:hAnsi="Times New Roman"/>
              </w:rPr>
            </w:pPr>
            <w:r w:rsidRPr="00B754B7">
              <w:rPr>
                <w:rFonts w:ascii="Times New Roman" w:hAnsi="Times New Roman"/>
              </w:rPr>
              <w:t>说明</w:t>
            </w:r>
          </w:p>
        </w:tc>
      </w:tr>
      <w:tr w:rsidR="003C385A" w:rsidRPr="00B754B7" w14:paraId="5FF1C537" w14:textId="77777777" w:rsidTr="006C189D">
        <w:trPr>
          <w:trHeight w:val="270"/>
        </w:trPr>
        <w:tc>
          <w:tcPr>
            <w:tcW w:w="2280" w:type="dxa"/>
            <w:noWrap/>
            <w:vAlign w:val="center"/>
            <w:hideMark/>
          </w:tcPr>
          <w:p w14:paraId="36644361" w14:textId="77777777" w:rsidR="003C385A" w:rsidRPr="00B25A52" w:rsidRDefault="003C385A" w:rsidP="006C189D">
            <w:pPr>
              <w:pStyle w:val="af8"/>
              <w:ind w:right="210"/>
              <w:rPr>
                <w:rFonts w:ascii="Times New Roman" w:hAnsi="Times New Roman"/>
              </w:rPr>
            </w:pPr>
            <w:r>
              <w:rPr>
                <w:rFonts w:ascii="宋体" w:hAnsi="宋体" w:cs="宋体"/>
                <w:szCs w:val="21"/>
              </w:rPr>
              <w:t>video_id</w:t>
            </w:r>
          </w:p>
        </w:tc>
        <w:tc>
          <w:tcPr>
            <w:tcW w:w="1686" w:type="dxa"/>
            <w:noWrap/>
            <w:vAlign w:val="center"/>
            <w:hideMark/>
          </w:tcPr>
          <w:p w14:paraId="3F79A519" w14:textId="77777777" w:rsidR="003C385A" w:rsidRPr="00B754B7" w:rsidRDefault="003C385A" w:rsidP="006C189D">
            <w:pPr>
              <w:pStyle w:val="af8"/>
              <w:ind w:right="210"/>
              <w:rPr>
                <w:rFonts w:ascii="Times New Roman" w:hAnsi="Times New Roman"/>
              </w:rPr>
            </w:pPr>
            <w:r w:rsidRPr="00A6284E">
              <w:rPr>
                <w:rFonts w:ascii="宋体" w:hAnsi="宋体" w:cs="宋体" w:hint="eastAsia"/>
                <w:szCs w:val="21"/>
              </w:rPr>
              <w:t>number(11)</w:t>
            </w:r>
          </w:p>
        </w:tc>
        <w:tc>
          <w:tcPr>
            <w:tcW w:w="1191" w:type="dxa"/>
            <w:vAlign w:val="center"/>
          </w:tcPr>
          <w:p w14:paraId="38BF8726" w14:textId="77777777" w:rsidR="003C385A" w:rsidRPr="00B754B7" w:rsidRDefault="003C385A" w:rsidP="006C189D">
            <w:pPr>
              <w:pStyle w:val="af8"/>
              <w:ind w:right="210"/>
              <w:jc w:val="center"/>
              <w:rPr>
                <w:rFonts w:ascii="Times New Roman" w:hAnsi="Times New Roman"/>
              </w:rPr>
            </w:pPr>
            <w:r>
              <w:rPr>
                <w:rFonts w:ascii="宋体" w:hAnsi="宋体" w:cs="宋体"/>
                <w:bCs/>
                <w:szCs w:val="21"/>
              </w:rPr>
              <w:t>Y</w:t>
            </w:r>
          </w:p>
        </w:tc>
        <w:tc>
          <w:tcPr>
            <w:tcW w:w="3169" w:type="dxa"/>
            <w:noWrap/>
            <w:vAlign w:val="center"/>
            <w:hideMark/>
          </w:tcPr>
          <w:p w14:paraId="26B09931" w14:textId="77777777" w:rsidR="003C385A" w:rsidRPr="00B754B7" w:rsidRDefault="003C385A" w:rsidP="006C189D">
            <w:pPr>
              <w:pStyle w:val="af8"/>
              <w:ind w:right="210"/>
              <w:rPr>
                <w:rFonts w:ascii="Times New Roman" w:hAnsi="Times New Roman"/>
              </w:rPr>
            </w:pPr>
            <w:r>
              <w:rPr>
                <w:rFonts w:ascii="Times New Roman" w:hAnsi="Times New Roman" w:hint="eastAsia"/>
              </w:rPr>
              <w:t>REST</w:t>
            </w:r>
            <w:r>
              <w:rPr>
                <w:rFonts w:ascii="Times New Roman" w:hAnsi="Times New Roman"/>
              </w:rPr>
              <w:t xml:space="preserve"> </w:t>
            </w:r>
            <w:r>
              <w:rPr>
                <w:rFonts w:ascii="Times New Roman" w:hAnsi="Times New Roman" w:hint="eastAsia"/>
              </w:rPr>
              <w:t>API</w:t>
            </w:r>
            <w:r>
              <w:rPr>
                <w:rFonts w:ascii="Times New Roman" w:hAnsi="Times New Roman" w:hint="eastAsia"/>
              </w:rPr>
              <w:t>调用的输入视频</w:t>
            </w:r>
            <w:r>
              <w:rPr>
                <w:rFonts w:ascii="Times New Roman" w:hAnsi="Times New Roman" w:hint="eastAsia"/>
              </w:rPr>
              <w:t>id</w:t>
            </w:r>
            <w:r w:rsidRPr="00B754B7">
              <w:rPr>
                <w:rFonts w:ascii="Times New Roman" w:hAnsi="Times New Roman"/>
              </w:rPr>
              <w:t xml:space="preserve"> </w:t>
            </w:r>
          </w:p>
        </w:tc>
      </w:tr>
      <w:tr w:rsidR="003C385A" w:rsidRPr="00B754B7" w14:paraId="05F2539D" w14:textId="77777777" w:rsidTr="006C189D">
        <w:trPr>
          <w:trHeight w:val="270"/>
        </w:trPr>
        <w:tc>
          <w:tcPr>
            <w:tcW w:w="2280" w:type="dxa"/>
            <w:noWrap/>
            <w:vAlign w:val="center"/>
          </w:tcPr>
          <w:p w14:paraId="5927B5B5" w14:textId="77777777" w:rsidR="003C385A" w:rsidRDefault="003C385A" w:rsidP="006C189D">
            <w:pPr>
              <w:pStyle w:val="af8"/>
              <w:ind w:right="210"/>
              <w:rPr>
                <w:rFonts w:ascii="宋体" w:hAnsi="宋体" w:cs="宋体"/>
                <w:szCs w:val="21"/>
              </w:rPr>
            </w:pPr>
            <w:r>
              <w:rPr>
                <w:rFonts w:ascii="宋体" w:hAnsi="宋体" w:cs="宋体" w:hint="eastAsia"/>
                <w:szCs w:val="21"/>
              </w:rPr>
              <w:t>api</w:t>
            </w:r>
            <w:r>
              <w:rPr>
                <w:rFonts w:ascii="宋体" w:hAnsi="宋体" w:cs="宋体"/>
                <w:szCs w:val="21"/>
              </w:rPr>
              <w:t>_id</w:t>
            </w:r>
          </w:p>
        </w:tc>
        <w:tc>
          <w:tcPr>
            <w:tcW w:w="1686" w:type="dxa"/>
            <w:noWrap/>
            <w:vAlign w:val="center"/>
          </w:tcPr>
          <w:p w14:paraId="6372BBB7" w14:textId="77777777" w:rsidR="003C385A" w:rsidRPr="00A6284E" w:rsidRDefault="003C385A" w:rsidP="006C189D">
            <w:pPr>
              <w:pStyle w:val="af8"/>
              <w:ind w:right="210"/>
              <w:rPr>
                <w:rFonts w:ascii="宋体" w:hAnsi="宋体" w:cs="宋体"/>
                <w:szCs w:val="21"/>
              </w:rPr>
            </w:pPr>
            <w:r w:rsidRPr="00A6284E">
              <w:rPr>
                <w:rFonts w:ascii="宋体" w:hAnsi="宋体" w:cs="宋体" w:hint="eastAsia"/>
                <w:szCs w:val="21"/>
              </w:rPr>
              <w:t>number(11)</w:t>
            </w:r>
          </w:p>
        </w:tc>
        <w:tc>
          <w:tcPr>
            <w:tcW w:w="1191" w:type="dxa"/>
            <w:vAlign w:val="center"/>
          </w:tcPr>
          <w:p w14:paraId="439848F3" w14:textId="77777777" w:rsidR="003C385A" w:rsidRPr="00157831" w:rsidRDefault="003C385A" w:rsidP="006C189D">
            <w:pPr>
              <w:pStyle w:val="af8"/>
              <w:ind w:right="210"/>
              <w:jc w:val="center"/>
              <w:rPr>
                <w:rFonts w:ascii="宋体" w:hAnsi="宋体" w:cs="宋体"/>
                <w:bCs/>
                <w:szCs w:val="21"/>
              </w:rPr>
            </w:pPr>
            <w:r>
              <w:rPr>
                <w:rFonts w:ascii="宋体" w:hAnsi="宋体" w:cs="宋体"/>
                <w:bCs/>
                <w:szCs w:val="21"/>
              </w:rPr>
              <w:t>Y</w:t>
            </w:r>
          </w:p>
        </w:tc>
        <w:tc>
          <w:tcPr>
            <w:tcW w:w="3169" w:type="dxa"/>
            <w:noWrap/>
            <w:vAlign w:val="center"/>
          </w:tcPr>
          <w:p w14:paraId="44337A94" w14:textId="77777777" w:rsidR="003C385A" w:rsidRDefault="003C385A" w:rsidP="006C189D">
            <w:pPr>
              <w:pStyle w:val="af8"/>
              <w:ind w:right="210"/>
              <w:rPr>
                <w:rFonts w:ascii="宋体" w:hAnsi="宋体" w:cs="宋体"/>
                <w:szCs w:val="21"/>
              </w:rPr>
            </w:pPr>
            <w:r>
              <w:rPr>
                <w:rFonts w:ascii="宋体" w:hAnsi="宋体" w:cs="宋体" w:hint="eastAsia"/>
                <w:szCs w:val="21"/>
              </w:rPr>
              <w:t>对应的API调用id</w:t>
            </w:r>
          </w:p>
        </w:tc>
      </w:tr>
      <w:tr w:rsidR="003C385A" w:rsidRPr="00B754B7" w14:paraId="7AEBD4FB" w14:textId="77777777" w:rsidTr="006C189D">
        <w:trPr>
          <w:trHeight w:val="270"/>
        </w:trPr>
        <w:tc>
          <w:tcPr>
            <w:tcW w:w="2280" w:type="dxa"/>
            <w:noWrap/>
            <w:vAlign w:val="center"/>
          </w:tcPr>
          <w:p w14:paraId="3C7E6B54" w14:textId="77777777" w:rsidR="003C385A" w:rsidRDefault="003C385A" w:rsidP="006C189D">
            <w:pPr>
              <w:pStyle w:val="af8"/>
              <w:ind w:right="210"/>
              <w:rPr>
                <w:rFonts w:ascii="宋体" w:hAnsi="宋体" w:cs="宋体"/>
                <w:szCs w:val="21"/>
              </w:rPr>
            </w:pPr>
            <w:r>
              <w:rPr>
                <w:rFonts w:ascii="宋体" w:hAnsi="宋体" w:cs="宋体"/>
                <w:szCs w:val="21"/>
              </w:rPr>
              <w:t>L</w:t>
            </w:r>
            <w:r>
              <w:rPr>
                <w:rFonts w:ascii="宋体" w:hAnsi="宋体" w:cs="宋体" w:hint="eastAsia"/>
                <w:szCs w:val="21"/>
              </w:rPr>
              <w:t>abels</w:t>
            </w:r>
          </w:p>
        </w:tc>
        <w:tc>
          <w:tcPr>
            <w:tcW w:w="1686" w:type="dxa"/>
            <w:noWrap/>
            <w:vAlign w:val="center"/>
          </w:tcPr>
          <w:p w14:paraId="58E83F52" w14:textId="77777777" w:rsidR="003C385A" w:rsidRDefault="003C385A" w:rsidP="006C189D">
            <w:pPr>
              <w:pStyle w:val="af8"/>
              <w:ind w:right="210"/>
              <w:rPr>
                <w:rFonts w:ascii="宋体" w:hAnsi="宋体" w:cs="宋体"/>
                <w:szCs w:val="21"/>
              </w:rPr>
            </w:pPr>
            <w:r>
              <w:rPr>
                <w:rFonts w:ascii="宋体" w:hAnsi="宋体" w:cs="宋体" w:hint="eastAsia"/>
                <w:szCs w:val="21"/>
              </w:rPr>
              <w:t>varchar2(1</w:t>
            </w:r>
            <w:r w:rsidRPr="00A6284E">
              <w:rPr>
                <w:rFonts w:ascii="宋体" w:hAnsi="宋体" w:cs="宋体" w:hint="eastAsia"/>
                <w:szCs w:val="21"/>
              </w:rPr>
              <w:t>0)</w:t>
            </w:r>
          </w:p>
        </w:tc>
        <w:tc>
          <w:tcPr>
            <w:tcW w:w="1191" w:type="dxa"/>
            <w:vAlign w:val="center"/>
          </w:tcPr>
          <w:p w14:paraId="60D20368" w14:textId="77777777" w:rsidR="003C385A" w:rsidRDefault="003C385A" w:rsidP="006C189D">
            <w:pPr>
              <w:pStyle w:val="af8"/>
              <w:ind w:right="210"/>
              <w:jc w:val="center"/>
              <w:rPr>
                <w:rFonts w:ascii="宋体" w:hAnsi="宋体" w:cs="宋体"/>
                <w:bCs/>
                <w:szCs w:val="21"/>
              </w:rPr>
            </w:pPr>
            <w:r>
              <w:rPr>
                <w:rFonts w:ascii="宋体" w:hAnsi="宋体" w:cs="宋体" w:hint="eastAsia"/>
                <w:bCs/>
                <w:szCs w:val="21"/>
              </w:rPr>
              <w:t>Y</w:t>
            </w:r>
          </w:p>
        </w:tc>
        <w:tc>
          <w:tcPr>
            <w:tcW w:w="3169" w:type="dxa"/>
            <w:noWrap/>
            <w:vAlign w:val="center"/>
          </w:tcPr>
          <w:p w14:paraId="73D985B8" w14:textId="77777777" w:rsidR="003C385A" w:rsidRDefault="003C385A" w:rsidP="006C189D">
            <w:pPr>
              <w:pStyle w:val="af8"/>
              <w:ind w:right="210"/>
              <w:rPr>
                <w:rFonts w:ascii="宋体" w:hAnsi="宋体" w:cs="宋体"/>
                <w:szCs w:val="21"/>
              </w:rPr>
            </w:pPr>
            <w:r>
              <w:rPr>
                <w:rFonts w:ascii="宋体" w:hAnsi="宋体" w:cs="宋体" w:hint="eastAsia"/>
                <w:szCs w:val="21"/>
              </w:rPr>
              <w:t>识别出来的label</w:t>
            </w:r>
          </w:p>
        </w:tc>
      </w:tr>
    </w:tbl>
    <w:p w14:paraId="4456AC2D" w14:textId="77777777" w:rsidR="003C385A" w:rsidRDefault="003C385A" w:rsidP="003C385A">
      <w:pPr>
        <w:rPr>
          <w:rFonts w:asciiTheme="minorEastAsia" w:eastAsiaTheme="minorEastAsia" w:hAnsiTheme="minorEastAsia"/>
          <w:bCs/>
          <w:kern w:val="0"/>
          <w:sz w:val="24"/>
          <w:szCs w:val="24"/>
        </w:rPr>
      </w:pPr>
    </w:p>
    <w:p w14:paraId="47B8BFA4" w14:textId="77777777" w:rsidR="00A44C57" w:rsidRDefault="00A44C57" w:rsidP="00A44C57">
      <w:pPr>
        <w:pStyle w:val="4"/>
      </w:pPr>
      <w:r>
        <w:rPr>
          <w:rFonts w:hint="eastAsia"/>
        </w:rPr>
        <w:t>主要功能</w:t>
      </w:r>
    </w:p>
    <w:p w14:paraId="7C36F988" w14:textId="77777777" w:rsidR="00123C67" w:rsidRDefault="00123C67" w:rsidP="00123C67">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标注人员使用视频标注工具来进行游戏视频的标注</w:t>
      </w:r>
      <w:r w:rsidRPr="001E5B1F">
        <w:rPr>
          <w:rFonts w:asciiTheme="minorEastAsia" w:eastAsiaTheme="minorEastAsia" w:hAnsiTheme="minorEastAsia" w:hint="eastAsia"/>
          <w:color w:val="000000" w:themeColor="text1"/>
          <w:sz w:val="24"/>
          <w:szCs w:val="24"/>
        </w:rPr>
        <w:t>。</w:t>
      </w:r>
      <w:r>
        <w:rPr>
          <w:rFonts w:asciiTheme="minorEastAsia" w:eastAsiaTheme="minorEastAsia" w:hAnsiTheme="minorEastAsia" w:hint="eastAsia"/>
          <w:color w:val="000000" w:themeColor="text1"/>
          <w:sz w:val="24"/>
          <w:szCs w:val="24"/>
        </w:rPr>
        <w:t>视频标注工具主要分为后台管理、视频标注、标注验证三大部分。后台管理的内容主要有</w:t>
      </w:r>
      <w:r w:rsidRPr="001E5B1F">
        <w:rPr>
          <w:rFonts w:asciiTheme="minorEastAsia" w:eastAsiaTheme="minorEastAsia" w:hAnsiTheme="minorEastAsia" w:hint="eastAsia"/>
          <w:color w:val="000000" w:themeColor="text1"/>
          <w:sz w:val="24"/>
          <w:szCs w:val="24"/>
        </w:rPr>
        <w:t>：</w:t>
      </w:r>
    </w:p>
    <w:p w14:paraId="640FCCB7" w14:textId="27BBA4D0" w:rsidR="00123C67" w:rsidRDefault="00123C67" w:rsidP="00123C67">
      <w:pPr>
        <w:numPr>
          <w:ilvl w:val="0"/>
          <w:numId w:val="40"/>
        </w:numPr>
        <w:spacing w:line="360" w:lineRule="auto"/>
        <w:rPr>
          <w:rFonts w:asciiTheme="minorEastAsia" w:eastAsiaTheme="minorEastAsia" w:hAnsiTheme="minorEastAsia"/>
          <w:b/>
          <w:color w:val="000000" w:themeColor="text1"/>
          <w:sz w:val="24"/>
          <w:szCs w:val="24"/>
        </w:rPr>
      </w:pPr>
      <w:r w:rsidRPr="007C14C4">
        <w:rPr>
          <w:rFonts w:asciiTheme="minorEastAsia" w:eastAsiaTheme="minorEastAsia" w:hAnsiTheme="minorEastAsia" w:hint="eastAsia"/>
          <w:b/>
          <w:color w:val="000000" w:themeColor="text1"/>
          <w:sz w:val="24"/>
          <w:szCs w:val="24"/>
        </w:rPr>
        <w:t>后台管理-</w:t>
      </w:r>
      <w:r>
        <w:rPr>
          <w:rFonts w:asciiTheme="minorEastAsia" w:eastAsiaTheme="minorEastAsia" w:hAnsiTheme="minorEastAsia" w:hint="eastAsia"/>
          <w:b/>
          <w:color w:val="000000" w:themeColor="text1"/>
          <w:sz w:val="24"/>
          <w:szCs w:val="24"/>
        </w:rPr>
        <w:t>添加视频</w:t>
      </w:r>
    </w:p>
    <w:p w14:paraId="4D2D817D" w14:textId="77777777" w:rsidR="00123C67" w:rsidRPr="00B67748" w:rsidRDefault="00123C67" w:rsidP="00123C67">
      <w:pPr>
        <w:spacing w:line="360" w:lineRule="auto"/>
        <w:ind w:firstLineChars="200" w:firstLine="480"/>
        <w:rPr>
          <w:rFonts w:asciiTheme="minorEastAsia" w:eastAsiaTheme="minorEastAsia" w:hAnsiTheme="minorEastAsia"/>
          <w:color w:val="000000" w:themeColor="text1"/>
          <w:sz w:val="24"/>
          <w:szCs w:val="24"/>
        </w:rPr>
      </w:pPr>
      <w:r w:rsidRPr="00B67748">
        <w:rPr>
          <w:rFonts w:asciiTheme="minorEastAsia" w:eastAsiaTheme="minorEastAsia" w:hAnsiTheme="minorEastAsia" w:hint="eastAsia"/>
          <w:color w:val="000000" w:themeColor="text1"/>
          <w:sz w:val="24"/>
          <w:szCs w:val="24"/>
        </w:rPr>
        <w:t>要标注的视频</w:t>
      </w:r>
      <w:r>
        <w:rPr>
          <w:rFonts w:asciiTheme="minorEastAsia" w:eastAsiaTheme="minorEastAsia" w:hAnsiTheme="minorEastAsia" w:hint="eastAsia"/>
          <w:color w:val="000000" w:themeColor="text1"/>
          <w:sz w:val="24"/>
          <w:szCs w:val="24"/>
        </w:rPr>
        <w:t>需要符合数据规范要求的格式，然后导入到标注系统web框架</w:t>
      </w:r>
      <w:r>
        <w:rPr>
          <w:rFonts w:asciiTheme="minorEastAsia" w:eastAsiaTheme="minorEastAsia" w:hAnsiTheme="minorEastAsia" w:hint="eastAsia"/>
          <w:color w:val="000000" w:themeColor="text1"/>
          <w:sz w:val="24"/>
          <w:szCs w:val="24"/>
        </w:rPr>
        <w:lastRenderedPageBreak/>
        <w:t>根目录下的/static</w:t>
      </w:r>
      <w:r>
        <w:rPr>
          <w:rFonts w:asciiTheme="minorEastAsia" w:eastAsiaTheme="minorEastAsia" w:hAnsiTheme="minorEastAsia"/>
          <w:color w:val="000000" w:themeColor="text1"/>
          <w:sz w:val="24"/>
          <w:szCs w:val="24"/>
        </w:rPr>
        <w:t>/videos</w:t>
      </w:r>
      <w:r>
        <w:rPr>
          <w:rFonts w:asciiTheme="minorEastAsia" w:eastAsiaTheme="minorEastAsia" w:hAnsiTheme="minorEastAsia" w:hint="eastAsia"/>
          <w:color w:val="000000" w:themeColor="text1"/>
          <w:sz w:val="24"/>
          <w:szCs w:val="24"/>
        </w:rPr>
        <w:t>目录下。之后使用管理员账号登陆到后台，在添加视频的对话框中，填入视频所在的主机和路径，如下图所示：</w:t>
      </w:r>
    </w:p>
    <w:p w14:paraId="65CD7FA9" w14:textId="77777777" w:rsidR="00123C67" w:rsidRDefault="00123C67" w:rsidP="00123C67">
      <w:pPr>
        <w:spacing w:line="360" w:lineRule="auto"/>
        <w:ind w:firstLine="420"/>
        <w:jc w:val="center"/>
        <w:rPr>
          <w:b/>
        </w:rPr>
      </w:pPr>
      <w:r>
        <w:rPr>
          <w:noProof/>
        </w:rPr>
        <w:drawing>
          <wp:inline distT="0" distB="0" distL="0" distR="0" wp14:anchorId="18E87B7F" wp14:editId="29D66D9C">
            <wp:extent cx="3403113" cy="49059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805" cy="4922812"/>
                    </a:xfrm>
                    <a:prstGeom prst="rect">
                      <a:avLst/>
                    </a:prstGeom>
                  </pic:spPr>
                </pic:pic>
              </a:graphicData>
            </a:graphic>
          </wp:inline>
        </w:drawing>
      </w:r>
    </w:p>
    <w:p w14:paraId="17A75BC6" w14:textId="30BC21C7" w:rsidR="00123C67" w:rsidRDefault="00123C67" w:rsidP="00123C67">
      <w:pPr>
        <w:spacing w:line="360" w:lineRule="auto"/>
        <w:ind w:firstLine="420"/>
        <w:jc w:val="center"/>
        <w:rPr>
          <w:b/>
        </w:rPr>
      </w:pPr>
    </w:p>
    <w:p w14:paraId="0A788B8E" w14:textId="176005F4" w:rsidR="00123C67" w:rsidRDefault="00123C67" w:rsidP="00123C67">
      <w:pPr>
        <w:numPr>
          <w:ilvl w:val="0"/>
          <w:numId w:val="40"/>
        </w:numPr>
        <w:spacing w:line="360" w:lineRule="auto"/>
        <w:rPr>
          <w:rFonts w:asciiTheme="minorEastAsia" w:eastAsiaTheme="minorEastAsia" w:hAnsiTheme="minorEastAsia"/>
          <w:b/>
          <w:color w:val="000000" w:themeColor="text1"/>
          <w:sz w:val="24"/>
          <w:szCs w:val="24"/>
        </w:rPr>
      </w:pPr>
      <w:r w:rsidRPr="007C14C4">
        <w:rPr>
          <w:rFonts w:asciiTheme="minorEastAsia" w:eastAsiaTheme="minorEastAsia" w:hAnsiTheme="minorEastAsia" w:hint="eastAsia"/>
          <w:b/>
          <w:color w:val="000000" w:themeColor="text1"/>
          <w:sz w:val="24"/>
          <w:szCs w:val="24"/>
        </w:rPr>
        <w:t>后台管理-</w:t>
      </w:r>
      <w:r>
        <w:rPr>
          <w:rFonts w:asciiTheme="minorEastAsia" w:eastAsiaTheme="minorEastAsia" w:hAnsiTheme="minorEastAsia" w:hint="eastAsia"/>
          <w:b/>
          <w:color w:val="000000" w:themeColor="text1"/>
          <w:sz w:val="24"/>
          <w:szCs w:val="24"/>
        </w:rPr>
        <w:t>添加标签</w:t>
      </w:r>
    </w:p>
    <w:p w14:paraId="4D8E8B25" w14:textId="77777777" w:rsidR="00123C67" w:rsidRPr="00FB3744" w:rsidRDefault="00123C67" w:rsidP="00123C67">
      <w:pPr>
        <w:spacing w:line="360" w:lineRule="auto"/>
        <w:ind w:firstLine="42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视频标注工具的标签管理有2种方式，一种是通过REST</w:t>
      </w:r>
      <w:r>
        <w:rPr>
          <w:rFonts w:asciiTheme="minorEastAsia" w:eastAsiaTheme="minorEastAsia" w:hAnsiTheme="minorEastAsia"/>
          <w:color w:val="000000" w:themeColor="text1"/>
          <w:sz w:val="24"/>
          <w:szCs w:val="24"/>
        </w:rPr>
        <w:t xml:space="preserve"> </w:t>
      </w:r>
      <w:r>
        <w:rPr>
          <w:rFonts w:asciiTheme="minorEastAsia" w:eastAsiaTheme="minorEastAsia" w:hAnsiTheme="minorEastAsia" w:hint="eastAsia"/>
          <w:color w:val="000000" w:themeColor="text1"/>
          <w:sz w:val="24"/>
          <w:szCs w:val="24"/>
        </w:rPr>
        <w:t>API的方式进行增删改查，另一种是</w:t>
      </w:r>
      <w:r w:rsidRPr="00FB3744">
        <w:rPr>
          <w:rFonts w:asciiTheme="minorEastAsia" w:eastAsiaTheme="minorEastAsia" w:hAnsiTheme="minorEastAsia" w:hint="eastAsia"/>
          <w:color w:val="000000" w:themeColor="text1"/>
          <w:sz w:val="24"/>
          <w:szCs w:val="24"/>
        </w:rPr>
        <w:t>从</w:t>
      </w:r>
      <w:r>
        <w:rPr>
          <w:rFonts w:asciiTheme="minorEastAsia" w:eastAsiaTheme="minorEastAsia" w:hAnsiTheme="minorEastAsia" w:hint="eastAsia"/>
          <w:color w:val="000000" w:themeColor="text1"/>
          <w:sz w:val="24"/>
          <w:szCs w:val="24"/>
        </w:rPr>
        <w:t>后台管理界面进行增删改查，如下图所示：</w:t>
      </w:r>
    </w:p>
    <w:p w14:paraId="707CEBFF" w14:textId="77777777" w:rsidR="00123C67" w:rsidRDefault="00123C67" w:rsidP="00123C67">
      <w:pPr>
        <w:spacing w:line="360" w:lineRule="auto"/>
        <w:ind w:firstLine="420"/>
        <w:jc w:val="center"/>
        <w:rPr>
          <w:rFonts w:asciiTheme="minorEastAsia" w:eastAsiaTheme="minorEastAsia" w:hAnsiTheme="minorEastAsia"/>
          <w:b/>
          <w:color w:val="000000" w:themeColor="text1"/>
          <w:sz w:val="24"/>
          <w:szCs w:val="24"/>
        </w:rPr>
      </w:pPr>
      <w:r>
        <w:rPr>
          <w:noProof/>
        </w:rPr>
        <w:lastRenderedPageBreak/>
        <w:drawing>
          <wp:inline distT="0" distB="0" distL="0" distR="0" wp14:anchorId="2237D589" wp14:editId="5307B6C5">
            <wp:extent cx="2901315" cy="5912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2466" cy="5955876"/>
                    </a:xfrm>
                    <a:prstGeom prst="rect">
                      <a:avLst/>
                    </a:prstGeom>
                  </pic:spPr>
                </pic:pic>
              </a:graphicData>
            </a:graphic>
          </wp:inline>
        </w:drawing>
      </w:r>
    </w:p>
    <w:p w14:paraId="03768283" w14:textId="708D144E" w:rsidR="00123C67" w:rsidRDefault="00123C67" w:rsidP="00123C67">
      <w:pPr>
        <w:spacing w:line="360" w:lineRule="auto"/>
        <w:ind w:firstLine="420"/>
        <w:jc w:val="center"/>
        <w:rPr>
          <w:rFonts w:asciiTheme="minorEastAsia" w:eastAsiaTheme="minorEastAsia" w:hAnsiTheme="minorEastAsia"/>
          <w:b/>
          <w:color w:val="000000" w:themeColor="text1"/>
          <w:sz w:val="24"/>
          <w:szCs w:val="24"/>
        </w:rPr>
      </w:pPr>
    </w:p>
    <w:p w14:paraId="74798C37" w14:textId="77777777" w:rsidR="00123C67" w:rsidRDefault="00123C67" w:rsidP="00123C67">
      <w:pPr>
        <w:spacing w:line="360" w:lineRule="auto"/>
        <w:ind w:firstLine="420"/>
        <w:rPr>
          <w:rFonts w:asciiTheme="minorEastAsia" w:eastAsiaTheme="minorEastAsia" w:hAnsiTheme="minorEastAsia"/>
          <w:b/>
          <w:color w:val="000000" w:themeColor="text1"/>
          <w:sz w:val="24"/>
          <w:szCs w:val="24"/>
        </w:rPr>
      </w:pPr>
      <w:r>
        <w:rPr>
          <w:noProof/>
        </w:rPr>
        <w:lastRenderedPageBreak/>
        <w:drawing>
          <wp:inline distT="0" distB="0" distL="0" distR="0" wp14:anchorId="69FB80C6" wp14:editId="70882AA1">
            <wp:extent cx="4489450" cy="28030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9582" cy="2809395"/>
                    </a:xfrm>
                    <a:prstGeom prst="rect">
                      <a:avLst/>
                    </a:prstGeom>
                  </pic:spPr>
                </pic:pic>
              </a:graphicData>
            </a:graphic>
          </wp:inline>
        </w:drawing>
      </w:r>
    </w:p>
    <w:p w14:paraId="4E01674D" w14:textId="057558A5" w:rsidR="00123C67" w:rsidRDefault="00123C67" w:rsidP="00123C67">
      <w:pPr>
        <w:spacing w:line="360" w:lineRule="auto"/>
      </w:pPr>
    </w:p>
    <w:p w14:paraId="26E4DA6D" w14:textId="3E204DAF" w:rsidR="00123C67" w:rsidRDefault="00123C67" w:rsidP="00123C67">
      <w:pPr>
        <w:numPr>
          <w:ilvl w:val="0"/>
          <w:numId w:val="40"/>
        </w:numPr>
        <w:spacing w:line="360" w:lineRule="auto"/>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视频标注</w:t>
      </w:r>
    </w:p>
    <w:p w14:paraId="349C5F31" w14:textId="77777777" w:rsidR="00123C67" w:rsidRPr="00123C67" w:rsidRDefault="00123C67" w:rsidP="00123C67">
      <w:pPr>
        <w:spacing w:line="360" w:lineRule="auto"/>
        <w:ind w:firstLine="420"/>
        <w:rPr>
          <w:sz w:val="24"/>
        </w:rPr>
      </w:pPr>
      <w:r w:rsidRPr="00123C67">
        <w:rPr>
          <w:rFonts w:hint="eastAsia"/>
          <w:sz w:val="24"/>
        </w:rPr>
        <w:t>在标注页面的首页，可以看到后台添加的待标注视频的列表。如下图所示：</w:t>
      </w:r>
    </w:p>
    <w:p w14:paraId="6DFC9B3D" w14:textId="77777777" w:rsidR="00123C67" w:rsidRDefault="00123C67" w:rsidP="00123C67">
      <w:pPr>
        <w:spacing w:line="360" w:lineRule="auto"/>
        <w:ind w:firstLine="420"/>
        <w:rPr>
          <w:rFonts w:asciiTheme="minorEastAsia" w:eastAsiaTheme="minorEastAsia" w:hAnsiTheme="minorEastAsia"/>
          <w:b/>
          <w:color w:val="000000" w:themeColor="text1"/>
          <w:sz w:val="24"/>
          <w:szCs w:val="24"/>
        </w:rPr>
      </w:pPr>
      <w:r>
        <w:rPr>
          <w:noProof/>
        </w:rPr>
        <w:drawing>
          <wp:inline distT="0" distB="0" distL="0" distR="0" wp14:anchorId="32D8689C" wp14:editId="333207E8">
            <wp:extent cx="4610100" cy="12826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585" cy="1285597"/>
                    </a:xfrm>
                    <a:prstGeom prst="rect">
                      <a:avLst/>
                    </a:prstGeom>
                  </pic:spPr>
                </pic:pic>
              </a:graphicData>
            </a:graphic>
          </wp:inline>
        </w:drawing>
      </w:r>
    </w:p>
    <w:p w14:paraId="0EDC5518" w14:textId="109758C7" w:rsidR="00123C67" w:rsidRDefault="00123C67" w:rsidP="00123C67">
      <w:pPr>
        <w:spacing w:line="360" w:lineRule="auto"/>
        <w:ind w:firstLine="420"/>
        <w:jc w:val="center"/>
        <w:rPr>
          <w:rFonts w:asciiTheme="minorEastAsia" w:eastAsiaTheme="minorEastAsia" w:hAnsiTheme="minorEastAsia"/>
          <w:b/>
          <w:color w:val="000000" w:themeColor="text1"/>
          <w:sz w:val="24"/>
          <w:szCs w:val="24"/>
        </w:rPr>
      </w:pPr>
    </w:p>
    <w:p w14:paraId="35B93CC8" w14:textId="77777777" w:rsidR="00123C67" w:rsidRPr="00123C67" w:rsidRDefault="00123C67" w:rsidP="00123C67">
      <w:pPr>
        <w:spacing w:line="360" w:lineRule="auto"/>
        <w:ind w:firstLine="420"/>
        <w:rPr>
          <w:sz w:val="24"/>
        </w:rPr>
      </w:pPr>
      <w:r w:rsidRPr="00123C67">
        <w:rPr>
          <w:rFonts w:hint="eastAsia"/>
          <w:sz w:val="24"/>
        </w:rPr>
        <w:t>在每一条视频记录上，可以点击右边的</w:t>
      </w:r>
      <w:r w:rsidRPr="00123C67">
        <w:rPr>
          <w:rFonts w:hint="eastAsia"/>
          <w:sz w:val="24"/>
        </w:rPr>
        <w:t>view</w:t>
      </w:r>
      <w:r w:rsidRPr="00123C67">
        <w:rPr>
          <w:rFonts w:hint="eastAsia"/>
          <w:sz w:val="24"/>
        </w:rPr>
        <w:t>链接，进入单个视频的标注页面。通常，一个视频中有多个标签要进行标注，比如对于王者荣耀的电竞视频，单条视频中通常需要标注</w:t>
      </w:r>
      <w:r w:rsidRPr="00123C67">
        <w:rPr>
          <w:rFonts w:hint="eastAsia"/>
          <w:sz w:val="24"/>
        </w:rPr>
        <w:t>10</w:t>
      </w:r>
      <w:r w:rsidRPr="00123C67">
        <w:rPr>
          <w:rFonts w:hint="eastAsia"/>
          <w:sz w:val="24"/>
        </w:rPr>
        <w:t>人英雄人物。因此，我们的标注流程设计如下，先选中</w:t>
      </w:r>
      <w:r w:rsidRPr="00123C67">
        <w:rPr>
          <w:rFonts w:hint="eastAsia"/>
          <w:sz w:val="24"/>
        </w:rPr>
        <w:t>1</w:t>
      </w:r>
      <w:r w:rsidRPr="00123C67">
        <w:rPr>
          <w:rFonts w:hint="eastAsia"/>
          <w:sz w:val="24"/>
        </w:rPr>
        <w:t>个人物进行标注，从视频开始部分标注到视频结束部分，中间拖动标注框追踪被标注人物，必要时候需要缩放矩形框以适应人物的大小变化。从视频开始至结尾完成一个英雄人物的标注后，视频再返回至开始处进行下一个标签（或者标注对象）的标注。如下图所示：</w:t>
      </w:r>
    </w:p>
    <w:p w14:paraId="1E5D8DF0" w14:textId="77777777" w:rsidR="00123C67" w:rsidRPr="005D2274" w:rsidRDefault="00123C67" w:rsidP="00123C67">
      <w:pPr>
        <w:spacing w:line="360" w:lineRule="auto"/>
        <w:ind w:firstLine="420"/>
        <w:rPr>
          <w:b/>
        </w:rPr>
      </w:pPr>
    </w:p>
    <w:p w14:paraId="061AFC65" w14:textId="77777777" w:rsidR="00123C67" w:rsidRDefault="00123C67" w:rsidP="00123C67">
      <w:pPr>
        <w:spacing w:line="360" w:lineRule="auto"/>
        <w:ind w:firstLine="420"/>
        <w:rPr>
          <w:b/>
        </w:rPr>
      </w:pPr>
      <w:r>
        <w:rPr>
          <w:noProof/>
        </w:rPr>
        <w:lastRenderedPageBreak/>
        <w:drawing>
          <wp:inline distT="0" distB="0" distL="0" distR="0" wp14:anchorId="216623F4" wp14:editId="667E04DB">
            <wp:extent cx="4869180" cy="3796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232" cy="3804814"/>
                    </a:xfrm>
                    <a:prstGeom prst="rect">
                      <a:avLst/>
                    </a:prstGeom>
                  </pic:spPr>
                </pic:pic>
              </a:graphicData>
            </a:graphic>
          </wp:inline>
        </w:drawing>
      </w:r>
    </w:p>
    <w:p w14:paraId="545157C0" w14:textId="31127B3B" w:rsidR="00123C67" w:rsidRDefault="00123C67" w:rsidP="00123C67">
      <w:pPr>
        <w:spacing w:line="360" w:lineRule="auto"/>
        <w:ind w:firstLine="420"/>
        <w:jc w:val="center"/>
        <w:rPr>
          <w:b/>
        </w:rPr>
      </w:pPr>
    </w:p>
    <w:p w14:paraId="4FA04F45" w14:textId="60FC7F6B" w:rsidR="00123C67" w:rsidRPr="00123C67" w:rsidRDefault="00123C67" w:rsidP="00123C67">
      <w:pPr>
        <w:spacing w:line="360" w:lineRule="auto"/>
        <w:ind w:firstLine="420"/>
        <w:rPr>
          <w:sz w:val="24"/>
        </w:rPr>
      </w:pPr>
      <w:r w:rsidRPr="00123C67">
        <w:rPr>
          <w:rFonts w:hint="eastAsia"/>
          <w:sz w:val="24"/>
        </w:rPr>
        <w:t>标注完成的视频可以点击</w:t>
      </w:r>
      <w:r w:rsidRPr="00123C67">
        <w:rPr>
          <w:rFonts w:hint="eastAsia"/>
          <w:sz w:val="24"/>
        </w:rPr>
        <w:t>submit</w:t>
      </w:r>
      <w:r w:rsidRPr="00123C67">
        <w:rPr>
          <w:rFonts w:hint="eastAsia"/>
          <w:sz w:val="24"/>
        </w:rPr>
        <w:t>按钮进行结果的提交，这一数据会被保存在数据库中，同时可以通过</w:t>
      </w:r>
      <w:r w:rsidRPr="00123C67">
        <w:rPr>
          <w:rFonts w:hint="eastAsia"/>
          <w:sz w:val="24"/>
        </w:rPr>
        <w:t>web</w:t>
      </w:r>
      <w:r w:rsidRPr="00123C67">
        <w:rPr>
          <w:rFonts w:hint="eastAsia"/>
          <w:sz w:val="24"/>
        </w:rPr>
        <w:t>网页的方式显示，如下图所示：</w:t>
      </w:r>
    </w:p>
    <w:p w14:paraId="540DE0D5" w14:textId="77777777" w:rsidR="00123C67" w:rsidRDefault="00123C67" w:rsidP="00123C67">
      <w:pPr>
        <w:spacing w:line="360" w:lineRule="auto"/>
        <w:ind w:firstLine="420"/>
        <w:rPr>
          <w:b/>
        </w:rPr>
      </w:pPr>
      <w:r>
        <w:rPr>
          <w:noProof/>
        </w:rPr>
        <w:drawing>
          <wp:inline distT="0" distB="0" distL="0" distR="0" wp14:anchorId="0B8D2EC3" wp14:editId="4247A337">
            <wp:extent cx="4423960" cy="3409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8580" cy="3412875"/>
                    </a:xfrm>
                    <a:prstGeom prst="rect">
                      <a:avLst/>
                    </a:prstGeom>
                  </pic:spPr>
                </pic:pic>
              </a:graphicData>
            </a:graphic>
          </wp:inline>
        </w:drawing>
      </w:r>
    </w:p>
    <w:p w14:paraId="33773242" w14:textId="385B14EB" w:rsidR="00123C67" w:rsidRDefault="00123C67" w:rsidP="00123C67">
      <w:pPr>
        <w:spacing w:line="360" w:lineRule="auto"/>
        <w:ind w:firstLine="420"/>
        <w:jc w:val="center"/>
        <w:rPr>
          <w:b/>
        </w:rPr>
      </w:pPr>
    </w:p>
    <w:p w14:paraId="7ECFD082" w14:textId="7587DC50" w:rsidR="00123C67" w:rsidRDefault="00123C67" w:rsidP="00123C67">
      <w:pPr>
        <w:numPr>
          <w:ilvl w:val="0"/>
          <w:numId w:val="40"/>
        </w:numPr>
        <w:spacing w:line="360" w:lineRule="auto"/>
        <w:rPr>
          <w:rFonts w:asciiTheme="minorEastAsia" w:eastAsiaTheme="minorEastAsia" w:hAnsiTheme="minorEastAsia"/>
          <w:b/>
          <w:color w:val="000000" w:themeColor="text1"/>
          <w:sz w:val="24"/>
          <w:szCs w:val="24"/>
        </w:rPr>
      </w:pPr>
      <w:r w:rsidRPr="006C4269">
        <w:rPr>
          <w:rFonts w:asciiTheme="minorEastAsia" w:eastAsiaTheme="minorEastAsia" w:hAnsiTheme="minorEastAsia" w:hint="eastAsia"/>
          <w:b/>
          <w:color w:val="000000" w:themeColor="text1"/>
          <w:sz w:val="24"/>
          <w:szCs w:val="24"/>
        </w:rPr>
        <w:lastRenderedPageBreak/>
        <w:t>标注</w:t>
      </w:r>
      <w:r w:rsidR="00834CE6">
        <w:rPr>
          <w:rFonts w:asciiTheme="minorEastAsia" w:eastAsiaTheme="minorEastAsia" w:hAnsiTheme="minorEastAsia" w:hint="eastAsia"/>
          <w:b/>
          <w:color w:val="000000" w:themeColor="text1"/>
          <w:sz w:val="24"/>
          <w:szCs w:val="24"/>
        </w:rPr>
        <w:t>结果</w:t>
      </w:r>
      <w:r w:rsidRPr="006C4269">
        <w:rPr>
          <w:rFonts w:asciiTheme="minorEastAsia" w:eastAsiaTheme="minorEastAsia" w:hAnsiTheme="minorEastAsia" w:hint="eastAsia"/>
          <w:b/>
          <w:color w:val="000000" w:themeColor="text1"/>
          <w:sz w:val="24"/>
          <w:szCs w:val="24"/>
        </w:rPr>
        <w:t>验证</w:t>
      </w:r>
      <w:r w:rsidR="00834CE6">
        <w:rPr>
          <w:rFonts w:asciiTheme="minorEastAsia" w:eastAsiaTheme="minorEastAsia" w:hAnsiTheme="minorEastAsia" w:hint="eastAsia"/>
          <w:b/>
          <w:color w:val="000000" w:themeColor="text1"/>
          <w:sz w:val="24"/>
          <w:szCs w:val="24"/>
        </w:rPr>
        <w:t>和</w:t>
      </w:r>
      <w:r w:rsidR="00834CE6">
        <w:rPr>
          <w:rFonts w:asciiTheme="minorEastAsia" w:eastAsiaTheme="minorEastAsia" w:hAnsiTheme="minorEastAsia"/>
          <w:b/>
          <w:color w:val="000000" w:themeColor="text1"/>
          <w:sz w:val="24"/>
          <w:szCs w:val="24"/>
        </w:rPr>
        <w:t>导出</w:t>
      </w:r>
    </w:p>
    <w:p w14:paraId="057F16D2" w14:textId="6AE5AD74" w:rsidR="00123C67" w:rsidRDefault="00123C67" w:rsidP="001B1ACA">
      <w:pPr>
        <w:spacing w:line="360" w:lineRule="auto"/>
        <w:ind w:firstLineChars="200" w:firstLine="480"/>
        <w:rPr>
          <w:rFonts w:asciiTheme="minorEastAsia" w:eastAsiaTheme="minorEastAsia" w:hAnsiTheme="minorEastAsia"/>
          <w:color w:val="000000" w:themeColor="text1"/>
          <w:sz w:val="24"/>
          <w:szCs w:val="24"/>
        </w:rPr>
      </w:pPr>
      <w:r w:rsidRPr="006C4269">
        <w:rPr>
          <w:rFonts w:asciiTheme="minorEastAsia" w:eastAsiaTheme="minorEastAsia" w:hAnsiTheme="minorEastAsia" w:hint="eastAsia"/>
          <w:color w:val="000000" w:themeColor="text1"/>
          <w:sz w:val="24"/>
          <w:szCs w:val="24"/>
        </w:rPr>
        <w:t>在视频</w:t>
      </w:r>
      <w:r>
        <w:rPr>
          <w:rFonts w:asciiTheme="minorEastAsia" w:eastAsiaTheme="minorEastAsia" w:hAnsiTheme="minorEastAsia" w:hint="eastAsia"/>
          <w:color w:val="000000" w:themeColor="text1"/>
          <w:sz w:val="24"/>
          <w:szCs w:val="24"/>
        </w:rPr>
        <w:t>标注系统的verify子页面，审核员可以使用人工的方式直接在视频上进行审核，也可以使用程序根据标注的JSON结果生成截图，再进一步做验证。</w:t>
      </w:r>
    </w:p>
    <w:p w14:paraId="214FEB0B" w14:textId="093B6F60" w:rsidR="00834CE6" w:rsidRDefault="00123C67" w:rsidP="00123C67">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验证过的视频可以点击verify</w:t>
      </w:r>
      <w:r w:rsidR="00834CE6">
        <w:rPr>
          <w:rFonts w:asciiTheme="minorEastAsia" w:eastAsiaTheme="minorEastAsia" w:hAnsiTheme="minorEastAsia" w:hint="eastAsia"/>
          <w:color w:val="000000" w:themeColor="text1"/>
          <w:sz w:val="24"/>
          <w:szCs w:val="24"/>
        </w:rPr>
        <w:t>按钮进行标志位的设置，</w:t>
      </w:r>
      <w:r w:rsidR="00834CE6">
        <w:rPr>
          <w:rFonts w:asciiTheme="minorEastAsia" w:eastAsiaTheme="minorEastAsia" w:hAnsiTheme="minorEastAsia"/>
          <w:color w:val="000000" w:themeColor="text1"/>
          <w:sz w:val="24"/>
          <w:szCs w:val="24"/>
        </w:rPr>
        <w:t>标注结果可以</w:t>
      </w:r>
      <w:r w:rsidR="00834CE6">
        <w:rPr>
          <w:rFonts w:asciiTheme="minorEastAsia" w:eastAsiaTheme="minorEastAsia" w:hAnsiTheme="minorEastAsia" w:hint="eastAsia"/>
          <w:color w:val="000000" w:themeColor="text1"/>
          <w:sz w:val="24"/>
          <w:szCs w:val="24"/>
        </w:rPr>
        <w:t>导出</w:t>
      </w:r>
      <w:r w:rsidR="00834CE6">
        <w:rPr>
          <w:rFonts w:asciiTheme="minorEastAsia" w:eastAsiaTheme="minorEastAsia" w:hAnsiTheme="minorEastAsia"/>
          <w:color w:val="000000" w:themeColor="text1"/>
          <w:sz w:val="24"/>
          <w:szCs w:val="24"/>
        </w:rPr>
        <w:t>成</w:t>
      </w:r>
      <w:r w:rsidR="00834CE6">
        <w:rPr>
          <w:rFonts w:asciiTheme="minorEastAsia" w:eastAsiaTheme="minorEastAsia" w:hAnsiTheme="minorEastAsia" w:hint="eastAsia"/>
          <w:color w:val="000000" w:themeColor="text1"/>
          <w:sz w:val="24"/>
          <w:szCs w:val="24"/>
        </w:rPr>
        <w:t>XML格式</w:t>
      </w:r>
      <w:r w:rsidR="00834CE6">
        <w:rPr>
          <w:rFonts w:asciiTheme="minorEastAsia" w:eastAsiaTheme="minorEastAsia" w:hAnsiTheme="minorEastAsia"/>
          <w:color w:val="000000" w:themeColor="text1"/>
          <w:sz w:val="24"/>
          <w:szCs w:val="24"/>
        </w:rPr>
        <w:t>文件，具体如下</w:t>
      </w:r>
      <w:r w:rsidR="00834CE6">
        <w:rPr>
          <w:rFonts w:asciiTheme="minorEastAsia" w:eastAsiaTheme="minorEastAsia" w:hAnsiTheme="minorEastAsia" w:hint="eastAsia"/>
          <w:color w:val="000000" w:themeColor="text1"/>
          <w:sz w:val="24"/>
          <w:szCs w:val="24"/>
        </w:rPr>
        <w:t>：</w:t>
      </w:r>
    </w:p>
    <w:p w14:paraId="482C62D5" w14:textId="0E4F67AC" w:rsidR="00834CE6" w:rsidRPr="00834CE6" w:rsidRDefault="00834CE6" w:rsidP="00123C67">
      <w:pPr>
        <w:spacing w:line="360" w:lineRule="auto"/>
        <w:rPr>
          <w:rFonts w:asciiTheme="minorEastAsia" w:eastAsiaTheme="minorEastAsia" w:hAnsiTheme="minorEastAsia"/>
          <w:color w:val="000000" w:themeColor="text1"/>
          <w:sz w:val="24"/>
          <w:szCs w:val="24"/>
        </w:rPr>
      </w:pPr>
      <w:r>
        <w:rPr>
          <w:noProof/>
        </w:rPr>
        <w:drawing>
          <wp:inline distT="0" distB="0" distL="0" distR="0" wp14:anchorId="1748F0BA" wp14:editId="6FE79D0F">
            <wp:extent cx="5274310" cy="18173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17370"/>
                    </a:xfrm>
                    <a:prstGeom prst="rect">
                      <a:avLst/>
                    </a:prstGeom>
                  </pic:spPr>
                </pic:pic>
              </a:graphicData>
            </a:graphic>
          </wp:inline>
        </w:drawing>
      </w:r>
    </w:p>
    <w:p w14:paraId="6E041F55" w14:textId="2B172EF6" w:rsidR="003B4A53" w:rsidRDefault="003B4A53" w:rsidP="003B4A53">
      <w:pPr>
        <w:spacing w:line="360" w:lineRule="auto"/>
      </w:pPr>
    </w:p>
    <w:p w14:paraId="68211DED" w14:textId="77777777" w:rsidR="00834CE6" w:rsidRDefault="00834CE6" w:rsidP="00834CE6">
      <w:pPr>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标注完成的视频以及标注产生的Json/Xml文件将会被上传至学习平台进行神经网络模型的训练。</w:t>
      </w:r>
    </w:p>
    <w:p w14:paraId="59860DAC" w14:textId="77777777" w:rsidR="00834CE6" w:rsidRDefault="00834CE6" w:rsidP="00834CE6">
      <w:pPr>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每一个游戏视频文件对应一个标注文件，标注文件包含了多条标注信息，可以理解为是一个标注信息的数组，数组中的每个元素描述了对应视频帧的标注信息，该数组中的每个元素包含了以下字段：</w:t>
      </w:r>
    </w:p>
    <w:tbl>
      <w:tblPr>
        <w:tblStyle w:val="af"/>
        <w:tblW w:w="0" w:type="auto"/>
        <w:tblLook w:val="04A0" w:firstRow="1" w:lastRow="0" w:firstColumn="1" w:lastColumn="0" w:noHBand="0" w:noVBand="1"/>
      </w:tblPr>
      <w:tblGrid>
        <w:gridCol w:w="1667"/>
        <w:gridCol w:w="1981"/>
        <w:gridCol w:w="1176"/>
        <w:gridCol w:w="954"/>
        <w:gridCol w:w="2744"/>
      </w:tblGrid>
      <w:tr w:rsidR="00834CE6" w14:paraId="4F635A68" w14:textId="77777777" w:rsidTr="006C189D">
        <w:tc>
          <w:tcPr>
            <w:tcW w:w="1667" w:type="dxa"/>
          </w:tcPr>
          <w:p w14:paraId="06C77400" w14:textId="77777777" w:rsidR="00834CE6" w:rsidRPr="00F629E8" w:rsidRDefault="00834CE6" w:rsidP="006C189D">
            <w:pPr>
              <w:spacing w:line="360" w:lineRule="auto"/>
              <w:jc w:val="center"/>
              <w:rPr>
                <w:rFonts w:asciiTheme="minorEastAsia" w:eastAsiaTheme="minorEastAsia" w:hAnsiTheme="minorEastAsia"/>
                <w:b/>
                <w:color w:val="000000" w:themeColor="text1"/>
                <w:sz w:val="24"/>
                <w:szCs w:val="24"/>
              </w:rPr>
            </w:pPr>
            <w:r w:rsidRPr="00F629E8">
              <w:rPr>
                <w:rFonts w:asciiTheme="minorEastAsia" w:eastAsiaTheme="minorEastAsia" w:hAnsiTheme="minorEastAsia" w:hint="eastAsia"/>
                <w:b/>
                <w:color w:val="000000" w:themeColor="text1"/>
                <w:sz w:val="24"/>
                <w:szCs w:val="24"/>
              </w:rPr>
              <w:t>字段</w:t>
            </w:r>
          </w:p>
        </w:tc>
        <w:tc>
          <w:tcPr>
            <w:tcW w:w="1981" w:type="dxa"/>
          </w:tcPr>
          <w:p w14:paraId="2CB9E8C9" w14:textId="77777777" w:rsidR="00834CE6" w:rsidRPr="00F629E8" w:rsidRDefault="00834CE6" w:rsidP="006C189D">
            <w:pPr>
              <w:spacing w:line="360" w:lineRule="auto"/>
              <w:jc w:val="center"/>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类型</w:t>
            </w:r>
          </w:p>
        </w:tc>
        <w:tc>
          <w:tcPr>
            <w:tcW w:w="4874" w:type="dxa"/>
            <w:gridSpan w:val="3"/>
          </w:tcPr>
          <w:p w14:paraId="7324371D" w14:textId="77777777" w:rsidR="00834CE6" w:rsidRPr="00F629E8" w:rsidRDefault="00834CE6" w:rsidP="006C189D">
            <w:pPr>
              <w:spacing w:line="360" w:lineRule="auto"/>
              <w:jc w:val="center"/>
              <w:rPr>
                <w:rFonts w:asciiTheme="minorEastAsia" w:eastAsiaTheme="minorEastAsia" w:hAnsiTheme="minorEastAsia"/>
                <w:b/>
                <w:color w:val="000000" w:themeColor="text1"/>
                <w:sz w:val="24"/>
                <w:szCs w:val="24"/>
              </w:rPr>
            </w:pPr>
            <w:r w:rsidRPr="00F629E8">
              <w:rPr>
                <w:rFonts w:asciiTheme="minorEastAsia" w:eastAsiaTheme="minorEastAsia" w:hAnsiTheme="minorEastAsia" w:hint="eastAsia"/>
                <w:b/>
                <w:color w:val="000000" w:themeColor="text1"/>
                <w:sz w:val="24"/>
                <w:szCs w:val="24"/>
              </w:rPr>
              <w:t>描述</w:t>
            </w:r>
          </w:p>
        </w:tc>
      </w:tr>
      <w:tr w:rsidR="00834CE6" w14:paraId="432796D7" w14:textId="77777777" w:rsidTr="006C189D">
        <w:tc>
          <w:tcPr>
            <w:tcW w:w="1667" w:type="dxa"/>
          </w:tcPr>
          <w:p w14:paraId="31901FD3"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Frame</w:t>
            </w:r>
          </w:p>
        </w:tc>
        <w:tc>
          <w:tcPr>
            <w:tcW w:w="1981" w:type="dxa"/>
          </w:tcPr>
          <w:p w14:paraId="0121A58B"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4874" w:type="dxa"/>
            <w:gridSpan w:val="3"/>
          </w:tcPr>
          <w:p w14:paraId="02D86858"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原视频中的第几帧</w:t>
            </w:r>
          </w:p>
        </w:tc>
      </w:tr>
      <w:tr w:rsidR="00834CE6" w14:paraId="551F19EE" w14:textId="77777777" w:rsidTr="006C189D">
        <w:tc>
          <w:tcPr>
            <w:tcW w:w="1667" w:type="dxa"/>
          </w:tcPr>
          <w:p w14:paraId="60D29526"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F</w:t>
            </w:r>
            <w:r>
              <w:rPr>
                <w:rFonts w:asciiTheme="minorEastAsia" w:eastAsiaTheme="minorEastAsia" w:hAnsiTheme="minorEastAsia" w:hint="eastAsia"/>
                <w:color w:val="000000" w:themeColor="text1"/>
                <w:sz w:val="24"/>
                <w:szCs w:val="24"/>
              </w:rPr>
              <w:t>ile</w:t>
            </w:r>
            <w:r>
              <w:rPr>
                <w:rFonts w:asciiTheme="minorEastAsia" w:eastAsiaTheme="minorEastAsia" w:hAnsiTheme="minorEastAsia"/>
                <w:color w:val="000000" w:themeColor="text1"/>
                <w:sz w:val="24"/>
                <w:szCs w:val="24"/>
              </w:rPr>
              <w:t>_name</w:t>
            </w:r>
          </w:p>
        </w:tc>
        <w:tc>
          <w:tcPr>
            <w:tcW w:w="1981" w:type="dxa"/>
          </w:tcPr>
          <w:p w14:paraId="09B0B8A3"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string</w:t>
            </w:r>
          </w:p>
        </w:tc>
        <w:tc>
          <w:tcPr>
            <w:tcW w:w="4874" w:type="dxa"/>
            <w:gridSpan w:val="3"/>
          </w:tcPr>
          <w:p w14:paraId="5BA7F2EB"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该帧视频转化成的图像文件的名字</w:t>
            </w:r>
          </w:p>
        </w:tc>
      </w:tr>
      <w:tr w:rsidR="00834CE6" w14:paraId="450B0D12" w14:textId="77777777" w:rsidTr="006C189D">
        <w:tc>
          <w:tcPr>
            <w:tcW w:w="1667" w:type="dxa"/>
          </w:tcPr>
          <w:p w14:paraId="2532A344"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H</w:t>
            </w:r>
            <w:r w:rsidRPr="00F629E8">
              <w:rPr>
                <w:rFonts w:asciiTheme="minorEastAsia" w:eastAsiaTheme="minorEastAsia" w:hAnsiTheme="minorEastAsia"/>
                <w:color w:val="000000" w:themeColor="text1"/>
                <w:sz w:val="24"/>
                <w:szCs w:val="24"/>
              </w:rPr>
              <w:t>eight</w:t>
            </w:r>
          </w:p>
        </w:tc>
        <w:tc>
          <w:tcPr>
            <w:tcW w:w="1981" w:type="dxa"/>
          </w:tcPr>
          <w:p w14:paraId="22AE3F72"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4874" w:type="dxa"/>
            <w:gridSpan w:val="3"/>
          </w:tcPr>
          <w:p w14:paraId="11C4C6CB"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图像的高度</w:t>
            </w:r>
          </w:p>
        </w:tc>
      </w:tr>
      <w:tr w:rsidR="00834CE6" w14:paraId="7F0A5A7E" w14:textId="77777777" w:rsidTr="006C189D">
        <w:tc>
          <w:tcPr>
            <w:tcW w:w="1667" w:type="dxa"/>
          </w:tcPr>
          <w:p w14:paraId="540155A3"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W</w:t>
            </w:r>
            <w:r>
              <w:rPr>
                <w:rFonts w:asciiTheme="minorEastAsia" w:eastAsiaTheme="minorEastAsia" w:hAnsiTheme="minorEastAsia" w:hint="eastAsia"/>
                <w:color w:val="000000" w:themeColor="text1"/>
                <w:sz w:val="24"/>
                <w:szCs w:val="24"/>
              </w:rPr>
              <w:t>idth</w:t>
            </w:r>
          </w:p>
        </w:tc>
        <w:tc>
          <w:tcPr>
            <w:tcW w:w="1981" w:type="dxa"/>
          </w:tcPr>
          <w:p w14:paraId="523F2FD8"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4874" w:type="dxa"/>
            <w:gridSpan w:val="3"/>
          </w:tcPr>
          <w:p w14:paraId="5D1B654E"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图像的宽度</w:t>
            </w:r>
          </w:p>
        </w:tc>
      </w:tr>
      <w:tr w:rsidR="00834CE6" w14:paraId="762A2033" w14:textId="77777777" w:rsidTr="006C189D">
        <w:trPr>
          <w:trHeight w:val="117"/>
        </w:trPr>
        <w:tc>
          <w:tcPr>
            <w:tcW w:w="1667" w:type="dxa"/>
            <w:vMerge w:val="restart"/>
          </w:tcPr>
          <w:p w14:paraId="4B3E88F6"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B</w:t>
            </w:r>
            <w:r>
              <w:rPr>
                <w:rFonts w:asciiTheme="minorEastAsia" w:eastAsiaTheme="minorEastAsia" w:hAnsiTheme="minorEastAsia" w:hint="eastAsia"/>
                <w:color w:val="000000" w:themeColor="text1"/>
                <w:sz w:val="24"/>
                <w:szCs w:val="24"/>
              </w:rPr>
              <w:t>box（边界框）</w:t>
            </w:r>
          </w:p>
        </w:tc>
        <w:tc>
          <w:tcPr>
            <w:tcW w:w="1981" w:type="dxa"/>
            <w:vMerge w:val="restart"/>
          </w:tcPr>
          <w:p w14:paraId="39192281"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Array（数组，数组中每个元素的字段参考右侧列表描述）</w:t>
            </w:r>
          </w:p>
        </w:tc>
        <w:tc>
          <w:tcPr>
            <w:tcW w:w="1176" w:type="dxa"/>
          </w:tcPr>
          <w:p w14:paraId="144D803D" w14:textId="77777777" w:rsidR="00834CE6" w:rsidRPr="00AD6F22" w:rsidRDefault="00834CE6" w:rsidP="006C189D">
            <w:pPr>
              <w:spacing w:line="360" w:lineRule="auto"/>
              <w:rPr>
                <w:rFonts w:asciiTheme="minorEastAsia" w:eastAsiaTheme="minorEastAsia" w:hAnsiTheme="minorEastAsia"/>
                <w:b/>
                <w:color w:val="000000" w:themeColor="text1"/>
                <w:sz w:val="24"/>
                <w:szCs w:val="24"/>
              </w:rPr>
            </w:pPr>
            <w:r w:rsidRPr="00AD6F22">
              <w:rPr>
                <w:rFonts w:asciiTheme="minorEastAsia" w:eastAsiaTheme="minorEastAsia" w:hAnsiTheme="minorEastAsia" w:hint="eastAsia"/>
                <w:b/>
                <w:color w:val="000000" w:themeColor="text1"/>
                <w:sz w:val="24"/>
                <w:szCs w:val="24"/>
              </w:rPr>
              <w:t>字段</w:t>
            </w:r>
          </w:p>
        </w:tc>
        <w:tc>
          <w:tcPr>
            <w:tcW w:w="954" w:type="dxa"/>
          </w:tcPr>
          <w:p w14:paraId="7C3D61AC" w14:textId="77777777" w:rsidR="00834CE6" w:rsidRPr="00AD6F22" w:rsidRDefault="00834CE6" w:rsidP="006C189D">
            <w:pPr>
              <w:spacing w:line="360" w:lineRule="auto"/>
              <w:rPr>
                <w:rFonts w:asciiTheme="minorEastAsia" w:eastAsiaTheme="minorEastAsia" w:hAnsiTheme="minorEastAsia"/>
                <w:b/>
                <w:color w:val="000000" w:themeColor="text1"/>
                <w:sz w:val="24"/>
                <w:szCs w:val="24"/>
              </w:rPr>
            </w:pPr>
            <w:r w:rsidRPr="00AD6F22">
              <w:rPr>
                <w:rFonts w:asciiTheme="minorEastAsia" w:eastAsiaTheme="minorEastAsia" w:hAnsiTheme="minorEastAsia" w:hint="eastAsia"/>
                <w:b/>
                <w:color w:val="000000" w:themeColor="text1"/>
                <w:sz w:val="24"/>
                <w:szCs w:val="24"/>
              </w:rPr>
              <w:t>类型</w:t>
            </w:r>
          </w:p>
        </w:tc>
        <w:tc>
          <w:tcPr>
            <w:tcW w:w="2744" w:type="dxa"/>
          </w:tcPr>
          <w:p w14:paraId="59D9088E" w14:textId="77777777" w:rsidR="00834CE6" w:rsidRPr="00AD6F22" w:rsidRDefault="00834CE6" w:rsidP="006C189D">
            <w:pPr>
              <w:spacing w:line="360" w:lineRule="auto"/>
              <w:rPr>
                <w:rFonts w:asciiTheme="minorEastAsia" w:eastAsiaTheme="minorEastAsia" w:hAnsiTheme="minorEastAsia"/>
                <w:b/>
                <w:color w:val="000000" w:themeColor="text1"/>
                <w:sz w:val="24"/>
                <w:szCs w:val="24"/>
              </w:rPr>
            </w:pPr>
            <w:r w:rsidRPr="00AD6F22">
              <w:rPr>
                <w:rFonts w:asciiTheme="minorEastAsia" w:eastAsiaTheme="minorEastAsia" w:hAnsiTheme="minorEastAsia" w:hint="eastAsia"/>
                <w:b/>
                <w:color w:val="000000" w:themeColor="text1"/>
                <w:sz w:val="24"/>
                <w:szCs w:val="24"/>
              </w:rPr>
              <w:t>描述</w:t>
            </w:r>
          </w:p>
        </w:tc>
      </w:tr>
      <w:tr w:rsidR="00834CE6" w14:paraId="551D6195" w14:textId="77777777" w:rsidTr="006C189D">
        <w:trPr>
          <w:trHeight w:val="117"/>
        </w:trPr>
        <w:tc>
          <w:tcPr>
            <w:tcW w:w="1667" w:type="dxa"/>
            <w:vMerge/>
          </w:tcPr>
          <w:p w14:paraId="492244F4"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42BC2B5E"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47D8901C"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x</w:t>
            </w:r>
          </w:p>
        </w:tc>
        <w:tc>
          <w:tcPr>
            <w:tcW w:w="954" w:type="dxa"/>
          </w:tcPr>
          <w:p w14:paraId="5A1D6FA4"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2744" w:type="dxa"/>
          </w:tcPr>
          <w:p w14:paraId="3650CEE1"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边界框左上点的x坐标</w:t>
            </w:r>
          </w:p>
        </w:tc>
      </w:tr>
      <w:tr w:rsidR="00834CE6" w14:paraId="2942597E" w14:textId="77777777" w:rsidTr="006C189D">
        <w:trPr>
          <w:trHeight w:val="117"/>
        </w:trPr>
        <w:tc>
          <w:tcPr>
            <w:tcW w:w="1667" w:type="dxa"/>
            <w:vMerge/>
          </w:tcPr>
          <w:p w14:paraId="633574C8"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14CE0CD4"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3FCED145"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y</w:t>
            </w:r>
          </w:p>
        </w:tc>
        <w:tc>
          <w:tcPr>
            <w:tcW w:w="954" w:type="dxa"/>
          </w:tcPr>
          <w:p w14:paraId="7C3F1D01"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2744" w:type="dxa"/>
          </w:tcPr>
          <w:p w14:paraId="1C48A082"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边界框左上点的y坐标</w:t>
            </w:r>
          </w:p>
        </w:tc>
      </w:tr>
      <w:tr w:rsidR="00834CE6" w14:paraId="1401C829" w14:textId="77777777" w:rsidTr="006C189D">
        <w:trPr>
          <w:trHeight w:val="117"/>
        </w:trPr>
        <w:tc>
          <w:tcPr>
            <w:tcW w:w="1667" w:type="dxa"/>
            <w:vMerge/>
          </w:tcPr>
          <w:p w14:paraId="71700E70"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72E6CC74"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1B3E8264"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W</w:t>
            </w:r>
            <w:r>
              <w:rPr>
                <w:rFonts w:asciiTheme="minorEastAsia" w:eastAsiaTheme="minorEastAsia" w:hAnsiTheme="minorEastAsia" w:hint="eastAsia"/>
                <w:color w:val="000000" w:themeColor="text1"/>
                <w:sz w:val="24"/>
                <w:szCs w:val="24"/>
              </w:rPr>
              <w:t>idth</w:t>
            </w:r>
          </w:p>
        </w:tc>
        <w:tc>
          <w:tcPr>
            <w:tcW w:w="954" w:type="dxa"/>
          </w:tcPr>
          <w:p w14:paraId="481D00BB"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2744" w:type="dxa"/>
          </w:tcPr>
          <w:p w14:paraId="1BB1EDF0"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边界框的宽度</w:t>
            </w:r>
          </w:p>
        </w:tc>
      </w:tr>
      <w:tr w:rsidR="00834CE6" w14:paraId="07284D45" w14:textId="77777777" w:rsidTr="006C189D">
        <w:trPr>
          <w:trHeight w:val="117"/>
        </w:trPr>
        <w:tc>
          <w:tcPr>
            <w:tcW w:w="1667" w:type="dxa"/>
            <w:vMerge/>
          </w:tcPr>
          <w:p w14:paraId="23689AAC"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7F0280C9"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1E13AA17"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H</w:t>
            </w:r>
            <w:r>
              <w:rPr>
                <w:rFonts w:asciiTheme="minorEastAsia" w:eastAsiaTheme="minorEastAsia" w:hAnsiTheme="minorEastAsia" w:hint="eastAsia"/>
                <w:color w:val="000000" w:themeColor="text1"/>
                <w:sz w:val="24"/>
                <w:szCs w:val="24"/>
              </w:rPr>
              <w:t>eight</w:t>
            </w:r>
          </w:p>
        </w:tc>
        <w:tc>
          <w:tcPr>
            <w:tcW w:w="954" w:type="dxa"/>
          </w:tcPr>
          <w:p w14:paraId="7370ECA0"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I</w:t>
            </w:r>
            <w:r>
              <w:rPr>
                <w:rFonts w:asciiTheme="minorEastAsia" w:eastAsiaTheme="minorEastAsia" w:hAnsiTheme="minorEastAsia" w:hint="eastAsia"/>
                <w:color w:val="000000" w:themeColor="text1"/>
                <w:sz w:val="24"/>
                <w:szCs w:val="24"/>
              </w:rPr>
              <w:t>nt</w:t>
            </w:r>
          </w:p>
        </w:tc>
        <w:tc>
          <w:tcPr>
            <w:tcW w:w="2744" w:type="dxa"/>
          </w:tcPr>
          <w:p w14:paraId="4E329FC6"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边界框的高度</w:t>
            </w:r>
          </w:p>
        </w:tc>
      </w:tr>
      <w:tr w:rsidR="00834CE6" w14:paraId="3D1B1C9F" w14:textId="77777777" w:rsidTr="006C189D">
        <w:trPr>
          <w:trHeight w:val="117"/>
        </w:trPr>
        <w:tc>
          <w:tcPr>
            <w:tcW w:w="1667" w:type="dxa"/>
            <w:vMerge/>
          </w:tcPr>
          <w:p w14:paraId="3028F77B"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2EAAF1FE"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6F125B9C"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L</w:t>
            </w:r>
            <w:r>
              <w:rPr>
                <w:rFonts w:asciiTheme="minorEastAsia" w:eastAsiaTheme="minorEastAsia" w:hAnsiTheme="minorEastAsia" w:hint="eastAsia"/>
                <w:color w:val="000000" w:themeColor="text1"/>
                <w:sz w:val="24"/>
                <w:szCs w:val="24"/>
              </w:rPr>
              <w:t>abel</w:t>
            </w:r>
            <w:r>
              <w:rPr>
                <w:rFonts w:asciiTheme="minorEastAsia" w:eastAsiaTheme="minorEastAsia" w:hAnsiTheme="minorEastAsia"/>
                <w:color w:val="000000" w:themeColor="text1"/>
                <w:sz w:val="24"/>
                <w:szCs w:val="24"/>
              </w:rPr>
              <w:t>_id</w:t>
            </w:r>
          </w:p>
        </w:tc>
        <w:tc>
          <w:tcPr>
            <w:tcW w:w="954" w:type="dxa"/>
          </w:tcPr>
          <w:p w14:paraId="2E5174AC"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string</w:t>
            </w:r>
          </w:p>
        </w:tc>
        <w:tc>
          <w:tcPr>
            <w:tcW w:w="2744" w:type="dxa"/>
          </w:tcPr>
          <w:p w14:paraId="05F5ADD9"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标签ID</w:t>
            </w:r>
          </w:p>
        </w:tc>
      </w:tr>
      <w:tr w:rsidR="00834CE6" w14:paraId="2CD04049" w14:textId="77777777" w:rsidTr="006C189D">
        <w:trPr>
          <w:trHeight w:val="117"/>
        </w:trPr>
        <w:tc>
          <w:tcPr>
            <w:tcW w:w="1667" w:type="dxa"/>
            <w:vMerge/>
          </w:tcPr>
          <w:p w14:paraId="5425E1D8"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981" w:type="dxa"/>
            <w:vMerge/>
          </w:tcPr>
          <w:p w14:paraId="4C55EC64" w14:textId="77777777" w:rsidR="00834CE6" w:rsidRDefault="00834CE6" w:rsidP="006C189D">
            <w:pPr>
              <w:spacing w:line="360" w:lineRule="auto"/>
              <w:rPr>
                <w:rFonts w:asciiTheme="minorEastAsia" w:eastAsiaTheme="minorEastAsia" w:hAnsiTheme="minorEastAsia"/>
                <w:color w:val="000000" w:themeColor="text1"/>
                <w:sz w:val="24"/>
                <w:szCs w:val="24"/>
              </w:rPr>
            </w:pPr>
          </w:p>
        </w:tc>
        <w:tc>
          <w:tcPr>
            <w:tcW w:w="1176" w:type="dxa"/>
          </w:tcPr>
          <w:p w14:paraId="175A98C3"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category</w:t>
            </w:r>
          </w:p>
        </w:tc>
        <w:tc>
          <w:tcPr>
            <w:tcW w:w="954" w:type="dxa"/>
          </w:tcPr>
          <w:p w14:paraId="09A341EA"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string</w:t>
            </w:r>
          </w:p>
        </w:tc>
        <w:tc>
          <w:tcPr>
            <w:tcW w:w="2744" w:type="dxa"/>
          </w:tcPr>
          <w:p w14:paraId="57247603" w14:textId="77777777" w:rsidR="00834CE6" w:rsidRDefault="00834CE6" w:rsidP="006C189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所属分类</w:t>
            </w:r>
          </w:p>
        </w:tc>
      </w:tr>
    </w:tbl>
    <w:p w14:paraId="4C3EF946" w14:textId="77777777" w:rsidR="00834CE6" w:rsidRPr="00C32238" w:rsidRDefault="00834CE6" w:rsidP="00834CE6">
      <w:pPr>
        <w:spacing w:line="360" w:lineRule="auto"/>
        <w:rPr>
          <w:rFonts w:asciiTheme="minorEastAsia" w:eastAsiaTheme="minorEastAsia" w:hAnsiTheme="minorEastAsia"/>
          <w:color w:val="000000" w:themeColor="text1"/>
          <w:sz w:val="24"/>
          <w:szCs w:val="24"/>
        </w:rPr>
      </w:pPr>
    </w:p>
    <w:p w14:paraId="2F32FF42" w14:textId="192B580B" w:rsidR="003F0D23" w:rsidRPr="0066630E" w:rsidRDefault="0015321F" w:rsidP="0066630E">
      <w:pPr>
        <w:pStyle w:val="3"/>
        <w:rPr>
          <w:rFonts w:asciiTheme="minorEastAsia" w:eastAsiaTheme="minorEastAsia" w:hAnsiTheme="minorEastAsia"/>
          <w:color w:val="000000" w:themeColor="text1"/>
        </w:rPr>
      </w:pPr>
      <w:bookmarkStart w:id="22" w:name="_Toc495864422"/>
      <w:r>
        <w:rPr>
          <w:rFonts w:asciiTheme="minorEastAsia" w:eastAsiaTheme="minorEastAsia" w:hAnsiTheme="minorEastAsia" w:hint="eastAsia"/>
          <w:color w:val="000000" w:themeColor="text1"/>
        </w:rPr>
        <w:t>数据上传</w:t>
      </w:r>
      <w:r>
        <w:rPr>
          <w:rFonts w:asciiTheme="minorEastAsia" w:eastAsiaTheme="minorEastAsia" w:hAnsiTheme="minorEastAsia"/>
          <w:color w:val="000000" w:themeColor="text1"/>
        </w:rPr>
        <w:t>云平台</w:t>
      </w:r>
      <w:bookmarkStart w:id="23" w:name="_Hlk494109731"/>
      <w:bookmarkEnd w:id="22"/>
    </w:p>
    <w:p w14:paraId="4BF8CF5F" w14:textId="77777777" w:rsidR="00954784" w:rsidRDefault="00954784" w:rsidP="00954784">
      <w:pPr>
        <w:pStyle w:val="4"/>
      </w:pPr>
      <w:r>
        <w:t>数据表</w:t>
      </w:r>
    </w:p>
    <w:p w14:paraId="23385F15" w14:textId="740FC7BB" w:rsidR="00954784" w:rsidRDefault="00954784" w:rsidP="00954784">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样本</w:t>
      </w:r>
      <w:r>
        <w:rPr>
          <w:rFonts w:asciiTheme="minorEastAsia" w:eastAsiaTheme="minorEastAsia" w:hAnsiTheme="minorEastAsia"/>
          <w:color w:val="000000" w:themeColor="text1"/>
          <w:sz w:val="24"/>
          <w:szCs w:val="24"/>
        </w:rPr>
        <w:t>上传表（</w:t>
      </w:r>
      <w:r>
        <w:rPr>
          <w:rFonts w:asciiTheme="minorEastAsia" w:eastAsiaTheme="minorEastAsia" w:hAnsiTheme="minorEastAsia" w:hint="eastAsia"/>
          <w:color w:val="000000" w:themeColor="text1"/>
          <w:sz w:val="24"/>
          <w:szCs w:val="24"/>
        </w:rPr>
        <w:t>game_sample_upload</w:t>
      </w:r>
      <w:r>
        <w:rPr>
          <w:rFonts w:asciiTheme="minorEastAsia" w:eastAsiaTheme="minorEastAsia" w:hAnsiTheme="minorEastAsia"/>
          <w:color w:val="000000" w:themeColor="text1"/>
          <w:sz w:val="24"/>
          <w:szCs w:val="24"/>
        </w:rPr>
        <w:t>）</w:t>
      </w:r>
    </w:p>
    <w:p w14:paraId="12F0057A" w14:textId="77777777" w:rsidR="00320789" w:rsidRDefault="00320789" w:rsidP="00320789"/>
    <w:p w14:paraId="36FAAEBB" w14:textId="5A2D3250" w:rsidR="00320789" w:rsidRPr="00E9768A" w:rsidRDefault="00320789" w:rsidP="00320789">
      <w:r>
        <w:rPr>
          <w:rFonts w:hint="eastAsia"/>
        </w:rPr>
        <w:t>游戏样本上传表（将标注数据按照数据规范要求的格式从数据库导出到本地）</w:t>
      </w:r>
    </w:p>
    <w:tbl>
      <w:tblPr>
        <w:tblStyle w:val="af"/>
        <w:tblW w:w="0" w:type="auto"/>
        <w:tblLook w:val="04A0" w:firstRow="1" w:lastRow="0" w:firstColumn="1" w:lastColumn="0" w:noHBand="0" w:noVBand="1"/>
      </w:tblPr>
      <w:tblGrid>
        <w:gridCol w:w="2280"/>
        <w:gridCol w:w="1656"/>
        <w:gridCol w:w="1191"/>
        <w:gridCol w:w="3169"/>
      </w:tblGrid>
      <w:tr w:rsidR="00320789" w:rsidRPr="00B754B7" w14:paraId="1AC4CED4" w14:textId="77777777" w:rsidTr="006C189D">
        <w:trPr>
          <w:trHeight w:val="270"/>
        </w:trPr>
        <w:tc>
          <w:tcPr>
            <w:tcW w:w="8296" w:type="dxa"/>
            <w:gridSpan w:val="4"/>
            <w:noWrap/>
          </w:tcPr>
          <w:p w14:paraId="4A0E1EEA" w14:textId="77777777" w:rsidR="00320789" w:rsidRPr="00B754B7" w:rsidRDefault="00320789" w:rsidP="006C189D">
            <w:pPr>
              <w:pStyle w:val="af9"/>
              <w:rPr>
                <w:rFonts w:ascii="Times New Roman" w:hAnsi="Times New Roman"/>
              </w:rPr>
            </w:pPr>
            <w:r w:rsidRPr="00DD5EA3">
              <w:rPr>
                <w:rFonts w:ascii="Times New Roman" w:hAnsi="Times New Roman" w:hint="eastAsia"/>
              </w:rPr>
              <w:t xml:space="preserve"> </w:t>
            </w:r>
            <w:r>
              <w:rPr>
                <w:rFonts w:asciiTheme="minorEastAsia" w:eastAsiaTheme="minorEastAsia" w:hAnsiTheme="minorEastAsia" w:hint="eastAsia"/>
                <w:sz w:val="24"/>
              </w:rPr>
              <w:t>game_sample_upload</w:t>
            </w:r>
            <w:r>
              <w:t xml:space="preserve"> </w:t>
            </w:r>
            <w:r>
              <w:rPr>
                <w:rFonts w:hint="eastAsia"/>
              </w:rPr>
              <w:t>游戏样本上传表</w:t>
            </w:r>
          </w:p>
        </w:tc>
      </w:tr>
      <w:tr w:rsidR="00320789" w:rsidRPr="00B754B7" w14:paraId="18A59B6E" w14:textId="77777777" w:rsidTr="006C189D">
        <w:trPr>
          <w:trHeight w:val="270"/>
        </w:trPr>
        <w:tc>
          <w:tcPr>
            <w:tcW w:w="2280" w:type="dxa"/>
            <w:noWrap/>
            <w:hideMark/>
          </w:tcPr>
          <w:p w14:paraId="0B3F4A00" w14:textId="77777777" w:rsidR="00320789" w:rsidRPr="00B754B7" w:rsidRDefault="00320789" w:rsidP="006C189D">
            <w:pPr>
              <w:pStyle w:val="af9"/>
              <w:rPr>
                <w:rFonts w:ascii="Times New Roman" w:hAnsi="Times New Roman"/>
              </w:rPr>
            </w:pPr>
            <w:r w:rsidRPr="00B754B7">
              <w:rPr>
                <w:rFonts w:ascii="Times New Roman" w:hAnsi="Times New Roman"/>
              </w:rPr>
              <w:t>字段</w:t>
            </w:r>
          </w:p>
        </w:tc>
        <w:tc>
          <w:tcPr>
            <w:tcW w:w="1656" w:type="dxa"/>
            <w:noWrap/>
            <w:hideMark/>
          </w:tcPr>
          <w:p w14:paraId="16069135" w14:textId="77777777" w:rsidR="00320789" w:rsidRPr="00B754B7" w:rsidRDefault="00320789" w:rsidP="006C189D">
            <w:pPr>
              <w:pStyle w:val="af9"/>
              <w:rPr>
                <w:rFonts w:ascii="Times New Roman" w:hAnsi="Times New Roman"/>
              </w:rPr>
            </w:pPr>
            <w:r w:rsidRPr="00B754B7">
              <w:rPr>
                <w:rFonts w:ascii="Times New Roman" w:hAnsi="Times New Roman"/>
              </w:rPr>
              <w:t>类型</w:t>
            </w:r>
          </w:p>
        </w:tc>
        <w:tc>
          <w:tcPr>
            <w:tcW w:w="1191" w:type="dxa"/>
          </w:tcPr>
          <w:p w14:paraId="14FD625E" w14:textId="77777777" w:rsidR="00320789" w:rsidRPr="00B754B7" w:rsidRDefault="00320789" w:rsidP="006C189D">
            <w:pPr>
              <w:pStyle w:val="af9"/>
              <w:rPr>
                <w:rFonts w:ascii="Times New Roman" w:hAnsi="Times New Roman"/>
              </w:rPr>
            </w:pPr>
            <w:r w:rsidRPr="00B754B7">
              <w:rPr>
                <w:rFonts w:ascii="Times New Roman" w:hAnsi="Times New Roman"/>
              </w:rPr>
              <w:t>是否必填</w:t>
            </w:r>
          </w:p>
        </w:tc>
        <w:tc>
          <w:tcPr>
            <w:tcW w:w="3169" w:type="dxa"/>
            <w:noWrap/>
            <w:hideMark/>
          </w:tcPr>
          <w:p w14:paraId="57B367E5" w14:textId="77777777" w:rsidR="00320789" w:rsidRPr="00B754B7" w:rsidRDefault="00320789" w:rsidP="006C189D">
            <w:pPr>
              <w:pStyle w:val="af9"/>
              <w:rPr>
                <w:rFonts w:ascii="Times New Roman" w:hAnsi="Times New Roman"/>
              </w:rPr>
            </w:pPr>
            <w:r w:rsidRPr="00B754B7">
              <w:rPr>
                <w:rFonts w:ascii="Times New Roman" w:hAnsi="Times New Roman"/>
              </w:rPr>
              <w:t>说明</w:t>
            </w:r>
          </w:p>
        </w:tc>
      </w:tr>
      <w:tr w:rsidR="00320789" w:rsidRPr="00B754B7" w14:paraId="27088BAD" w14:textId="77777777" w:rsidTr="006C189D">
        <w:trPr>
          <w:trHeight w:val="270"/>
        </w:trPr>
        <w:tc>
          <w:tcPr>
            <w:tcW w:w="2280" w:type="dxa"/>
            <w:noWrap/>
            <w:hideMark/>
          </w:tcPr>
          <w:p w14:paraId="24487945" w14:textId="77777777" w:rsidR="00320789" w:rsidRPr="00B25A52" w:rsidRDefault="00320789" w:rsidP="006C189D">
            <w:pPr>
              <w:pStyle w:val="af8"/>
              <w:ind w:right="210"/>
              <w:rPr>
                <w:rFonts w:ascii="Times New Roman" w:hAnsi="Times New Roman"/>
              </w:rPr>
            </w:pPr>
            <w:r w:rsidRPr="00B25A52">
              <w:rPr>
                <w:rFonts w:ascii="Times New Roman" w:hAnsi="Times New Roman"/>
              </w:rPr>
              <w:t>id</w:t>
            </w:r>
          </w:p>
        </w:tc>
        <w:tc>
          <w:tcPr>
            <w:tcW w:w="1656" w:type="dxa"/>
            <w:noWrap/>
            <w:hideMark/>
          </w:tcPr>
          <w:p w14:paraId="0B610949" w14:textId="77777777" w:rsidR="00320789" w:rsidRPr="00B754B7" w:rsidRDefault="00320789" w:rsidP="006C189D">
            <w:pPr>
              <w:pStyle w:val="af8"/>
              <w:ind w:right="210"/>
              <w:rPr>
                <w:rFonts w:ascii="Times New Roman" w:hAnsi="Times New Roman"/>
              </w:rPr>
            </w:pPr>
            <w:r w:rsidRPr="00B754B7">
              <w:rPr>
                <w:rFonts w:ascii="Times New Roman" w:hAnsi="Times New Roman"/>
              </w:rPr>
              <w:t>Number(11)</w:t>
            </w:r>
          </w:p>
        </w:tc>
        <w:tc>
          <w:tcPr>
            <w:tcW w:w="1191" w:type="dxa"/>
          </w:tcPr>
          <w:p w14:paraId="24ADF85C" w14:textId="77777777" w:rsidR="00320789" w:rsidRPr="00B754B7" w:rsidRDefault="00320789" w:rsidP="006C189D">
            <w:pPr>
              <w:pStyle w:val="af8"/>
              <w:ind w:right="210"/>
              <w:jc w:val="center"/>
              <w:rPr>
                <w:rFonts w:ascii="Times New Roman" w:hAnsi="Times New Roman"/>
              </w:rPr>
            </w:pPr>
            <w:r w:rsidRPr="00B754B7">
              <w:rPr>
                <w:rFonts w:ascii="Times New Roman" w:hAnsi="Times New Roman"/>
              </w:rPr>
              <w:t>Y</w:t>
            </w:r>
          </w:p>
        </w:tc>
        <w:tc>
          <w:tcPr>
            <w:tcW w:w="3169" w:type="dxa"/>
            <w:noWrap/>
            <w:hideMark/>
          </w:tcPr>
          <w:p w14:paraId="411D95CC" w14:textId="77777777" w:rsidR="00320789" w:rsidRPr="00B754B7" w:rsidRDefault="00320789" w:rsidP="006C189D">
            <w:pPr>
              <w:pStyle w:val="af8"/>
              <w:ind w:right="210"/>
              <w:rPr>
                <w:rFonts w:ascii="Times New Roman" w:hAnsi="Times New Roman"/>
              </w:rPr>
            </w:pPr>
            <w:r>
              <w:rPr>
                <w:rFonts w:ascii="Times New Roman" w:hAnsi="Times New Roman" w:hint="eastAsia"/>
              </w:rPr>
              <w:t>操作</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320789" w:rsidRPr="00B754B7" w14:paraId="7928748F" w14:textId="77777777" w:rsidTr="006C189D">
        <w:trPr>
          <w:trHeight w:val="270"/>
        </w:trPr>
        <w:tc>
          <w:tcPr>
            <w:tcW w:w="2280" w:type="dxa"/>
            <w:noWrap/>
          </w:tcPr>
          <w:p w14:paraId="0DE33A27" w14:textId="77777777" w:rsidR="00320789" w:rsidRPr="00B25A52" w:rsidRDefault="00320789" w:rsidP="006C189D">
            <w:pPr>
              <w:pStyle w:val="af8"/>
              <w:ind w:right="210"/>
              <w:rPr>
                <w:rFonts w:ascii="Times New Roman" w:hAnsi="Times New Roman"/>
              </w:rPr>
            </w:pPr>
            <w:r>
              <w:rPr>
                <w:rFonts w:ascii="Times New Roman" w:hAnsi="Times New Roman" w:hint="eastAsia"/>
              </w:rPr>
              <w:t>status</w:t>
            </w:r>
          </w:p>
        </w:tc>
        <w:tc>
          <w:tcPr>
            <w:tcW w:w="1656" w:type="dxa"/>
            <w:noWrap/>
          </w:tcPr>
          <w:p w14:paraId="613A9686"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1FAD80E7"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5E36D8CF" w14:textId="77777777" w:rsidR="00320789" w:rsidRDefault="00320789" w:rsidP="006C189D">
            <w:pPr>
              <w:pStyle w:val="af8"/>
              <w:ind w:right="210"/>
              <w:rPr>
                <w:rFonts w:ascii="Times New Roman" w:hAnsi="Times New Roman"/>
              </w:rPr>
            </w:pPr>
            <w:r>
              <w:rPr>
                <w:rFonts w:ascii="Times New Roman" w:hAnsi="Times New Roman" w:hint="eastAsia"/>
              </w:rPr>
              <w:t>导出操作的状态</w:t>
            </w:r>
          </w:p>
        </w:tc>
      </w:tr>
      <w:tr w:rsidR="00320789" w:rsidRPr="00B754B7" w14:paraId="47CEDA67" w14:textId="77777777" w:rsidTr="006C189D">
        <w:trPr>
          <w:trHeight w:val="270"/>
        </w:trPr>
        <w:tc>
          <w:tcPr>
            <w:tcW w:w="2280" w:type="dxa"/>
            <w:noWrap/>
          </w:tcPr>
          <w:p w14:paraId="200C795A" w14:textId="77777777" w:rsidR="00320789" w:rsidRPr="0035696E" w:rsidRDefault="00320789" w:rsidP="006C189D">
            <w:pPr>
              <w:pStyle w:val="af8"/>
              <w:ind w:right="210"/>
              <w:rPr>
                <w:rFonts w:ascii="宋体" w:hAnsi="宋体" w:cs="宋体"/>
                <w:szCs w:val="21"/>
              </w:rPr>
            </w:pPr>
            <w:r>
              <w:rPr>
                <w:rFonts w:ascii="宋体" w:hAnsi="宋体" w:cs="宋体" w:hint="eastAsia"/>
                <w:szCs w:val="21"/>
              </w:rPr>
              <w:t>user</w:t>
            </w:r>
            <w:r>
              <w:rPr>
                <w:rFonts w:ascii="宋体" w:hAnsi="宋体" w:cs="宋体"/>
                <w:szCs w:val="21"/>
              </w:rPr>
              <w:t>name</w:t>
            </w:r>
          </w:p>
        </w:tc>
        <w:tc>
          <w:tcPr>
            <w:tcW w:w="1656" w:type="dxa"/>
            <w:noWrap/>
          </w:tcPr>
          <w:p w14:paraId="19983EA6" w14:textId="77777777" w:rsidR="00320789" w:rsidRPr="00B754B7" w:rsidRDefault="00320789" w:rsidP="006C189D">
            <w:pPr>
              <w:pStyle w:val="af8"/>
              <w:ind w:right="210"/>
              <w:rPr>
                <w:rFonts w:ascii="Times New Roman" w:hAnsi="Times New Roman"/>
              </w:rPr>
            </w:pPr>
            <w:r>
              <w:rPr>
                <w:rFonts w:ascii="宋体" w:hAnsi="宋体" w:cs="宋体" w:hint="eastAsia"/>
                <w:szCs w:val="21"/>
              </w:rPr>
              <w:t>varchar2(20</w:t>
            </w:r>
            <w:r w:rsidRPr="00A6284E">
              <w:rPr>
                <w:rFonts w:ascii="宋体" w:hAnsi="宋体" w:cs="宋体" w:hint="eastAsia"/>
                <w:szCs w:val="21"/>
              </w:rPr>
              <w:t>)</w:t>
            </w:r>
          </w:p>
        </w:tc>
        <w:tc>
          <w:tcPr>
            <w:tcW w:w="1191" w:type="dxa"/>
          </w:tcPr>
          <w:p w14:paraId="00A82EB1" w14:textId="77777777" w:rsidR="00320789" w:rsidRPr="00B754B7" w:rsidRDefault="00320789" w:rsidP="006C189D">
            <w:pPr>
              <w:pStyle w:val="af8"/>
              <w:ind w:right="210"/>
              <w:jc w:val="center"/>
              <w:rPr>
                <w:rFonts w:ascii="Times New Roman" w:hAnsi="Times New Roman"/>
              </w:rPr>
            </w:pPr>
            <w:r w:rsidRPr="00B754B7">
              <w:rPr>
                <w:rFonts w:ascii="Times New Roman" w:hAnsi="Times New Roman"/>
              </w:rPr>
              <w:t>Y</w:t>
            </w:r>
          </w:p>
        </w:tc>
        <w:tc>
          <w:tcPr>
            <w:tcW w:w="3169" w:type="dxa"/>
            <w:noWrap/>
          </w:tcPr>
          <w:p w14:paraId="4F13DB3F" w14:textId="77777777" w:rsidR="00320789" w:rsidRDefault="00320789" w:rsidP="006C189D">
            <w:pPr>
              <w:pStyle w:val="af8"/>
              <w:ind w:right="210"/>
              <w:rPr>
                <w:rFonts w:ascii="Times New Roman" w:hAnsi="Times New Roman"/>
              </w:rPr>
            </w:pPr>
            <w:r>
              <w:rPr>
                <w:rFonts w:ascii="Times New Roman" w:hAnsi="Times New Roman" w:hint="eastAsia"/>
              </w:rPr>
              <w:t>操作人员用户名</w:t>
            </w:r>
          </w:p>
        </w:tc>
      </w:tr>
      <w:tr w:rsidR="00320789" w:rsidRPr="00B754B7" w14:paraId="77E52FD0" w14:textId="77777777" w:rsidTr="006C189D">
        <w:trPr>
          <w:trHeight w:val="270"/>
        </w:trPr>
        <w:tc>
          <w:tcPr>
            <w:tcW w:w="2280" w:type="dxa"/>
            <w:noWrap/>
          </w:tcPr>
          <w:p w14:paraId="659D708A" w14:textId="77777777" w:rsidR="00320789" w:rsidRDefault="00320789" w:rsidP="006C189D">
            <w:pPr>
              <w:pStyle w:val="af8"/>
              <w:ind w:right="210"/>
              <w:rPr>
                <w:rFonts w:ascii="宋体" w:hAnsi="宋体" w:cs="宋体"/>
                <w:szCs w:val="21"/>
              </w:rPr>
            </w:pPr>
            <w:r>
              <w:rPr>
                <w:rFonts w:ascii="宋体" w:hAnsi="宋体" w:cs="宋体"/>
                <w:szCs w:val="21"/>
              </w:rPr>
              <w:t>d</w:t>
            </w:r>
            <w:r>
              <w:rPr>
                <w:rFonts w:ascii="宋体" w:hAnsi="宋体" w:cs="宋体" w:hint="eastAsia"/>
                <w:szCs w:val="21"/>
              </w:rPr>
              <w:t>ataset_</w:t>
            </w:r>
            <w:r>
              <w:rPr>
                <w:rFonts w:ascii="宋体" w:hAnsi="宋体" w:cs="宋体"/>
                <w:szCs w:val="21"/>
              </w:rPr>
              <w:t>id</w:t>
            </w:r>
          </w:p>
        </w:tc>
        <w:tc>
          <w:tcPr>
            <w:tcW w:w="1656" w:type="dxa"/>
            <w:noWrap/>
          </w:tcPr>
          <w:p w14:paraId="63F35724" w14:textId="77777777" w:rsidR="00320789" w:rsidRDefault="00320789" w:rsidP="006C189D">
            <w:pPr>
              <w:pStyle w:val="af8"/>
              <w:ind w:right="210"/>
              <w:rPr>
                <w:rFonts w:ascii="宋体" w:hAnsi="宋体" w:cs="宋体"/>
                <w:szCs w:val="21"/>
              </w:rPr>
            </w:pPr>
            <w:r w:rsidRPr="00B754B7">
              <w:rPr>
                <w:rFonts w:ascii="Times New Roman" w:hAnsi="Times New Roman"/>
              </w:rPr>
              <w:t>Number(11)</w:t>
            </w:r>
          </w:p>
        </w:tc>
        <w:tc>
          <w:tcPr>
            <w:tcW w:w="1191" w:type="dxa"/>
          </w:tcPr>
          <w:p w14:paraId="0962E755"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325166E5" w14:textId="77777777" w:rsidR="00320789" w:rsidRDefault="00320789" w:rsidP="006C189D">
            <w:pPr>
              <w:pStyle w:val="af8"/>
              <w:ind w:right="210"/>
              <w:rPr>
                <w:rFonts w:ascii="Times New Roman" w:hAnsi="Times New Roman"/>
              </w:rPr>
            </w:pPr>
            <w:r>
              <w:rPr>
                <w:rFonts w:ascii="Times New Roman" w:hAnsi="Times New Roman" w:hint="eastAsia"/>
              </w:rPr>
              <w:t>此次导出数据的唯一编号</w:t>
            </w:r>
          </w:p>
        </w:tc>
      </w:tr>
      <w:tr w:rsidR="00320789" w:rsidRPr="00B754B7" w14:paraId="38138BDD" w14:textId="77777777" w:rsidTr="006C189D">
        <w:trPr>
          <w:trHeight w:val="270"/>
        </w:trPr>
        <w:tc>
          <w:tcPr>
            <w:tcW w:w="2280" w:type="dxa"/>
            <w:noWrap/>
          </w:tcPr>
          <w:p w14:paraId="2E68297D" w14:textId="77777777" w:rsidR="00320789" w:rsidRDefault="00320789" w:rsidP="006C189D">
            <w:pPr>
              <w:pStyle w:val="af8"/>
              <w:ind w:right="210"/>
              <w:rPr>
                <w:rFonts w:ascii="宋体" w:hAnsi="宋体" w:cs="宋体"/>
                <w:szCs w:val="21"/>
              </w:rPr>
            </w:pPr>
            <w:r w:rsidRPr="00BB112B">
              <w:rPr>
                <w:rFonts w:ascii="Times New Roman" w:hAnsi="Times New Roman"/>
              </w:rPr>
              <w:t>rich_text</w:t>
            </w:r>
          </w:p>
        </w:tc>
        <w:tc>
          <w:tcPr>
            <w:tcW w:w="1656" w:type="dxa"/>
            <w:noWrap/>
          </w:tcPr>
          <w:p w14:paraId="6D0C5BAD" w14:textId="77777777" w:rsidR="00320789" w:rsidRDefault="00320789" w:rsidP="006C189D">
            <w:pPr>
              <w:pStyle w:val="af8"/>
              <w:ind w:right="210"/>
              <w:rPr>
                <w:rFonts w:ascii="宋体" w:hAnsi="宋体" w:cs="宋体"/>
                <w:szCs w:val="21"/>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0E25EFB1"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606905E2" w14:textId="77777777" w:rsidR="00320789" w:rsidRDefault="00320789" w:rsidP="006C189D">
            <w:pPr>
              <w:pStyle w:val="af8"/>
              <w:ind w:right="210"/>
              <w:rPr>
                <w:rFonts w:ascii="Times New Roman" w:hAnsi="Times New Roman"/>
              </w:rPr>
            </w:pPr>
            <w:r w:rsidRPr="003A1F54">
              <w:t>内容数据文件</w:t>
            </w:r>
            <w:r>
              <w:rPr>
                <w:rFonts w:hint="eastAsia"/>
              </w:rPr>
              <w:t>名</w:t>
            </w:r>
          </w:p>
        </w:tc>
      </w:tr>
      <w:tr w:rsidR="00320789" w:rsidRPr="00B754B7" w14:paraId="6C67C956" w14:textId="77777777" w:rsidTr="006C189D">
        <w:trPr>
          <w:trHeight w:val="270"/>
        </w:trPr>
        <w:tc>
          <w:tcPr>
            <w:tcW w:w="2280" w:type="dxa"/>
            <w:noWrap/>
          </w:tcPr>
          <w:p w14:paraId="60E9722D" w14:textId="77777777" w:rsidR="00320789" w:rsidRDefault="00320789" w:rsidP="006C189D">
            <w:pPr>
              <w:pStyle w:val="af8"/>
              <w:ind w:right="210"/>
              <w:rPr>
                <w:rFonts w:ascii="宋体" w:hAnsi="宋体" w:cs="宋体"/>
                <w:szCs w:val="21"/>
              </w:rPr>
            </w:pPr>
            <w:r>
              <w:rPr>
                <w:rFonts w:ascii="Times New Roman" w:hAnsi="Times New Roman"/>
              </w:rPr>
              <w:t>f</w:t>
            </w:r>
            <w:r w:rsidRPr="00B754B7">
              <w:rPr>
                <w:rFonts w:ascii="Times New Roman" w:hAnsi="Times New Roman"/>
              </w:rPr>
              <w:t>ields</w:t>
            </w:r>
          </w:p>
        </w:tc>
        <w:tc>
          <w:tcPr>
            <w:tcW w:w="1656" w:type="dxa"/>
            <w:noWrap/>
          </w:tcPr>
          <w:p w14:paraId="76CE20D4" w14:textId="77777777" w:rsidR="00320789" w:rsidRDefault="00320789" w:rsidP="006C189D">
            <w:pPr>
              <w:pStyle w:val="af8"/>
              <w:ind w:right="210"/>
              <w:rPr>
                <w:rFonts w:ascii="宋体" w:hAnsi="宋体" w:cs="宋体"/>
                <w:szCs w:val="21"/>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5CCE6837"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7580E1EA" w14:textId="77777777" w:rsidR="00320789" w:rsidRDefault="00320789" w:rsidP="006C189D">
            <w:pPr>
              <w:pStyle w:val="af8"/>
              <w:ind w:right="210"/>
              <w:rPr>
                <w:rFonts w:ascii="Times New Roman" w:hAnsi="Times New Roman"/>
              </w:rPr>
            </w:pPr>
            <w:r w:rsidRPr="00B754B7">
              <w:rPr>
                <w:rFonts w:ascii="Times New Roman" w:hAnsi="Times New Roman"/>
              </w:rPr>
              <w:t>信息记录文件</w:t>
            </w:r>
            <w:r>
              <w:rPr>
                <w:rFonts w:ascii="Times New Roman" w:hAnsi="Times New Roman" w:hint="eastAsia"/>
              </w:rPr>
              <w:t>名</w:t>
            </w:r>
          </w:p>
        </w:tc>
      </w:tr>
      <w:tr w:rsidR="00320789" w:rsidRPr="00B754B7" w14:paraId="023646C4" w14:textId="77777777" w:rsidTr="006C189D">
        <w:trPr>
          <w:trHeight w:val="270"/>
        </w:trPr>
        <w:tc>
          <w:tcPr>
            <w:tcW w:w="2280" w:type="dxa"/>
            <w:noWrap/>
          </w:tcPr>
          <w:p w14:paraId="64A3E7D8" w14:textId="77777777" w:rsidR="00320789" w:rsidRDefault="00320789" w:rsidP="006C189D">
            <w:pPr>
              <w:pStyle w:val="af8"/>
              <w:ind w:right="210"/>
              <w:rPr>
                <w:rFonts w:ascii="宋体" w:hAnsi="宋体" w:cs="宋体"/>
                <w:szCs w:val="21"/>
              </w:rPr>
            </w:pPr>
            <w:r>
              <w:rPr>
                <w:rFonts w:ascii="Times New Roman" w:hAnsi="Times New Roman"/>
              </w:rPr>
              <w:t>field_d</w:t>
            </w:r>
            <w:r w:rsidRPr="00B754B7">
              <w:rPr>
                <w:rFonts w:ascii="Times New Roman" w:hAnsi="Times New Roman"/>
              </w:rPr>
              <w:t>escription</w:t>
            </w:r>
          </w:p>
        </w:tc>
        <w:tc>
          <w:tcPr>
            <w:tcW w:w="1656" w:type="dxa"/>
            <w:noWrap/>
          </w:tcPr>
          <w:p w14:paraId="7F023031" w14:textId="77777777" w:rsidR="00320789" w:rsidRDefault="00320789" w:rsidP="006C189D">
            <w:pPr>
              <w:pStyle w:val="af8"/>
              <w:ind w:right="210"/>
              <w:rPr>
                <w:rFonts w:ascii="宋体" w:hAnsi="宋体" w:cs="宋体"/>
                <w:szCs w:val="21"/>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11FFC921"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1CD3BE3F" w14:textId="77777777" w:rsidR="00320789" w:rsidRDefault="00320789" w:rsidP="006C189D">
            <w:pPr>
              <w:pStyle w:val="af8"/>
              <w:ind w:right="210"/>
              <w:rPr>
                <w:rFonts w:ascii="Times New Roman" w:hAnsi="Times New Roman"/>
              </w:rPr>
            </w:pPr>
            <w:r w:rsidRPr="00B754B7">
              <w:rPr>
                <w:rFonts w:ascii="Times New Roman" w:hAnsi="Times New Roman"/>
              </w:rPr>
              <w:t>字段说明文件</w:t>
            </w:r>
            <w:r>
              <w:rPr>
                <w:rFonts w:ascii="Times New Roman" w:hAnsi="Times New Roman" w:hint="eastAsia"/>
              </w:rPr>
              <w:t>名</w:t>
            </w:r>
          </w:p>
        </w:tc>
      </w:tr>
      <w:tr w:rsidR="00320789" w:rsidRPr="00B754B7" w14:paraId="74EFECF7" w14:textId="77777777" w:rsidTr="006C189D">
        <w:trPr>
          <w:trHeight w:val="270"/>
        </w:trPr>
        <w:tc>
          <w:tcPr>
            <w:tcW w:w="2280" w:type="dxa"/>
            <w:noWrap/>
          </w:tcPr>
          <w:p w14:paraId="77457270" w14:textId="77777777" w:rsidR="00320789" w:rsidRDefault="00320789" w:rsidP="006C189D">
            <w:pPr>
              <w:pStyle w:val="af8"/>
              <w:ind w:right="210"/>
              <w:rPr>
                <w:rFonts w:ascii="宋体" w:hAnsi="宋体" w:cs="宋体"/>
                <w:szCs w:val="21"/>
              </w:rPr>
            </w:pPr>
            <w:r>
              <w:rPr>
                <w:rFonts w:ascii="Times New Roman" w:hAnsi="Times New Roman"/>
              </w:rPr>
              <w:t>v</w:t>
            </w:r>
            <w:r>
              <w:rPr>
                <w:rFonts w:ascii="Times New Roman" w:hAnsi="Times New Roman" w:hint="eastAsia"/>
              </w:rPr>
              <w:t>erf</w:t>
            </w:r>
          </w:p>
        </w:tc>
        <w:tc>
          <w:tcPr>
            <w:tcW w:w="1656" w:type="dxa"/>
            <w:noWrap/>
          </w:tcPr>
          <w:p w14:paraId="3E443D75" w14:textId="77777777" w:rsidR="00320789" w:rsidRDefault="00320789" w:rsidP="006C189D">
            <w:pPr>
              <w:pStyle w:val="af8"/>
              <w:ind w:right="210"/>
              <w:rPr>
                <w:rFonts w:ascii="宋体" w:hAnsi="宋体" w:cs="宋体"/>
                <w:szCs w:val="21"/>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5AF68B57" w14:textId="77777777" w:rsidR="00320789" w:rsidRPr="00B754B7" w:rsidRDefault="00320789" w:rsidP="006C189D">
            <w:pPr>
              <w:pStyle w:val="af8"/>
              <w:ind w:right="210"/>
              <w:jc w:val="center"/>
              <w:rPr>
                <w:rFonts w:ascii="Times New Roman" w:hAnsi="Times New Roman"/>
              </w:rPr>
            </w:pPr>
            <w:r>
              <w:rPr>
                <w:rFonts w:ascii="Times New Roman" w:hAnsi="Times New Roman"/>
              </w:rPr>
              <w:t>Y</w:t>
            </w:r>
          </w:p>
        </w:tc>
        <w:tc>
          <w:tcPr>
            <w:tcW w:w="3169" w:type="dxa"/>
            <w:noWrap/>
          </w:tcPr>
          <w:p w14:paraId="3F4C80A4" w14:textId="77777777" w:rsidR="00320789" w:rsidRDefault="00320789" w:rsidP="006C189D">
            <w:pPr>
              <w:pStyle w:val="af8"/>
              <w:ind w:right="210"/>
              <w:rPr>
                <w:rFonts w:ascii="Times New Roman" w:hAnsi="Times New Roman"/>
              </w:rPr>
            </w:pPr>
            <w:r w:rsidRPr="002454BA">
              <w:rPr>
                <w:rFonts w:ascii="Times New Roman" w:hAnsi="Times New Roman"/>
              </w:rPr>
              <w:t>数据校验文件</w:t>
            </w:r>
            <w:r>
              <w:rPr>
                <w:rFonts w:ascii="Times New Roman" w:hAnsi="Times New Roman" w:hint="eastAsia"/>
              </w:rPr>
              <w:t>名</w:t>
            </w:r>
          </w:p>
        </w:tc>
      </w:tr>
      <w:tr w:rsidR="00320789" w:rsidRPr="00B754B7" w14:paraId="292F835E" w14:textId="77777777" w:rsidTr="006C189D">
        <w:trPr>
          <w:trHeight w:val="270"/>
        </w:trPr>
        <w:tc>
          <w:tcPr>
            <w:tcW w:w="2280" w:type="dxa"/>
            <w:noWrap/>
          </w:tcPr>
          <w:p w14:paraId="3362B452" w14:textId="77777777" w:rsidR="00320789" w:rsidRDefault="00320789" w:rsidP="006C189D">
            <w:pPr>
              <w:pStyle w:val="af8"/>
              <w:ind w:right="210"/>
              <w:rPr>
                <w:rFonts w:ascii="宋体" w:hAnsi="宋体" w:cs="宋体"/>
                <w:szCs w:val="21"/>
              </w:rPr>
            </w:pPr>
            <w:r>
              <w:rPr>
                <w:rFonts w:ascii="宋体" w:hAnsi="宋体" w:cs="宋体" w:hint="eastAsia"/>
                <w:szCs w:val="21"/>
              </w:rPr>
              <w:t>base</w:t>
            </w:r>
            <w:r>
              <w:rPr>
                <w:rFonts w:ascii="宋体" w:hAnsi="宋体" w:cs="宋体"/>
                <w:szCs w:val="21"/>
              </w:rPr>
              <w:t>_dir</w:t>
            </w:r>
          </w:p>
        </w:tc>
        <w:tc>
          <w:tcPr>
            <w:tcW w:w="1656" w:type="dxa"/>
            <w:noWrap/>
          </w:tcPr>
          <w:p w14:paraId="6CAC798A" w14:textId="77777777" w:rsidR="00320789" w:rsidRDefault="00320789" w:rsidP="006C189D">
            <w:pPr>
              <w:pStyle w:val="af8"/>
              <w:ind w:right="210"/>
              <w:rPr>
                <w:rFonts w:ascii="宋体" w:hAnsi="宋体" w:cs="宋体"/>
                <w:szCs w:val="21"/>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14:paraId="2FBF957A" w14:textId="77777777" w:rsidR="00320789" w:rsidRPr="00B754B7" w:rsidRDefault="00320789" w:rsidP="006C189D">
            <w:pPr>
              <w:pStyle w:val="af8"/>
              <w:ind w:right="210"/>
              <w:jc w:val="center"/>
              <w:rPr>
                <w:rFonts w:ascii="Times New Roman" w:hAnsi="Times New Roman"/>
              </w:rPr>
            </w:pPr>
            <w:r>
              <w:rPr>
                <w:rFonts w:ascii="Times New Roman" w:hAnsi="Times New Roman" w:hint="eastAsia"/>
              </w:rPr>
              <w:t>Y</w:t>
            </w:r>
          </w:p>
        </w:tc>
        <w:tc>
          <w:tcPr>
            <w:tcW w:w="3169" w:type="dxa"/>
            <w:noWrap/>
          </w:tcPr>
          <w:p w14:paraId="63D623FD" w14:textId="77777777" w:rsidR="00320789" w:rsidRDefault="00320789" w:rsidP="006C189D">
            <w:pPr>
              <w:pStyle w:val="af8"/>
              <w:ind w:right="210"/>
              <w:rPr>
                <w:rFonts w:ascii="Times New Roman" w:hAnsi="Times New Roman"/>
              </w:rPr>
            </w:pPr>
            <w:r>
              <w:rPr>
                <w:rFonts w:ascii="Times New Roman" w:hAnsi="Times New Roman" w:hint="eastAsia"/>
              </w:rPr>
              <w:t>指定导出目录的根目录</w:t>
            </w:r>
          </w:p>
        </w:tc>
      </w:tr>
      <w:tr w:rsidR="00320789" w:rsidRPr="00B754B7" w14:paraId="10E5A700" w14:textId="77777777" w:rsidTr="006C189D">
        <w:trPr>
          <w:trHeight w:val="270"/>
        </w:trPr>
        <w:tc>
          <w:tcPr>
            <w:tcW w:w="2280" w:type="dxa"/>
            <w:noWrap/>
          </w:tcPr>
          <w:p w14:paraId="1ECF7A8D" w14:textId="77777777" w:rsidR="00320789" w:rsidRDefault="00320789" w:rsidP="006C189D">
            <w:pPr>
              <w:pStyle w:val="af8"/>
              <w:ind w:right="210"/>
              <w:rPr>
                <w:rFonts w:ascii="宋体" w:hAnsi="宋体" w:cs="宋体"/>
                <w:szCs w:val="21"/>
              </w:rPr>
            </w:pPr>
            <w:r>
              <w:rPr>
                <w:rFonts w:ascii="宋体" w:hAnsi="宋体" w:cs="宋体"/>
                <w:szCs w:val="21"/>
              </w:rPr>
              <w:t>time</w:t>
            </w:r>
          </w:p>
        </w:tc>
        <w:tc>
          <w:tcPr>
            <w:tcW w:w="1656" w:type="dxa"/>
            <w:noWrap/>
          </w:tcPr>
          <w:p w14:paraId="189D3F0E" w14:textId="77777777" w:rsidR="00320789" w:rsidRDefault="00320789" w:rsidP="006C189D">
            <w:pPr>
              <w:pStyle w:val="af8"/>
              <w:ind w:right="210"/>
              <w:rPr>
                <w:rFonts w:ascii="宋体" w:hAnsi="宋体" w:cs="宋体"/>
                <w:szCs w:val="21"/>
              </w:rPr>
            </w:pPr>
            <w:r w:rsidRPr="00B754B7">
              <w:rPr>
                <w:rFonts w:ascii="Times New Roman" w:hAnsi="Times New Roman"/>
              </w:rPr>
              <w:t>date</w:t>
            </w:r>
          </w:p>
        </w:tc>
        <w:tc>
          <w:tcPr>
            <w:tcW w:w="1191" w:type="dxa"/>
          </w:tcPr>
          <w:p w14:paraId="6388A8AB" w14:textId="77777777" w:rsidR="00320789" w:rsidRPr="00A6284E" w:rsidRDefault="00320789" w:rsidP="006C189D">
            <w:pPr>
              <w:pStyle w:val="af8"/>
              <w:ind w:right="210"/>
              <w:jc w:val="center"/>
              <w:rPr>
                <w:rFonts w:ascii="宋体" w:hAnsi="宋体" w:cs="宋体"/>
                <w:szCs w:val="21"/>
              </w:rPr>
            </w:pPr>
            <w:r>
              <w:rPr>
                <w:rFonts w:ascii="Times New Roman" w:hAnsi="Times New Roman"/>
              </w:rPr>
              <w:t>Y</w:t>
            </w:r>
          </w:p>
        </w:tc>
        <w:tc>
          <w:tcPr>
            <w:tcW w:w="3169" w:type="dxa"/>
            <w:noWrap/>
          </w:tcPr>
          <w:p w14:paraId="0CBB84E3" w14:textId="77777777" w:rsidR="00320789" w:rsidRDefault="00320789" w:rsidP="006C189D">
            <w:pPr>
              <w:pStyle w:val="af8"/>
              <w:ind w:right="210"/>
              <w:rPr>
                <w:rFonts w:ascii="宋体" w:hAnsi="宋体" w:cs="宋体"/>
                <w:szCs w:val="21"/>
              </w:rPr>
            </w:pPr>
            <w:r>
              <w:rPr>
                <w:rFonts w:ascii="Times New Roman" w:hAnsi="Times New Roman" w:hint="eastAsia"/>
              </w:rPr>
              <w:t>数据集导出操作的时间</w:t>
            </w:r>
          </w:p>
        </w:tc>
      </w:tr>
    </w:tbl>
    <w:p w14:paraId="554456C2" w14:textId="77777777" w:rsidR="00320789" w:rsidRDefault="00320789" w:rsidP="00320789">
      <w:pPr>
        <w:rPr>
          <w:rFonts w:asciiTheme="minorEastAsia" w:eastAsiaTheme="minorEastAsia" w:hAnsiTheme="minorEastAsia"/>
          <w:bCs/>
          <w:kern w:val="0"/>
          <w:sz w:val="24"/>
          <w:szCs w:val="24"/>
        </w:rPr>
      </w:pPr>
    </w:p>
    <w:p w14:paraId="6DEB215A" w14:textId="77777777" w:rsidR="00320789" w:rsidRPr="00320789" w:rsidRDefault="00320789" w:rsidP="00954784">
      <w:pPr>
        <w:spacing w:line="360" w:lineRule="auto"/>
        <w:rPr>
          <w:rFonts w:asciiTheme="minorEastAsia" w:eastAsiaTheme="minorEastAsia" w:hAnsiTheme="minorEastAsia"/>
          <w:color w:val="000000" w:themeColor="text1"/>
          <w:sz w:val="24"/>
          <w:szCs w:val="24"/>
        </w:rPr>
      </w:pPr>
    </w:p>
    <w:p w14:paraId="05A3975D" w14:textId="77777777" w:rsidR="00954784" w:rsidRDefault="00954784" w:rsidP="00954784">
      <w:pPr>
        <w:pStyle w:val="4"/>
        <w:numPr>
          <w:ilvl w:val="3"/>
          <w:numId w:val="31"/>
        </w:numPr>
      </w:pPr>
      <w:r>
        <w:rPr>
          <w:rFonts w:hint="eastAsia"/>
        </w:rPr>
        <w:t>主要</w:t>
      </w:r>
      <w:r>
        <w:t>功能</w:t>
      </w:r>
    </w:p>
    <w:p w14:paraId="6FF285AD" w14:textId="77777777" w:rsidR="00954784" w:rsidRDefault="00954784" w:rsidP="00954784">
      <w:pPr>
        <w:spacing w:line="360" w:lineRule="auto"/>
        <w:ind w:firstLineChars="200" w:firstLine="480"/>
        <w:rPr>
          <w:rFonts w:ascii="宋体" w:hAnsi="宋体"/>
          <w:sz w:val="24"/>
          <w:szCs w:val="24"/>
        </w:rPr>
      </w:pPr>
      <w:r w:rsidRPr="00B77B96">
        <w:rPr>
          <w:rFonts w:ascii="宋体" w:hAnsi="宋体" w:hint="eastAsia"/>
          <w:sz w:val="24"/>
          <w:szCs w:val="24"/>
        </w:rPr>
        <w:t>参照</w:t>
      </w:r>
      <w:r>
        <w:rPr>
          <w:rFonts w:ascii="宋体" w:hAnsi="宋体" w:hint="eastAsia"/>
          <w:sz w:val="24"/>
          <w:szCs w:val="24"/>
        </w:rPr>
        <w:t>《咪咕</w:t>
      </w:r>
      <w:r w:rsidRPr="00B77B96">
        <w:rPr>
          <w:rFonts w:ascii="宋体" w:hAnsi="宋体" w:hint="eastAsia"/>
          <w:sz w:val="24"/>
          <w:szCs w:val="24"/>
        </w:rPr>
        <w:t>AI能力数据规范</w:t>
      </w:r>
      <w:r>
        <w:rPr>
          <w:rFonts w:ascii="宋体" w:hAnsi="宋体" w:hint="eastAsia"/>
          <w:sz w:val="24"/>
          <w:szCs w:val="24"/>
        </w:rPr>
        <w:t>》</w:t>
      </w:r>
      <w:r w:rsidRPr="00B77B96">
        <w:rPr>
          <w:rFonts w:ascii="宋体" w:hAnsi="宋体" w:hint="eastAsia"/>
          <w:sz w:val="24"/>
          <w:szCs w:val="24"/>
        </w:rPr>
        <w:t>，定义了数据上传云平台的文件名命名规则，以下分别对内容数据文件、信息纪录文件、字段说明文件、标注结果文件、数据校验文件、校验日志和样本数据上传表进行了详细定义。</w:t>
      </w:r>
      <w:r>
        <w:rPr>
          <w:rFonts w:ascii="宋体" w:hAnsi="宋体" w:hint="eastAsia"/>
          <w:sz w:val="24"/>
          <w:szCs w:val="24"/>
        </w:rPr>
        <w:t>在</w:t>
      </w:r>
      <w:r>
        <w:rPr>
          <w:rFonts w:ascii="宋体" w:hAnsi="宋体"/>
          <w:sz w:val="24"/>
          <w:szCs w:val="24"/>
        </w:rPr>
        <w:t>模型</w:t>
      </w:r>
      <w:r>
        <w:rPr>
          <w:rFonts w:ascii="宋体" w:hAnsi="宋体" w:hint="eastAsia"/>
          <w:sz w:val="24"/>
          <w:szCs w:val="24"/>
        </w:rPr>
        <w:t>样本</w:t>
      </w:r>
      <w:r>
        <w:rPr>
          <w:rFonts w:ascii="宋体" w:hAnsi="宋体"/>
          <w:sz w:val="24"/>
          <w:szCs w:val="24"/>
        </w:rPr>
        <w:t>管理界面上，</w:t>
      </w:r>
      <w:r>
        <w:rPr>
          <w:rFonts w:ascii="宋体" w:hAnsi="宋体" w:hint="eastAsia"/>
          <w:sz w:val="24"/>
          <w:szCs w:val="24"/>
        </w:rPr>
        <w:t>点击</w:t>
      </w:r>
      <w:r>
        <w:rPr>
          <w:rFonts w:ascii="宋体" w:hAnsi="宋体"/>
          <w:sz w:val="24"/>
          <w:szCs w:val="24"/>
        </w:rPr>
        <w:t>某个样本视频</w:t>
      </w:r>
      <w:r>
        <w:rPr>
          <w:rFonts w:ascii="宋体" w:hAnsi="宋体" w:hint="eastAsia"/>
          <w:sz w:val="24"/>
          <w:szCs w:val="24"/>
        </w:rPr>
        <w:t>记录</w:t>
      </w:r>
      <w:r>
        <w:rPr>
          <w:rFonts w:ascii="宋体" w:hAnsi="宋体"/>
          <w:sz w:val="24"/>
          <w:szCs w:val="24"/>
        </w:rPr>
        <w:t>后的“</w:t>
      </w:r>
      <w:r>
        <w:rPr>
          <w:rFonts w:ascii="宋体" w:hAnsi="宋体" w:hint="eastAsia"/>
          <w:sz w:val="24"/>
          <w:szCs w:val="24"/>
        </w:rPr>
        <w:t>导出</w:t>
      </w:r>
      <w:r>
        <w:rPr>
          <w:rFonts w:ascii="宋体" w:hAnsi="宋体"/>
          <w:sz w:val="24"/>
          <w:szCs w:val="24"/>
        </w:rPr>
        <w:t>”</w:t>
      </w:r>
      <w:r>
        <w:rPr>
          <w:rFonts w:ascii="宋体" w:hAnsi="宋体" w:hint="eastAsia"/>
          <w:sz w:val="24"/>
          <w:szCs w:val="24"/>
        </w:rPr>
        <w:t>按钮</w:t>
      </w:r>
      <w:r>
        <w:rPr>
          <w:rFonts w:ascii="宋体" w:hAnsi="宋体"/>
          <w:sz w:val="24"/>
          <w:szCs w:val="24"/>
        </w:rPr>
        <w:t>，</w:t>
      </w:r>
      <w:r w:rsidRPr="00B77B96">
        <w:rPr>
          <w:rFonts w:ascii="宋体" w:hAnsi="宋体" w:hint="eastAsia"/>
          <w:sz w:val="24"/>
          <w:szCs w:val="24"/>
        </w:rPr>
        <w:t>依据</w:t>
      </w:r>
      <w:r>
        <w:rPr>
          <w:rFonts w:ascii="宋体" w:hAnsi="宋体"/>
          <w:sz w:val="24"/>
          <w:szCs w:val="24"/>
        </w:rPr>
        <w:t>数据规范</w:t>
      </w:r>
      <w:r w:rsidRPr="00B77B96">
        <w:rPr>
          <w:rFonts w:ascii="宋体" w:hAnsi="宋体"/>
          <w:sz w:val="24"/>
          <w:szCs w:val="24"/>
        </w:rPr>
        <w:t>导出数据</w:t>
      </w:r>
      <w:r>
        <w:rPr>
          <w:rFonts w:ascii="宋体" w:hAnsi="宋体" w:hint="eastAsia"/>
          <w:sz w:val="24"/>
          <w:szCs w:val="24"/>
        </w:rPr>
        <w:t>到</w:t>
      </w:r>
      <w:r>
        <w:rPr>
          <w:rFonts w:ascii="宋体" w:hAnsi="宋体"/>
          <w:sz w:val="24"/>
          <w:szCs w:val="24"/>
        </w:rPr>
        <w:t>本地电脑</w:t>
      </w:r>
      <w:r w:rsidRPr="00B77B96">
        <w:rPr>
          <w:rFonts w:ascii="宋体" w:hAnsi="宋体" w:hint="eastAsia"/>
          <w:sz w:val="24"/>
          <w:szCs w:val="24"/>
        </w:rPr>
        <w:t>，</w:t>
      </w:r>
      <w:r>
        <w:rPr>
          <w:rFonts w:ascii="宋体" w:hAnsi="宋体" w:hint="eastAsia"/>
          <w:sz w:val="24"/>
          <w:szCs w:val="24"/>
        </w:rPr>
        <w:t>最后由</w:t>
      </w:r>
      <w:r>
        <w:rPr>
          <w:rFonts w:ascii="宋体" w:hAnsi="宋体"/>
          <w:sz w:val="24"/>
          <w:szCs w:val="24"/>
        </w:rPr>
        <w:t>运维</w:t>
      </w:r>
      <w:r>
        <w:rPr>
          <w:rFonts w:ascii="宋体" w:hAnsi="宋体" w:hint="eastAsia"/>
          <w:sz w:val="24"/>
          <w:szCs w:val="24"/>
        </w:rPr>
        <w:t>人员</w:t>
      </w:r>
      <w:r>
        <w:rPr>
          <w:rFonts w:ascii="宋体" w:hAnsi="宋体"/>
          <w:sz w:val="24"/>
          <w:szCs w:val="24"/>
        </w:rPr>
        <w:t>手工</w:t>
      </w:r>
      <w:r>
        <w:rPr>
          <w:rFonts w:ascii="宋体" w:hAnsi="宋体" w:hint="eastAsia"/>
          <w:sz w:val="24"/>
          <w:szCs w:val="24"/>
        </w:rPr>
        <w:t>拷贝</w:t>
      </w:r>
      <w:r>
        <w:rPr>
          <w:rFonts w:ascii="宋体" w:hAnsi="宋体"/>
          <w:sz w:val="24"/>
          <w:szCs w:val="24"/>
        </w:rPr>
        <w:t>到</w:t>
      </w:r>
      <w:r>
        <w:rPr>
          <w:rFonts w:ascii="宋体" w:hAnsi="宋体" w:hint="eastAsia"/>
          <w:sz w:val="24"/>
          <w:szCs w:val="24"/>
        </w:rPr>
        <w:t>互娱的FTP</w:t>
      </w:r>
      <w:r w:rsidRPr="00B77B96">
        <w:rPr>
          <w:rFonts w:ascii="宋体" w:hAnsi="宋体"/>
          <w:sz w:val="24"/>
          <w:szCs w:val="24"/>
        </w:rPr>
        <w:t>前置服务器上</w:t>
      </w:r>
      <w:r>
        <w:rPr>
          <w:rFonts w:ascii="宋体" w:hAnsi="宋体" w:hint="eastAsia"/>
          <w:sz w:val="24"/>
          <w:szCs w:val="24"/>
        </w:rPr>
        <w:t>。</w:t>
      </w:r>
    </w:p>
    <w:p w14:paraId="45FF3535" w14:textId="77777777" w:rsidR="00954784" w:rsidRPr="00954784" w:rsidRDefault="00954784" w:rsidP="00954784">
      <w:pPr>
        <w:pStyle w:val="SRS"/>
        <w:ind w:right="210"/>
        <w:rPr>
          <w:sz w:val="24"/>
        </w:rPr>
      </w:pPr>
      <w:bookmarkStart w:id="24" w:name="_Toc494555841"/>
      <w:r w:rsidRPr="00954784">
        <w:rPr>
          <w:sz w:val="24"/>
        </w:rPr>
        <w:t>内容数据文件</w:t>
      </w:r>
      <w:bookmarkEnd w:id="24"/>
    </w:p>
    <w:p w14:paraId="6AA919BA" w14:textId="454AABE3" w:rsidR="00954784" w:rsidRPr="00262183" w:rsidRDefault="00954784" w:rsidP="00954784">
      <w:pPr>
        <w:tabs>
          <w:tab w:val="left" w:pos="420"/>
        </w:tabs>
        <w:spacing w:line="360" w:lineRule="auto"/>
        <w:ind w:firstLineChars="200" w:firstLine="480"/>
        <w:jc w:val="left"/>
        <w:rPr>
          <w:rFonts w:ascii="Times New Roman" w:hAnsi="Times New Roman"/>
          <w:sz w:val="24"/>
          <w:szCs w:val="24"/>
        </w:rPr>
      </w:pPr>
      <w:r>
        <w:rPr>
          <w:rFonts w:ascii="Times New Roman" w:hAnsi="Times New Roman"/>
          <w:sz w:val="24"/>
          <w:szCs w:val="24"/>
        </w:rPr>
        <w:t>该文件为</w:t>
      </w:r>
      <w:r>
        <w:rPr>
          <w:rFonts w:ascii="Times New Roman" w:hAnsi="Times New Roman" w:hint="eastAsia"/>
          <w:sz w:val="24"/>
          <w:szCs w:val="24"/>
        </w:rPr>
        <w:t>咪咕游戏</w:t>
      </w:r>
      <w:r>
        <w:rPr>
          <w:rFonts w:ascii="Times New Roman" w:hAnsi="Times New Roman"/>
          <w:sz w:val="24"/>
          <w:szCs w:val="24"/>
        </w:rPr>
        <w:t>向</w:t>
      </w:r>
      <w:r>
        <w:rPr>
          <w:rFonts w:ascii="Times New Roman" w:hAnsi="Times New Roman"/>
          <w:sz w:val="24"/>
          <w:szCs w:val="24"/>
        </w:rPr>
        <w:t>AI</w:t>
      </w:r>
      <w:r>
        <w:rPr>
          <w:rFonts w:ascii="Times New Roman" w:hAnsi="Times New Roman" w:hint="eastAsia"/>
          <w:sz w:val="24"/>
          <w:szCs w:val="24"/>
        </w:rPr>
        <w:t>云平台</w:t>
      </w:r>
      <w:r>
        <w:rPr>
          <w:rFonts w:ascii="Times New Roman" w:hAnsi="Times New Roman"/>
          <w:sz w:val="24"/>
          <w:szCs w:val="24"/>
        </w:rPr>
        <w:t>提供的</w:t>
      </w:r>
      <w:r>
        <w:rPr>
          <w:rFonts w:ascii="Times New Roman" w:hAnsi="Times New Roman" w:hint="eastAsia"/>
          <w:sz w:val="24"/>
          <w:szCs w:val="24"/>
        </w:rPr>
        <w:t>符合数据</w:t>
      </w:r>
      <w:r>
        <w:rPr>
          <w:rFonts w:ascii="Times New Roman" w:hAnsi="Times New Roman"/>
          <w:sz w:val="24"/>
          <w:szCs w:val="24"/>
        </w:rPr>
        <w:t>规范要求的内容数据，包括</w:t>
      </w:r>
      <w:r>
        <w:rPr>
          <w:rFonts w:ascii="Times New Roman" w:hAnsi="Times New Roman" w:hint="eastAsia"/>
          <w:sz w:val="24"/>
          <w:szCs w:val="24"/>
        </w:rPr>
        <w:t>游戏</w:t>
      </w:r>
      <w:r>
        <w:rPr>
          <w:rFonts w:ascii="Times New Roman" w:hAnsi="Times New Roman"/>
          <w:sz w:val="24"/>
          <w:szCs w:val="24"/>
        </w:rPr>
        <w:t>的训练视频、标注结果</w:t>
      </w:r>
      <w:r w:rsidRPr="00262183">
        <w:rPr>
          <w:rFonts w:ascii="Times New Roman" w:hAnsi="Times New Roman"/>
          <w:sz w:val="24"/>
          <w:szCs w:val="24"/>
        </w:rPr>
        <w:t>等数据。该内容数据需要提供给</w:t>
      </w:r>
      <w:r w:rsidRPr="00262183">
        <w:rPr>
          <w:rFonts w:ascii="Times New Roman" w:hAnsi="Times New Roman"/>
          <w:sz w:val="24"/>
          <w:szCs w:val="24"/>
        </w:rPr>
        <w:t>AI</w:t>
      </w:r>
      <w:r w:rsidRPr="00262183">
        <w:rPr>
          <w:rFonts w:ascii="Times New Roman" w:hAnsi="Times New Roman"/>
          <w:sz w:val="24"/>
          <w:szCs w:val="24"/>
        </w:rPr>
        <w:t>云平台中的学习子平台进行模型能力训练，</w:t>
      </w:r>
      <w:r>
        <w:rPr>
          <w:rFonts w:ascii="Times New Roman" w:hAnsi="Times New Roman" w:hint="eastAsia"/>
          <w:sz w:val="24"/>
          <w:szCs w:val="24"/>
        </w:rPr>
        <w:t>数据</w:t>
      </w:r>
      <w:r>
        <w:rPr>
          <w:rFonts w:ascii="Times New Roman" w:hAnsi="Times New Roman"/>
          <w:sz w:val="24"/>
          <w:szCs w:val="24"/>
        </w:rPr>
        <w:t>全部为预处理后数据</w:t>
      </w:r>
      <w:r>
        <w:rPr>
          <w:rFonts w:ascii="Times New Roman" w:hAnsi="Times New Roman" w:hint="eastAsia"/>
          <w:sz w:val="24"/>
          <w:szCs w:val="24"/>
        </w:rPr>
        <w:t>，</w:t>
      </w:r>
      <w:r>
        <w:rPr>
          <w:rFonts w:ascii="Times New Roman" w:hAnsi="Times New Roman"/>
          <w:sz w:val="24"/>
          <w:szCs w:val="24"/>
        </w:rPr>
        <w:t>源数据与</w:t>
      </w:r>
      <w:r>
        <w:rPr>
          <w:rFonts w:ascii="Times New Roman" w:hAnsi="Times New Roman" w:hint="eastAsia"/>
          <w:sz w:val="24"/>
          <w:szCs w:val="24"/>
        </w:rPr>
        <w:t>预处理</w:t>
      </w:r>
      <w:r>
        <w:rPr>
          <w:rFonts w:ascii="Times New Roman" w:hAnsi="Times New Roman"/>
          <w:sz w:val="24"/>
          <w:szCs w:val="24"/>
        </w:rPr>
        <w:t>数据为</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lastRenderedPageBreak/>
        <w:t>1</w:t>
      </w:r>
      <w:r>
        <w:rPr>
          <w:rFonts w:ascii="Times New Roman" w:hAnsi="Times New Roman" w:hint="eastAsia"/>
          <w:sz w:val="24"/>
          <w:szCs w:val="24"/>
        </w:rPr>
        <w:t>对应</w:t>
      </w:r>
      <w:r>
        <w:rPr>
          <w:rFonts w:ascii="Times New Roman" w:hAnsi="Times New Roman"/>
          <w:sz w:val="24"/>
          <w:szCs w:val="24"/>
        </w:rPr>
        <w:t>，</w:t>
      </w:r>
      <w:r w:rsidRPr="00262183">
        <w:rPr>
          <w:rFonts w:ascii="Times New Roman" w:hAnsi="Times New Roman"/>
          <w:sz w:val="24"/>
          <w:szCs w:val="24"/>
        </w:rPr>
        <w:t>即</w:t>
      </w:r>
      <w:r w:rsidRPr="00262183">
        <w:rPr>
          <w:rFonts w:ascii="Times New Roman" w:hAnsi="Times New Roman"/>
          <w:sz w:val="24"/>
          <w:szCs w:val="24"/>
        </w:rPr>
        <w:t>1</w:t>
      </w:r>
      <w:r w:rsidRPr="00262183">
        <w:rPr>
          <w:rFonts w:ascii="Times New Roman" w:hAnsi="Times New Roman"/>
          <w:sz w:val="24"/>
          <w:szCs w:val="24"/>
        </w:rPr>
        <w:t>个源数据会对应</w:t>
      </w:r>
      <w:r w:rsidRPr="00262183">
        <w:rPr>
          <w:rFonts w:ascii="Times New Roman" w:hAnsi="Times New Roman"/>
          <w:sz w:val="24"/>
          <w:szCs w:val="24"/>
        </w:rPr>
        <w:t>1</w:t>
      </w:r>
      <w:r>
        <w:rPr>
          <w:rFonts w:ascii="Times New Roman" w:hAnsi="Times New Roman"/>
          <w:sz w:val="24"/>
          <w:szCs w:val="24"/>
        </w:rPr>
        <w:t>个预处理后的数据</w:t>
      </w:r>
      <w:r>
        <w:rPr>
          <w:rFonts w:ascii="Times New Roman" w:hAnsi="Times New Roman" w:hint="eastAsia"/>
          <w:sz w:val="24"/>
          <w:szCs w:val="24"/>
        </w:rPr>
        <w:t>。</w:t>
      </w:r>
      <w:r>
        <w:rPr>
          <w:rFonts w:ascii="Times New Roman" w:hAnsi="Times New Roman"/>
          <w:sz w:val="24"/>
          <w:szCs w:val="24"/>
        </w:rPr>
        <w:t>此时预处理后的数据命名规则</w:t>
      </w:r>
      <w:r>
        <w:rPr>
          <w:rFonts w:ascii="Times New Roman" w:hAnsi="Times New Roman" w:hint="eastAsia"/>
          <w:sz w:val="24"/>
          <w:szCs w:val="24"/>
        </w:rPr>
        <w:t>如下</w:t>
      </w:r>
      <w:r>
        <w:rPr>
          <w:rFonts w:ascii="Times New Roman" w:hAnsi="Times New Roman"/>
          <w:sz w:val="24"/>
          <w:szCs w:val="24"/>
        </w:rPr>
        <w:t>，</w:t>
      </w:r>
      <w:r>
        <w:rPr>
          <w:rFonts w:ascii="Times New Roman" w:hAnsi="Times New Roman" w:hint="eastAsia"/>
          <w:sz w:val="24"/>
          <w:szCs w:val="24"/>
        </w:rPr>
        <w:t>其中</w:t>
      </w:r>
      <w:r w:rsidRPr="00262183">
        <w:rPr>
          <w:rFonts w:ascii="Times New Roman" w:hAnsi="Times New Roman"/>
          <w:sz w:val="24"/>
          <w:szCs w:val="24"/>
        </w:rPr>
        <w:t>[</w:t>
      </w:r>
      <w:r w:rsidRPr="00262183">
        <w:rPr>
          <w:rFonts w:ascii="Times New Roman" w:hAnsi="Times New Roman"/>
          <w:sz w:val="24"/>
          <w:szCs w:val="24"/>
        </w:rPr>
        <w:t>项目名</w:t>
      </w:r>
      <w:r w:rsidRPr="00262183">
        <w:rPr>
          <w:rFonts w:ascii="Times New Roman" w:hAnsi="Times New Roman"/>
          <w:sz w:val="24"/>
          <w:szCs w:val="24"/>
        </w:rPr>
        <w:t>]</w:t>
      </w:r>
      <w:r w:rsidRPr="00262183">
        <w:rPr>
          <w:rFonts w:ascii="Times New Roman" w:hAnsi="Times New Roman"/>
          <w:sz w:val="24"/>
          <w:szCs w:val="24"/>
        </w:rPr>
        <w:t>中不能包含下划线</w:t>
      </w:r>
      <w:r w:rsidRPr="00262183">
        <w:rPr>
          <w:rFonts w:ascii="Times New Roman" w:hAnsi="Times New Roman"/>
          <w:sz w:val="24"/>
          <w:szCs w:val="24"/>
        </w:rPr>
        <w:t>“_”</w:t>
      </w:r>
      <w:r>
        <w:rPr>
          <w:rFonts w:ascii="Times New Roman" w:hAnsi="Times New Roman" w:hint="eastAsia"/>
          <w:sz w:val="24"/>
          <w:szCs w:val="24"/>
        </w:rPr>
        <w:t>，</w:t>
      </w:r>
      <w:r w:rsidRPr="00262183">
        <w:rPr>
          <w:rFonts w:ascii="Times New Roman" w:hAnsi="Times New Roman"/>
          <w:sz w:val="24"/>
          <w:szCs w:val="24"/>
        </w:rPr>
        <w:t>[</w:t>
      </w:r>
      <w:r w:rsidRPr="00262183">
        <w:rPr>
          <w:rFonts w:ascii="Times New Roman" w:hAnsi="Times New Roman"/>
          <w:sz w:val="24"/>
          <w:szCs w:val="24"/>
        </w:rPr>
        <w:t>重传序号</w:t>
      </w:r>
      <w:r w:rsidRPr="00262183">
        <w:rPr>
          <w:rFonts w:ascii="Times New Roman" w:hAnsi="Times New Roman"/>
          <w:sz w:val="24"/>
          <w:szCs w:val="24"/>
        </w:rPr>
        <w:t>]</w:t>
      </w:r>
      <w:r w:rsidRPr="00262183">
        <w:rPr>
          <w:rFonts w:ascii="Times New Roman" w:hAnsi="Times New Roman"/>
          <w:sz w:val="24"/>
          <w:szCs w:val="24"/>
        </w:rPr>
        <w:t>默认为两位，为数字型，第一次传输是采用</w:t>
      </w:r>
      <w:r w:rsidRPr="00262183">
        <w:rPr>
          <w:rFonts w:ascii="Times New Roman" w:hAnsi="Times New Roman"/>
          <w:sz w:val="24"/>
          <w:szCs w:val="24"/>
        </w:rPr>
        <w:t>“00”</w:t>
      </w:r>
      <w:r w:rsidRPr="00262183">
        <w:rPr>
          <w:rFonts w:ascii="Times New Roman" w:hAnsi="Times New Roman"/>
          <w:sz w:val="24"/>
          <w:szCs w:val="24"/>
        </w:rPr>
        <w:t>，每次重传该值递增</w:t>
      </w:r>
      <w:r w:rsidRPr="00262183">
        <w:rPr>
          <w:rFonts w:ascii="Times New Roman" w:hAnsi="Times New Roman"/>
          <w:sz w:val="24"/>
          <w:szCs w:val="24"/>
        </w:rPr>
        <w:t>1</w:t>
      </w:r>
      <w:r w:rsidRPr="00262183">
        <w:rPr>
          <w:rFonts w:ascii="Times New Roman" w:hAnsi="Times New Roman"/>
          <w:sz w:val="24"/>
          <w:szCs w:val="24"/>
        </w:rPr>
        <w:t>。</w:t>
      </w:r>
    </w:p>
    <w:p w14:paraId="744CEEDA" w14:textId="444EFEA6" w:rsidR="00954784" w:rsidRDefault="00AD1C55" w:rsidP="00954784">
      <w:pPr>
        <w:spacing w:line="360" w:lineRule="auto"/>
        <w:rPr>
          <w:sz w:val="24"/>
          <w:szCs w:val="24"/>
        </w:rPr>
      </w:pPr>
      <w:r>
        <w:rPr>
          <w:sz w:val="24"/>
          <w:szCs w:val="24"/>
        </w:rPr>
      </w:r>
      <w:r w:rsidR="00113E8D">
        <w:rPr>
          <w:sz w:val="24"/>
          <w:szCs w:val="24"/>
        </w:rPr>
        <w:pict w14:anchorId="468399E6">
          <v:shapetype id="_x0000_t202" coordsize="21600,21600" o:spt="202" path="m,l,21600r21600,l21600,xe">
            <v:stroke joinstyle="miter"/>
            <v:path gradientshapeok="t" o:connecttype="rect"/>
          </v:shapetype>
          <v:shape id="文本框 8" o:spid="_x0000_s1029" type="#_x0000_t202" style="width:460.5pt;height:40.95pt;visibility:visible;mso-wrap-style:square;mso-left-percent:-10001;mso-top-percent:-10001;mso-position-horizontal:absolute;mso-position-horizontal-relative:char;mso-position-vertical:absolute;mso-position-vertical-relative:line;mso-left-percent:-10001;mso-top-percent:-10001;v-text-anchor:top">
            <v:textbox style="mso-fit-shape-to-text:t">
              <w:txbxContent>
                <w:p w14:paraId="77B77FA2" w14:textId="7EBF526A" w:rsidR="00932A6B" w:rsidRDefault="00932A6B" w:rsidP="00954784">
                  <w:pPr>
                    <w:rPr>
                      <w:rFonts w:ascii="微软雅黑" w:eastAsia="微软雅黑" w:hAnsi="微软雅黑"/>
                      <w:sz w:val="28"/>
                      <w:szCs w:val="36"/>
                    </w:rPr>
                  </w:pPr>
                  <w:r w:rsidRPr="008D24C0">
                    <w:rPr>
                      <w:rStyle w:val="ad"/>
                      <w:rFonts w:ascii="微软雅黑" w:eastAsia="微软雅黑" w:hAnsi="微软雅黑"/>
                      <w:sz w:val="24"/>
                      <w:szCs w:val="36"/>
                    </w:rPr>
                    <w:t>mg</w:t>
                  </w:r>
                  <w:hyperlink r:id="rId32" w:history="1">
                    <w:r>
                      <w:rPr>
                        <w:rStyle w:val="ad"/>
                        <w:rFonts w:ascii="微软雅黑" w:eastAsia="微软雅黑" w:hAnsi="微软雅黑"/>
                        <w:sz w:val="24"/>
                        <w:szCs w:val="36"/>
                      </w:rPr>
                      <w:t>h</w:t>
                    </w:r>
                    <w:r>
                      <w:rPr>
                        <w:rStyle w:val="ad"/>
                        <w:rFonts w:ascii="微软雅黑" w:eastAsia="微软雅黑" w:hAnsi="微软雅黑" w:hint="eastAsia"/>
                        <w:sz w:val="24"/>
                        <w:szCs w:val="36"/>
                      </w:rPr>
                      <w:t>y_gameAI_Origin_Video_</w:t>
                    </w:r>
                    <w:r w:rsidRPr="00C94E69">
                      <w:rPr>
                        <w:rStyle w:val="ad"/>
                        <w:rFonts w:ascii="微软雅黑" w:eastAsia="微软雅黑" w:hAnsi="微软雅黑"/>
                        <w:sz w:val="24"/>
                        <w:szCs w:val="36"/>
                      </w:rPr>
                      <w:t>20170103</w:t>
                    </w:r>
                    <w:r>
                      <w:rPr>
                        <w:rStyle w:val="ad"/>
                        <w:rFonts w:ascii="微软雅黑" w:eastAsia="微软雅黑" w:hAnsi="微软雅黑" w:hint="eastAsia"/>
                        <w:sz w:val="24"/>
                        <w:szCs w:val="36"/>
                      </w:rPr>
                      <w:t>_00000001_Preprocessing</w:t>
                    </w:r>
                    <w:r>
                      <w:rPr>
                        <w:rStyle w:val="ad"/>
                        <w:rFonts w:ascii="微软雅黑" w:eastAsia="微软雅黑" w:hAnsi="微软雅黑"/>
                        <w:sz w:val="24"/>
                        <w:szCs w:val="36"/>
                      </w:rPr>
                      <w:t>_00</w:t>
                    </w:r>
                    <w:r>
                      <w:rPr>
                        <w:rStyle w:val="ad"/>
                        <w:rFonts w:ascii="微软雅黑" w:eastAsia="微软雅黑" w:hAnsi="微软雅黑" w:hint="eastAsia"/>
                        <w:sz w:val="24"/>
                        <w:szCs w:val="36"/>
                      </w:rPr>
                      <w:t>.mp</w:t>
                    </w:r>
                    <w:r>
                      <w:rPr>
                        <w:rStyle w:val="ad"/>
                        <w:rFonts w:ascii="微软雅黑" w:eastAsia="微软雅黑" w:hAnsi="微软雅黑"/>
                        <w:sz w:val="24"/>
                        <w:szCs w:val="36"/>
                      </w:rPr>
                      <w:t>4</w:t>
                    </w:r>
                  </w:hyperlink>
                </w:p>
                <w:p w14:paraId="55A85B84" w14:textId="77777777" w:rsidR="00932A6B" w:rsidRDefault="00932A6B" w:rsidP="00954784">
                  <w:pPr>
                    <w:rPr>
                      <w:sz w:val="18"/>
                    </w:rPr>
                  </w:pPr>
                  <w:r>
                    <w:rPr>
                      <w:rFonts w:hint="eastAsia"/>
                      <w:sz w:val="18"/>
                    </w:rPr>
                    <w:t>[</w:t>
                  </w:r>
                  <w:r>
                    <w:rPr>
                      <w:rFonts w:hint="eastAsia"/>
                      <w:sz w:val="18"/>
                    </w:rPr>
                    <w:t>子公司名</w:t>
                  </w:r>
                  <w:r>
                    <w:rPr>
                      <w:rFonts w:hint="eastAsia"/>
                      <w:sz w:val="18"/>
                    </w:rPr>
                    <w:t>]</w:t>
                  </w:r>
                  <w:r>
                    <w:rPr>
                      <w:sz w:val="18"/>
                    </w:rPr>
                    <w:t>_[</w:t>
                  </w:r>
                  <w:r>
                    <w:rPr>
                      <w:rFonts w:hint="eastAsia"/>
                      <w:sz w:val="18"/>
                    </w:rPr>
                    <w:t>项目名</w:t>
                  </w:r>
                  <w:r>
                    <w:rPr>
                      <w:rFonts w:hint="eastAsia"/>
                      <w:sz w:val="18"/>
                    </w:rPr>
                    <w:t>]</w:t>
                  </w:r>
                  <w:r>
                    <w:rPr>
                      <w:sz w:val="18"/>
                    </w:rPr>
                    <w:t>_</w:t>
                  </w:r>
                  <w:r>
                    <w:t xml:space="preserve"> [</w:t>
                  </w:r>
                  <w:r>
                    <w:rPr>
                      <w:sz w:val="18"/>
                    </w:rPr>
                    <w:t>Origin] _[</w:t>
                  </w:r>
                  <w:r>
                    <w:rPr>
                      <w:rFonts w:hint="eastAsia"/>
                      <w:sz w:val="18"/>
                    </w:rPr>
                    <w:t>源文件类型</w:t>
                  </w:r>
                  <w:r>
                    <w:rPr>
                      <w:rFonts w:hint="eastAsia"/>
                      <w:sz w:val="18"/>
                    </w:rPr>
                    <w:t>]</w:t>
                  </w:r>
                  <w:r>
                    <w:rPr>
                      <w:sz w:val="18"/>
                    </w:rPr>
                    <w:t>_[</w:t>
                  </w:r>
                  <w:r>
                    <w:rPr>
                      <w:rFonts w:hint="eastAsia"/>
                      <w:sz w:val="18"/>
                    </w:rPr>
                    <w:t>源日期</w:t>
                  </w:r>
                  <w:r>
                    <w:rPr>
                      <w:rFonts w:hint="eastAsia"/>
                      <w:sz w:val="18"/>
                    </w:rPr>
                    <w:t>]</w:t>
                  </w:r>
                  <w:r>
                    <w:rPr>
                      <w:sz w:val="18"/>
                    </w:rPr>
                    <w:t>_[</w:t>
                  </w:r>
                  <w:r>
                    <w:rPr>
                      <w:rFonts w:hint="eastAsia"/>
                      <w:sz w:val="18"/>
                    </w:rPr>
                    <w:t>源自增标号（</w:t>
                  </w:r>
                  <w:r>
                    <w:rPr>
                      <w:sz w:val="18"/>
                    </w:rPr>
                    <w:t>8</w:t>
                  </w:r>
                  <w:r>
                    <w:rPr>
                      <w:rFonts w:hint="eastAsia"/>
                      <w:sz w:val="18"/>
                    </w:rPr>
                    <w:t>位）</w:t>
                  </w:r>
                  <w:r>
                    <w:rPr>
                      <w:rFonts w:hint="eastAsia"/>
                      <w:sz w:val="18"/>
                    </w:rPr>
                    <w:t>]</w:t>
                  </w:r>
                  <w:r>
                    <w:rPr>
                      <w:sz w:val="18"/>
                    </w:rPr>
                    <w:t>_</w:t>
                  </w:r>
                  <w:r>
                    <w:t xml:space="preserve"> [</w:t>
                  </w:r>
                  <w:r>
                    <w:rPr>
                      <w:sz w:val="18"/>
                    </w:rPr>
                    <w:t>Preprocessing]_[</w:t>
                  </w:r>
                  <w:r>
                    <w:rPr>
                      <w:rFonts w:hint="eastAsia"/>
                      <w:sz w:val="18"/>
                    </w:rPr>
                    <w:t>重传序号</w:t>
                  </w:r>
                  <w:r>
                    <w:rPr>
                      <w:sz w:val="18"/>
                    </w:rPr>
                    <w:t>].</w:t>
                  </w:r>
                  <w:r>
                    <w:rPr>
                      <w:rFonts w:hint="eastAsia"/>
                      <w:sz w:val="18"/>
                    </w:rPr>
                    <w:t>文件类型</w:t>
                  </w:r>
                </w:p>
              </w:txbxContent>
            </v:textbox>
            <w10:anchorlock/>
          </v:shape>
        </w:pict>
      </w:r>
    </w:p>
    <w:p w14:paraId="46740BD1" w14:textId="77777777" w:rsidR="00954784" w:rsidRPr="00262183" w:rsidRDefault="00954784" w:rsidP="00954784">
      <w:pPr>
        <w:spacing w:line="360" w:lineRule="auto"/>
        <w:rPr>
          <w:rFonts w:ascii="Times New Roman" w:hAnsi="Times New Roman"/>
          <w:sz w:val="24"/>
          <w:szCs w:val="24"/>
        </w:rPr>
      </w:pPr>
    </w:p>
    <w:p w14:paraId="6CF63D0B" w14:textId="77777777" w:rsidR="00954784" w:rsidRPr="00954784" w:rsidRDefault="00954784" w:rsidP="00954784">
      <w:pPr>
        <w:pStyle w:val="SRS"/>
        <w:spacing w:before="0" w:after="0"/>
        <w:ind w:right="210"/>
        <w:rPr>
          <w:sz w:val="24"/>
          <w:szCs w:val="24"/>
        </w:rPr>
      </w:pPr>
      <w:bookmarkStart w:id="25" w:name="_Toc494555844"/>
      <w:r w:rsidRPr="00954784">
        <w:rPr>
          <w:sz w:val="24"/>
          <w:szCs w:val="24"/>
        </w:rPr>
        <w:t>信息记录文件</w:t>
      </w:r>
      <w:bookmarkEnd w:id="25"/>
    </w:p>
    <w:p w14:paraId="3D90D352" w14:textId="77777777" w:rsidR="00954784" w:rsidRPr="00262183" w:rsidRDefault="00954784" w:rsidP="00954784">
      <w:pPr>
        <w:pStyle w:val="af0"/>
        <w:numPr>
          <w:ilvl w:val="0"/>
          <w:numId w:val="32"/>
        </w:numPr>
        <w:spacing w:line="360" w:lineRule="auto"/>
        <w:ind w:firstLineChars="0"/>
        <w:rPr>
          <w:rFonts w:ascii="Times New Roman" w:hAnsi="Times New Roman"/>
          <w:sz w:val="24"/>
          <w:szCs w:val="24"/>
        </w:rPr>
      </w:pPr>
      <w:r w:rsidRPr="00262183">
        <w:rPr>
          <w:rFonts w:ascii="Times New Roman" w:hAnsi="Times New Roman"/>
          <w:sz w:val="24"/>
          <w:szCs w:val="24"/>
        </w:rPr>
        <w:t>当接口中有多个内容数据文件时，信息记录文件只有一个。</w:t>
      </w:r>
    </w:p>
    <w:p w14:paraId="7807C23C" w14:textId="77777777" w:rsidR="00954784" w:rsidRPr="00262183" w:rsidRDefault="00954784" w:rsidP="00954784">
      <w:pPr>
        <w:pStyle w:val="af0"/>
        <w:numPr>
          <w:ilvl w:val="0"/>
          <w:numId w:val="32"/>
        </w:numPr>
        <w:spacing w:line="360" w:lineRule="auto"/>
        <w:ind w:firstLineChars="0"/>
        <w:rPr>
          <w:rFonts w:ascii="Times New Roman" w:hAnsi="Times New Roman"/>
          <w:sz w:val="24"/>
          <w:szCs w:val="24"/>
        </w:rPr>
      </w:pPr>
      <w:r w:rsidRPr="00262183">
        <w:rPr>
          <w:rFonts w:ascii="Times New Roman" w:hAnsi="Times New Roman"/>
          <w:sz w:val="24"/>
          <w:szCs w:val="24"/>
        </w:rPr>
        <w:t>信息记录文件记录内容数据中的各信息字段的取值，例如文件</w:t>
      </w:r>
      <w:r w:rsidRPr="00262183">
        <w:rPr>
          <w:rFonts w:ascii="Times New Roman" w:hAnsi="Times New Roman"/>
          <w:sz w:val="24"/>
          <w:szCs w:val="24"/>
        </w:rPr>
        <w:t>id</w:t>
      </w:r>
      <w:r w:rsidRPr="00262183">
        <w:rPr>
          <w:rFonts w:ascii="Times New Roman" w:hAnsi="Times New Roman"/>
          <w:sz w:val="24"/>
          <w:szCs w:val="24"/>
        </w:rPr>
        <w:t>、所属项目、生成日期等。</w:t>
      </w:r>
    </w:p>
    <w:p w14:paraId="5CB362A5" w14:textId="77777777" w:rsidR="00954784" w:rsidRDefault="00954784" w:rsidP="00954784">
      <w:pPr>
        <w:pStyle w:val="af0"/>
        <w:numPr>
          <w:ilvl w:val="0"/>
          <w:numId w:val="32"/>
        </w:numPr>
        <w:spacing w:line="360" w:lineRule="auto"/>
        <w:ind w:firstLineChars="0"/>
        <w:rPr>
          <w:rFonts w:ascii="Times New Roman" w:hAnsi="Times New Roman"/>
          <w:sz w:val="24"/>
          <w:szCs w:val="24"/>
        </w:rPr>
      </w:pPr>
      <w:r w:rsidRPr="00262183">
        <w:rPr>
          <w:rFonts w:ascii="Times New Roman" w:hAnsi="Times New Roman"/>
          <w:sz w:val="24"/>
          <w:szCs w:val="24"/>
        </w:rPr>
        <w:t>信息记录文件统一采用</w:t>
      </w:r>
      <w:r w:rsidRPr="00262183">
        <w:rPr>
          <w:rFonts w:ascii="Times New Roman" w:hAnsi="Times New Roman"/>
          <w:sz w:val="24"/>
          <w:szCs w:val="24"/>
        </w:rPr>
        <w:t>Fields_[</w:t>
      </w:r>
      <w:r w:rsidRPr="00262183">
        <w:rPr>
          <w:rFonts w:hint="eastAsia"/>
          <w:sz w:val="24"/>
          <w:szCs w:val="24"/>
        </w:rPr>
        <w:t>重传序号</w:t>
      </w:r>
      <w:r w:rsidRPr="00262183">
        <w:rPr>
          <w:rFonts w:ascii="Times New Roman" w:hAnsi="Times New Roman"/>
          <w:sz w:val="24"/>
          <w:szCs w:val="24"/>
        </w:rPr>
        <w:t>].json</w:t>
      </w:r>
      <w:r w:rsidRPr="00262183">
        <w:rPr>
          <w:rFonts w:ascii="Times New Roman" w:hAnsi="Times New Roman"/>
          <w:sz w:val="24"/>
          <w:szCs w:val="24"/>
        </w:rPr>
        <w:t>或</w:t>
      </w:r>
      <w:r w:rsidRPr="00262183">
        <w:rPr>
          <w:rFonts w:ascii="Times New Roman" w:hAnsi="Times New Roman"/>
          <w:sz w:val="24"/>
          <w:szCs w:val="24"/>
        </w:rPr>
        <w:t>Fields_[</w:t>
      </w:r>
      <w:r w:rsidRPr="00262183">
        <w:rPr>
          <w:rFonts w:hint="eastAsia"/>
          <w:sz w:val="24"/>
          <w:szCs w:val="24"/>
        </w:rPr>
        <w:t>重传序号</w:t>
      </w:r>
      <w:r w:rsidRPr="00262183">
        <w:rPr>
          <w:rFonts w:ascii="Times New Roman" w:hAnsi="Times New Roman"/>
          <w:sz w:val="24"/>
          <w:szCs w:val="24"/>
        </w:rPr>
        <w:t>].csv</w:t>
      </w:r>
      <w:r w:rsidRPr="00262183">
        <w:rPr>
          <w:rFonts w:ascii="Times New Roman" w:hAnsi="Times New Roman"/>
          <w:sz w:val="24"/>
          <w:szCs w:val="24"/>
        </w:rPr>
        <w:t>命名。标识该接口的内容数据文件信息。</w:t>
      </w:r>
    </w:p>
    <w:p w14:paraId="68DC2EAD" w14:textId="77777777" w:rsidR="00954784" w:rsidRPr="00262183" w:rsidRDefault="00954784" w:rsidP="00954784">
      <w:pPr>
        <w:pStyle w:val="af0"/>
        <w:spacing w:line="360" w:lineRule="auto"/>
        <w:ind w:left="420" w:firstLineChars="0" w:firstLine="0"/>
        <w:rPr>
          <w:rFonts w:ascii="Times New Roman" w:hAnsi="Times New Roman"/>
          <w:sz w:val="24"/>
          <w:szCs w:val="24"/>
        </w:rPr>
      </w:pPr>
    </w:p>
    <w:p w14:paraId="61F7A1C6" w14:textId="77777777" w:rsidR="00954784" w:rsidRPr="00262183" w:rsidRDefault="00954784" w:rsidP="00954784">
      <w:pPr>
        <w:pStyle w:val="SRS"/>
        <w:spacing w:before="0" w:after="0"/>
        <w:ind w:right="210"/>
        <w:rPr>
          <w:sz w:val="24"/>
          <w:szCs w:val="24"/>
        </w:rPr>
      </w:pPr>
      <w:bookmarkStart w:id="26" w:name="_Toc494555845"/>
      <w:r w:rsidRPr="00262183">
        <w:rPr>
          <w:sz w:val="24"/>
          <w:szCs w:val="24"/>
        </w:rPr>
        <w:t>字段说明文件</w:t>
      </w:r>
      <w:bookmarkEnd w:id="26"/>
    </w:p>
    <w:p w14:paraId="74061D97" w14:textId="77777777" w:rsidR="00954784" w:rsidRDefault="00954784" w:rsidP="00954784">
      <w:pPr>
        <w:spacing w:line="360" w:lineRule="auto"/>
        <w:ind w:firstLineChars="200" w:firstLine="480"/>
        <w:rPr>
          <w:rFonts w:ascii="Times New Roman" w:hAnsi="Times New Roman"/>
          <w:sz w:val="24"/>
          <w:szCs w:val="24"/>
        </w:rPr>
      </w:pPr>
      <w:r w:rsidRPr="00262183">
        <w:rPr>
          <w:rFonts w:ascii="Times New Roman" w:hAnsi="Times New Roman"/>
          <w:sz w:val="24"/>
          <w:szCs w:val="24"/>
        </w:rPr>
        <w:t>字段说明文件用以说明信息记录文件中各个字段的含义。信息字段说明文件统一命名为</w:t>
      </w:r>
      <w:r w:rsidRPr="00262183">
        <w:rPr>
          <w:rFonts w:ascii="Times New Roman" w:hAnsi="Times New Roman"/>
          <w:sz w:val="24"/>
          <w:szCs w:val="24"/>
        </w:rPr>
        <w:t>FieldDescription_[</w:t>
      </w:r>
      <w:r w:rsidRPr="00262183">
        <w:rPr>
          <w:rFonts w:hint="eastAsia"/>
          <w:sz w:val="24"/>
          <w:szCs w:val="24"/>
        </w:rPr>
        <w:t>重传序号</w:t>
      </w:r>
      <w:r w:rsidRPr="00262183">
        <w:rPr>
          <w:rFonts w:ascii="Times New Roman" w:hAnsi="Times New Roman"/>
          <w:sz w:val="24"/>
          <w:szCs w:val="24"/>
        </w:rPr>
        <w:t>].txt</w:t>
      </w:r>
      <w:r w:rsidRPr="00262183">
        <w:rPr>
          <w:rFonts w:ascii="Times New Roman" w:hAnsi="Times New Roman"/>
          <w:sz w:val="24"/>
          <w:szCs w:val="24"/>
        </w:rPr>
        <w:t>，为</w:t>
      </w:r>
      <w:r w:rsidRPr="00262183">
        <w:rPr>
          <w:rFonts w:ascii="Times New Roman" w:hAnsi="Times New Roman"/>
          <w:sz w:val="24"/>
          <w:szCs w:val="24"/>
        </w:rPr>
        <w:t>UTF-8</w:t>
      </w:r>
      <w:r w:rsidRPr="00262183">
        <w:rPr>
          <w:rFonts w:ascii="Times New Roman" w:hAnsi="Times New Roman"/>
          <w:sz w:val="24"/>
          <w:szCs w:val="24"/>
        </w:rPr>
        <w:t>编码的文本格式。</w:t>
      </w:r>
    </w:p>
    <w:p w14:paraId="29AA22F1" w14:textId="77777777" w:rsidR="00954784" w:rsidRPr="00262183" w:rsidRDefault="00954784" w:rsidP="00954784">
      <w:pPr>
        <w:spacing w:line="360" w:lineRule="auto"/>
        <w:ind w:firstLineChars="200" w:firstLine="480"/>
        <w:rPr>
          <w:rFonts w:ascii="Times New Roman" w:hAnsi="Times New Roman"/>
          <w:sz w:val="24"/>
          <w:szCs w:val="24"/>
        </w:rPr>
      </w:pPr>
    </w:p>
    <w:p w14:paraId="7F0B3F67" w14:textId="77777777" w:rsidR="00954784" w:rsidRPr="00262183" w:rsidRDefault="00954784" w:rsidP="00954784">
      <w:pPr>
        <w:pStyle w:val="SRS"/>
        <w:spacing w:before="0" w:after="0"/>
        <w:ind w:right="210"/>
        <w:rPr>
          <w:sz w:val="24"/>
          <w:szCs w:val="24"/>
        </w:rPr>
      </w:pPr>
      <w:bookmarkStart w:id="27" w:name="_Toc494555846"/>
      <w:r w:rsidRPr="00262183">
        <w:rPr>
          <w:sz w:val="24"/>
          <w:szCs w:val="24"/>
        </w:rPr>
        <w:t>标注结果文件</w:t>
      </w:r>
      <w:bookmarkEnd w:id="27"/>
    </w:p>
    <w:p w14:paraId="6D8C5A09" w14:textId="77777777" w:rsidR="00954784" w:rsidRPr="00025294" w:rsidRDefault="00954784" w:rsidP="00954784">
      <w:pPr>
        <w:spacing w:line="360" w:lineRule="auto"/>
        <w:ind w:firstLineChars="200" w:firstLine="480"/>
        <w:rPr>
          <w:rFonts w:ascii="Times New Roman" w:hAnsi="Times New Roman"/>
          <w:sz w:val="24"/>
          <w:szCs w:val="24"/>
        </w:rPr>
      </w:pPr>
      <w:r>
        <w:rPr>
          <w:rFonts w:ascii="Times New Roman" w:hAnsi="Times New Roman" w:hint="eastAsia"/>
          <w:sz w:val="24"/>
          <w:szCs w:val="24"/>
        </w:rPr>
        <w:t>善跑</w:t>
      </w:r>
      <w:r>
        <w:rPr>
          <w:rFonts w:ascii="Times New Roman" w:hAnsi="Times New Roman"/>
          <w:sz w:val="24"/>
          <w:szCs w:val="24"/>
        </w:rPr>
        <w:t>的内容数据文件与标注结果文件为一一对应关系，标注结果文件命名规则</w:t>
      </w:r>
      <w:r>
        <w:rPr>
          <w:rFonts w:ascii="Times New Roman" w:hAnsi="Times New Roman" w:hint="eastAsia"/>
          <w:sz w:val="24"/>
          <w:szCs w:val="24"/>
        </w:rPr>
        <w:t>如下，</w:t>
      </w:r>
      <w:r>
        <w:rPr>
          <w:rFonts w:ascii="Times New Roman" w:hAnsi="Times New Roman"/>
          <w:sz w:val="24"/>
          <w:szCs w:val="24"/>
        </w:rPr>
        <w:t>其中</w:t>
      </w:r>
      <w:r w:rsidRPr="00262183">
        <w:rPr>
          <w:sz w:val="24"/>
          <w:szCs w:val="24"/>
        </w:rPr>
        <w:t>[</w:t>
      </w:r>
      <w:r w:rsidRPr="00262183">
        <w:rPr>
          <w:sz w:val="24"/>
          <w:szCs w:val="24"/>
        </w:rPr>
        <w:t>重传序号</w:t>
      </w:r>
      <w:r w:rsidRPr="00262183">
        <w:rPr>
          <w:sz w:val="24"/>
          <w:szCs w:val="24"/>
        </w:rPr>
        <w:t>]</w:t>
      </w:r>
      <w:r w:rsidRPr="00262183">
        <w:rPr>
          <w:sz w:val="24"/>
          <w:szCs w:val="24"/>
        </w:rPr>
        <w:t>默认为两位，为数字型，第一次传输是采用</w:t>
      </w:r>
      <w:r w:rsidRPr="00262183">
        <w:rPr>
          <w:sz w:val="24"/>
          <w:szCs w:val="24"/>
        </w:rPr>
        <w:t>“00”</w:t>
      </w:r>
      <w:r w:rsidRPr="00262183">
        <w:rPr>
          <w:sz w:val="24"/>
          <w:szCs w:val="24"/>
        </w:rPr>
        <w:t>，每次重传该值递增</w:t>
      </w:r>
      <w:r w:rsidRPr="00262183">
        <w:rPr>
          <w:sz w:val="24"/>
          <w:szCs w:val="24"/>
        </w:rPr>
        <w:t>1</w:t>
      </w:r>
      <w:r w:rsidRPr="00262183">
        <w:rPr>
          <w:sz w:val="24"/>
          <w:szCs w:val="24"/>
        </w:rPr>
        <w:t>。</w:t>
      </w:r>
    </w:p>
    <w:p w14:paraId="3C6702C8" w14:textId="0966C0AA" w:rsidR="00954784" w:rsidRPr="00262183" w:rsidRDefault="00AD1C55" w:rsidP="00954784">
      <w:pPr>
        <w:spacing w:line="360" w:lineRule="auto"/>
        <w:rPr>
          <w:rFonts w:ascii="Times New Roman" w:hAnsi="Times New Roman"/>
          <w:sz w:val="24"/>
          <w:szCs w:val="24"/>
        </w:rPr>
      </w:pPr>
      <w:r>
        <w:rPr>
          <w:sz w:val="24"/>
          <w:szCs w:val="24"/>
        </w:rPr>
      </w:r>
      <w:r w:rsidR="00113E8D">
        <w:rPr>
          <w:sz w:val="24"/>
          <w:szCs w:val="24"/>
        </w:rPr>
        <w:pict w14:anchorId="41B3F528">
          <v:shape id="文本框 9" o:spid="_x0000_s1028" type="#_x0000_t202" style="width:426.35pt;height:63.6pt;visibility:visible;mso-wrap-style:square;mso-left-percent:-10001;mso-top-percent:-10001;mso-position-horizontal:absolute;mso-position-horizontal-relative:char;mso-position-vertical:absolute;mso-position-vertical-relative:line;mso-left-percent:-10001;mso-top-percent:-10001;v-text-anchor:top">
            <v:textbox style="mso-fit-shape-to-text:t">
              <w:txbxContent>
                <w:p w14:paraId="4274C8F3" w14:textId="4345D516" w:rsidR="00932A6B" w:rsidRDefault="00AD1C55" w:rsidP="00954784">
                  <w:pPr>
                    <w:rPr>
                      <w:rFonts w:ascii="微软雅黑" w:eastAsia="微软雅黑" w:hAnsi="微软雅黑"/>
                      <w:sz w:val="28"/>
                      <w:szCs w:val="36"/>
                    </w:rPr>
                  </w:pPr>
                  <w:hyperlink r:id="rId33" w:history="1">
                    <w:r w:rsidR="00932A6B">
                      <w:rPr>
                        <w:rStyle w:val="ad"/>
                        <w:rFonts w:ascii="微软雅黑" w:eastAsia="微软雅黑" w:hAnsi="微软雅黑"/>
                        <w:sz w:val="24"/>
                        <w:szCs w:val="36"/>
                      </w:rPr>
                      <w:t>mgh</w:t>
                    </w:r>
                    <w:r w:rsidR="00932A6B">
                      <w:rPr>
                        <w:rStyle w:val="ad"/>
                        <w:rFonts w:ascii="微软雅黑" w:eastAsia="微软雅黑" w:hAnsi="微软雅黑" w:hint="eastAsia"/>
                        <w:sz w:val="24"/>
                        <w:szCs w:val="36"/>
                      </w:rPr>
                      <w:t>y_gameAI_Origin_Video_</w:t>
                    </w:r>
                    <w:r w:rsidR="00932A6B">
                      <w:rPr>
                        <w:rStyle w:val="ad"/>
                        <w:rFonts w:ascii="微软雅黑" w:eastAsia="微软雅黑" w:hAnsi="微软雅黑"/>
                        <w:sz w:val="24"/>
                        <w:szCs w:val="36"/>
                      </w:rPr>
                      <w:t>20170103</w:t>
                    </w:r>
                    <w:r w:rsidR="00932A6B">
                      <w:rPr>
                        <w:rStyle w:val="ad"/>
                        <w:rFonts w:ascii="微软雅黑" w:eastAsia="微软雅黑" w:hAnsi="微软雅黑" w:hint="eastAsia"/>
                        <w:sz w:val="24"/>
                        <w:szCs w:val="36"/>
                      </w:rPr>
                      <w:t>_00000001_</w:t>
                    </w:r>
                  </w:hyperlink>
                  <w:r w:rsidR="00932A6B" w:rsidRPr="00FE7CE6">
                    <w:rPr>
                      <w:rStyle w:val="ad"/>
                      <w:rFonts w:ascii="微软雅黑" w:eastAsia="微软雅黑" w:hAnsi="微软雅黑" w:hint="eastAsia"/>
                      <w:sz w:val="24"/>
                      <w:szCs w:val="36"/>
                    </w:rPr>
                    <w:t>Preprocessing</w:t>
                  </w:r>
                  <w:r w:rsidR="00932A6B" w:rsidRPr="00FE7CE6">
                    <w:rPr>
                      <w:rStyle w:val="ad"/>
                      <w:rFonts w:ascii="微软雅黑" w:eastAsia="微软雅黑" w:hAnsi="微软雅黑"/>
                      <w:sz w:val="24"/>
                      <w:szCs w:val="36"/>
                    </w:rPr>
                    <w:t>_00</w:t>
                  </w:r>
                  <w:r w:rsidR="00932A6B">
                    <w:rPr>
                      <w:rStyle w:val="ad"/>
                      <w:rFonts w:ascii="微软雅黑" w:eastAsia="微软雅黑" w:hAnsi="微软雅黑"/>
                      <w:sz w:val="24"/>
                      <w:szCs w:val="36"/>
                    </w:rPr>
                    <w:t>_label_00_00.xml</w:t>
                  </w:r>
                </w:p>
                <w:p w14:paraId="49A521CC" w14:textId="77777777" w:rsidR="00932A6B" w:rsidRDefault="00932A6B" w:rsidP="00FE7CE6">
                  <w:pPr>
                    <w:rPr>
                      <w:sz w:val="18"/>
                    </w:rPr>
                  </w:pPr>
                  <w:r>
                    <w:rPr>
                      <w:rFonts w:hint="eastAsia"/>
                      <w:sz w:val="18"/>
                    </w:rPr>
                    <w:t>[</w:t>
                  </w:r>
                  <w:r>
                    <w:rPr>
                      <w:rFonts w:hint="eastAsia"/>
                      <w:sz w:val="18"/>
                    </w:rPr>
                    <w:t>被标注</w:t>
                  </w:r>
                  <w:r>
                    <w:rPr>
                      <w:sz w:val="18"/>
                    </w:rPr>
                    <w:t>的文件名称</w:t>
                  </w:r>
                  <w:r>
                    <w:rPr>
                      <w:rFonts w:hint="eastAsia"/>
                      <w:sz w:val="18"/>
                    </w:rPr>
                    <w:t>]</w:t>
                  </w:r>
                  <w:r>
                    <w:rPr>
                      <w:sz w:val="18"/>
                    </w:rPr>
                    <w:t>_</w:t>
                  </w:r>
                  <w:r w:rsidRPr="002C5C49">
                    <w:rPr>
                      <w:sz w:val="18"/>
                    </w:rPr>
                    <w:t xml:space="preserve"> [</w:t>
                  </w:r>
                  <w:r w:rsidRPr="002C5C49">
                    <w:rPr>
                      <w:rFonts w:hint="eastAsia"/>
                      <w:sz w:val="18"/>
                    </w:rPr>
                    <w:t>标注日期</w:t>
                  </w:r>
                  <w:r w:rsidRPr="002C5C49">
                    <w:rPr>
                      <w:sz w:val="18"/>
                    </w:rPr>
                    <w:t>]</w:t>
                  </w:r>
                  <w:r>
                    <w:t>_[</w:t>
                  </w:r>
                  <w:r>
                    <w:rPr>
                      <w:sz w:val="18"/>
                    </w:rPr>
                    <w:t>label]_[</w:t>
                  </w:r>
                  <w:r>
                    <w:rPr>
                      <w:rFonts w:hint="eastAsia"/>
                      <w:sz w:val="18"/>
                    </w:rPr>
                    <w:t>标注</w:t>
                  </w:r>
                  <w:r>
                    <w:rPr>
                      <w:sz w:val="18"/>
                    </w:rPr>
                    <w:t>序号</w:t>
                  </w:r>
                  <w:r>
                    <w:rPr>
                      <w:sz w:val="18"/>
                    </w:rPr>
                    <w:t>]_</w:t>
                  </w:r>
                  <w:r w:rsidRPr="00777085">
                    <w:rPr>
                      <w:sz w:val="16"/>
                    </w:rPr>
                    <w:t xml:space="preserve"> </w:t>
                  </w:r>
                  <w:r w:rsidRPr="00777085">
                    <w:rPr>
                      <w:sz w:val="18"/>
                    </w:rPr>
                    <w:t>[</w:t>
                  </w:r>
                  <w:r w:rsidRPr="00777085">
                    <w:rPr>
                      <w:rFonts w:hint="eastAsia"/>
                      <w:sz w:val="18"/>
                    </w:rPr>
                    <w:t>重传</w:t>
                  </w:r>
                  <w:r w:rsidRPr="00777085">
                    <w:rPr>
                      <w:sz w:val="18"/>
                    </w:rPr>
                    <w:t>序号</w:t>
                  </w:r>
                  <w:r w:rsidRPr="00777085">
                    <w:rPr>
                      <w:sz w:val="18"/>
                    </w:rPr>
                    <w:t>]</w:t>
                  </w:r>
                  <w:r>
                    <w:rPr>
                      <w:sz w:val="18"/>
                    </w:rPr>
                    <w:t>.</w:t>
                  </w:r>
                  <w:r>
                    <w:rPr>
                      <w:rFonts w:hint="eastAsia"/>
                      <w:sz w:val="18"/>
                    </w:rPr>
                    <w:t>文件类型</w:t>
                  </w:r>
                </w:p>
              </w:txbxContent>
            </v:textbox>
            <w10:anchorlock/>
          </v:shape>
        </w:pict>
      </w:r>
    </w:p>
    <w:p w14:paraId="56E281B4" w14:textId="77777777" w:rsidR="00954784" w:rsidRPr="00262183" w:rsidRDefault="00954784" w:rsidP="00954784">
      <w:pPr>
        <w:pStyle w:val="afa"/>
        <w:spacing w:afterLines="0" w:after="0" w:line="360" w:lineRule="auto"/>
        <w:rPr>
          <w:sz w:val="24"/>
          <w:szCs w:val="24"/>
        </w:rPr>
      </w:pPr>
    </w:p>
    <w:p w14:paraId="4A96C86E" w14:textId="77777777" w:rsidR="00954784" w:rsidRPr="00262183" w:rsidRDefault="00954784" w:rsidP="00954784">
      <w:pPr>
        <w:pStyle w:val="SRS"/>
        <w:spacing w:before="0" w:after="0"/>
        <w:ind w:right="210"/>
        <w:rPr>
          <w:sz w:val="24"/>
          <w:szCs w:val="24"/>
        </w:rPr>
      </w:pPr>
      <w:bookmarkStart w:id="28" w:name="_Toc494555847"/>
      <w:r w:rsidRPr="00262183">
        <w:rPr>
          <w:sz w:val="24"/>
          <w:szCs w:val="24"/>
        </w:rPr>
        <w:t>数据校验文件</w:t>
      </w:r>
      <w:bookmarkEnd w:id="28"/>
    </w:p>
    <w:p w14:paraId="15940F56" w14:textId="77777777" w:rsidR="00954784" w:rsidRDefault="00954784" w:rsidP="00954784">
      <w:pPr>
        <w:spacing w:line="360" w:lineRule="auto"/>
        <w:ind w:firstLineChars="200" w:firstLine="480"/>
        <w:rPr>
          <w:rFonts w:ascii="Times New Roman" w:hAnsi="Times New Roman"/>
          <w:sz w:val="24"/>
          <w:szCs w:val="24"/>
        </w:rPr>
      </w:pPr>
      <w:r w:rsidRPr="00262183">
        <w:rPr>
          <w:rFonts w:ascii="Times New Roman" w:hAnsi="Times New Roman"/>
          <w:sz w:val="24"/>
          <w:szCs w:val="24"/>
        </w:rPr>
        <w:t>当接口中有多个文件时，校验文件只有一个。标识该接口内所有数据校验信息，包含文件大小、生成日期、校验码等。该文件用于数据提供方向数据接收方</w:t>
      </w:r>
      <w:r w:rsidRPr="00262183">
        <w:rPr>
          <w:rFonts w:ascii="Times New Roman" w:hAnsi="Times New Roman"/>
          <w:sz w:val="24"/>
          <w:szCs w:val="24"/>
        </w:rPr>
        <w:lastRenderedPageBreak/>
        <w:t>提供的接口数据校验的动态校验规则。</w:t>
      </w:r>
    </w:p>
    <w:p w14:paraId="6C1D14E1" w14:textId="77777777" w:rsidR="00954784" w:rsidRPr="00262183" w:rsidRDefault="00954784" w:rsidP="00954784">
      <w:pPr>
        <w:spacing w:line="360" w:lineRule="auto"/>
        <w:ind w:firstLineChars="200" w:firstLine="480"/>
        <w:rPr>
          <w:rFonts w:ascii="Times New Roman" w:hAnsi="Times New Roman"/>
          <w:sz w:val="24"/>
          <w:szCs w:val="24"/>
        </w:rPr>
      </w:pPr>
      <w:r>
        <w:rPr>
          <w:rFonts w:ascii="Times New Roman" w:hAnsi="Times New Roman"/>
          <w:sz w:val="24"/>
          <w:szCs w:val="24"/>
        </w:rPr>
        <w:t>校验文件命名规则如</w:t>
      </w:r>
      <w:r>
        <w:rPr>
          <w:rFonts w:ascii="Times New Roman" w:hAnsi="Times New Roman" w:hint="eastAsia"/>
          <w:sz w:val="24"/>
          <w:szCs w:val="24"/>
        </w:rPr>
        <w:t>下，</w:t>
      </w:r>
      <w:r w:rsidRPr="00262183">
        <w:rPr>
          <w:rFonts w:ascii="Times New Roman" w:hAnsi="Times New Roman"/>
          <w:sz w:val="24"/>
          <w:szCs w:val="24"/>
        </w:rPr>
        <w:t>校验文件命名规则中的</w:t>
      </w:r>
      <w:r w:rsidRPr="00262183">
        <w:rPr>
          <w:rFonts w:ascii="Times New Roman" w:hAnsi="Times New Roman"/>
          <w:sz w:val="24"/>
          <w:szCs w:val="24"/>
        </w:rPr>
        <w:t>[</w:t>
      </w:r>
      <w:r w:rsidRPr="00262183">
        <w:rPr>
          <w:rFonts w:ascii="Times New Roman" w:hAnsi="Times New Roman"/>
          <w:sz w:val="24"/>
          <w:szCs w:val="24"/>
        </w:rPr>
        <w:t>子公司名</w:t>
      </w:r>
      <w:r w:rsidRPr="00262183">
        <w:rPr>
          <w:rFonts w:ascii="Times New Roman" w:hAnsi="Times New Roman"/>
          <w:sz w:val="24"/>
          <w:szCs w:val="24"/>
        </w:rPr>
        <w:t>]</w:t>
      </w:r>
      <w:r w:rsidRPr="00262183">
        <w:rPr>
          <w:rFonts w:ascii="Times New Roman" w:hAnsi="Times New Roman"/>
          <w:sz w:val="24"/>
          <w:szCs w:val="24"/>
        </w:rPr>
        <w:t>取值为</w:t>
      </w:r>
      <w:r>
        <w:rPr>
          <w:rFonts w:ascii="Times New Roman" w:hAnsi="Times New Roman" w:hint="eastAsia"/>
          <w:sz w:val="24"/>
          <w:szCs w:val="24"/>
        </w:rPr>
        <w:t>m</w:t>
      </w:r>
      <w:r>
        <w:rPr>
          <w:rFonts w:ascii="Times New Roman" w:hAnsi="Times New Roman"/>
          <w:sz w:val="24"/>
          <w:szCs w:val="24"/>
        </w:rPr>
        <w:t>ghy</w:t>
      </w:r>
      <w:r w:rsidRPr="00262183">
        <w:rPr>
          <w:rFonts w:ascii="Times New Roman" w:hAnsi="Times New Roman"/>
          <w:sz w:val="24"/>
          <w:szCs w:val="24"/>
        </w:rPr>
        <w:t>，</w:t>
      </w:r>
      <w:r w:rsidRPr="00262183">
        <w:rPr>
          <w:rFonts w:ascii="Times New Roman" w:hAnsi="Times New Roman"/>
          <w:sz w:val="24"/>
          <w:szCs w:val="24"/>
        </w:rPr>
        <w:t xml:space="preserve"> [</w:t>
      </w:r>
      <w:r w:rsidRPr="00262183">
        <w:rPr>
          <w:rFonts w:ascii="Times New Roman" w:hAnsi="Times New Roman"/>
          <w:sz w:val="24"/>
          <w:szCs w:val="24"/>
        </w:rPr>
        <w:t>分类</w:t>
      </w:r>
      <w:r w:rsidRPr="00262183">
        <w:rPr>
          <w:rFonts w:ascii="Times New Roman" w:hAnsi="Times New Roman"/>
          <w:sz w:val="24"/>
          <w:szCs w:val="24"/>
        </w:rPr>
        <w:t>]</w:t>
      </w:r>
      <w:r w:rsidRPr="00262183">
        <w:rPr>
          <w:rFonts w:ascii="Times New Roman" w:hAnsi="Times New Roman"/>
          <w:sz w:val="24"/>
          <w:szCs w:val="24"/>
        </w:rPr>
        <w:t>字段取值为</w:t>
      </w:r>
      <w:r w:rsidRPr="00262183">
        <w:rPr>
          <w:rFonts w:ascii="Times New Roman" w:hAnsi="Times New Roman"/>
          <w:sz w:val="24"/>
          <w:szCs w:val="24"/>
        </w:rPr>
        <w:t>Origin</w:t>
      </w:r>
      <w:r w:rsidRPr="00262183">
        <w:rPr>
          <w:rFonts w:ascii="Times New Roman" w:hAnsi="Times New Roman"/>
          <w:sz w:val="24"/>
          <w:szCs w:val="24"/>
        </w:rPr>
        <w:t>或</w:t>
      </w:r>
      <w:r w:rsidRPr="00262183">
        <w:rPr>
          <w:rFonts w:ascii="Times New Roman" w:hAnsi="Times New Roman"/>
          <w:sz w:val="24"/>
          <w:szCs w:val="24"/>
        </w:rPr>
        <w:t>Preprocessing</w:t>
      </w:r>
      <w:r w:rsidRPr="00262183">
        <w:rPr>
          <w:rFonts w:ascii="Times New Roman" w:hAnsi="Times New Roman"/>
          <w:sz w:val="24"/>
          <w:szCs w:val="24"/>
        </w:rPr>
        <w:t>，根据校验文件所在目录属于预处理前（</w:t>
      </w:r>
      <w:r w:rsidRPr="00262183">
        <w:rPr>
          <w:rFonts w:ascii="Times New Roman" w:hAnsi="Times New Roman"/>
          <w:sz w:val="24"/>
          <w:szCs w:val="24"/>
        </w:rPr>
        <w:t>Origin</w:t>
      </w:r>
      <w:r w:rsidRPr="00262183">
        <w:rPr>
          <w:rFonts w:ascii="Times New Roman" w:hAnsi="Times New Roman"/>
          <w:sz w:val="24"/>
          <w:szCs w:val="24"/>
        </w:rPr>
        <w:t>）或预处理后（</w:t>
      </w:r>
      <w:r w:rsidRPr="00262183">
        <w:rPr>
          <w:rFonts w:ascii="Times New Roman" w:hAnsi="Times New Roman"/>
          <w:sz w:val="24"/>
          <w:szCs w:val="24"/>
        </w:rPr>
        <w:t>Preprocessing</w:t>
      </w:r>
      <w:r w:rsidRPr="00262183">
        <w:rPr>
          <w:rFonts w:ascii="Times New Roman" w:hAnsi="Times New Roman"/>
          <w:sz w:val="24"/>
          <w:szCs w:val="24"/>
        </w:rPr>
        <w:t>）决定；</w:t>
      </w:r>
      <w:r w:rsidRPr="00262183">
        <w:rPr>
          <w:rFonts w:ascii="Times New Roman" w:hAnsi="Times New Roman"/>
          <w:sz w:val="24"/>
          <w:szCs w:val="24"/>
        </w:rPr>
        <w:t>[</w:t>
      </w:r>
      <w:r w:rsidRPr="00262183">
        <w:rPr>
          <w:rFonts w:ascii="Times New Roman" w:hAnsi="Times New Roman"/>
          <w:sz w:val="24"/>
          <w:szCs w:val="24"/>
        </w:rPr>
        <w:t>日期</w:t>
      </w:r>
      <w:r w:rsidRPr="00262183">
        <w:rPr>
          <w:rFonts w:ascii="Times New Roman" w:hAnsi="Times New Roman"/>
          <w:sz w:val="24"/>
          <w:szCs w:val="24"/>
        </w:rPr>
        <w:t>]</w:t>
      </w:r>
      <w:r w:rsidRPr="00262183">
        <w:rPr>
          <w:rFonts w:ascii="Times New Roman" w:hAnsi="Times New Roman"/>
          <w:sz w:val="24"/>
          <w:szCs w:val="24"/>
        </w:rPr>
        <w:t>字段为该校验文件生成的时间，格式为</w:t>
      </w:r>
      <w:r w:rsidRPr="00262183">
        <w:rPr>
          <w:rFonts w:ascii="Times New Roman" w:hAnsi="Times New Roman"/>
          <w:sz w:val="24"/>
          <w:szCs w:val="24"/>
        </w:rPr>
        <w:t>YYYYMMDD</w:t>
      </w:r>
      <w:r w:rsidRPr="00262183">
        <w:rPr>
          <w:rFonts w:ascii="Times New Roman" w:hAnsi="Times New Roman"/>
          <w:sz w:val="24"/>
          <w:szCs w:val="24"/>
        </w:rPr>
        <w:t>。</w:t>
      </w:r>
      <w:r w:rsidRPr="00262183">
        <w:rPr>
          <w:sz w:val="24"/>
          <w:szCs w:val="24"/>
        </w:rPr>
        <w:t>[</w:t>
      </w:r>
      <w:r w:rsidRPr="00262183">
        <w:rPr>
          <w:sz w:val="24"/>
          <w:szCs w:val="24"/>
        </w:rPr>
        <w:t>重传序号</w:t>
      </w:r>
      <w:r w:rsidRPr="00262183">
        <w:rPr>
          <w:sz w:val="24"/>
          <w:szCs w:val="24"/>
        </w:rPr>
        <w:t>]</w:t>
      </w:r>
      <w:r w:rsidRPr="00262183">
        <w:rPr>
          <w:sz w:val="24"/>
          <w:szCs w:val="24"/>
        </w:rPr>
        <w:t>默认为两位，为数字型，第一次传输是采用</w:t>
      </w:r>
      <w:r w:rsidRPr="00262183">
        <w:rPr>
          <w:sz w:val="24"/>
          <w:szCs w:val="24"/>
        </w:rPr>
        <w:t>“00”</w:t>
      </w:r>
      <w:r w:rsidRPr="00262183">
        <w:rPr>
          <w:sz w:val="24"/>
          <w:szCs w:val="24"/>
        </w:rPr>
        <w:t>，每次重传该值递增</w:t>
      </w:r>
      <w:r w:rsidRPr="00262183">
        <w:rPr>
          <w:sz w:val="24"/>
          <w:szCs w:val="24"/>
        </w:rPr>
        <w:t>1</w:t>
      </w:r>
      <w:r w:rsidRPr="00262183">
        <w:rPr>
          <w:sz w:val="24"/>
          <w:szCs w:val="24"/>
        </w:rPr>
        <w:t>。</w:t>
      </w:r>
      <w:r w:rsidRPr="00262183">
        <w:rPr>
          <w:rFonts w:hint="eastAsia"/>
          <w:sz w:val="24"/>
          <w:szCs w:val="24"/>
        </w:rPr>
        <w:t>重传校验文件中只记录重传数据的校验信息。</w:t>
      </w:r>
    </w:p>
    <w:p w14:paraId="32B6F63F" w14:textId="23703687" w:rsidR="00954784" w:rsidRPr="00262183" w:rsidRDefault="00AD1C55" w:rsidP="00954784">
      <w:pPr>
        <w:spacing w:line="360" w:lineRule="auto"/>
        <w:ind w:firstLineChars="600" w:firstLine="1440"/>
        <w:jc w:val="left"/>
        <w:rPr>
          <w:rFonts w:ascii="Times New Roman" w:hAnsi="Times New Roman"/>
          <w:sz w:val="24"/>
          <w:szCs w:val="24"/>
        </w:rPr>
      </w:pPr>
      <w:r>
        <w:rPr>
          <w:sz w:val="24"/>
          <w:szCs w:val="24"/>
        </w:rPr>
      </w:r>
      <w:r w:rsidR="00113E8D">
        <w:rPr>
          <w:sz w:val="24"/>
          <w:szCs w:val="24"/>
        </w:rPr>
        <w:pict w14:anchorId="2FD0C8E3">
          <v:shape id="_x0000_s1027" type="#_x0000_t202" style="width:355.3pt;height:51.4pt;visibility:visible;mso-wrap-style:square;mso-left-percent:-10001;mso-top-percent:-10001;mso-position-horizontal:absolute;mso-position-horizontal-relative:char;mso-position-vertical:absolute;mso-position-vertical-relative:line;mso-left-percent:-10001;mso-top-percent:-10001;v-text-anchor:top">
            <v:textbox style="mso-fit-shape-to-text:t">
              <w:txbxContent>
                <w:p w14:paraId="24CE8F7D" w14:textId="003816E3" w:rsidR="00932A6B" w:rsidRPr="00EE66D3" w:rsidRDefault="00932A6B" w:rsidP="00954784">
                  <w:pPr>
                    <w:ind w:firstLine="640"/>
                    <w:rPr>
                      <w:rFonts w:ascii="微软雅黑" w:eastAsia="微软雅黑" w:hAnsi="微软雅黑"/>
                      <w:sz w:val="36"/>
                      <w:szCs w:val="36"/>
                    </w:rPr>
                  </w:pPr>
                  <w:r w:rsidRPr="00EE66D3">
                    <w:rPr>
                      <w:rStyle w:val="ad"/>
                      <w:rFonts w:ascii="微软雅黑" w:eastAsia="微软雅黑" w:hAnsi="微软雅黑"/>
                      <w:sz w:val="32"/>
                      <w:szCs w:val="36"/>
                    </w:rPr>
                    <w:t>mg</w:t>
                  </w:r>
                  <w:hyperlink r:id="rId34" w:history="1">
                    <w:r>
                      <w:rPr>
                        <w:rStyle w:val="ad"/>
                        <w:rFonts w:ascii="微软雅黑" w:eastAsia="微软雅黑" w:hAnsi="微软雅黑"/>
                        <w:sz w:val="32"/>
                        <w:szCs w:val="36"/>
                      </w:rPr>
                      <w:t>hy_game</w:t>
                    </w:r>
                    <w:r w:rsidRPr="00EE66D3">
                      <w:rPr>
                        <w:rStyle w:val="ad"/>
                        <w:rFonts w:ascii="微软雅黑" w:eastAsia="微软雅黑" w:hAnsi="微软雅黑"/>
                        <w:sz w:val="32"/>
                        <w:szCs w:val="36"/>
                      </w:rPr>
                      <w:t>AI_Origin</w:t>
                    </w:r>
                    <w:r>
                      <w:rPr>
                        <w:rStyle w:val="ad"/>
                        <w:rFonts w:ascii="微软雅黑" w:eastAsia="微软雅黑" w:hAnsi="微软雅黑"/>
                        <w:sz w:val="32"/>
                        <w:szCs w:val="36"/>
                      </w:rPr>
                      <w:t>_20170712_00</w:t>
                    </w:r>
                    <w:r w:rsidRPr="00EE66D3">
                      <w:rPr>
                        <w:rStyle w:val="ad"/>
                        <w:rFonts w:ascii="微软雅黑" w:eastAsia="微软雅黑" w:hAnsi="微软雅黑"/>
                        <w:sz w:val="32"/>
                        <w:szCs w:val="36"/>
                      </w:rPr>
                      <w:t>.</w:t>
                    </w:r>
                    <w:r w:rsidRPr="00EE66D3">
                      <w:rPr>
                        <w:rStyle w:val="ad"/>
                        <w:rFonts w:ascii="微软雅黑" w:eastAsia="微软雅黑" w:hAnsi="微软雅黑" w:hint="eastAsia"/>
                        <w:sz w:val="32"/>
                        <w:szCs w:val="36"/>
                      </w:rPr>
                      <w:t>verf</w:t>
                    </w:r>
                    <w:r w:rsidRPr="00EE66D3" w:rsidDel="00886775">
                      <w:rPr>
                        <w:rStyle w:val="ad"/>
                        <w:rFonts w:ascii="微软雅黑" w:eastAsia="微软雅黑" w:hAnsi="微软雅黑"/>
                        <w:sz w:val="32"/>
                        <w:szCs w:val="36"/>
                      </w:rPr>
                      <w:t xml:space="preserve"> </w:t>
                    </w:r>
                  </w:hyperlink>
                </w:p>
                <w:p w14:paraId="2363688E" w14:textId="77777777" w:rsidR="00932A6B" w:rsidRDefault="00932A6B" w:rsidP="00954784">
                  <w:r>
                    <w:t xml:space="preserve">  [</w:t>
                  </w:r>
                  <w:r>
                    <w:rPr>
                      <w:rFonts w:hint="eastAsia"/>
                    </w:rPr>
                    <w:t>子公司名</w:t>
                  </w:r>
                  <w:r>
                    <w:rPr>
                      <w:rFonts w:hint="eastAsia"/>
                    </w:rPr>
                    <w:t>]</w:t>
                  </w:r>
                  <w:r>
                    <w:t>_[</w:t>
                  </w:r>
                  <w:r>
                    <w:rPr>
                      <w:rFonts w:hint="eastAsia"/>
                    </w:rPr>
                    <w:t>项目名</w:t>
                  </w:r>
                  <w:r>
                    <w:rPr>
                      <w:rFonts w:hint="eastAsia"/>
                    </w:rPr>
                    <w:t>]</w:t>
                  </w:r>
                  <w:r>
                    <w:t>_[</w:t>
                  </w:r>
                  <w:r>
                    <w:rPr>
                      <w:rFonts w:hint="eastAsia"/>
                    </w:rPr>
                    <w:t>分类</w:t>
                  </w:r>
                  <w:r>
                    <w:rPr>
                      <w:rFonts w:ascii="Times New Roman" w:hAnsi="Times New Roman"/>
                    </w:rPr>
                    <w:t>]</w:t>
                  </w:r>
                  <w:r w:rsidDel="003E7D3A">
                    <w:t xml:space="preserve"> </w:t>
                  </w:r>
                  <w:r>
                    <w:t>_[</w:t>
                  </w:r>
                  <w:r>
                    <w:rPr>
                      <w:rFonts w:hint="eastAsia"/>
                    </w:rPr>
                    <w:t>日期</w:t>
                  </w:r>
                  <w:r>
                    <w:rPr>
                      <w:rFonts w:hint="eastAsia"/>
                    </w:rPr>
                    <w:t>]</w:t>
                  </w:r>
                  <w:r w:rsidRPr="008F2471">
                    <w:rPr>
                      <w:rFonts w:hint="eastAsia"/>
                    </w:rPr>
                    <w:t xml:space="preserve"> _ [</w:t>
                  </w:r>
                  <w:r w:rsidRPr="008F2471">
                    <w:rPr>
                      <w:rFonts w:hint="eastAsia"/>
                    </w:rPr>
                    <w:t>重传序号</w:t>
                  </w:r>
                  <w:r w:rsidRPr="008F2471">
                    <w:rPr>
                      <w:rFonts w:hint="eastAsia"/>
                    </w:rPr>
                    <w:t>]</w:t>
                  </w:r>
                  <w:r>
                    <w:t>.</w:t>
                  </w:r>
                  <w:r>
                    <w:rPr>
                      <w:rFonts w:hint="eastAsia"/>
                    </w:rPr>
                    <w:t>文件类型</w:t>
                  </w:r>
                </w:p>
              </w:txbxContent>
            </v:textbox>
            <w10:anchorlock/>
          </v:shape>
        </w:pict>
      </w:r>
    </w:p>
    <w:p w14:paraId="3011A821" w14:textId="77777777" w:rsidR="00954784" w:rsidRPr="00262183" w:rsidRDefault="00954784" w:rsidP="00954784">
      <w:pPr>
        <w:pStyle w:val="afa"/>
        <w:spacing w:afterLines="0" w:after="0" w:line="360" w:lineRule="auto"/>
        <w:rPr>
          <w:sz w:val="24"/>
          <w:szCs w:val="24"/>
        </w:rPr>
      </w:pPr>
    </w:p>
    <w:p w14:paraId="1A8670C3" w14:textId="494ACFC9" w:rsidR="0066630E" w:rsidRDefault="0066630E" w:rsidP="0066630E">
      <w:pPr>
        <w:pStyle w:val="3"/>
        <w:rPr>
          <w:rFonts w:asciiTheme="minorEastAsia" w:eastAsiaTheme="minorEastAsia" w:hAnsiTheme="minorEastAsia"/>
          <w:color w:val="000000" w:themeColor="text1"/>
        </w:rPr>
      </w:pPr>
      <w:bookmarkStart w:id="29" w:name="_Toc495864423"/>
      <w:bookmarkEnd w:id="23"/>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模型训练</w:t>
      </w:r>
      <w:bookmarkEnd w:id="29"/>
    </w:p>
    <w:p w14:paraId="018D3AA2" w14:textId="280E099C" w:rsidR="003F0BA5" w:rsidRPr="00C02140" w:rsidRDefault="00610BF2"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算法</w:t>
      </w:r>
      <w:r>
        <w:rPr>
          <w:rFonts w:asciiTheme="minorEastAsia" w:eastAsiaTheme="minorEastAsia" w:hAnsiTheme="minorEastAsia"/>
          <w:color w:val="000000" w:themeColor="text1"/>
          <w:sz w:val="24"/>
          <w:szCs w:val="24"/>
        </w:rPr>
        <w:t>人员</w:t>
      </w:r>
      <w:r>
        <w:rPr>
          <w:rFonts w:asciiTheme="minorEastAsia" w:eastAsiaTheme="minorEastAsia" w:hAnsiTheme="minorEastAsia" w:hint="eastAsia"/>
          <w:color w:val="000000" w:themeColor="text1"/>
          <w:sz w:val="24"/>
          <w:szCs w:val="24"/>
        </w:rPr>
        <w:t>远程登陆AI云平台</w:t>
      </w:r>
      <w:r>
        <w:rPr>
          <w:rFonts w:asciiTheme="minorEastAsia" w:eastAsiaTheme="minorEastAsia" w:hAnsiTheme="minorEastAsia"/>
          <w:color w:val="000000" w:themeColor="text1"/>
          <w:sz w:val="24"/>
          <w:szCs w:val="24"/>
        </w:rPr>
        <w:t>的</w:t>
      </w:r>
      <w:r w:rsidR="003F0BA5" w:rsidRPr="00C02140">
        <w:rPr>
          <w:rFonts w:asciiTheme="minorEastAsia" w:eastAsiaTheme="minorEastAsia" w:hAnsiTheme="minorEastAsia" w:hint="eastAsia"/>
          <w:color w:val="000000" w:themeColor="text1"/>
          <w:sz w:val="24"/>
          <w:szCs w:val="24"/>
        </w:rPr>
        <w:t>学习子平台</w:t>
      </w:r>
      <w:r>
        <w:rPr>
          <w:rFonts w:asciiTheme="minorEastAsia" w:eastAsiaTheme="minorEastAsia" w:hAnsiTheme="minorEastAsia" w:hint="eastAsia"/>
          <w:color w:val="000000" w:themeColor="text1"/>
          <w:sz w:val="24"/>
          <w:szCs w:val="24"/>
        </w:rPr>
        <w:t>手工进行视频</w:t>
      </w:r>
      <w:r>
        <w:rPr>
          <w:rFonts w:asciiTheme="minorEastAsia" w:eastAsiaTheme="minorEastAsia" w:hAnsiTheme="minorEastAsia"/>
          <w:color w:val="000000" w:themeColor="text1"/>
          <w:sz w:val="24"/>
          <w:szCs w:val="24"/>
        </w:rPr>
        <w:t>模型训练</w:t>
      </w:r>
      <w:r>
        <w:rPr>
          <w:rFonts w:asciiTheme="minorEastAsia" w:eastAsiaTheme="minorEastAsia" w:hAnsiTheme="minorEastAsia" w:hint="eastAsia"/>
          <w:color w:val="000000" w:themeColor="text1"/>
          <w:sz w:val="24"/>
          <w:szCs w:val="24"/>
        </w:rPr>
        <w:t>。学习子</w:t>
      </w:r>
      <w:r>
        <w:rPr>
          <w:rFonts w:asciiTheme="minorEastAsia" w:eastAsiaTheme="minorEastAsia" w:hAnsiTheme="minorEastAsia"/>
          <w:color w:val="000000" w:themeColor="text1"/>
          <w:sz w:val="24"/>
          <w:szCs w:val="24"/>
        </w:rPr>
        <w:t>平台</w:t>
      </w:r>
      <w:r w:rsidR="003F0BA5" w:rsidRPr="00C02140">
        <w:rPr>
          <w:rFonts w:asciiTheme="minorEastAsia" w:eastAsiaTheme="minorEastAsia" w:hAnsiTheme="minorEastAsia" w:hint="eastAsia"/>
          <w:color w:val="000000" w:themeColor="text1"/>
          <w:sz w:val="24"/>
          <w:szCs w:val="24"/>
        </w:rPr>
        <w:t>支持基于Tensorflow和Caffe平台所搭建的深度学习网络，通过组件化的方式实现各种网络架构的灵活调用，易于实现不</w:t>
      </w:r>
      <w:r w:rsidR="003F0BA5">
        <w:rPr>
          <w:rFonts w:asciiTheme="minorEastAsia" w:eastAsiaTheme="minorEastAsia" w:hAnsiTheme="minorEastAsia" w:hint="eastAsia"/>
          <w:color w:val="000000" w:themeColor="text1"/>
          <w:sz w:val="24"/>
          <w:szCs w:val="24"/>
        </w:rPr>
        <w:t>同规模样本集合下训练复杂度与模型精确度之间的折衷。平台也能够</w:t>
      </w:r>
      <w:r w:rsidR="003F0BA5" w:rsidRPr="00C02140">
        <w:rPr>
          <w:rFonts w:asciiTheme="minorEastAsia" w:eastAsiaTheme="minorEastAsia" w:hAnsiTheme="minorEastAsia" w:hint="eastAsia"/>
          <w:color w:val="000000" w:themeColor="text1"/>
          <w:sz w:val="24"/>
          <w:szCs w:val="24"/>
        </w:rPr>
        <w:t>引入及验证</w:t>
      </w:r>
      <w:r w:rsidR="003F0BA5">
        <w:rPr>
          <w:rFonts w:asciiTheme="minorEastAsia" w:eastAsiaTheme="minorEastAsia" w:hAnsiTheme="minorEastAsia" w:hint="eastAsia"/>
          <w:color w:val="000000" w:themeColor="text1"/>
          <w:sz w:val="24"/>
          <w:szCs w:val="24"/>
        </w:rPr>
        <w:t>新的网络架构</w:t>
      </w:r>
      <w:r w:rsidR="003F0BA5" w:rsidRPr="00C02140">
        <w:rPr>
          <w:rFonts w:asciiTheme="minorEastAsia" w:eastAsiaTheme="minorEastAsia" w:hAnsiTheme="minorEastAsia" w:hint="eastAsia"/>
          <w:color w:val="000000" w:themeColor="text1"/>
          <w:sz w:val="24"/>
          <w:szCs w:val="24"/>
        </w:rPr>
        <w:t>。</w:t>
      </w:r>
    </w:p>
    <w:p w14:paraId="220F1CE3"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学习平台通过运行python或c++的训练程序完成模型的训练及验证。</w:t>
      </w:r>
      <w:r>
        <w:rPr>
          <w:rFonts w:asciiTheme="minorEastAsia" w:eastAsiaTheme="minorEastAsia" w:hAnsiTheme="minorEastAsia" w:hint="eastAsia"/>
          <w:color w:val="000000" w:themeColor="text1"/>
          <w:sz w:val="24"/>
          <w:szCs w:val="24"/>
        </w:rPr>
        <w:t>以tensorflow平台上网络模型训练为例，其训练脚本主要应包含训练/验证集样本划分、样本读取及预处理、定义网络及超参数、模型训练与验证、模型保存与落日志等步骤。</w:t>
      </w:r>
    </w:p>
    <w:p w14:paraId="38D4079C"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模型的训练环境要求如下：</w:t>
      </w:r>
    </w:p>
    <w:tbl>
      <w:tblPr>
        <w:tblW w:w="0" w:type="auto"/>
        <w:tblCellMar>
          <w:left w:w="0" w:type="dxa"/>
          <w:right w:w="0" w:type="dxa"/>
        </w:tblCellMar>
        <w:tblLook w:val="04A0" w:firstRow="1" w:lastRow="0" w:firstColumn="1" w:lastColumn="0" w:noHBand="0" w:noVBand="1"/>
      </w:tblPr>
      <w:tblGrid>
        <w:gridCol w:w="1371"/>
        <w:gridCol w:w="3021"/>
        <w:gridCol w:w="2759"/>
        <w:gridCol w:w="1371"/>
      </w:tblGrid>
      <w:tr w:rsidR="003F0BA5" w:rsidRPr="0053060E" w14:paraId="09A859A0" w14:textId="77777777" w:rsidTr="006C189D">
        <w:tc>
          <w:tcPr>
            <w:tcW w:w="7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934B42A"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运行环境</w:t>
            </w:r>
          </w:p>
        </w:tc>
        <w:tc>
          <w:tcPr>
            <w:tcW w:w="3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F0922A"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要求</w:t>
            </w:r>
          </w:p>
        </w:tc>
        <w:tc>
          <w:tcPr>
            <w:tcW w:w="297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24261A"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备注</w:t>
            </w:r>
          </w:p>
        </w:tc>
        <w:tc>
          <w:tcPr>
            <w:tcW w:w="13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D6B346"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运行环境</w:t>
            </w:r>
          </w:p>
        </w:tc>
      </w:tr>
      <w:tr w:rsidR="003F0BA5" w:rsidRPr="0053060E" w14:paraId="0297B2B0"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8316C2"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gcc版本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320CDCD4"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4.8及以上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32808E61"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08E2DF28"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gcc版本</w:t>
            </w:r>
          </w:p>
        </w:tc>
      </w:tr>
      <w:tr w:rsidR="003F0BA5" w:rsidRPr="0053060E" w14:paraId="3026E231"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EC369"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Python版本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1B8B52D7" w14:textId="77777777" w:rsidR="003F0BA5" w:rsidRPr="003F0BA5" w:rsidRDefault="003F0BA5" w:rsidP="006C189D">
            <w:pPr>
              <w:widowControl/>
              <w:rPr>
                <w:rFonts w:eastAsia="微软雅黑" w:cs="Calibri"/>
                <w:color w:val="FF0000"/>
                <w:kern w:val="0"/>
                <w:szCs w:val="21"/>
              </w:rPr>
            </w:pPr>
            <w:r w:rsidRPr="003F0BA5">
              <w:rPr>
                <w:rFonts w:ascii="宋体" w:hAnsi="宋体" w:cs="Calibri" w:hint="eastAsia"/>
                <w:color w:val="FF0000"/>
                <w:kern w:val="0"/>
                <w:szCs w:val="21"/>
              </w:rPr>
              <w:t>2.7.13以上，3.0以下</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4AF5B55B"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python3.0及以上版本与2.x系列版本不兼容</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4F3B4730"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Python版本</w:t>
            </w:r>
          </w:p>
        </w:tc>
      </w:tr>
      <w:tr w:rsidR="003F0BA5" w:rsidRPr="0053060E" w14:paraId="197206DD"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C03EE7"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Cuda/cublas版本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1039FA3D"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推荐6.5及以上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1B41B33B"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42859355"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Cuda/cublas版本</w:t>
            </w:r>
          </w:p>
        </w:tc>
      </w:tr>
      <w:tr w:rsidR="003F0BA5" w:rsidRPr="0053060E" w14:paraId="4E02DAEF"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7DFDBD"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Cudnn版本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6A7C1100"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推荐5.0及以上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34A528EF"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3F201CEF"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Cudnn版本</w:t>
            </w:r>
          </w:p>
        </w:tc>
      </w:tr>
      <w:tr w:rsidR="003F0BA5" w:rsidRPr="0053060E" w14:paraId="5BF26E0E"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95E20E"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GPU驱动</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370E2E1E"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NV驱动 381.04</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360C187B" w14:textId="77777777" w:rsidR="003F0BA5" w:rsidRPr="0053060E" w:rsidRDefault="003F0BA5" w:rsidP="006C189D">
            <w:pPr>
              <w:widowControl/>
              <w:jc w:val="left"/>
              <w:rPr>
                <w:rFonts w:eastAsia="微软雅黑" w:cs="Calibri"/>
                <w:kern w:val="0"/>
                <w:szCs w:val="21"/>
              </w:rPr>
            </w:pP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0913E986"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GPU驱动</w:t>
            </w:r>
          </w:p>
        </w:tc>
      </w:tr>
      <w:tr w:rsidR="003F0BA5" w:rsidRPr="0053060E" w14:paraId="3135EFCE"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74E7A6"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Linux</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65E7BFF7"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操作系统内核Centos7.2</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06BC5FE5" w14:textId="77777777" w:rsidR="003F0BA5" w:rsidRPr="0053060E" w:rsidRDefault="003F0BA5" w:rsidP="006C189D">
            <w:pPr>
              <w:widowControl/>
              <w:jc w:val="left"/>
              <w:rPr>
                <w:rFonts w:eastAsia="微软雅黑" w:cs="Calibri"/>
                <w:kern w:val="0"/>
                <w:szCs w:val="21"/>
              </w:rPr>
            </w:pP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03B77CA8" w14:textId="77777777" w:rsidR="003F0BA5" w:rsidRPr="0053060E" w:rsidRDefault="003F0BA5" w:rsidP="006C189D">
            <w:pPr>
              <w:widowControl/>
              <w:jc w:val="left"/>
              <w:rPr>
                <w:rFonts w:ascii="Times New Roman" w:eastAsia="Times New Roman" w:hAnsi="Times New Roman"/>
                <w:kern w:val="0"/>
                <w:sz w:val="20"/>
                <w:szCs w:val="20"/>
              </w:rPr>
            </w:pPr>
          </w:p>
        </w:tc>
      </w:tr>
      <w:tr w:rsidR="003F0BA5" w:rsidRPr="0053060E" w14:paraId="282D4B22"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3D8334"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TensorFlow</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3BDF6C22"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推荐1.2.0及以上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05443324"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246A96F0" w14:textId="77777777" w:rsidR="003F0BA5" w:rsidRPr="0053060E" w:rsidRDefault="003F0BA5" w:rsidP="006C189D">
            <w:pPr>
              <w:widowControl/>
              <w:rPr>
                <w:rFonts w:eastAsia="微软雅黑" w:cs="Calibri"/>
                <w:kern w:val="0"/>
                <w:szCs w:val="21"/>
              </w:rPr>
            </w:pPr>
            <w:r w:rsidRPr="0053060E">
              <w:rPr>
                <w:rFonts w:ascii="宋体" w:hAnsi="宋体" w:cs="Calibri" w:hint="eastAsia"/>
                <w:kern w:val="0"/>
                <w:szCs w:val="21"/>
              </w:rPr>
              <w:t> </w:t>
            </w:r>
          </w:p>
        </w:tc>
      </w:tr>
    </w:tbl>
    <w:p w14:paraId="6CA817F0" w14:textId="77B9EC8D" w:rsidR="003F0BA5" w:rsidRDefault="003F0BA5" w:rsidP="003F0BA5">
      <w:pPr>
        <w:pStyle w:val="af0"/>
        <w:spacing w:line="360" w:lineRule="auto"/>
        <w:ind w:left="840" w:firstLineChars="0" w:firstLine="0"/>
        <w:jc w:val="left"/>
        <w:rPr>
          <w:rFonts w:asciiTheme="minorEastAsia" w:eastAsiaTheme="minorEastAsia" w:hAnsiTheme="minorEastAsia"/>
          <w:b/>
          <w:color w:val="000000" w:themeColor="text1"/>
          <w:sz w:val="24"/>
          <w:szCs w:val="24"/>
        </w:rPr>
      </w:pPr>
    </w:p>
    <w:p w14:paraId="054A7F00" w14:textId="37ADC417" w:rsidR="003F0BA5" w:rsidRDefault="003F0BA5" w:rsidP="0075775B">
      <w:pPr>
        <w:pStyle w:val="4"/>
      </w:pPr>
      <w:r>
        <w:rPr>
          <w:rFonts w:hint="eastAsia"/>
        </w:rPr>
        <w:lastRenderedPageBreak/>
        <w:t>数据集上传、</w:t>
      </w:r>
      <w:r w:rsidR="00E5519C">
        <w:rPr>
          <w:rFonts w:hint="eastAsia"/>
        </w:rPr>
        <w:t>样本</w:t>
      </w:r>
      <w:r w:rsidRPr="00264E3B">
        <w:rPr>
          <w:rFonts w:hint="eastAsia"/>
        </w:rPr>
        <w:t>预处理</w:t>
      </w:r>
    </w:p>
    <w:p w14:paraId="07AB420F" w14:textId="3A7C80EB" w:rsidR="003F0BA5" w:rsidRPr="00F90635" w:rsidRDefault="003F0BA5" w:rsidP="003F0BA5">
      <w:pPr>
        <w:spacing w:line="360" w:lineRule="auto"/>
        <w:ind w:firstLineChars="200" w:firstLine="480"/>
        <w:rPr>
          <w:rFonts w:asciiTheme="minorEastAsia" w:eastAsiaTheme="minorEastAsia" w:hAnsiTheme="minorEastAsia"/>
          <w:color w:val="000000" w:themeColor="text1"/>
          <w:sz w:val="24"/>
          <w:szCs w:val="24"/>
        </w:rPr>
      </w:pPr>
      <w:r w:rsidRPr="00F90635">
        <w:rPr>
          <w:rFonts w:asciiTheme="minorEastAsia" w:eastAsiaTheme="minorEastAsia" w:hAnsiTheme="minorEastAsia" w:hint="eastAsia"/>
          <w:color w:val="000000" w:themeColor="text1"/>
          <w:sz w:val="24"/>
          <w:szCs w:val="24"/>
        </w:rPr>
        <w:t>视频标注工具产生的结果</w:t>
      </w:r>
      <w:r>
        <w:rPr>
          <w:rFonts w:asciiTheme="minorEastAsia" w:eastAsiaTheme="minorEastAsia" w:hAnsiTheme="minorEastAsia" w:hint="eastAsia"/>
          <w:color w:val="000000" w:themeColor="text1"/>
          <w:sz w:val="24"/>
          <w:szCs w:val="24"/>
        </w:rPr>
        <w:t>和原始长视频</w:t>
      </w:r>
      <w:r w:rsidRPr="00F90635">
        <w:rPr>
          <w:rFonts w:asciiTheme="minorEastAsia" w:eastAsiaTheme="minorEastAsia" w:hAnsiTheme="minorEastAsia" w:hint="eastAsia"/>
          <w:color w:val="000000" w:themeColor="text1"/>
          <w:sz w:val="24"/>
          <w:szCs w:val="24"/>
        </w:rPr>
        <w:t>需要按照AI</w:t>
      </w:r>
      <w:r w:rsidR="00113E8D">
        <w:rPr>
          <w:rFonts w:asciiTheme="minorEastAsia" w:eastAsiaTheme="minorEastAsia" w:hAnsiTheme="minorEastAsia" w:hint="eastAsia"/>
          <w:color w:val="000000" w:themeColor="text1"/>
          <w:sz w:val="24"/>
          <w:szCs w:val="24"/>
        </w:rPr>
        <w:t>能力数据规范要求的格式存放到接口机的相应</w:t>
      </w:r>
      <w:bookmarkStart w:id="30" w:name="_GoBack"/>
      <w:bookmarkEnd w:id="30"/>
      <w:r w:rsidRPr="00F90635">
        <w:rPr>
          <w:rFonts w:asciiTheme="minorEastAsia" w:eastAsiaTheme="minorEastAsia" w:hAnsiTheme="minorEastAsia" w:hint="eastAsia"/>
          <w:color w:val="000000" w:themeColor="text1"/>
          <w:sz w:val="24"/>
          <w:szCs w:val="24"/>
        </w:rPr>
        <w:t>目录下，以方便大数据平台的数据拉取。</w:t>
      </w:r>
    </w:p>
    <w:p w14:paraId="5011F444"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标注系统提供给训练平台的是原始的视频文件，在对应的标注文件中记录的是视频文件中角色及场景出现的时间及坐标。首先训练平台需要将其转换为模型在输入层期望的图像帧或帧组，及相应的以图像为基本单位的标注文件。</w:t>
      </w:r>
    </w:p>
    <w:p w14:paraId="5BD4C518"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标签转化程序功能流程为：</w:t>
      </w:r>
    </w:p>
    <w:p w14:paraId="0C9A153F" w14:textId="77777777" w:rsidR="003F0BA5" w:rsidRDefault="003F0BA5" w:rsidP="003F0BA5">
      <w:pPr>
        <w:pStyle w:val="af0"/>
        <w:numPr>
          <w:ilvl w:val="0"/>
          <w:numId w:val="42"/>
        </w:numPr>
        <w:spacing w:line="360" w:lineRule="auto"/>
        <w:ind w:firstLineChars="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读取原始视频文件，及对应的原始视频标注文件；</w:t>
      </w:r>
    </w:p>
    <w:p w14:paraId="0E2DB81B" w14:textId="77777777" w:rsidR="003F0BA5" w:rsidRDefault="003F0BA5" w:rsidP="003F0BA5">
      <w:pPr>
        <w:pStyle w:val="af0"/>
        <w:numPr>
          <w:ilvl w:val="0"/>
          <w:numId w:val="42"/>
        </w:numPr>
        <w:spacing w:line="360" w:lineRule="auto"/>
        <w:ind w:firstLineChars="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遍历原始视频标注文件Json串中的每一个元素。取出元素中的</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frame</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hint="eastAsia"/>
          <w:color w:val="000000" w:themeColor="text1"/>
          <w:sz w:val="24"/>
          <w:szCs w:val="24"/>
        </w:rPr>
        <w:t>字段，它代表出现标注对象的帧在视频中对应的时戳。利用opencv等视频处理软件，从原始视频中抽取对应的帧，若这一帧之前并未被抽取过，则将该帧存为一幅jpg图像。其命名方式可为</w:t>
      </w:r>
    </w:p>
    <w:p w14:paraId="0AFC895A" w14:textId="77777777" w:rsidR="003F0BA5" w:rsidRDefault="003F0BA5" w:rsidP="003F0BA5">
      <w:pPr>
        <w:pStyle w:val="af0"/>
        <w:spacing w:line="360" w:lineRule="auto"/>
        <w:ind w:left="840" w:firstLineChars="0" w:firstLine="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[源视频ID</w:t>
      </w:r>
      <w:r>
        <w:rPr>
          <w:rFonts w:asciiTheme="minorEastAsia" w:eastAsiaTheme="minorEastAsia" w:hAnsiTheme="minorEastAsia"/>
          <w:color w:val="000000" w:themeColor="text1"/>
          <w:sz w:val="24"/>
          <w:szCs w:val="24"/>
        </w:rPr>
        <w:t>]_[</w:t>
      </w:r>
      <w:r>
        <w:rPr>
          <w:rFonts w:asciiTheme="minorEastAsia" w:eastAsiaTheme="minorEastAsia" w:hAnsiTheme="minorEastAsia" w:hint="eastAsia"/>
          <w:color w:val="000000" w:themeColor="text1"/>
          <w:sz w:val="24"/>
          <w:szCs w:val="24"/>
        </w:rPr>
        <w:t>帧号].jpg</w:t>
      </w:r>
    </w:p>
    <w:p w14:paraId="152DF540" w14:textId="77777777" w:rsidR="003F0BA5" w:rsidRDefault="003F0BA5" w:rsidP="003F0BA5">
      <w:pPr>
        <w:pStyle w:val="af0"/>
        <w:numPr>
          <w:ilvl w:val="0"/>
          <w:numId w:val="42"/>
        </w:numPr>
        <w:spacing w:line="360" w:lineRule="auto"/>
        <w:ind w:firstLineChars="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取出J</w:t>
      </w:r>
      <w:r>
        <w:rPr>
          <w:rFonts w:asciiTheme="minorEastAsia" w:eastAsiaTheme="minorEastAsia" w:hAnsiTheme="minorEastAsia"/>
          <w:color w:val="000000" w:themeColor="text1"/>
          <w:sz w:val="24"/>
          <w:szCs w:val="24"/>
        </w:rPr>
        <w:t>son</w:t>
      </w:r>
      <w:r>
        <w:rPr>
          <w:rFonts w:asciiTheme="minorEastAsia" w:eastAsiaTheme="minorEastAsia" w:hAnsiTheme="minorEastAsia" w:hint="eastAsia"/>
          <w:color w:val="000000" w:themeColor="text1"/>
          <w:sz w:val="24"/>
          <w:szCs w:val="24"/>
        </w:rPr>
        <w:t>元素中的其它标注信息字段，包括角色ID</w:t>
      </w:r>
      <w:r>
        <w:rPr>
          <w:rFonts w:asciiTheme="minorEastAsia" w:eastAsiaTheme="minorEastAsia" w:hAnsiTheme="minorEastAsia"/>
          <w:color w:val="000000" w:themeColor="text1"/>
          <w:sz w:val="24"/>
          <w:szCs w:val="24"/>
        </w:rPr>
        <w:t>(</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type</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w:t>
      </w:r>
      <w:r>
        <w:rPr>
          <w:rFonts w:asciiTheme="minorEastAsia" w:eastAsiaTheme="minorEastAsia" w:hAnsiTheme="minorEastAsia" w:hint="eastAsia"/>
          <w:color w:val="000000" w:themeColor="text1"/>
          <w:sz w:val="24"/>
          <w:szCs w:val="24"/>
        </w:rPr>
        <w:t>及位置坐标(</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x</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 xml:space="preserve">, </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y</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 xml:space="preserve">, </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w</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 xml:space="preserve">, </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h</w:t>
      </w:r>
      <w:r w:rsidRPr="000E4A7A">
        <w:rPr>
          <w:rFonts w:asciiTheme="minorEastAsia" w:eastAsiaTheme="minorEastAsia" w:hAnsiTheme="minorEastAsia"/>
          <w:color w:val="000000" w:themeColor="text1"/>
          <w:sz w:val="24"/>
          <w:szCs w:val="24"/>
        </w:rPr>
        <w:t>"</w:t>
      </w:r>
      <w:r>
        <w:rPr>
          <w:rFonts w:asciiTheme="minorEastAsia" w:eastAsiaTheme="minorEastAsia" w:hAnsiTheme="minorEastAsia"/>
          <w:color w:val="000000" w:themeColor="text1"/>
          <w:sz w:val="24"/>
          <w:szCs w:val="24"/>
        </w:rPr>
        <w:t>)</w:t>
      </w:r>
      <w:r>
        <w:rPr>
          <w:rFonts w:asciiTheme="minorEastAsia" w:eastAsiaTheme="minorEastAsia" w:hAnsiTheme="minorEastAsia" w:hint="eastAsia"/>
          <w:color w:val="000000" w:themeColor="text1"/>
          <w:sz w:val="24"/>
          <w:szCs w:val="24"/>
        </w:rPr>
        <w:t>生成一条新的Json记录，写成一个文件。文件名应与相应的图片帧保持一致，即</w:t>
      </w:r>
    </w:p>
    <w:p w14:paraId="1F264A87" w14:textId="77777777" w:rsidR="003F0BA5" w:rsidRDefault="003F0BA5" w:rsidP="003F0BA5">
      <w:pPr>
        <w:pStyle w:val="af0"/>
        <w:spacing w:line="360" w:lineRule="auto"/>
        <w:ind w:left="840" w:firstLineChars="0" w:firstLine="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[源视频ID</w:t>
      </w:r>
      <w:r>
        <w:rPr>
          <w:rFonts w:asciiTheme="minorEastAsia" w:eastAsiaTheme="minorEastAsia" w:hAnsiTheme="minorEastAsia"/>
          <w:color w:val="000000" w:themeColor="text1"/>
          <w:sz w:val="24"/>
          <w:szCs w:val="24"/>
        </w:rPr>
        <w:t>]_[</w:t>
      </w:r>
      <w:r>
        <w:rPr>
          <w:rFonts w:asciiTheme="minorEastAsia" w:eastAsiaTheme="minorEastAsia" w:hAnsiTheme="minorEastAsia" w:hint="eastAsia"/>
          <w:color w:val="000000" w:themeColor="text1"/>
          <w:sz w:val="24"/>
          <w:szCs w:val="24"/>
        </w:rPr>
        <w:t>帧号].j</w:t>
      </w:r>
      <w:r>
        <w:rPr>
          <w:rFonts w:asciiTheme="minorEastAsia" w:eastAsiaTheme="minorEastAsia" w:hAnsiTheme="minorEastAsia"/>
          <w:color w:val="000000" w:themeColor="text1"/>
          <w:sz w:val="24"/>
          <w:szCs w:val="24"/>
        </w:rPr>
        <w:t>son</w:t>
      </w:r>
    </w:p>
    <w:p w14:paraId="1B05F250" w14:textId="77777777" w:rsidR="003F0BA5" w:rsidRPr="008C3569" w:rsidRDefault="003F0BA5" w:rsidP="003F0BA5">
      <w:pPr>
        <w:pStyle w:val="af0"/>
        <w:numPr>
          <w:ilvl w:val="0"/>
          <w:numId w:val="42"/>
        </w:numPr>
        <w:spacing w:line="360" w:lineRule="auto"/>
        <w:ind w:firstLineChars="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若通过frame字段的比对，发现对应的帧之前处理中已抽取过，则直接将该frame的标注信息(角色与坐标)，追加写入对应的.json文件中。</w:t>
      </w:r>
    </w:p>
    <w:p w14:paraId="4E2DB5A9"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p>
    <w:p w14:paraId="4A9F02FD" w14:textId="1E00472D"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样本被模型读入前，还应先进行缩放及有效性判断，即将源图片按照模型需要的图片宽高(对于AlexNet,模型输入层接收的是224*224的图片)进行缩放，并且判断图片是RGB三通道的彩色图片(而不能是单通道的灰度图)。随后，还需进行样本图片的其它预处理，主要是对像素的RGB值进行云中心化及归一化，这将有助于后续训练的收敛速度。</w:t>
      </w:r>
    </w:p>
    <w:p w14:paraId="7F7479B1" w14:textId="1B70AA97" w:rsidR="003F0BA5" w:rsidRPr="00264E3B" w:rsidRDefault="003F0BA5" w:rsidP="00FE27D2">
      <w:pPr>
        <w:pStyle w:val="4"/>
      </w:pPr>
      <w:r w:rsidRPr="00264E3B">
        <w:rPr>
          <w:rFonts w:hint="eastAsia"/>
        </w:rPr>
        <w:t>训练</w:t>
      </w:r>
      <w:r w:rsidRPr="00264E3B">
        <w:rPr>
          <w:rFonts w:hint="eastAsia"/>
        </w:rPr>
        <w:t>/</w:t>
      </w:r>
      <w:r w:rsidR="00E5519C">
        <w:rPr>
          <w:rFonts w:hint="eastAsia"/>
        </w:rPr>
        <w:t>验证集</w:t>
      </w:r>
      <w:r w:rsidRPr="00264E3B">
        <w:rPr>
          <w:rFonts w:hint="eastAsia"/>
        </w:rPr>
        <w:t>划分</w:t>
      </w:r>
    </w:p>
    <w:p w14:paraId="326D8AF1"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97043D">
        <w:rPr>
          <w:rFonts w:asciiTheme="minorEastAsia" w:eastAsiaTheme="minorEastAsia" w:hAnsiTheme="minorEastAsia" w:hint="eastAsia"/>
          <w:color w:val="000000" w:themeColor="text1"/>
          <w:sz w:val="24"/>
          <w:szCs w:val="24"/>
        </w:rPr>
        <w:t>训练集用来进行模型拟合；验证集为拟合后的模型提供无偏估</w:t>
      </w:r>
      <w:r>
        <w:rPr>
          <w:rFonts w:asciiTheme="minorEastAsia" w:eastAsiaTheme="minorEastAsia" w:hAnsiTheme="minorEastAsia" w:hint="eastAsia"/>
          <w:color w:val="000000" w:themeColor="text1"/>
          <w:sz w:val="24"/>
          <w:szCs w:val="24"/>
        </w:rPr>
        <w:t>计，可</w:t>
      </w:r>
      <w:r w:rsidRPr="0097043D">
        <w:rPr>
          <w:rFonts w:asciiTheme="minorEastAsia" w:eastAsiaTheme="minorEastAsia" w:hAnsiTheme="minorEastAsia" w:hint="eastAsia"/>
          <w:color w:val="000000" w:themeColor="text1"/>
          <w:sz w:val="24"/>
          <w:szCs w:val="24"/>
        </w:rPr>
        <w:t>用</w:t>
      </w:r>
      <w:r>
        <w:rPr>
          <w:rFonts w:asciiTheme="minorEastAsia" w:eastAsiaTheme="minorEastAsia" w:hAnsiTheme="minorEastAsia" w:hint="eastAsia"/>
          <w:color w:val="000000" w:themeColor="text1"/>
          <w:sz w:val="24"/>
          <w:szCs w:val="24"/>
        </w:rPr>
        <w:t>来对训练得到</w:t>
      </w:r>
      <w:r w:rsidRPr="0097043D">
        <w:rPr>
          <w:rFonts w:asciiTheme="minorEastAsia" w:eastAsiaTheme="minorEastAsia" w:hAnsiTheme="minorEastAsia" w:hint="eastAsia"/>
          <w:color w:val="000000" w:themeColor="text1"/>
          <w:sz w:val="24"/>
          <w:szCs w:val="24"/>
        </w:rPr>
        <w:t>模型</w:t>
      </w:r>
      <w:r>
        <w:rPr>
          <w:rFonts w:asciiTheme="minorEastAsia" w:eastAsiaTheme="minorEastAsia" w:hAnsiTheme="minorEastAsia" w:hint="eastAsia"/>
          <w:color w:val="000000" w:themeColor="text1"/>
          <w:sz w:val="24"/>
          <w:szCs w:val="24"/>
        </w:rPr>
        <w:t>的可泛化性进行判别，从而确认模型的有效性。在训练/验证样本</w:t>
      </w:r>
      <w:r>
        <w:rPr>
          <w:rFonts w:asciiTheme="minorEastAsia" w:eastAsiaTheme="minorEastAsia" w:hAnsiTheme="minorEastAsia" w:hint="eastAsia"/>
          <w:color w:val="000000" w:themeColor="text1"/>
          <w:sz w:val="24"/>
          <w:szCs w:val="24"/>
        </w:rPr>
        <w:lastRenderedPageBreak/>
        <w:t>的划分上，一种做法是</w:t>
      </w:r>
      <w:r w:rsidRPr="0097043D">
        <w:rPr>
          <w:rFonts w:asciiTheme="minorEastAsia" w:eastAsiaTheme="minorEastAsia" w:hAnsiTheme="minorEastAsia" w:hint="eastAsia"/>
          <w:color w:val="000000" w:themeColor="text1"/>
          <w:sz w:val="24"/>
          <w:szCs w:val="24"/>
        </w:rPr>
        <w:t>K折交叉验证法</w:t>
      </w:r>
      <w:r>
        <w:rPr>
          <w:rFonts w:asciiTheme="minorEastAsia" w:eastAsiaTheme="minorEastAsia" w:hAnsiTheme="minorEastAsia" w:hint="eastAsia"/>
          <w:color w:val="000000" w:themeColor="text1"/>
          <w:sz w:val="24"/>
          <w:szCs w:val="24"/>
        </w:rPr>
        <w:t>(k-folds法)</w:t>
      </w:r>
      <w:r>
        <w:rPr>
          <w:rFonts w:asciiTheme="minorEastAsia" w:eastAsiaTheme="minorEastAsia" w:hAnsiTheme="minorEastAsia"/>
          <w:color w:val="000000" w:themeColor="text1"/>
          <w:sz w:val="24"/>
          <w:szCs w:val="24"/>
        </w:rPr>
        <w:t>,</w:t>
      </w:r>
      <w:r w:rsidRPr="0097043D">
        <w:rPr>
          <w:rFonts w:asciiTheme="minorEastAsia" w:eastAsiaTheme="minorEastAsia" w:hAnsiTheme="minorEastAsia" w:hint="eastAsia"/>
          <w:color w:val="000000" w:themeColor="text1"/>
          <w:sz w:val="24"/>
          <w:szCs w:val="24"/>
        </w:rPr>
        <w:t>就是将样本</w:t>
      </w:r>
      <w:r>
        <w:rPr>
          <w:rFonts w:asciiTheme="minorEastAsia" w:eastAsiaTheme="minorEastAsia" w:hAnsiTheme="minorEastAsia" w:hint="eastAsia"/>
          <w:color w:val="000000" w:themeColor="text1"/>
          <w:sz w:val="24"/>
          <w:szCs w:val="24"/>
        </w:rPr>
        <w:t>随机乱序</w:t>
      </w:r>
      <w:r w:rsidRPr="0097043D">
        <w:rPr>
          <w:rFonts w:asciiTheme="minorEastAsia" w:eastAsiaTheme="minorEastAsia" w:hAnsiTheme="minorEastAsia" w:hint="eastAsia"/>
          <w:color w:val="000000" w:themeColor="text1"/>
          <w:sz w:val="24"/>
          <w:szCs w:val="24"/>
        </w:rPr>
        <w:t>，然后均匀分成</w:t>
      </w:r>
      <w:r>
        <w:rPr>
          <w:rFonts w:asciiTheme="minorEastAsia" w:eastAsiaTheme="minorEastAsia" w:hAnsiTheme="minorEastAsia" w:hint="eastAsia"/>
          <w:color w:val="000000" w:themeColor="text1"/>
          <w:sz w:val="24"/>
          <w:szCs w:val="24"/>
        </w:rPr>
        <w:t>k</w:t>
      </w:r>
      <w:r w:rsidRPr="0097043D">
        <w:rPr>
          <w:rFonts w:asciiTheme="minorEastAsia" w:eastAsiaTheme="minorEastAsia" w:hAnsiTheme="minorEastAsia" w:hint="eastAsia"/>
          <w:color w:val="000000" w:themeColor="text1"/>
          <w:sz w:val="24"/>
          <w:szCs w:val="24"/>
        </w:rPr>
        <w:t>份，轮流选择其中</w:t>
      </w:r>
      <w:r>
        <w:rPr>
          <w:rFonts w:asciiTheme="minorEastAsia" w:eastAsiaTheme="minorEastAsia" w:hAnsiTheme="minorEastAsia" w:hint="eastAsia"/>
          <w:color w:val="000000" w:themeColor="text1"/>
          <w:sz w:val="24"/>
          <w:szCs w:val="24"/>
        </w:rPr>
        <w:t>（k</w:t>
      </w:r>
      <w:r>
        <w:rPr>
          <w:rFonts w:asciiTheme="minorEastAsia" w:eastAsiaTheme="minorEastAsia" w:hAnsiTheme="minorEastAsia"/>
          <w:color w:val="000000" w:themeColor="text1"/>
          <w:sz w:val="24"/>
          <w:szCs w:val="24"/>
        </w:rPr>
        <w:t>-1）</w:t>
      </w:r>
      <w:r w:rsidRPr="0097043D">
        <w:rPr>
          <w:rFonts w:asciiTheme="minorEastAsia" w:eastAsiaTheme="minorEastAsia" w:hAnsiTheme="minorEastAsia" w:hint="eastAsia"/>
          <w:color w:val="000000" w:themeColor="text1"/>
          <w:sz w:val="24"/>
          <w:szCs w:val="24"/>
        </w:rPr>
        <w:t>份训练，剩余的一份做验证，计算预测误差平方和，最后把</w:t>
      </w:r>
      <w:r>
        <w:rPr>
          <w:rFonts w:asciiTheme="minorEastAsia" w:eastAsiaTheme="minorEastAsia" w:hAnsiTheme="minorEastAsia"/>
          <w:color w:val="000000" w:themeColor="text1"/>
          <w:sz w:val="24"/>
          <w:szCs w:val="24"/>
        </w:rPr>
        <w:t>k</w:t>
      </w:r>
      <w:r w:rsidRPr="0097043D">
        <w:rPr>
          <w:rFonts w:asciiTheme="minorEastAsia" w:eastAsiaTheme="minorEastAsia" w:hAnsiTheme="minorEastAsia" w:hint="eastAsia"/>
          <w:color w:val="000000" w:themeColor="text1"/>
          <w:sz w:val="24"/>
          <w:szCs w:val="24"/>
        </w:rPr>
        <w:t>次的预测误差平方和再做平均作为选择最优模型结构的依据。</w:t>
      </w:r>
    </w:p>
    <w:p w14:paraId="2F77FAF8" w14:textId="39B1378C" w:rsidR="003F0BA5" w:rsidRPr="00264E3B" w:rsidRDefault="003F0BA5" w:rsidP="00FE27D2">
      <w:pPr>
        <w:pStyle w:val="4"/>
      </w:pPr>
      <w:r>
        <w:rPr>
          <w:rFonts w:hint="eastAsia"/>
        </w:rPr>
        <w:t>定义模型结构</w:t>
      </w:r>
      <w:r w:rsidR="00E5519C">
        <w:rPr>
          <w:rFonts w:hint="eastAsia"/>
        </w:rPr>
        <w:t>及</w:t>
      </w:r>
      <w:r w:rsidRPr="00264E3B">
        <w:rPr>
          <w:rFonts w:hint="eastAsia"/>
        </w:rPr>
        <w:t>参数</w:t>
      </w:r>
    </w:p>
    <w:p w14:paraId="28E3D782" w14:textId="77777777"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T</w:t>
      </w:r>
      <w:r>
        <w:rPr>
          <w:rFonts w:asciiTheme="minorEastAsia" w:eastAsiaTheme="minorEastAsia" w:hAnsiTheme="minorEastAsia" w:hint="eastAsia"/>
          <w:color w:val="000000" w:themeColor="text1"/>
          <w:sz w:val="24"/>
          <w:szCs w:val="24"/>
        </w:rPr>
        <w:t>ensorflow在脚本中用一个专门的函数来定义神经网络，英雄人物识别所用</w:t>
      </w:r>
      <w:r w:rsidRPr="00670A95">
        <w:rPr>
          <w:rFonts w:asciiTheme="minorEastAsia" w:eastAsiaTheme="minorEastAsia" w:hAnsiTheme="minorEastAsia" w:hint="eastAsia"/>
          <w:color w:val="000000" w:themeColor="text1"/>
          <w:sz w:val="24"/>
          <w:szCs w:val="24"/>
        </w:rPr>
        <w:t>网络</w:t>
      </w:r>
      <w:r>
        <w:rPr>
          <w:rFonts w:asciiTheme="minorEastAsia" w:eastAsiaTheme="minorEastAsia" w:hAnsiTheme="minorEastAsia" w:hint="eastAsia"/>
          <w:color w:val="000000" w:themeColor="text1"/>
          <w:sz w:val="24"/>
          <w:szCs w:val="24"/>
        </w:rPr>
        <w:t>模型的</w:t>
      </w:r>
      <w:r w:rsidRPr="00670A95">
        <w:rPr>
          <w:rFonts w:asciiTheme="minorEastAsia" w:eastAsiaTheme="minorEastAsia" w:hAnsiTheme="minorEastAsia" w:hint="eastAsia"/>
          <w:color w:val="000000" w:themeColor="text1"/>
          <w:sz w:val="24"/>
          <w:szCs w:val="24"/>
        </w:rPr>
        <w:t>前</w:t>
      </w:r>
      <w:r>
        <w:rPr>
          <w:rFonts w:asciiTheme="minorEastAsia" w:eastAsiaTheme="minorEastAsia" w:hAnsiTheme="minorEastAsia" w:hint="eastAsia"/>
          <w:color w:val="000000" w:themeColor="text1"/>
          <w:sz w:val="24"/>
          <w:szCs w:val="24"/>
        </w:rPr>
        <w:t>面</w:t>
      </w:r>
      <w:r w:rsidRPr="00670A95">
        <w:rPr>
          <w:rFonts w:asciiTheme="minorEastAsia" w:eastAsiaTheme="minorEastAsia" w:hAnsiTheme="minorEastAsia" w:hint="eastAsia"/>
          <w:color w:val="000000" w:themeColor="text1"/>
          <w:sz w:val="24"/>
          <w:szCs w:val="24"/>
        </w:rPr>
        <w:t>部</w:t>
      </w:r>
      <w:r>
        <w:rPr>
          <w:rFonts w:asciiTheme="minorEastAsia" w:eastAsiaTheme="minorEastAsia" w:hAnsiTheme="minorEastAsia" w:hint="eastAsia"/>
          <w:color w:val="000000" w:themeColor="text1"/>
          <w:sz w:val="24"/>
          <w:szCs w:val="24"/>
        </w:rPr>
        <w:t>分</w:t>
      </w:r>
      <w:r w:rsidRPr="00670A95">
        <w:rPr>
          <w:rFonts w:asciiTheme="minorEastAsia" w:eastAsiaTheme="minorEastAsia" w:hAnsiTheme="minorEastAsia" w:hint="eastAsia"/>
          <w:color w:val="000000" w:themeColor="text1"/>
          <w:sz w:val="24"/>
          <w:szCs w:val="24"/>
        </w:rPr>
        <w:t>，为五组抽取图像特征所用的卷积与池化层，其</w:t>
      </w:r>
      <w:r>
        <w:rPr>
          <w:rFonts w:asciiTheme="minorEastAsia" w:eastAsiaTheme="minorEastAsia" w:hAnsiTheme="minorEastAsia" w:hint="eastAsia"/>
          <w:color w:val="000000" w:themeColor="text1"/>
          <w:sz w:val="24"/>
          <w:szCs w:val="24"/>
        </w:rPr>
        <w:t>网络定义代码为</w:t>
      </w:r>
    </w:p>
    <w:p w14:paraId="47CF60C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def inference(images):</w:t>
      </w:r>
    </w:p>
    <w:p w14:paraId="79C0A83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"""Build the AlexNet model.</w:t>
      </w:r>
    </w:p>
    <w:p w14:paraId="6F02B58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Args:</w:t>
      </w:r>
    </w:p>
    <w:p w14:paraId="55FACAA4"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images: Images Tensor</w:t>
      </w:r>
    </w:p>
    <w:p w14:paraId="113CE44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Returns:</w:t>
      </w:r>
    </w:p>
    <w:p w14:paraId="680D299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pool5: the last Tensor in the convolutional component of AlexNet.</w:t>
      </w:r>
    </w:p>
    <w:p w14:paraId="5C01647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a list of Tensors corresponding to the weights and biases of the</w:t>
      </w:r>
    </w:p>
    <w:p w14:paraId="3C78F90F"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AlexNet model.</w:t>
      </w:r>
    </w:p>
    <w:p w14:paraId="07F792A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t>
      </w:r>
    </w:p>
    <w:p w14:paraId="3FC1370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w:t>
      </w:r>
    </w:p>
    <w:p w14:paraId="7269E4A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conv1</w:t>
      </w:r>
    </w:p>
    <w:p w14:paraId="6374FEC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tf.name_scope('conv1') as scope:</w:t>
      </w:r>
    </w:p>
    <w:p w14:paraId="1A600AAB"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kernel = tf.Variable(tf.truncated_normal([11, 11, 3, 64], dtype=tf.float32,</w:t>
      </w:r>
    </w:p>
    <w:p w14:paraId="7185EFD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stddev=1e-1), name='weights')</w:t>
      </w:r>
    </w:p>
    <w:p w14:paraId="3A4E6A3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 = tf.nn.conv2d(images, kernel, [1, 4, 4, 1], padding='SAME')</w:t>
      </w:r>
    </w:p>
    <w:p w14:paraId="6D4D7D7F"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biases = tf.Variable(tf.constant(0.0, shape=[64], dtype=tf.float32),</w:t>
      </w:r>
    </w:p>
    <w:p w14:paraId="50D44FD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trainable=True, name='biases')</w:t>
      </w:r>
    </w:p>
    <w:p w14:paraId="7C08021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 = tf.nn.bias_add(conv, biases)</w:t>
      </w:r>
    </w:p>
    <w:p w14:paraId="5A44E00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conv1 = tf.nn.relu(bias, name=scope)</w:t>
      </w:r>
    </w:p>
    <w:p w14:paraId="1F545FD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print_activations(conv1)</w:t>
      </w:r>
    </w:p>
    <w:p w14:paraId="02EC898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[kernel, biases]</w:t>
      </w:r>
    </w:p>
    <w:p w14:paraId="4764C72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0038E51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lrn1</w:t>
      </w:r>
    </w:p>
    <w:p w14:paraId="21BA27A9"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tf.name_scope('lrn1') as scope:</w:t>
      </w:r>
    </w:p>
    <w:p w14:paraId="7D90329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lrn1 = tf.nn.local_response_normalization(conv1,</w:t>
      </w:r>
    </w:p>
    <w:p w14:paraId="1FF2D6C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alpha=1e-4,</w:t>
      </w:r>
    </w:p>
    <w:p w14:paraId="4226620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beta=0.75,</w:t>
      </w:r>
    </w:p>
    <w:p w14:paraId="558BF9F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depth_radius=2,</w:t>
      </w:r>
    </w:p>
    <w:p w14:paraId="76024F6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bias=2.0)</w:t>
      </w:r>
    </w:p>
    <w:p w14:paraId="51AC085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4FC9C69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lastRenderedPageBreak/>
        <w:t xml:space="preserve">  # pool1</w:t>
      </w:r>
    </w:p>
    <w:p w14:paraId="0AD4F49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pool1 = tf.nn.max_pool(lrn1,</w:t>
      </w:r>
    </w:p>
    <w:p w14:paraId="26B7F4E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ksize=[1, 3, 3, 1],</w:t>
      </w:r>
    </w:p>
    <w:p w14:paraId="7A3A6C7F"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strides=[1, 2, 2, 1],</w:t>
      </w:r>
    </w:p>
    <w:p w14:paraId="2E6141A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padding='VALID',</w:t>
      </w:r>
    </w:p>
    <w:p w14:paraId="6420140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name='pool1')</w:t>
      </w:r>
    </w:p>
    <w:p w14:paraId="3DAC6BF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print_activations(pool1)</w:t>
      </w:r>
    </w:p>
    <w:p w14:paraId="1AB7ABE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134A21A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conv2</w:t>
      </w:r>
    </w:p>
    <w:p w14:paraId="1DF98C4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tf.name_scope('conv2') as scope:</w:t>
      </w:r>
    </w:p>
    <w:p w14:paraId="0987A21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kernel = tf.Variable(tf.truncated_normal([5, 5, 64, 192], dtype=tf.float32,</w:t>
      </w:r>
    </w:p>
    <w:p w14:paraId="3362107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stddev=1e-1), name='weights')</w:t>
      </w:r>
    </w:p>
    <w:p w14:paraId="541E835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 = tf.nn.conv2d(pool1, kernel, [1, 1, 1, 1], padding='SAME')</w:t>
      </w:r>
    </w:p>
    <w:p w14:paraId="31A17FD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biases = tf.Variable(tf.constant(0.0, shape=[192], dtype=tf.float32),</w:t>
      </w:r>
    </w:p>
    <w:p w14:paraId="1BB22FC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trainable=True, name='biases')</w:t>
      </w:r>
    </w:p>
    <w:p w14:paraId="1DDFA28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 = tf.nn.bias_add(conv, biases)</w:t>
      </w:r>
    </w:p>
    <w:p w14:paraId="276A3E6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conv2 = tf.nn.relu(bias, name=scope)</w:t>
      </w:r>
    </w:p>
    <w:p w14:paraId="31E9B65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[kernel, biases]</w:t>
      </w:r>
    </w:p>
    <w:p w14:paraId="6E04D9C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print_activations(conv2)</w:t>
      </w:r>
    </w:p>
    <w:p w14:paraId="4B24A88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5861094B"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lrn2</w:t>
      </w:r>
    </w:p>
    <w:p w14:paraId="1DAE777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tf.name_scope('lrn2') as scope:</w:t>
      </w:r>
    </w:p>
    <w:p w14:paraId="4928BA7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lrn2 = tf.nn.local_response_normalization(conv2,</w:t>
      </w:r>
    </w:p>
    <w:p w14:paraId="3A86123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alpha=1e-4,</w:t>
      </w:r>
    </w:p>
    <w:p w14:paraId="4476920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beta=0.75,</w:t>
      </w:r>
    </w:p>
    <w:p w14:paraId="13CD685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depth_radius=2,</w:t>
      </w:r>
    </w:p>
    <w:p w14:paraId="4A28C239"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bias=2.0)</w:t>
      </w:r>
    </w:p>
    <w:p w14:paraId="18AFDEC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2E02122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pool2</w:t>
      </w:r>
    </w:p>
    <w:p w14:paraId="207EE27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pool2 = tf.nn.max_pool(lrn2,</w:t>
      </w:r>
    </w:p>
    <w:p w14:paraId="3EC2E4F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ksize=[1, 3, 3, 1],</w:t>
      </w:r>
    </w:p>
    <w:p w14:paraId="55D5D91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strides=[1, 2, 2, 1],</w:t>
      </w:r>
    </w:p>
    <w:p w14:paraId="07F6955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padding='VALID',</w:t>
      </w:r>
    </w:p>
    <w:p w14:paraId="19CBC46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name='pool2')</w:t>
      </w:r>
    </w:p>
    <w:p w14:paraId="3939A9A9"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print_activations(pool2)</w:t>
      </w:r>
    </w:p>
    <w:p w14:paraId="742E8BD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38B8847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conv3</w:t>
      </w:r>
    </w:p>
    <w:p w14:paraId="19BE815B"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tf.name_scope('conv3') as scope:</w:t>
      </w:r>
    </w:p>
    <w:p w14:paraId="3C75356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kernel = tf.Variable(tf.truncated_normal([3, 3, 192, 384],</w:t>
      </w:r>
    </w:p>
    <w:p w14:paraId="778EBD3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dtype=tf.float32,</w:t>
      </w:r>
    </w:p>
    <w:p w14:paraId="39FD7FB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stddev=1e-1), name='weights')</w:t>
      </w:r>
    </w:p>
    <w:p w14:paraId="4D191A7F"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 = tf.nn.conv2d(pool2, kernel, [1, 1, 1, 1], padding='SAME')</w:t>
      </w:r>
    </w:p>
    <w:p w14:paraId="571A488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biases = tf.Variable(tf.constant(0.0, shape=[384], dtype=tf.float32),</w:t>
      </w:r>
    </w:p>
    <w:p w14:paraId="265CA34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trainable=True, name='biases')</w:t>
      </w:r>
    </w:p>
    <w:p w14:paraId="4AF0C4E4"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lastRenderedPageBreak/>
        <w:t xml:space="preserve">    bias = tf.nn.bias_add(conv, biases)</w:t>
      </w:r>
    </w:p>
    <w:p w14:paraId="11BE407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conv3 = tf.nn.relu(bias, name=scope)</w:t>
      </w:r>
    </w:p>
    <w:p w14:paraId="4ABBBC5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[kernel, biases]</w:t>
      </w:r>
    </w:p>
    <w:p w14:paraId="1F354EC4"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print_activations(conv3)</w:t>
      </w:r>
    </w:p>
    <w:p w14:paraId="5B1B840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49A4DDA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conv4</w:t>
      </w:r>
    </w:p>
    <w:p w14:paraId="54D92D9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tf.name_scope('conv4') as scope:</w:t>
      </w:r>
    </w:p>
    <w:p w14:paraId="2AB6910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kernel = tf.Variable(tf.truncated_normal([3, 3, 384, 256],</w:t>
      </w:r>
    </w:p>
    <w:p w14:paraId="38E5D87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dtype=tf.float32,</w:t>
      </w:r>
    </w:p>
    <w:p w14:paraId="64AD0AF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stddev=1e-1), name='weights')</w:t>
      </w:r>
    </w:p>
    <w:p w14:paraId="5D89999D"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 = tf.nn.conv2d(conv3, kernel, [1, 1, 1, 1], padding='SAME')</w:t>
      </w:r>
    </w:p>
    <w:p w14:paraId="02D7029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biases = tf.Variable(tf.constant(0.0, shape=[256], dtype=tf.float32),</w:t>
      </w:r>
    </w:p>
    <w:p w14:paraId="0D8C0E1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trainable=True, name='biases')</w:t>
      </w:r>
    </w:p>
    <w:p w14:paraId="51044B2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 = tf.nn.bias_add(conv, biases)</w:t>
      </w:r>
    </w:p>
    <w:p w14:paraId="2CC46273"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conv4 = tf.nn.relu(bias, name=scope)</w:t>
      </w:r>
    </w:p>
    <w:p w14:paraId="0501A79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[kernel, biases]</w:t>
      </w:r>
    </w:p>
    <w:p w14:paraId="2B877FE9"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print_activations(conv4)</w:t>
      </w:r>
    </w:p>
    <w:p w14:paraId="0842D3A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06BD93FE"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conv5</w:t>
      </w:r>
    </w:p>
    <w:p w14:paraId="31E33C3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with tf.name_scope('conv5') as scope:</w:t>
      </w:r>
    </w:p>
    <w:p w14:paraId="75899B49"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kernel = tf.Variable(tf.truncated_normal([3, 3, 256, 256],</w:t>
      </w:r>
    </w:p>
    <w:p w14:paraId="3B173E26"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dtype=tf.float32,</w:t>
      </w:r>
    </w:p>
    <w:p w14:paraId="05B810C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stddev=1e-1), name='weights')</w:t>
      </w:r>
    </w:p>
    <w:p w14:paraId="01673A2B"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 = tf.nn.conv2d(conv4, kernel, [1, 1, 1, 1], padding='SAME')</w:t>
      </w:r>
    </w:p>
    <w:p w14:paraId="702F41BC"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biases = tf.Variable(tf.constant(0.0, shape=[256], dtype=tf.float32),</w:t>
      </w:r>
    </w:p>
    <w:p w14:paraId="5FF9B964"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trainable=True, name='biases')</w:t>
      </w:r>
    </w:p>
    <w:p w14:paraId="0A4A0C8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bias = tf.nn.bias_add(conv, biases)</w:t>
      </w:r>
    </w:p>
    <w:p w14:paraId="55CEFFF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conv5 = tf.nn.relu(bias, name=scope)</w:t>
      </w:r>
    </w:p>
    <w:p w14:paraId="013E82AC"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parameters += [kernel, biases]</w:t>
      </w:r>
    </w:p>
    <w:p w14:paraId="5627AF1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print_activations(conv5)</w:t>
      </w:r>
    </w:p>
    <w:p w14:paraId="4B74DE7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5D869F97"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 pool5</w:t>
      </w:r>
    </w:p>
    <w:p w14:paraId="10A55E7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pool5 = tf.nn.max_pool(conv5,</w:t>
      </w:r>
    </w:p>
    <w:p w14:paraId="3324CED2"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ksize=[1, 3, 3, 1],</w:t>
      </w:r>
    </w:p>
    <w:p w14:paraId="261F29DA"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strides=[1, 2, 2, 1],</w:t>
      </w:r>
    </w:p>
    <w:p w14:paraId="149568B0"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padding='VALID',</w:t>
      </w:r>
    </w:p>
    <w:p w14:paraId="42DDEF45"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name='pool5')</w:t>
      </w:r>
    </w:p>
    <w:p w14:paraId="573100E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print_activations(pool5)</w:t>
      </w:r>
    </w:p>
    <w:p w14:paraId="0DFCB221"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p>
    <w:p w14:paraId="324A5A68" w14:textId="77777777" w:rsidR="003F0BA5" w:rsidRPr="00F93C61"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F93C61">
        <w:rPr>
          <w:rFonts w:ascii="宋体" w:hAnsi="宋体" w:cs="宋体"/>
          <w:color w:val="333333"/>
          <w:spacing w:val="3"/>
          <w:kern w:val="0"/>
          <w:sz w:val="20"/>
          <w:szCs w:val="20"/>
          <w:bdr w:val="none" w:sz="0" w:space="0" w:color="auto" w:frame="1"/>
        </w:rPr>
        <w:t xml:space="preserve">  return pool5, parameters</w:t>
      </w:r>
    </w:p>
    <w:p w14:paraId="01946ED7" w14:textId="77777777" w:rsidR="00B97F74" w:rsidRDefault="00B97F74" w:rsidP="003F0BA5">
      <w:pPr>
        <w:spacing w:line="360" w:lineRule="auto"/>
        <w:ind w:firstLineChars="200" w:firstLine="480"/>
        <w:jc w:val="left"/>
        <w:rPr>
          <w:rFonts w:asciiTheme="minorEastAsia" w:eastAsiaTheme="minorEastAsia" w:hAnsiTheme="minorEastAsia"/>
          <w:color w:val="000000" w:themeColor="text1"/>
          <w:sz w:val="24"/>
          <w:szCs w:val="24"/>
        </w:rPr>
      </w:pPr>
    </w:p>
    <w:p w14:paraId="697B0705" w14:textId="62D43224" w:rsidR="003F0BA5"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在最后的全连接层节点数目上，考虑到我们的模型应用需用来鉴别70个角色，需要全连接层提供较丰富的节点，以提供更精确的图像特征汇总。因此采用</w:t>
      </w:r>
      <w:r>
        <w:rPr>
          <w:rFonts w:asciiTheme="minorEastAsia" w:eastAsiaTheme="minorEastAsia" w:hAnsiTheme="minorEastAsia" w:hint="eastAsia"/>
          <w:color w:val="000000" w:themeColor="text1"/>
          <w:sz w:val="24"/>
          <w:szCs w:val="24"/>
        </w:rPr>
        <w:lastRenderedPageBreak/>
        <w:t>与cifar-</w:t>
      </w:r>
      <w:r>
        <w:rPr>
          <w:rFonts w:asciiTheme="minorEastAsia" w:eastAsiaTheme="minorEastAsia" w:hAnsiTheme="minorEastAsia"/>
          <w:color w:val="000000" w:themeColor="text1"/>
          <w:sz w:val="24"/>
          <w:szCs w:val="24"/>
        </w:rPr>
        <w:t>100</w:t>
      </w:r>
      <w:r>
        <w:rPr>
          <w:rFonts w:asciiTheme="minorEastAsia" w:eastAsiaTheme="minorEastAsia" w:hAnsiTheme="minorEastAsia" w:hint="eastAsia"/>
          <w:color w:val="000000" w:themeColor="text1"/>
          <w:sz w:val="24"/>
          <w:szCs w:val="24"/>
        </w:rPr>
        <w:t>图像鉴别相同的全连接层参数，即两层全连接层，分别有4096和1024个节点。最后，输出层进行分类判别，输出一个数组结果，对应着训练图片是每一个角色的可能程度。</w:t>
      </w:r>
    </w:p>
    <w:p w14:paraId="2FC93058" w14:textId="77777777" w:rsidR="003F0BA5" w:rsidRPr="008C3569" w:rsidRDefault="003F0BA5" w:rsidP="003F0B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333333"/>
          <w:spacing w:val="3"/>
          <w:sz w:val="20"/>
          <w:szCs w:val="20"/>
          <w:bdr w:val="none" w:sz="0" w:space="0" w:color="auto" w:frame="1"/>
        </w:rPr>
      </w:pPr>
      <w:r w:rsidRPr="008C3569">
        <w:rPr>
          <w:rFonts w:ascii="宋体" w:hAnsi="宋体" w:cs="宋体" w:hint="eastAsia"/>
          <w:color w:val="333333"/>
          <w:spacing w:val="3"/>
          <w:kern w:val="0"/>
          <w:sz w:val="20"/>
          <w:szCs w:val="20"/>
          <w:bdr w:val="none" w:sz="0" w:space="0" w:color="auto" w:frame="1"/>
        </w:rPr>
        <w:t>def full_connect_layers(conv_layer_in):</w:t>
      </w:r>
      <w:r w:rsidRPr="008C3569">
        <w:rPr>
          <w:rFonts w:ascii="宋体" w:hAnsi="宋体" w:cs="宋体" w:hint="eastAsia"/>
          <w:color w:val="333333"/>
          <w:spacing w:val="3"/>
          <w:kern w:val="0"/>
          <w:sz w:val="20"/>
          <w:szCs w:val="20"/>
          <w:bdr w:val="none" w:sz="0" w:space="0" w:color="auto" w:frame="1"/>
        </w:rPr>
        <w:br/>
        <w:t xml:space="preserve">    # Store layers weight &amp; bias</w:t>
      </w:r>
      <w:r w:rsidRPr="008C3569">
        <w:rPr>
          <w:rFonts w:ascii="宋体" w:hAnsi="宋体" w:cs="宋体" w:hint="eastAsia"/>
          <w:color w:val="333333"/>
          <w:spacing w:val="3"/>
          <w:kern w:val="0"/>
          <w:sz w:val="20"/>
          <w:szCs w:val="20"/>
          <w:bdr w:val="none" w:sz="0" w:space="0" w:color="auto" w:frame="1"/>
        </w:rPr>
        <w:br/>
        <w:t xml:space="preserve">    weights = {</w:t>
      </w:r>
      <w:r w:rsidRPr="008C3569">
        <w:rPr>
          <w:rFonts w:ascii="宋体" w:hAnsi="宋体" w:cs="宋体" w:hint="eastAsia"/>
          <w:color w:val="333333"/>
          <w:spacing w:val="3"/>
          <w:kern w:val="0"/>
          <w:sz w:val="20"/>
          <w:szCs w:val="20"/>
          <w:bdr w:val="none" w:sz="0" w:space="0" w:color="auto" w:frame="1"/>
        </w:rPr>
        <w:br/>
        <w:t xml:space="preserve">        'wd1': tf.Variable(</w:t>
      </w:r>
      <w:r w:rsidRPr="008C3569">
        <w:rPr>
          <w:rFonts w:ascii="宋体" w:hAnsi="宋体" w:cs="宋体" w:hint="eastAsia"/>
          <w:color w:val="333333"/>
          <w:spacing w:val="3"/>
          <w:kern w:val="0"/>
          <w:sz w:val="20"/>
          <w:szCs w:val="20"/>
          <w:bdr w:val="none" w:sz="0" w:space="0" w:color="auto" w:frame="1"/>
        </w:rPr>
        <w:br/>
        <w:t xml:space="preserve">            tf.random_normal([batch_size * 6 * 6 * 256, 4096], dtype=tf.float32, stddev=3e-1, name="dense1_weights")),</w:t>
      </w:r>
      <w:r w:rsidRPr="008C3569">
        <w:rPr>
          <w:rFonts w:ascii="宋体" w:hAnsi="宋体" w:cs="宋体" w:hint="eastAsia"/>
          <w:color w:val="333333"/>
          <w:spacing w:val="3"/>
          <w:kern w:val="0"/>
          <w:sz w:val="20"/>
          <w:szCs w:val="20"/>
          <w:bdr w:val="none" w:sz="0" w:space="0" w:color="auto" w:frame="1"/>
        </w:rPr>
        <w:br/>
        <w:t xml:space="preserve">        'wd2': tf.Variable(tf.random_normal([4096, 1024], dtype=tf.float32, stddev=3e-1, name="dense2_weights")),</w:t>
      </w:r>
      <w:r w:rsidRPr="008C3569">
        <w:rPr>
          <w:rFonts w:ascii="宋体" w:hAnsi="宋体" w:cs="宋体" w:hint="eastAsia"/>
          <w:color w:val="333333"/>
          <w:spacing w:val="3"/>
          <w:kern w:val="0"/>
          <w:sz w:val="20"/>
          <w:szCs w:val="20"/>
          <w:bdr w:val="none" w:sz="0" w:space="0" w:color="auto" w:frame="1"/>
        </w:rPr>
        <w:br/>
        <w:t xml:space="preserve">        # 1024 inputs, 70 outputs (class prediction)</w:t>
      </w:r>
      <w:r w:rsidRPr="008C3569">
        <w:rPr>
          <w:rFonts w:ascii="宋体" w:hAnsi="宋体" w:cs="宋体" w:hint="eastAsia"/>
          <w:color w:val="333333"/>
          <w:spacing w:val="3"/>
          <w:kern w:val="0"/>
          <w:sz w:val="20"/>
          <w:szCs w:val="20"/>
          <w:bdr w:val="none" w:sz="0" w:space="0" w:color="auto" w:frame="1"/>
        </w:rPr>
        <w:br/>
        <w:t xml:space="preserve">        'out': tf.Variable(tf.random_normal([1024, 70]))</w:t>
      </w:r>
      <w:r w:rsidRPr="008C3569">
        <w:rPr>
          <w:rFonts w:ascii="宋体" w:hAnsi="宋体" w:cs="宋体" w:hint="eastAsia"/>
          <w:color w:val="333333"/>
          <w:spacing w:val="3"/>
          <w:kern w:val="0"/>
          <w:sz w:val="20"/>
          <w:szCs w:val="20"/>
          <w:bdr w:val="none" w:sz="0" w:space="0" w:color="auto" w:frame="1"/>
        </w:rPr>
        <w:br/>
        <w:t xml:space="preserve">    }</w:t>
      </w:r>
      <w:r w:rsidRPr="008C3569">
        <w:rPr>
          <w:rFonts w:ascii="宋体" w:hAnsi="宋体" w:cs="宋体" w:hint="eastAsia"/>
          <w:color w:val="333333"/>
          <w:spacing w:val="3"/>
          <w:kern w:val="0"/>
          <w:sz w:val="20"/>
          <w:szCs w:val="20"/>
          <w:bdr w:val="none" w:sz="0" w:space="0" w:color="auto" w:frame="1"/>
        </w:rPr>
        <w:br/>
      </w:r>
      <w:r w:rsidRPr="008C3569">
        <w:rPr>
          <w:rFonts w:ascii="宋体" w:hAnsi="宋体" w:cs="宋体" w:hint="eastAsia"/>
          <w:color w:val="333333"/>
          <w:spacing w:val="3"/>
          <w:kern w:val="0"/>
          <w:sz w:val="20"/>
          <w:szCs w:val="20"/>
          <w:bdr w:val="none" w:sz="0" w:space="0" w:color="auto" w:frame="1"/>
        </w:rPr>
        <w:br/>
        <w:t xml:space="preserve">    biases = {</w:t>
      </w:r>
      <w:r w:rsidRPr="008C3569">
        <w:rPr>
          <w:rFonts w:ascii="宋体" w:hAnsi="宋体" w:cs="宋体" w:hint="eastAsia"/>
          <w:color w:val="333333"/>
          <w:spacing w:val="3"/>
          <w:kern w:val="0"/>
          <w:sz w:val="20"/>
          <w:szCs w:val="20"/>
          <w:bdr w:val="none" w:sz="0" w:space="0" w:color="auto" w:frame="1"/>
        </w:rPr>
        <w:br/>
        <w:t xml:space="preserve">        'bd1': tf.Variable(tf.random_normal([4096])),</w:t>
      </w:r>
      <w:r w:rsidRPr="008C3569">
        <w:rPr>
          <w:rFonts w:ascii="宋体" w:hAnsi="宋体" w:cs="宋体" w:hint="eastAsia"/>
          <w:color w:val="333333"/>
          <w:spacing w:val="3"/>
          <w:kern w:val="0"/>
          <w:sz w:val="20"/>
          <w:szCs w:val="20"/>
          <w:bdr w:val="none" w:sz="0" w:space="0" w:color="auto" w:frame="1"/>
        </w:rPr>
        <w:br/>
        <w:t xml:space="preserve">        'bd2': tf.Variable(tf.random_normal([1024])),</w:t>
      </w:r>
      <w:r w:rsidRPr="008C3569">
        <w:rPr>
          <w:rFonts w:ascii="宋体" w:hAnsi="宋体" w:cs="宋体" w:hint="eastAsia"/>
          <w:color w:val="333333"/>
          <w:spacing w:val="3"/>
          <w:kern w:val="0"/>
          <w:sz w:val="20"/>
          <w:szCs w:val="20"/>
          <w:bdr w:val="none" w:sz="0" w:space="0" w:color="auto" w:frame="1"/>
        </w:rPr>
        <w:br/>
        <w:t xml:space="preserve">        'out': tf.Variable(tf.random_normal([70]))</w:t>
      </w:r>
      <w:r w:rsidRPr="008C3569">
        <w:rPr>
          <w:rFonts w:ascii="宋体" w:hAnsi="宋体" w:cs="宋体" w:hint="eastAsia"/>
          <w:color w:val="333333"/>
          <w:spacing w:val="3"/>
          <w:kern w:val="0"/>
          <w:sz w:val="20"/>
          <w:szCs w:val="20"/>
          <w:bdr w:val="none" w:sz="0" w:space="0" w:color="auto" w:frame="1"/>
        </w:rPr>
        <w:br/>
        <w:t xml:space="preserve">    }</w:t>
      </w:r>
      <w:r w:rsidRPr="008C3569">
        <w:rPr>
          <w:rFonts w:ascii="宋体" w:hAnsi="宋体" w:cs="宋体" w:hint="eastAsia"/>
          <w:color w:val="333333"/>
          <w:spacing w:val="3"/>
          <w:kern w:val="0"/>
          <w:sz w:val="20"/>
          <w:szCs w:val="20"/>
          <w:bdr w:val="none" w:sz="0" w:space="0" w:color="auto" w:frame="1"/>
        </w:rPr>
        <w:br/>
        <w:t xml:space="preserve">    </w:t>
      </w:r>
      <w:r w:rsidRPr="008C3569">
        <w:rPr>
          <w:rFonts w:ascii="宋体" w:hAnsi="宋体" w:cs="宋体" w:hint="eastAsia"/>
          <w:color w:val="333333"/>
          <w:spacing w:val="3"/>
          <w:kern w:val="0"/>
          <w:sz w:val="20"/>
          <w:szCs w:val="20"/>
          <w:bdr w:val="none" w:sz="0" w:space="0" w:color="auto" w:frame="1"/>
        </w:rPr>
        <w:br/>
        <w:t xml:space="preserve">    # Fully connected layer</w:t>
      </w:r>
      <w:r w:rsidRPr="008C3569">
        <w:rPr>
          <w:rFonts w:ascii="宋体" w:hAnsi="宋体" w:cs="宋体" w:hint="eastAsia"/>
          <w:color w:val="333333"/>
          <w:spacing w:val="3"/>
          <w:kern w:val="0"/>
          <w:sz w:val="20"/>
          <w:szCs w:val="20"/>
          <w:bdr w:val="none" w:sz="0" w:space="0" w:color="auto" w:frame="1"/>
        </w:rPr>
        <w:br/>
        <w:t xml:space="preserve">    # Reshape conv output to fit fully connected layer input</w:t>
      </w:r>
      <w:r w:rsidRPr="008C3569">
        <w:rPr>
          <w:rFonts w:ascii="宋体" w:hAnsi="宋体" w:cs="宋体" w:hint="eastAsia"/>
          <w:color w:val="333333"/>
          <w:spacing w:val="3"/>
          <w:kern w:val="0"/>
          <w:sz w:val="20"/>
          <w:szCs w:val="20"/>
          <w:bdr w:val="none" w:sz="0" w:space="0" w:color="auto" w:frame="1"/>
        </w:rPr>
        <w:br/>
        <w:t xml:space="preserve">    fc1 = tf.reshape(conv_layer_in, [-1, weights['wd1'].get_shape().as_list()[0]])</w:t>
      </w:r>
      <w:r w:rsidRPr="008C3569">
        <w:rPr>
          <w:rFonts w:ascii="宋体" w:hAnsi="宋体" w:cs="宋体" w:hint="eastAsia"/>
          <w:color w:val="333333"/>
          <w:spacing w:val="3"/>
          <w:kern w:val="0"/>
          <w:sz w:val="20"/>
          <w:szCs w:val="20"/>
          <w:bdr w:val="none" w:sz="0" w:space="0" w:color="auto" w:frame="1"/>
        </w:rPr>
        <w:br/>
        <w:t xml:space="preserve">    fc1 = tf.add(tf.matmul(fc1, weights['wd1']), biases['bd1'])</w:t>
      </w:r>
      <w:r w:rsidRPr="008C3569">
        <w:rPr>
          <w:rFonts w:ascii="宋体" w:hAnsi="宋体" w:cs="宋体" w:hint="eastAsia"/>
          <w:color w:val="333333"/>
          <w:spacing w:val="3"/>
          <w:kern w:val="0"/>
          <w:sz w:val="20"/>
          <w:szCs w:val="20"/>
          <w:bdr w:val="none" w:sz="0" w:space="0" w:color="auto" w:frame="1"/>
        </w:rPr>
        <w:br/>
        <w:t xml:space="preserve">    fc1 = tf.nn.relu(fc1)</w:t>
      </w:r>
      <w:r w:rsidRPr="008C3569">
        <w:rPr>
          <w:rFonts w:ascii="宋体" w:hAnsi="宋体" w:cs="宋体" w:hint="eastAsia"/>
          <w:color w:val="333333"/>
          <w:spacing w:val="3"/>
          <w:kern w:val="0"/>
          <w:sz w:val="20"/>
          <w:szCs w:val="20"/>
          <w:bdr w:val="none" w:sz="0" w:space="0" w:color="auto" w:frame="1"/>
        </w:rPr>
        <w:br/>
        <w:t xml:space="preserve">    # Apply Dropout</w:t>
      </w:r>
      <w:r w:rsidRPr="008C3569">
        <w:rPr>
          <w:rFonts w:ascii="宋体" w:hAnsi="宋体" w:cs="宋体" w:hint="eastAsia"/>
          <w:color w:val="333333"/>
          <w:spacing w:val="3"/>
          <w:kern w:val="0"/>
          <w:sz w:val="20"/>
          <w:szCs w:val="20"/>
          <w:bdr w:val="none" w:sz="0" w:space="0" w:color="auto" w:frame="1"/>
        </w:rPr>
        <w:br/>
        <w:t xml:space="preserve">    fc1 = tf.nn.dropout(fc1, dropout)</w:t>
      </w:r>
      <w:r w:rsidRPr="008C3569">
        <w:rPr>
          <w:rFonts w:ascii="宋体" w:hAnsi="宋体" w:cs="宋体" w:hint="eastAsia"/>
          <w:color w:val="333333"/>
          <w:spacing w:val="3"/>
          <w:kern w:val="0"/>
          <w:sz w:val="20"/>
          <w:szCs w:val="20"/>
          <w:bdr w:val="none" w:sz="0" w:space="0" w:color="auto" w:frame="1"/>
        </w:rPr>
        <w:br/>
      </w:r>
      <w:r w:rsidRPr="008C3569">
        <w:rPr>
          <w:rFonts w:ascii="宋体" w:hAnsi="宋体" w:cs="宋体" w:hint="eastAsia"/>
          <w:color w:val="333333"/>
          <w:spacing w:val="3"/>
          <w:kern w:val="0"/>
          <w:sz w:val="20"/>
          <w:szCs w:val="20"/>
          <w:bdr w:val="none" w:sz="0" w:space="0" w:color="auto" w:frame="1"/>
        </w:rPr>
        <w:br/>
        <w:t xml:space="preserve">    fc2 = tf.add(tf.matmul(fc1, weights['wd2']), biases['bd2'])</w:t>
      </w:r>
      <w:r w:rsidRPr="008C3569">
        <w:rPr>
          <w:rFonts w:ascii="宋体" w:hAnsi="宋体" w:cs="宋体" w:hint="eastAsia"/>
          <w:color w:val="333333"/>
          <w:spacing w:val="3"/>
          <w:kern w:val="0"/>
          <w:sz w:val="20"/>
          <w:szCs w:val="20"/>
          <w:bdr w:val="none" w:sz="0" w:space="0" w:color="auto" w:frame="1"/>
        </w:rPr>
        <w:br/>
        <w:t xml:space="preserve">    fc2 = tf.nn.relu(fc2)</w:t>
      </w:r>
      <w:r w:rsidRPr="008C3569">
        <w:rPr>
          <w:rFonts w:ascii="宋体" w:hAnsi="宋体" w:cs="宋体" w:hint="eastAsia"/>
          <w:color w:val="333333"/>
          <w:spacing w:val="3"/>
          <w:kern w:val="0"/>
          <w:sz w:val="20"/>
          <w:szCs w:val="20"/>
          <w:bdr w:val="none" w:sz="0" w:space="0" w:color="auto" w:frame="1"/>
        </w:rPr>
        <w:br/>
        <w:t xml:space="preserve">    fc2 = tf.nn.dropout(fc2, dropout)</w:t>
      </w:r>
      <w:r w:rsidRPr="008C3569">
        <w:rPr>
          <w:rFonts w:ascii="宋体" w:hAnsi="宋体" w:cs="宋体" w:hint="eastAsia"/>
          <w:color w:val="333333"/>
          <w:spacing w:val="3"/>
          <w:kern w:val="0"/>
          <w:sz w:val="20"/>
          <w:szCs w:val="20"/>
          <w:bdr w:val="none" w:sz="0" w:space="0" w:color="auto" w:frame="1"/>
        </w:rPr>
        <w:br/>
      </w:r>
      <w:r w:rsidRPr="008C3569">
        <w:rPr>
          <w:rFonts w:ascii="宋体" w:hAnsi="宋体" w:cs="宋体" w:hint="eastAsia"/>
          <w:color w:val="333333"/>
          <w:spacing w:val="3"/>
          <w:kern w:val="0"/>
          <w:sz w:val="20"/>
          <w:szCs w:val="20"/>
          <w:bdr w:val="none" w:sz="0" w:space="0" w:color="auto" w:frame="1"/>
        </w:rPr>
        <w:br/>
        <w:t xml:space="preserve">    # Output, figure prediction</w:t>
      </w:r>
      <w:r w:rsidRPr="008C3569">
        <w:rPr>
          <w:rFonts w:ascii="宋体" w:hAnsi="宋体" w:cs="宋体" w:hint="eastAsia"/>
          <w:color w:val="333333"/>
          <w:spacing w:val="3"/>
          <w:kern w:val="0"/>
          <w:sz w:val="20"/>
          <w:szCs w:val="20"/>
          <w:bdr w:val="none" w:sz="0" w:space="0" w:color="auto" w:frame="1"/>
        </w:rPr>
        <w:br/>
        <w:t xml:space="preserve">    out = tf.add(tf.matmul(fc2, weights['out']), biases['out'])</w:t>
      </w:r>
      <w:r w:rsidRPr="008C3569">
        <w:rPr>
          <w:rFonts w:ascii="宋体" w:hAnsi="宋体" w:cs="宋体" w:hint="eastAsia"/>
          <w:color w:val="333333"/>
          <w:spacing w:val="3"/>
          <w:kern w:val="0"/>
          <w:sz w:val="20"/>
          <w:szCs w:val="20"/>
          <w:bdr w:val="none" w:sz="0" w:space="0" w:color="auto" w:frame="1"/>
        </w:rPr>
        <w:br/>
        <w:t xml:space="preserve">    return out</w:t>
      </w:r>
    </w:p>
    <w:p w14:paraId="751D8BA8" w14:textId="77777777" w:rsidR="00B97F74" w:rsidRDefault="00B97F74" w:rsidP="003F0BA5">
      <w:pPr>
        <w:spacing w:line="360" w:lineRule="auto"/>
        <w:ind w:firstLineChars="200" w:firstLine="480"/>
        <w:jc w:val="left"/>
        <w:rPr>
          <w:rFonts w:asciiTheme="minorEastAsia" w:eastAsiaTheme="minorEastAsia" w:hAnsiTheme="minorEastAsia"/>
          <w:color w:val="000000" w:themeColor="text1"/>
          <w:sz w:val="24"/>
          <w:szCs w:val="24"/>
        </w:rPr>
      </w:pPr>
    </w:p>
    <w:p w14:paraId="54507E87" w14:textId="5D67E087" w:rsidR="003F0BA5" w:rsidRPr="00264E3B"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最终的输出进行softmax转换，将70种角色的可能程度值，归一为概率值，再与图像的标签值的独热编码向量求交叉熵损失，确定损失值，并定义反向传播时的优化函数。</w:t>
      </w:r>
    </w:p>
    <w:p w14:paraId="2F12E3BA" w14:textId="77777777" w:rsidR="003F0BA5" w:rsidRPr="00264E3B" w:rsidRDefault="003F0BA5" w:rsidP="003F0BA5">
      <w:pPr>
        <w:widowControl/>
        <w:shd w:val="clear" w:color="auto" w:fill="1E1E1E"/>
        <w:spacing w:line="285" w:lineRule="atLeast"/>
        <w:jc w:val="left"/>
        <w:rPr>
          <w:rFonts w:ascii="Consolas" w:hAnsi="Consolas" w:cs="宋体"/>
          <w:color w:val="D4D4D4"/>
          <w:kern w:val="0"/>
          <w:szCs w:val="21"/>
        </w:rPr>
      </w:pPr>
      <w:r w:rsidRPr="00264E3B">
        <w:rPr>
          <w:rFonts w:ascii="Consolas" w:hAnsi="Consolas" w:cs="宋体"/>
          <w:color w:val="D4D4D4"/>
          <w:kern w:val="0"/>
          <w:szCs w:val="21"/>
        </w:rPr>
        <w:t># Define loss and optimizer</w:t>
      </w:r>
    </w:p>
    <w:p w14:paraId="02B71284" w14:textId="77777777" w:rsidR="003F0BA5" w:rsidRPr="00264E3B" w:rsidRDefault="003F0BA5" w:rsidP="003F0BA5">
      <w:pPr>
        <w:widowControl/>
        <w:shd w:val="clear" w:color="auto" w:fill="1E1E1E"/>
        <w:spacing w:line="285" w:lineRule="atLeast"/>
        <w:jc w:val="left"/>
        <w:rPr>
          <w:rFonts w:ascii="Consolas" w:hAnsi="Consolas" w:cs="宋体"/>
          <w:color w:val="D4D4D4"/>
          <w:kern w:val="0"/>
          <w:szCs w:val="21"/>
        </w:rPr>
      </w:pPr>
      <w:r w:rsidRPr="00264E3B">
        <w:rPr>
          <w:rFonts w:ascii="Consolas" w:hAnsi="Consolas" w:cs="宋体"/>
          <w:color w:val="D4D4D4"/>
          <w:kern w:val="0"/>
          <w:szCs w:val="21"/>
        </w:rPr>
        <w:lastRenderedPageBreak/>
        <w:t>cost = tf.reduce_mean(tf.nn.softmax_cross_entropy_with_logits(logits=pred, labels=Y))</w:t>
      </w:r>
    </w:p>
    <w:p w14:paraId="444E116B" w14:textId="77777777" w:rsidR="003F0BA5" w:rsidRPr="00264E3B" w:rsidRDefault="003F0BA5" w:rsidP="003F0BA5">
      <w:pPr>
        <w:widowControl/>
        <w:shd w:val="clear" w:color="auto" w:fill="1E1E1E"/>
        <w:spacing w:line="285" w:lineRule="atLeast"/>
        <w:jc w:val="left"/>
        <w:rPr>
          <w:rFonts w:ascii="Consolas" w:hAnsi="Consolas" w:cs="宋体"/>
          <w:color w:val="D4D4D4"/>
          <w:kern w:val="0"/>
          <w:szCs w:val="21"/>
        </w:rPr>
      </w:pPr>
      <w:r w:rsidRPr="00264E3B">
        <w:rPr>
          <w:rFonts w:ascii="Consolas" w:hAnsi="Consolas" w:cs="宋体"/>
          <w:color w:val="D4D4D4"/>
          <w:kern w:val="0"/>
          <w:szCs w:val="21"/>
        </w:rPr>
        <w:t>optimizer = tf.train.AdamOptimizer(learning_rate=learning_rate).minimize(cost)</w:t>
      </w:r>
    </w:p>
    <w:p w14:paraId="71309036" w14:textId="77777777" w:rsidR="00B97F74" w:rsidRDefault="00B97F74" w:rsidP="003F0BA5">
      <w:pPr>
        <w:spacing w:line="360" w:lineRule="auto"/>
        <w:ind w:firstLineChars="200" w:firstLine="480"/>
        <w:jc w:val="left"/>
        <w:rPr>
          <w:rFonts w:asciiTheme="minorEastAsia" w:eastAsiaTheme="minorEastAsia" w:hAnsiTheme="minorEastAsia"/>
          <w:color w:val="000000" w:themeColor="text1"/>
          <w:sz w:val="24"/>
          <w:szCs w:val="24"/>
        </w:rPr>
      </w:pPr>
    </w:p>
    <w:p w14:paraId="01FF09F2" w14:textId="12E18824" w:rsidR="003F0BA5" w:rsidRPr="00675C1E"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定义好网络的所有流程后，在调用脚本中，通过定义一个tensorflow session，调用session的r</w:t>
      </w:r>
      <w:r>
        <w:rPr>
          <w:rFonts w:asciiTheme="minorEastAsia" w:eastAsiaTheme="minorEastAsia" w:hAnsiTheme="minorEastAsia"/>
          <w:color w:val="000000" w:themeColor="text1"/>
          <w:sz w:val="24"/>
          <w:szCs w:val="24"/>
        </w:rPr>
        <w:t>un()</w:t>
      </w:r>
      <w:r>
        <w:rPr>
          <w:rFonts w:asciiTheme="minorEastAsia" w:eastAsiaTheme="minorEastAsia" w:hAnsiTheme="minorEastAsia" w:hint="eastAsia"/>
          <w:color w:val="000000" w:themeColor="text1"/>
          <w:sz w:val="24"/>
          <w:szCs w:val="24"/>
        </w:rPr>
        <w:t>函数来进行训练脚本的执行。</w:t>
      </w:r>
    </w:p>
    <w:p w14:paraId="302D4BC0" w14:textId="77777777" w:rsidR="003F0BA5" w:rsidRPr="00C02140"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训练所需的参数（</w:t>
      </w:r>
      <w:r>
        <w:rPr>
          <w:rFonts w:asciiTheme="minorEastAsia" w:eastAsiaTheme="minorEastAsia" w:hAnsiTheme="minorEastAsia" w:hint="eastAsia"/>
          <w:color w:val="000000" w:themeColor="text1"/>
          <w:sz w:val="24"/>
          <w:szCs w:val="24"/>
        </w:rPr>
        <w:t>指的是</w:t>
      </w:r>
      <w:r w:rsidRPr="00C02140">
        <w:rPr>
          <w:rFonts w:asciiTheme="minorEastAsia" w:eastAsiaTheme="minorEastAsia" w:hAnsiTheme="minorEastAsia" w:hint="eastAsia"/>
          <w:color w:val="000000" w:themeColor="text1"/>
          <w:sz w:val="24"/>
          <w:szCs w:val="24"/>
        </w:rPr>
        <w:t>训练样本及标签文件的读取路径，模型输出文件路径，训练的超参数配置等）使用google开源的gflag库完成配置。</w:t>
      </w:r>
    </w:p>
    <w:p w14:paraId="54BFDF7D" w14:textId="77777777" w:rsidR="003F0BA5" w:rsidRPr="00C02140"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学习平台</w:t>
      </w:r>
      <w:r w:rsidRPr="00C02140">
        <w:rPr>
          <w:rFonts w:asciiTheme="minorEastAsia" w:eastAsiaTheme="minorEastAsia" w:hAnsiTheme="minorEastAsia" w:hint="eastAsia"/>
          <w:color w:val="000000" w:themeColor="text1"/>
          <w:sz w:val="24"/>
          <w:szCs w:val="24"/>
        </w:rPr>
        <w:t>所可配置的超参数包括而不限于以下：</w:t>
      </w:r>
    </w:p>
    <w:tbl>
      <w:tblPr>
        <w:tblStyle w:val="af"/>
        <w:tblW w:w="0" w:type="auto"/>
        <w:jc w:val="center"/>
        <w:tblLook w:val="04A0" w:firstRow="1" w:lastRow="0" w:firstColumn="1" w:lastColumn="0" w:noHBand="0" w:noVBand="1"/>
      </w:tblPr>
      <w:tblGrid>
        <w:gridCol w:w="2765"/>
        <w:gridCol w:w="2765"/>
        <w:gridCol w:w="2766"/>
      </w:tblGrid>
      <w:tr w:rsidR="003F0BA5" w:rsidRPr="00D86749" w14:paraId="0DF60FA8" w14:textId="77777777" w:rsidTr="006C189D">
        <w:trPr>
          <w:jc w:val="center"/>
        </w:trPr>
        <w:tc>
          <w:tcPr>
            <w:tcW w:w="2765" w:type="dxa"/>
          </w:tcPr>
          <w:p w14:paraId="5FEDADFA" w14:textId="3CB67C44" w:rsidR="003F0BA5" w:rsidRPr="00B97F74" w:rsidRDefault="003F0BA5" w:rsidP="00B97F74">
            <w:pPr>
              <w:rPr>
                <w:rFonts w:ascii="宋体" w:hAnsi="宋体"/>
                <w:b/>
              </w:rPr>
            </w:pPr>
            <w:r w:rsidRPr="00B97F74">
              <w:rPr>
                <w:rFonts w:ascii="宋体" w:hAnsi="宋体" w:hint="eastAsia"/>
                <w:b/>
              </w:rPr>
              <w:t>参数名称</w:t>
            </w:r>
          </w:p>
        </w:tc>
        <w:tc>
          <w:tcPr>
            <w:tcW w:w="2765" w:type="dxa"/>
          </w:tcPr>
          <w:p w14:paraId="3C383B6B" w14:textId="77777777" w:rsidR="003F0BA5" w:rsidRPr="00B97F74" w:rsidRDefault="003F0BA5" w:rsidP="00B97F74">
            <w:pPr>
              <w:rPr>
                <w:rFonts w:ascii="宋体" w:hAnsi="宋体"/>
                <w:b/>
              </w:rPr>
            </w:pPr>
            <w:r w:rsidRPr="00B97F74">
              <w:rPr>
                <w:rFonts w:ascii="宋体" w:hAnsi="宋体" w:hint="eastAsia"/>
                <w:b/>
              </w:rPr>
              <w:t>可取值</w:t>
            </w:r>
          </w:p>
        </w:tc>
        <w:tc>
          <w:tcPr>
            <w:tcW w:w="2766" w:type="dxa"/>
          </w:tcPr>
          <w:p w14:paraId="544C4B6A" w14:textId="77777777" w:rsidR="003F0BA5" w:rsidRPr="00B97F74" w:rsidRDefault="003F0BA5" w:rsidP="00B97F74">
            <w:pPr>
              <w:rPr>
                <w:rFonts w:ascii="宋体" w:hAnsi="宋体"/>
                <w:b/>
              </w:rPr>
            </w:pPr>
            <w:r w:rsidRPr="00B97F74">
              <w:rPr>
                <w:rFonts w:ascii="宋体" w:hAnsi="宋体" w:hint="eastAsia"/>
                <w:b/>
              </w:rPr>
              <w:t>默认值</w:t>
            </w:r>
          </w:p>
        </w:tc>
      </w:tr>
      <w:tr w:rsidR="003F0BA5" w:rsidRPr="00D86749" w14:paraId="722B4E5A" w14:textId="77777777" w:rsidTr="006C189D">
        <w:trPr>
          <w:jc w:val="center"/>
        </w:trPr>
        <w:tc>
          <w:tcPr>
            <w:tcW w:w="2765" w:type="dxa"/>
          </w:tcPr>
          <w:p w14:paraId="33C353F5" w14:textId="77777777" w:rsidR="003F0BA5" w:rsidRPr="00D86749" w:rsidRDefault="003F0BA5" w:rsidP="00B97F74">
            <w:pPr>
              <w:rPr>
                <w:rFonts w:ascii="宋体" w:hAnsi="宋体"/>
              </w:rPr>
            </w:pPr>
            <w:r w:rsidRPr="00D86749">
              <w:rPr>
                <w:rFonts w:ascii="宋体" w:hAnsi="宋体" w:hint="eastAsia"/>
              </w:rPr>
              <w:t>学习率</w:t>
            </w:r>
          </w:p>
        </w:tc>
        <w:tc>
          <w:tcPr>
            <w:tcW w:w="2765" w:type="dxa"/>
          </w:tcPr>
          <w:p w14:paraId="6778B31F" w14:textId="77777777" w:rsidR="003F0BA5" w:rsidRPr="00D86749" w:rsidRDefault="003F0BA5" w:rsidP="00B97F74">
            <w:pPr>
              <w:rPr>
                <w:rFonts w:ascii="宋体" w:hAnsi="宋体"/>
              </w:rPr>
            </w:pPr>
            <w:r w:rsidRPr="00D86749">
              <w:rPr>
                <w:rFonts w:ascii="宋体" w:hAnsi="宋体" w:hint="eastAsia"/>
              </w:rPr>
              <w:t>(0, 1)</w:t>
            </w:r>
          </w:p>
        </w:tc>
        <w:tc>
          <w:tcPr>
            <w:tcW w:w="2766" w:type="dxa"/>
          </w:tcPr>
          <w:p w14:paraId="1C7C934A" w14:textId="77777777" w:rsidR="003F0BA5" w:rsidRPr="00D86749" w:rsidRDefault="003F0BA5" w:rsidP="00B97F74">
            <w:pPr>
              <w:rPr>
                <w:rFonts w:ascii="宋体" w:hAnsi="宋体"/>
              </w:rPr>
            </w:pPr>
            <w:r w:rsidRPr="00D86749">
              <w:rPr>
                <w:rFonts w:ascii="宋体" w:hAnsi="宋体" w:hint="eastAsia"/>
              </w:rPr>
              <w:t>0.01，并随训练周期衰减</w:t>
            </w:r>
          </w:p>
        </w:tc>
      </w:tr>
      <w:tr w:rsidR="003F0BA5" w:rsidRPr="00D86749" w14:paraId="235FB381" w14:textId="77777777" w:rsidTr="006C189D">
        <w:trPr>
          <w:jc w:val="center"/>
        </w:trPr>
        <w:tc>
          <w:tcPr>
            <w:tcW w:w="2765" w:type="dxa"/>
          </w:tcPr>
          <w:p w14:paraId="0269D60C" w14:textId="77777777" w:rsidR="003F0BA5" w:rsidRPr="00D86749" w:rsidRDefault="003F0BA5" w:rsidP="00B97F74">
            <w:pPr>
              <w:rPr>
                <w:rFonts w:ascii="宋体" w:hAnsi="宋体"/>
              </w:rPr>
            </w:pPr>
            <w:r w:rsidRPr="00D86749">
              <w:rPr>
                <w:rFonts w:ascii="宋体" w:hAnsi="宋体" w:hint="eastAsia"/>
              </w:rPr>
              <w:t>激活函数</w:t>
            </w:r>
          </w:p>
        </w:tc>
        <w:tc>
          <w:tcPr>
            <w:tcW w:w="2765" w:type="dxa"/>
          </w:tcPr>
          <w:p w14:paraId="31454DDF" w14:textId="77777777" w:rsidR="003F0BA5" w:rsidRPr="00D86749" w:rsidRDefault="003F0BA5" w:rsidP="00B97F74">
            <w:pPr>
              <w:rPr>
                <w:rFonts w:ascii="宋体" w:hAnsi="宋体"/>
              </w:rPr>
            </w:pPr>
            <w:r w:rsidRPr="00D86749">
              <w:rPr>
                <w:rFonts w:ascii="宋体" w:hAnsi="宋体"/>
              </w:rPr>
              <w:t>S</w:t>
            </w:r>
            <w:r w:rsidRPr="00D86749">
              <w:rPr>
                <w:rFonts w:ascii="宋体" w:hAnsi="宋体" w:hint="eastAsia"/>
              </w:rPr>
              <w:t>igmoid,</w:t>
            </w:r>
            <w:r w:rsidRPr="00D86749">
              <w:rPr>
                <w:rFonts w:ascii="宋体" w:hAnsi="宋体"/>
              </w:rPr>
              <w:t xml:space="preserve"> Tanh, ReLU, Leaky ReLU, PReLU, SeLU</w:t>
            </w:r>
          </w:p>
        </w:tc>
        <w:tc>
          <w:tcPr>
            <w:tcW w:w="2766" w:type="dxa"/>
          </w:tcPr>
          <w:p w14:paraId="4AC930BE" w14:textId="77777777" w:rsidR="003F0BA5" w:rsidRPr="00D86749" w:rsidRDefault="003F0BA5" w:rsidP="00B97F74">
            <w:pPr>
              <w:rPr>
                <w:rFonts w:ascii="宋体" w:hAnsi="宋体"/>
              </w:rPr>
            </w:pPr>
            <w:r w:rsidRPr="00D86749">
              <w:rPr>
                <w:rFonts w:ascii="宋体" w:hAnsi="宋体"/>
              </w:rPr>
              <w:t>ReLU</w:t>
            </w:r>
          </w:p>
        </w:tc>
      </w:tr>
      <w:tr w:rsidR="003F0BA5" w:rsidRPr="00D86749" w14:paraId="3C3CD97B" w14:textId="77777777" w:rsidTr="006C189D">
        <w:trPr>
          <w:jc w:val="center"/>
        </w:trPr>
        <w:tc>
          <w:tcPr>
            <w:tcW w:w="2765" w:type="dxa"/>
          </w:tcPr>
          <w:p w14:paraId="29762478" w14:textId="77777777" w:rsidR="003F0BA5" w:rsidRPr="00D86749" w:rsidRDefault="003F0BA5" w:rsidP="00B97F74">
            <w:pPr>
              <w:rPr>
                <w:rFonts w:ascii="宋体" w:hAnsi="宋体"/>
              </w:rPr>
            </w:pPr>
            <w:r w:rsidRPr="00D86749">
              <w:rPr>
                <w:rFonts w:ascii="宋体" w:hAnsi="宋体" w:hint="eastAsia"/>
              </w:rPr>
              <w:t>训练轮数(epoch)</w:t>
            </w:r>
          </w:p>
        </w:tc>
        <w:tc>
          <w:tcPr>
            <w:tcW w:w="2765" w:type="dxa"/>
          </w:tcPr>
          <w:p w14:paraId="3461E9CF" w14:textId="77777777" w:rsidR="003F0BA5" w:rsidRPr="00D86749" w:rsidRDefault="003F0BA5" w:rsidP="00B97F74">
            <w:pPr>
              <w:rPr>
                <w:rFonts w:ascii="宋体" w:hAnsi="宋体"/>
              </w:rPr>
            </w:pPr>
            <w:r w:rsidRPr="00D86749">
              <w:rPr>
                <w:rFonts w:ascii="宋体" w:hAnsi="宋体" w:hint="eastAsia"/>
              </w:rPr>
              <w:t>实验中调优</w:t>
            </w:r>
          </w:p>
        </w:tc>
        <w:tc>
          <w:tcPr>
            <w:tcW w:w="2766" w:type="dxa"/>
          </w:tcPr>
          <w:p w14:paraId="2B53785A" w14:textId="77777777" w:rsidR="003F0BA5" w:rsidRPr="00D86749" w:rsidRDefault="003F0BA5" w:rsidP="00B97F74">
            <w:pPr>
              <w:rPr>
                <w:rFonts w:ascii="宋体" w:hAnsi="宋体"/>
              </w:rPr>
            </w:pPr>
          </w:p>
        </w:tc>
      </w:tr>
      <w:tr w:rsidR="003F0BA5" w:rsidRPr="00D86749" w14:paraId="791FC4DB" w14:textId="77777777" w:rsidTr="006C189D">
        <w:trPr>
          <w:jc w:val="center"/>
        </w:trPr>
        <w:tc>
          <w:tcPr>
            <w:tcW w:w="2765" w:type="dxa"/>
          </w:tcPr>
          <w:p w14:paraId="057013C9" w14:textId="77777777" w:rsidR="003F0BA5" w:rsidRPr="00D86749" w:rsidRDefault="003F0BA5" w:rsidP="00B97F74">
            <w:pPr>
              <w:rPr>
                <w:rFonts w:ascii="宋体" w:hAnsi="宋体"/>
              </w:rPr>
            </w:pPr>
            <w:r w:rsidRPr="00D86749">
              <w:rPr>
                <w:rFonts w:ascii="宋体" w:hAnsi="宋体" w:hint="eastAsia"/>
              </w:rPr>
              <w:t>每批次样本数(batch size)</w:t>
            </w:r>
          </w:p>
        </w:tc>
        <w:tc>
          <w:tcPr>
            <w:tcW w:w="2765" w:type="dxa"/>
          </w:tcPr>
          <w:p w14:paraId="37B3C02A" w14:textId="77777777" w:rsidR="003F0BA5" w:rsidRPr="00D86749" w:rsidRDefault="003F0BA5" w:rsidP="00B97F74">
            <w:pPr>
              <w:rPr>
                <w:rFonts w:ascii="宋体" w:hAnsi="宋体"/>
              </w:rPr>
            </w:pPr>
            <w:r w:rsidRPr="00D86749">
              <w:rPr>
                <w:rFonts w:ascii="宋体" w:hAnsi="宋体" w:hint="eastAsia"/>
              </w:rPr>
              <w:t>实验中调优</w:t>
            </w:r>
          </w:p>
        </w:tc>
        <w:tc>
          <w:tcPr>
            <w:tcW w:w="2766" w:type="dxa"/>
          </w:tcPr>
          <w:p w14:paraId="05DFE34D" w14:textId="77777777" w:rsidR="003F0BA5" w:rsidRPr="00D86749" w:rsidRDefault="003F0BA5" w:rsidP="00B97F74">
            <w:pPr>
              <w:rPr>
                <w:rFonts w:ascii="宋体" w:hAnsi="宋体"/>
              </w:rPr>
            </w:pPr>
          </w:p>
        </w:tc>
      </w:tr>
      <w:tr w:rsidR="003F0BA5" w:rsidRPr="00D86749" w14:paraId="6E8F8D48" w14:textId="77777777" w:rsidTr="006C189D">
        <w:trPr>
          <w:jc w:val="center"/>
        </w:trPr>
        <w:tc>
          <w:tcPr>
            <w:tcW w:w="2765" w:type="dxa"/>
          </w:tcPr>
          <w:p w14:paraId="52CFF520" w14:textId="77777777" w:rsidR="003F0BA5" w:rsidRPr="00D86749" w:rsidRDefault="003F0BA5" w:rsidP="00B97F74">
            <w:pPr>
              <w:rPr>
                <w:rFonts w:ascii="宋体" w:hAnsi="宋体"/>
              </w:rPr>
            </w:pPr>
            <w:r w:rsidRPr="00D86749">
              <w:rPr>
                <w:rFonts w:ascii="宋体" w:hAnsi="宋体" w:hint="eastAsia"/>
              </w:rPr>
              <w:t>参数初始化方法</w:t>
            </w:r>
          </w:p>
        </w:tc>
        <w:tc>
          <w:tcPr>
            <w:tcW w:w="2765" w:type="dxa"/>
          </w:tcPr>
          <w:p w14:paraId="0EFBB84D" w14:textId="77777777" w:rsidR="003F0BA5" w:rsidRPr="00D86749" w:rsidRDefault="003F0BA5" w:rsidP="00B97F74">
            <w:pPr>
              <w:rPr>
                <w:rFonts w:ascii="宋体" w:hAnsi="宋体"/>
              </w:rPr>
            </w:pPr>
            <w:r w:rsidRPr="00D86749">
              <w:rPr>
                <w:rFonts w:ascii="宋体" w:hAnsi="宋体" w:hint="eastAsia"/>
              </w:rPr>
              <w:t>高斯、有偏高斯、哈维尔(Xavier)</w:t>
            </w:r>
          </w:p>
        </w:tc>
        <w:tc>
          <w:tcPr>
            <w:tcW w:w="2766" w:type="dxa"/>
          </w:tcPr>
          <w:p w14:paraId="69DA161F" w14:textId="77777777" w:rsidR="003F0BA5" w:rsidRPr="00D86749" w:rsidRDefault="003F0BA5" w:rsidP="00B97F74">
            <w:pPr>
              <w:rPr>
                <w:rFonts w:ascii="宋体" w:hAnsi="宋体"/>
              </w:rPr>
            </w:pPr>
            <w:r w:rsidRPr="00D86749">
              <w:rPr>
                <w:rFonts w:ascii="宋体" w:hAnsi="宋体" w:hint="eastAsia"/>
              </w:rPr>
              <w:t>哈维尔初始化</w:t>
            </w:r>
          </w:p>
        </w:tc>
      </w:tr>
      <w:tr w:rsidR="003F0BA5" w:rsidRPr="00D86749" w14:paraId="3351728F" w14:textId="77777777" w:rsidTr="006C189D">
        <w:trPr>
          <w:jc w:val="center"/>
        </w:trPr>
        <w:tc>
          <w:tcPr>
            <w:tcW w:w="2765" w:type="dxa"/>
          </w:tcPr>
          <w:p w14:paraId="142C0430" w14:textId="77777777" w:rsidR="003F0BA5" w:rsidRPr="00D86749" w:rsidRDefault="003F0BA5" w:rsidP="00B97F74">
            <w:pPr>
              <w:rPr>
                <w:rFonts w:ascii="宋体" w:hAnsi="宋体"/>
              </w:rPr>
            </w:pPr>
            <w:r w:rsidRPr="00D86749">
              <w:rPr>
                <w:rFonts w:ascii="宋体" w:hAnsi="宋体" w:hint="eastAsia"/>
              </w:rPr>
              <w:t>正则化</w:t>
            </w:r>
          </w:p>
        </w:tc>
        <w:tc>
          <w:tcPr>
            <w:tcW w:w="2765" w:type="dxa"/>
          </w:tcPr>
          <w:p w14:paraId="77A950D1" w14:textId="77777777" w:rsidR="003F0BA5" w:rsidRPr="00D86749" w:rsidRDefault="003F0BA5" w:rsidP="00B97F74">
            <w:pPr>
              <w:rPr>
                <w:rFonts w:ascii="宋体" w:hAnsi="宋体"/>
              </w:rPr>
            </w:pPr>
            <w:r w:rsidRPr="00D86749">
              <w:rPr>
                <w:rFonts w:ascii="宋体" w:hAnsi="宋体" w:hint="eastAsia"/>
              </w:rPr>
              <w:t>L1、L2、不启用</w:t>
            </w:r>
          </w:p>
        </w:tc>
        <w:tc>
          <w:tcPr>
            <w:tcW w:w="2766" w:type="dxa"/>
          </w:tcPr>
          <w:p w14:paraId="358E68A6" w14:textId="77777777" w:rsidR="003F0BA5" w:rsidRPr="00D86749" w:rsidRDefault="003F0BA5" w:rsidP="00B97F74">
            <w:pPr>
              <w:rPr>
                <w:rFonts w:ascii="宋体" w:hAnsi="宋体"/>
              </w:rPr>
            </w:pPr>
            <w:r w:rsidRPr="00D86749">
              <w:rPr>
                <w:rFonts w:ascii="宋体" w:hAnsi="宋体" w:hint="eastAsia"/>
              </w:rPr>
              <w:t>不启用</w:t>
            </w:r>
          </w:p>
        </w:tc>
      </w:tr>
      <w:tr w:rsidR="003F0BA5" w:rsidRPr="00D86749" w14:paraId="3DAD7527" w14:textId="77777777" w:rsidTr="006C189D">
        <w:trPr>
          <w:jc w:val="center"/>
        </w:trPr>
        <w:tc>
          <w:tcPr>
            <w:tcW w:w="2765" w:type="dxa"/>
          </w:tcPr>
          <w:p w14:paraId="56A4B203" w14:textId="77777777" w:rsidR="003F0BA5" w:rsidRPr="00D86749" w:rsidRDefault="003F0BA5" w:rsidP="00B97F74">
            <w:pPr>
              <w:rPr>
                <w:rFonts w:ascii="宋体" w:hAnsi="宋体"/>
              </w:rPr>
            </w:pPr>
            <w:r w:rsidRPr="00D86749">
              <w:rPr>
                <w:rFonts w:ascii="宋体" w:hAnsi="宋体" w:hint="eastAsia"/>
              </w:rPr>
              <w:t>dropout</w:t>
            </w:r>
          </w:p>
        </w:tc>
        <w:tc>
          <w:tcPr>
            <w:tcW w:w="2765" w:type="dxa"/>
          </w:tcPr>
          <w:p w14:paraId="074E03AC" w14:textId="77777777" w:rsidR="003F0BA5" w:rsidRPr="00D86749" w:rsidRDefault="003F0BA5" w:rsidP="00B97F74">
            <w:pPr>
              <w:rPr>
                <w:rFonts w:ascii="宋体" w:hAnsi="宋体"/>
              </w:rPr>
            </w:pPr>
            <w:r w:rsidRPr="00D86749">
              <w:rPr>
                <w:rFonts w:ascii="宋体" w:hAnsi="宋体" w:hint="eastAsia"/>
              </w:rPr>
              <w:t>实验中调优</w:t>
            </w:r>
          </w:p>
        </w:tc>
        <w:tc>
          <w:tcPr>
            <w:tcW w:w="2766" w:type="dxa"/>
          </w:tcPr>
          <w:p w14:paraId="56EF8425" w14:textId="77777777" w:rsidR="003F0BA5" w:rsidRPr="00D86749" w:rsidRDefault="003F0BA5" w:rsidP="00B97F74">
            <w:pPr>
              <w:rPr>
                <w:rFonts w:ascii="宋体" w:hAnsi="宋体"/>
              </w:rPr>
            </w:pPr>
          </w:p>
        </w:tc>
      </w:tr>
      <w:tr w:rsidR="003F0BA5" w:rsidRPr="00D86749" w14:paraId="687F1FBF" w14:textId="77777777" w:rsidTr="006C189D">
        <w:trPr>
          <w:jc w:val="center"/>
        </w:trPr>
        <w:tc>
          <w:tcPr>
            <w:tcW w:w="2765" w:type="dxa"/>
          </w:tcPr>
          <w:p w14:paraId="427440B8" w14:textId="77777777" w:rsidR="003F0BA5" w:rsidRPr="00D86749" w:rsidRDefault="003F0BA5" w:rsidP="00B97F74">
            <w:pPr>
              <w:rPr>
                <w:rFonts w:ascii="宋体" w:hAnsi="宋体"/>
              </w:rPr>
            </w:pPr>
            <w:r w:rsidRPr="00D86749">
              <w:rPr>
                <w:rFonts w:ascii="宋体" w:hAnsi="宋体" w:hint="eastAsia"/>
              </w:rPr>
              <w:t>优化算法</w:t>
            </w:r>
          </w:p>
        </w:tc>
        <w:tc>
          <w:tcPr>
            <w:tcW w:w="2765" w:type="dxa"/>
          </w:tcPr>
          <w:p w14:paraId="00E3ADBC" w14:textId="77777777" w:rsidR="003F0BA5" w:rsidRPr="00D86749" w:rsidRDefault="003F0BA5" w:rsidP="00B97F74">
            <w:pPr>
              <w:rPr>
                <w:rFonts w:ascii="宋体" w:hAnsi="宋体"/>
              </w:rPr>
            </w:pPr>
            <w:r w:rsidRPr="00D86749">
              <w:rPr>
                <w:rFonts w:ascii="宋体" w:hAnsi="宋体" w:hint="eastAsia"/>
              </w:rPr>
              <w:t>SGD、</w:t>
            </w:r>
            <w:r w:rsidRPr="00D86749">
              <w:rPr>
                <w:rFonts w:ascii="宋体" w:hAnsi="宋体"/>
              </w:rPr>
              <w:t>Momentum</w:t>
            </w:r>
            <w:r w:rsidRPr="00D86749">
              <w:rPr>
                <w:rFonts w:ascii="宋体" w:hAnsi="宋体" w:hint="eastAsia"/>
              </w:rPr>
              <w:t>、</w:t>
            </w:r>
            <w:r w:rsidRPr="00D86749">
              <w:rPr>
                <w:rFonts w:ascii="宋体" w:hAnsi="宋体"/>
              </w:rPr>
              <w:t>RMSProp</w:t>
            </w:r>
            <w:r w:rsidRPr="00D86749">
              <w:rPr>
                <w:rFonts w:ascii="宋体" w:hAnsi="宋体" w:hint="eastAsia"/>
              </w:rPr>
              <w:t>、Ad</w:t>
            </w:r>
            <w:r w:rsidRPr="00D86749">
              <w:rPr>
                <w:rFonts w:ascii="宋体" w:hAnsi="宋体"/>
              </w:rPr>
              <w:t>am</w:t>
            </w:r>
          </w:p>
        </w:tc>
        <w:tc>
          <w:tcPr>
            <w:tcW w:w="2766" w:type="dxa"/>
          </w:tcPr>
          <w:p w14:paraId="398CC570" w14:textId="77777777" w:rsidR="003F0BA5" w:rsidRPr="00D86749" w:rsidRDefault="003F0BA5" w:rsidP="00B97F74">
            <w:pPr>
              <w:rPr>
                <w:rFonts w:ascii="宋体" w:hAnsi="宋体"/>
              </w:rPr>
            </w:pPr>
            <w:r w:rsidRPr="00D86749">
              <w:rPr>
                <w:rFonts w:ascii="宋体" w:hAnsi="宋体"/>
              </w:rPr>
              <w:t>Adam</w:t>
            </w:r>
          </w:p>
        </w:tc>
      </w:tr>
    </w:tbl>
    <w:p w14:paraId="6FF1C151" w14:textId="77777777" w:rsidR="003F0BA5" w:rsidRDefault="003F0BA5" w:rsidP="003F0BA5">
      <w:pPr>
        <w:spacing w:line="360" w:lineRule="auto"/>
        <w:ind w:firstLineChars="200" w:firstLine="420"/>
        <w:jc w:val="left"/>
        <w:rPr>
          <w:rFonts w:ascii="宋体" w:hAnsi="宋体"/>
        </w:rPr>
      </w:pPr>
    </w:p>
    <w:p w14:paraId="289245F3" w14:textId="77777777" w:rsidR="003F0BA5" w:rsidRPr="00C02140"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若无特殊训练需求，一般可以使用系统预存的默认配置gflags文件。管理员也可在登录训练系统主机后通过vim等编辑器进行自定义配置gflag</w:t>
      </w:r>
      <w:r>
        <w:rPr>
          <w:rFonts w:asciiTheme="minorEastAsia" w:eastAsiaTheme="minorEastAsia" w:hAnsiTheme="minorEastAsia"/>
          <w:color w:val="000000" w:themeColor="text1"/>
          <w:sz w:val="24"/>
          <w:szCs w:val="24"/>
        </w:rPr>
        <w:t>s</w:t>
      </w:r>
      <w:r w:rsidRPr="00C02140">
        <w:rPr>
          <w:rFonts w:asciiTheme="minorEastAsia" w:eastAsiaTheme="minorEastAsia" w:hAnsiTheme="minorEastAsia" w:hint="eastAsia"/>
          <w:color w:val="000000" w:themeColor="text1"/>
          <w:sz w:val="24"/>
          <w:szCs w:val="24"/>
        </w:rPr>
        <w:t>文件的创建与修改</w:t>
      </w:r>
      <w:r>
        <w:rPr>
          <w:rFonts w:asciiTheme="minorEastAsia" w:eastAsiaTheme="minorEastAsia" w:hAnsiTheme="minorEastAsia" w:hint="eastAsia"/>
          <w:color w:val="000000" w:themeColor="text1"/>
          <w:sz w:val="24"/>
          <w:szCs w:val="24"/>
        </w:rPr>
        <w:t>。一个gflags文件的编辑界面如下图所示。</w:t>
      </w:r>
    </w:p>
    <w:p w14:paraId="0E924922" w14:textId="2B2C9A7D" w:rsidR="003F0BA5" w:rsidRDefault="003F0BA5" w:rsidP="003F0BA5">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hint="eastAsia"/>
          <w:noProof/>
          <w:color w:val="000000" w:themeColor="text1"/>
          <w:sz w:val="24"/>
          <w:szCs w:val="24"/>
        </w:rPr>
        <w:lastRenderedPageBreak/>
        <w:drawing>
          <wp:inline distT="0" distB="0" distL="0" distR="0" wp14:anchorId="128E4CD8" wp14:editId="7826BFA0">
            <wp:extent cx="5273040" cy="2788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788920"/>
                    </a:xfrm>
                    <a:prstGeom prst="rect">
                      <a:avLst/>
                    </a:prstGeom>
                    <a:noFill/>
                    <a:ln>
                      <a:noFill/>
                    </a:ln>
                  </pic:spPr>
                </pic:pic>
              </a:graphicData>
            </a:graphic>
          </wp:inline>
        </w:drawing>
      </w:r>
    </w:p>
    <w:p w14:paraId="1D0C4644" w14:textId="7482B371" w:rsidR="003F0BA5" w:rsidRPr="00264E3B" w:rsidRDefault="00FE27D2" w:rsidP="00FE27D2">
      <w:pPr>
        <w:pStyle w:val="4"/>
      </w:pPr>
      <w:r>
        <w:rPr>
          <w:rFonts w:hint="eastAsia"/>
        </w:rPr>
        <w:t>模型</w:t>
      </w:r>
      <w:r w:rsidR="003F0BA5" w:rsidRPr="00264E3B">
        <w:rPr>
          <w:rFonts w:hint="eastAsia"/>
        </w:rPr>
        <w:t>训练过程</w:t>
      </w:r>
    </w:p>
    <w:p w14:paraId="7AF058EB" w14:textId="77777777" w:rsidR="003F0BA5" w:rsidRPr="00C02140"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训练过程的执行通过命令行键入训练脚本运行命令，并在命令行参数中指定加载的gflags配置文件。一个基于python语言的tensorflow模型训练脚本的执行示例如下。</w:t>
      </w:r>
    </w:p>
    <w:p w14:paraId="719034BE" w14:textId="77777777" w:rsidR="003F0BA5" w:rsidRDefault="003F0BA5" w:rsidP="003F0BA5">
      <w:pPr>
        <w:spacing w:line="360" w:lineRule="auto"/>
        <w:jc w:val="left"/>
        <w:rPr>
          <w:rFonts w:asciiTheme="minorEastAsia" w:eastAsiaTheme="minorEastAsia" w:hAnsiTheme="minorEastAsia"/>
          <w:color w:val="000000" w:themeColor="text1"/>
          <w:sz w:val="24"/>
          <w:szCs w:val="24"/>
        </w:rPr>
      </w:pPr>
      <w:r w:rsidRPr="0071703F">
        <w:rPr>
          <w:rFonts w:asciiTheme="minorEastAsia" w:eastAsiaTheme="minorEastAsia" w:hAnsiTheme="minorEastAsia"/>
          <w:color w:val="000000" w:themeColor="text1"/>
          <w:sz w:val="24"/>
          <w:szCs w:val="24"/>
        </w:rPr>
        <w:t>python alexnet_train.py --flagfile=alexnet_config.gflags</w:t>
      </w:r>
    </w:p>
    <w:p w14:paraId="44444327" w14:textId="7EC18B5E" w:rsidR="003F0BA5" w:rsidRDefault="003F0BA5" w:rsidP="003F0BA5">
      <w:pPr>
        <w:spacing w:line="360" w:lineRule="auto"/>
        <w:jc w:val="left"/>
        <w:rPr>
          <w:rFonts w:asciiTheme="minorEastAsia" w:eastAsiaTheme="minorEastAsia" w:hAnsiTheme="minorEastAsia"/>
          <w:color w:val="000000" w:themeColor="text1"/>
          <w:sz w:val="24"/>
          <w:szCs w:val="24"/>
        </w:rPr>
      </w:pPr>
      <w:r>
        <w:rPr>
          <w:rFonts w:asciiTheme="minorEastAsia" w:eastAsiaTheme="minorEastAsia" w:hAnsiTheme="minorEastAsia" w:hint="eastAsia"/>
          <w:noProof/>
          <w:color w:val="000000" w:themeColor="text1"/>
          <w:sz w:val="24"/>
          <w:szCs w:val="24"/>
        </w:rPr>
        <w:drawing>
          <wp:inline distT="0" distB="0" distL="0" distR="0" wp14:anchorId="01925012" wp14:editId="6516683A">
            <wp:extent cx="5265420" cy="21869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2186940"/>
                    </a:xfrm>
                    <a:prstGeom prst="rect">
                      <a:avLst/>
                    </a:prstGeom>
                    <a:noFill/>
                    <a:ln>
                      <a:noFill/>
                    </a:ln>
                  </pic:spPr>
                </pic:pic>
              </a:graphicData>
            </a:graphic>
          </wp:inline>
        </w:drawing>
      </w:r>
    </w:p>
    <w:p w14:paraId="620C8158" w14:textId="77777777" w:rsidR="006C703D" w:rsidRDefault="006C703D" w:rsidP="003F0BA5">
      <w:pPr>
        <w:spacing w:line="360" w:lineRule="auto"/>
        <w:jc w:val="left"/>
        <w:rPr>
          <w:rFonts w:asciiTheme="minorEastAsia" w:eastAsiaTheme="minorEastAsia" w:hAnsiTheme="minorEastAsia"/>
          <w:color w:val="000000" w:themeColor="text1"/>
          <w:sz w:val="24"/>
          <w:szCs w:val="24"/>
        </w:rPr>
      </w:pPr>
    </w:p>
    <w:p w14:paraId="09D0F8D3" w14:textId="77777777" w:rsidR="003F0BA5" w:rsidRPr="00C02140" w:rsidRDefault="003F0BA5" w:rsidP="003F0BA5">
      <w:pPr>
        <w:spacing w:line="360" w:lineRule="auto"/>
        <w:ind w:firstLineChars="200"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在进行模型训练和验证时，能够将相关数据显示在控制台界面上，以便用户直观地监测训练进度及效果。网络训练阶段，反馈数据主要包括当前迭代轮数、训练图片批次读取进度、当前训练批次的总损失值、当前训练批次上的准确率等</w:t>
      </w:r>
      <w:r>
        <w:rPr>
          <w:rFonts w:asciiTheme="minorEastAsia" w:eastAsiaTheme="minorEastAsia" w:hAnsiTheme="minorEastAsia" w:hint="eastAsia"/>
          <w:color w:val="000000" w:themeColor="text1"/>
          <w:sz w:val="24"/>
          <w:szCs w:val="24"/>
        </w:rPr>
        <w:t>（如下图所示）</w:t>
      </w:r>
      <w:r w:rsidRPr="00C02140">
        <w:rPr>
          <w:rFonts w:asciiTheme="minorEastAsia" w:eastAsiaTheme="minorEastAsia" w:hAnsiTheme="minorEastAsia" w:hint="eastAsia"/>
          <w:color w:val="000000" w:themeColor="text1"/>
          <w:sz w:val="24"/>
          <w:szCs w:val="24"/>
        </w:rPr>
        <w:t>。通过观测训练集的损失值及准确率，</w:t>
      </w:r>
      <w:r>
        <w:rPr>
          <w:rFonts w:asciiTheme="minorEastAsia" w:eastAsiaTheme="minorEastAsia" w:hAnsiTheme="minorEastAsia" w:hint="eastAsia"/>
          <w:color w:val="000000" w:themeColor="text1"/>
          <w:sz w:val="24"/>
          <w:szCs w:val="24"/>
        </w:rPr>
        <w:t>模型训练操作者</w:t>
      </w:r>
      <w:r w:rsidRPr="00C02140">
        <w:rPr>
          <w:rFonts w:asciiTheme="minorEastAsia" w:eastAsiaTheme="minorEastAsia" w:hAnsiTheme="minorEastAsia" w:hint="eastAsia"/>
          <w:color w:val="000000" w:themeColor="text1"/>
          <w:sz w:val="24"/>
          <w:szCs w:val="24"/>
        </w:rPr>
        <w:t>可以判断</w:t>
      </w:r>
      <w:r w:rsidRPr="00C02140">
        <w:rPr>
          <w:rFonts w:asciiTheme="minorEastAsia" w:eastAsiaTheme="minorEastAsia" w:hAnsiTheme="minorEastAsia" w:hint="eastAsia"/>
          <w:color w:val="000000" w:themeColor="text1"/>
          <w:sz w:val="24"/>
          <w:szCs w:val="24"/>
        </w:rPr>
        <w:lastRenderedPageBreak/>
        <w:t>训练算法是否有效，是否已收敛。</w:t>
      </w:r>
    </w:p>
    <w:p w14:paraId="30E67F56" w14:textId="1690FA11" w:rsidR="003F0BA5" w:rsidRDefault="003F0BA5" w:rsidP="003F0BA5">
      <w:pPr>
        <w:spacing w:line="360" w:lineRule="auto"/>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noProof/>
          <w:color w:val="000000" w:themeColor="text1"/>
          <w:sz w:val="24"/>
          <w:szCs w:val="24"/>
        </w:rPr>
        <w:drawing>
          <wp:inline distT="0" distB="0" distL="0" distR="0" wp14:anchorId="27A960ED" wp14:editId="27F81999">
            <wp:extent cx="5257800" cy="1196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1196340"/>
                    </a:xfrm>
                    <a:prstGeom prst="rect">
                      <a:avLst/>
                    </a:prstGeom>
                    <a:noFill/>
                    <a:ln>
                      <a:noFill/>
                    </a:ln>
                  </pic:spPr>
                </pic:pic>
              </a:graphicData>
            </a:graphic>
          </wp:inline>
        </w:drawing>
      </w:r>
    </w:p>
    <w:p w14:paraId="52D60DE7" w14:textId="77777777" w:rsidR="00B97F74" w:rsidRDefault="00B97F74" w:rsidP="003F0BA5">
      <w:pPr>
        <w:spacing w:line="360" w:lineRule="auto"/>
        <w:jc w:val="left"/>
        <w:rPr>
          <w:rFonts w:asciiTheme="minorEastAsia" w:eastAsiaTheme="minorEastAsia" w:hAnsiTheme="minorEastAsia"/>
          <w:color w:val="000000" w:themeColor="text1"/>
          <w:sz w:val="24"/>
          <w:szCs w:val="24"/>
        </w:rPr>
      </w:pPr>
    </w:p>
    <w:p w14:paraId="063E0880" w14:textId="4A84D23A" w:rsidR="004008C5" w:rsidRDefault="003F0BA5" w:rsidP="00B97F74">
      <w:pPr>
        <w:spacing w:line="360" w:lineRule="auto"/>
        <w:ind w:firstLineChars="200" w:firstLine="480"/>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在模型验证方面，</w:t>
      </w:r>
      <w:r>
        <w:rPr>
          <w:rFonts w:asciiTheme="minorEastAsia" w:eastAsiaTheme="minorEastAsia" w:hAnsiTheme="minorEastAsia" w:hint="eastAsia"/>
          <w:color w:val="000000" w:themeColor="text1"/>
          <w:sz w:val="24"/>
          <w:szCs w:val="24"/>
        </w:rPr>
        <w:t>如前所述，</w:t>
      </w:r>
      <w:r w:rsidRPr="00C02140">
        <w:rPr>
          <w:rFonts w:asciiTheme="minorEastAsia" w:eastAsiaTheme="minorEastAsia" w:hAnsiTheme="minorEastAsia" w:hint="eastAsia"/>
          <w:color w:val="000000" w:themeColor="text1"/>
          <w:sz w:val="24"/>
          <w:szCs w:val="24"/>
        </w:rPr>
        <w:t>训练系统利用k-folds</w:t>
      </w:r>
      <w:r>
        <w:rPr>
          <w:rFonts w:asciiTheme="minorEastAsia" w:eastAsiaTheme="minorEastAsia" w:hAnsiTheme="minorEastAsia" w:hint="eastAsia"/>
          <w:color w:val="000000" w:themeColor="text1"/>
          <w:sz w:val="24"/>
          <w:szCs w:val="24"/>
        </w:rPr>
        <w:t>方法实现交叉验证，充分检验模型的有效性，可</w:t>
      </w:r>
      <w:r w:rsidRPr="00C02140">
        <w:rPr>
          <w:rFonts w:asciiTheme="minorEastAsia" w:eastAsiaTheme="minorEastAsia" w:hAnsiTheme="minorEastAsia" w:hint="eastAsia"/>
          <w:color w:val="000000" w:themeColor="text1"/>
          <w:sz w:val="24"/>
          <w:szCs w:val="24"/>
        </w:rPr>
        <w:t>在模型训练轮次完成后进行验证，输出每一次验证集图片的准确率，以便监测模型是否出现过拟合现象。</w:t>
      </w:r>
    </w:p>
    <w:p w14:paraId="6481D116" w14:textId="77777777" w:rsidR="00E5519C" w:rsidRPr="004008C5" w:rsidRDefault="00E5519C" w:rsidP="00E5519C">
      <w:pPr>
        <w:spacing w:line="360" w:lineRule="auto"/>
      </w:pPr>
    </w:p>
    <w:p w14:paraId="45C9006C" w14:textId="56AACE0E" w:rsidR="006E2FA5" w:rsidRDefault="006E2FA5" w:rsidP="006E2FA5">
      <w:pPr>
        <w:pStyle w:val="3"/>
        <w:rPr>
          <w:rFonts w:asciiTheme="minorEastAsia" w:eastAsiaTheme="minorEastAsia" w:hAnsiTheme="minorEastAsia"/>
          <w:color w:val="000000" w:themeColor="text1"/>
        </w:rPr>
      </w:pPr>
      <w:bookmarkStart w:id="31" w:name="_Toc495864424"/>
      <w:r>
        <w:rPr>
          <w:rFonts w:asciiTheme="minorEastAsia" w:eastAsiaTheme="minorEastAsia" w:hAnsiTheme="minorEastAsia" w:hint="eastAsia"/>
          <w:color w:val="000000" w:themeColor="text1"/>
        </w:rPr>
        <w:t>训练结果</w:t>
      </w:r>
      <w:r w:rsidR="00570016">
        <w:rPr>
          <w:rFonts w:asciiTheme="minorEastAsia" w:eastAsiaTheme="minorEastAsia" w:hAnsiTheme="minorEastAsia" w:hint="eastAsia"/>
          <w:color w:val="000000" w:themeColor="text1"/>
        </w:rPr>
        <w:t>发布</w:t>
      </w:r>
      <w:bookmarkEnd w:id="31"/>
    </w:p>
    <w:p w14:paraId="3D0E5124" w14:textId="77777777" w:rsidR="002F2721" w:rsidRDefault="002F2721" w:rsidP="002F2721">
      <w:pPr>
        <w:pStyle w:val="4"/>
      </w:pPr>
      <w:r>
        <w:t>数据表</w:t>
      </w:r>
    </w:p>
    <w:p w14:paraId="4B21FF68" w14:textId="699EAF62" w:rsidR="006E708F" w:rsidRDefault="002F2721" w:rsidP="006E708F">
      <w:r w:rsidRPr="00221C29">
        <w:rPr>
          <w:rFonts w:ascii="宋体" w:hAnsi="宋体" w:hint="eastAsia"/>
          <w:sz w:val="24"/>
          <w:szCs w:val="24"/>
        </w:rPr>
        <w:t>游戏模型版本表(game_model_version)</w:t>
      </w:r>
    </w:p>
    <w:p w14:paraId="33109D8F" w14:textId="77777777" w:rsidR="002F2721" w:rsidRDefault="002F2721" w:rsidP="002F2721">
      <w:pPr>
        <w:pStyle w:val="4"/>
        <w:numPr>
          <w:ilvl w:val="3"/>
          <w:numId w:val="43"/>
        </w:numPr>
      </w:pPr>
      <w:r>
        <w:rPr>
          <w:rFonts w:hint="eastAsia"/>
        </w:rPr>
        <w:t>主要功能</w:t>
      </w:r>
    </w:p>
    <w:p w14:paraId="620344D1" w14:textId="77777777" w:rsidR="00784D97" w:rsidRDefault="00784D97" w:rsidP="00784D97">
      <w:pPr>
        <w:spacing w:line="360" w:lineRule="auto"/>
        <w:ind w:firstLine="480"/>
        <w:jc w:val="left"/>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模型的训练与验证过程结束后，最终可生成可供使用的tensorflow checkpoint模型文件</w:t>
      </w:r>
      <w:r>
        <w:rPr>
          <w:rFonts w:asciiTheme="minorEastAsia" w:eastAsiaTheme="minorEastAsia" w:hAnsiTheme="minorEastAsia" w:hint="eastAsia"/>
          <w:color w:val="000000" w:themeColor="text1"/>
          <w:sz w:val="24"/>
          <w:szCs w:val="24"/>
        </w:rPr>
        <w:t>和此次训练的日志文件</w:t>
      </w:r>
      <w:r w:rsidRPr="00C02140">
        <w:rPr>
          <w:rFonts w:asciiTheme="minorEastAsia" w:eastAsiaTheme="minorEastAsia" w:hAnsiTheme="minorEastAsia" w:hint="eastAsia"/>
          <w:color w:val="000000" w:themeColor="text1"/>
          <w:sz w:val="24"/>
          <w:szCs w:val="24"/>
        </w:rPr>
        <w:t>。</w:t>
      </w:r>
      <w:r>
        <w:rPr>
          <w:rFonts w:asciiTheme="minorEastAsia" w:eastAsiaTheme="minorEastAsia" w:hAnsiTheme="minorEastAsia" w:hint="eastAsia"/>
          <w:color w:val="000000" w:themeColor="text1"/>
          <w:sz w:val="24"/>
          <w:szCs w:val="24"/>
        </w:rPr>
        <w:t>其中模型文件包括：</w:t>
      </w:r>
    </w:p>
    <w:tbl>
      <w:tblPr>
        <w:tblStyle w:val="af"/>
        <w:tblW w:w="0" w:type="auto"/>
        <w:tblLook w:val="04A0" w:firstRow="1" w:lastRow="0" w:firstColumn="1" w:lastColumn="0" w:noHBand="0" w:noVBand="1"/>
      </w:tblPr>
      <w:tblGrid>
        <w:gridCol w:w="4261"/>
        <w:gridCol w:w="4261"/>
      </w:tblGrid>
      <w:tr w:rsidR="00784D97" w14:paraId="228D8B56" w14:textId="77777777" w:rsidTr="006C189D">
        <w:tc>
          <w:tcPr>
            <w:tcW w:w="4261" w:type="dxa"/>
          </w:tcPr>
          <w:p w14:paraId="3273E9A8" w14:textId="77777777" w:rsidR="00784D97" w:rsidRPr="00264E3B" w:rsidRDefault="00784D97" w:rsidP="006C189D">
            <w:pPr>
              <w:spacing w:line="360" w:lineRule="auto"/>
              <w:jc w:val="center"/>
              <w:rPr>
                <w:rFonts w:asciiTheme="minorEastAsia" w:eastAsiaTheme="minorEastAsia" w:hAnsiTheme="minorEastAsia"/>
                <w:b/>
                <w:color w:val="000000" w:themeColor="text1"/>
                <w:sz w:val="24"/>
                <w:szCs w:val="24"/>
              </w:rPr>
            </w:pPr>
            <w:r w:rsidRPr="00264E3B">
              <w:rPr>
                <w:rFonts w:asciiTheme="minorEastAsia" w:eastAsiaTheme="minorEastAsia" w:hAnsiTheme="minorEastAsia" w:hint="eastAsia"/>
                <w:b/>
                <w:color w:val="000000" w:themeColor="text1"/>
                <w:sz w:val="24"/>
                <w:szCs w:val="24"/>
              </w:rPr>
              <w:t>文件名</w:t>
            </w:r>
          </w:p>
        </w:tc>
        <w:tc>
          <w:tcPr>
            <w:tcW w:w="4261" w:type="dxa"/>
          </w:tcPr>
          <w:p w14:paraId="23D7A2CE" w14:textId="77777777" w:rsidR="00784D97" w:rsidRPr="00264E3B" w:rsidRDefault="00784D97" w:rsidP="006C189D">
            <w:pPr>
              <w:spacing w:line="360" w:lineRule="auto"/>
              <w:jc w:val="center"/>
              <w:rPr>
                <w:rFonts w:asciiTheme="minorEastAsia" w:eastAsiaTheme="minorEastAsia" w:hAnsiTheme="minorEastAsia"/>
                <w:b/>
                <w:color w:val="000000" w:themeColor="text1"/>
                <w:sz w:val="24"/>
                <w:szCs w:val="24"/>
              </w:rPr>
            </w:pPr>
            <w:r w:rsidRPr="00264E3B">
              <w:rPr>
                <w:rFonts w:asciiTheme="minorEastAsia" w:eastAsiaTheme="minorEastAsia" w:hAnsiTheme="minorEastAsia" w:hint="eastAsia"/>
                <w:b/>
                <w:color w:val="000000" w:themeColor="text1"/>
                <w:sz w:val="24"/>
                <w:szCs w:val="24"/>
              </w:rPr>
              <w:t>描述</w:t>
            </w:r>
          </w:p>
        </w:tc>
      </w:tr>
      <w:tr w:rsidR="00784D97" w14:paraId="5AE88D1B" w14:textId="77777777" w:rsidTr="006C189D">
        <w:tc>
          <w:tcPr>
            <w:tcW w:w="4261" w:type="dxa"/>
          </w:tcPr>
          <w:p w14:paraId="2B271532"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c</w:t>
            </w:r>
            <w:r>
              <w:rPr>
                <w:rFonts w:asciiTheme="minorEastAsia" w:eastAsiaTheme="minorEastAsia" w:hAnsiTheme="minorEastAsia" w:hint="eastAsia"/>
                <w:color w:val="000000" w:themeColor="text1"/>
                <w:sz w:val="24"/>
                <w:szCs w:val="24"/>
              </w:rPr>
              <w:t>heckpoint文件</w:t>
            </w:r>
          </w:p>
        </w:tc>
        <w:tc>
          <w:tcPr>
            <w:tcW w:w="4261" w:type="dxa"/>
          </w:tcPr>
          <w:p w14:paraId="1564E66C"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当前最新模型文件信息</w:t>
            </w:r>
          </w:p>
        </w:tc>
      </w:tr>
      <w:tr w:rsidR="00784D97" w14:paraId="04C25C02" w14:textId="77777777" w:rsidTr="006C189D">
        <w:tc>
          <w:tcPr>
            <w:tcW w:w="4261" w:type="dxa"/>
          </w:tcPr>
          <w:p w14:paraId="267A36C7"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.meta文件</w:t>
            </w:r>
          </w:p>
        </w:tc>
        <w:tc>
          <w:tcPr>
            <w:tcW w:w="4261" w:type="dxa"/>
          </w:tcPr>
          <w:p w14:paraId="39942E56"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保存了当前图结构</w:t>
            </w:r>
          </w:p>
        </w:tc>
      </w:tr>
      <w:tr w:rsidR="00784D97" w14:paraId="3660648F" w14:textId="77777777" w:rsidTr="006C189D">
        <w:tc>
          <w:tcPr>
            <w:tcW w:w="4261" w:type="dxa"/>
          </w:tcPr>
          <w:p w14:paraId="2F506622"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.index文件</w:t>
            </w:r>
          </w:p>
        </w:tc>
        <w:tc>
          <w:tcPr>
            <w:tcW w:w="4261" w:type="dxa"/>
          </w:tcPr>
          <w:p w14:paraId="3A6B030A"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保存了当前参数名</w:t>
            </w:r>
          </w:p>
        </w:tc>
      </w:tr>
      <w:tr w:rsidR="00784D97" w14:paraId="114325BA" w14:textId="77777777" w:rsidTr="006C189D">
        <w:tc>
          <w:tcPr>
            <w:tcW w:w="4261" w:type="dxa"/>
          </w:tcPr>
          <w:p w14:paraId="2AFE9831"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.data文件</w:t>
            </w:r>
          </w:p>
        </w:tc>
        <w:tc>
          <w:tcPr>
            <w:tcW w:w="4261" w:type="dxa"/>
          </w:tcPr>
          <w:p w14:paraId="04216C44" w14:textId="77777777" w:rsidR="00784D97" w:rsidRDefault="00784D97" w:rsidP="006C189D">
            <w:pPr>
              <w:spacing w:line="360" w:lineRule="auto"/>
              <w:jc w:val="center"/>
              <w:rPr>
                <w:rFonts w:asciiTheme="minorEastAsia" w:eastAsiaTheme="minorEastAsia" w:hAnsiTheme="minorEastAsia"/>
                <w:color w:val="000000" w:themeColor="text1"/>
                <w:sz w:val="24"/>
                <w:szCs w:val="24"/>
              </w:rPr>
            </w:pPr>
            <w:r w:rsidRPr="006A729A">
              <w:rPr>
                <w:rFonts w:asciiTheme="minorEastAsia" w:eastAsiaTheme="minorEastAsia" w:hAnsiTheme="minorEastAsia" w:hint="eastAsia"/>
                <w:color w:val="000000" w:themeColor="text1"/>
                <w:sz w:val="24"/>
                <w:szCs w:val="24"/>
              </w:rPr>
              <w:t>保存了当前参数值</w:t>
            </w:r>
          </w:p>
        </w:tc>
      </w:tr>
    </w:tbl>
    <w:p w14:paraId="76775040" w14:textId="77777777" w:rsidR="00784D97" w:rsidRDefault="00784D97" w:rsidP="00784D97">
      <w:pPr>
        <w:spacing w:line="360" w:lineRule="auto"/>
        <w:ind w:firstLineChars="200" w:firstLine="480"/>
        <w:rPr>
          <w:rFonts w:asciiTheme="minorEastAsia" w:eastAsiaTheme="minorEastAsia" w:hAnsiTheme="minorEastAsia"/>
          <w:color w:val="000000" w:themeColor="text1"/>
          <w:sz w:val="24"/>
          <w:szCs w:val="24"/>
        </w:rPr>
      </w:pPr>
    </w:p>
    <w:p w14:paraId="3AF762E7" w14:textId="2A4AC5D8" w:rsidR="00784D97" w:rsidRDefault="00784D97" w:rsidP="00784D97">
      <w:pPr>
        <w:spacing w:line="360" w:lineRule="auto"/>
        <w:ind w:firstLineChars="200" w:firstLine="480"/>
        <w:rPr>
          <w:rFonts w:asciiTheme="minorEastAsia" w:eastAsiaTheme="minorEastAsia" w:hAnsiTheme="minorEastAsia"/>
          <w:color w:val="000000" w:themeColor="text1"/>
          <w:sz w:val="24"/>
          <w:szCs w:val="24"/>
        </w:rPr>
      </w:pPr>
      <w:r w:rsidRPr="00C02140">
        <w:rPr>
          <w:rFonts w:asciiTheme="minorEastAsia" w:eastAsiaTheme="minorEastAsia" w:hAnsiTheme="minorEastAsia" w:hint="eastAsia"/>
          <w:color w:val="000000" w:themeColor="text1"/>
          <w:sz w:val="24"/>
          <w:szCs w:val="24"/>
        </w:rPr>
        <w:t>在</w:t>
      </w:r>
      <w:r>
        <w:rPr>
          <w:rFonts w:asciiTheme="minorEastAsia" w:eastAsiaTheme="minorEastAsia" w:hAnsiTheme="minorEastAsia" w:hint="eastAsia"/>
          <w:color w:val="000000" w:themeColor="text1"/>
          <w:sz w:val="24"/>
          <w:szCs w:val="24"/>
        </w:rPr>
        <w:t>模型训练完成生成模型文件</w:t>
      </w:r>
      <w:r w:rsidRPr="00C02140">
        <w:rPr>
          <w:rFonts w:asciiTheme="minorEastAsia" w:eastAsiaTheme="minorEastAsia" w:hAnsiTheme="minorEastAsia" w:hint="eastAsia"/>
          <w:color w:val="000000" w:themeColor="text1"/>
          <w:sz w:val="24"/>
          <w:szCs w:val="24"/>
        </w:rPr>
        <w:t>后，</w:t>
      </w:r>
      <w:r>
        <w:rPr>
          <w:rFonts w:asciiTheme="minorEastAsia" w:eastAsiaTheme="minorEastAsia" w:hAnsiTheme="minorEastAsia" w:hint="eastAsia"/>
          <w:color w:val="000000" w:themeColor="text1"/>
          <w:sz w:val="24"/>
          <w:szCs w:val="24"/>
        </w:rPr>
        <w:t>训练脚本会将校验合格的模型文件按照AI能力数据规范要求放置到接口机的相应目录下，同时训练脚本也会产生日志文件。</w:t>
      </w:r>
      <w:r>
        <w:rPr>
          <w:rFonts w:hint="eastAsia"/>
          <w:color w:val="000000" w:themeColor="text1"/>
          <w:sz w:val="24"/>
        </w:rPr>
        <w:t>模型</w:t>
      </w:r>
      <w:r w:rsidRPr="003B34C4">
        <w:rPr>
          <w:rFonts w:hint="eastAsia"/>
          <w:color w:val="000000" w:themeColor="text1"/>
          <w:sz w:val="24"/>
        </w:rPr>
        <w:t>发布包含两种情况：新模型发布和新版本发布。</w:t>
      </w:r>
      <w:r>
        <w:rPr>
          <w:rFonts w:hint="eastAsia"/>
          <w:color w:val="000000" w:themeColor="text1"/>
          <w:sz w:val="24"/>
        </w:rPr>
        <w:t>新模型发布，系统会自动分配模型</w:t>
      </w:r>
      <w:r>
        <w:rPr>
          <w:rFonts w:hint="eastAsia"/>
          <w:color w:val="000000" w:themeColor="text1"/>
          <w:sz w:val="24"/>
        </w:rPr>
        <w:t>id</w:t>
      </w:r>
      <w:r>
        <w:rPr>
          <w:rFonts w:hint="eastAsia"/>
          <w:color w:val="000000" w:themeColor="text1"/>
          <w:sz w:val="24"/>
        </w:rPr>
        <w:t>，版本号默认为</w:t>
      </w:r>
      <w:r>
        <w:rPr>
          <w:rFonts w:hint="eastAsia"/>
          <w:color w:val="000000" w:themeColor="text1"/>
          <w:sz w:val="24"/>
        </w:rPr>
        <w:t>1</w:t>
      </w:r>
      <w:r>
        <w:rPr>
          <w:rFonts w:hint="eastAsia"/>
          <w:color w:val="000000" w:themeColor="text1"/>
          <w:sz w:val="24"/>
        </w:rPr>
        <w:t>；新版本发布，需要明确指定模型</w:t>
      </w:r>
      <w:r>
        <w:rPr>
          <w:rFonts w:hint="eastAsia"/>
          <w:color w:val="000000" w:themeColor="text1"/>
          <w:sz w:val="24"/>
        </w:rPr>
        <w:t>id</w:t>
      </w:r>
      <w:r>
        <w:rPr>
          <w:rFonts w:hint="eastAsia"/>
          <w:color w:val="000000" w:themeColor="text1"/>
          <w:sz w:val="24"/>
        </w:rPr>
        <w:t>，版本号</w:t>
      </w:r>
      <w:r>
        <w:rPr>
          <w:rFonts w:hint="eastAsia"/>
          <w:color w:val="000000" w:themeColor="text1"/>
          <w:sz w:val="24"/>
        </w:rPr>
        <w:lastRenderedPageBreak/>
        <w:t>会自动加</w:t>
      </w:r>
      <w:r>
        <w:rPr>
          <w:rFonts w:hint="eastAsia"/>
          <w:color w:val="000000" w:themeColor="text1"/>
          <w:sz w:val="24"/>
        </w:rPr>
        <w:t>1</w:t>
      </w:r>
      <w:r>
        <w:rPr>
          <w:rFonts w:hint="eastAsia"/>
          <w:color w:val="000000" w:themeColor="text1"/>
          <w:sz w:val="24"/>
        </w:rPr>
        <w:t>。模型文件存储路径格式规范“</w:t>
      </w:r>
      <w:r>
        <w:rPr>
          <w:rFonts w:hint="eastAsia"/>
          <w:color w:val="000000" w:themeColor="text1"/>
          <w:sz w:val="24"/>
        </w:rPr>
        <w:t>&lt;</w:t>
      </w:r>
      <w:r>
        <w:rPr>
          <w:rFonts w:hint="eastAsia"/>
          <w:color w:val="000000" w:themeColor="text1"/>
          <w:sz w:val="24"/>
        </w:rPr>
        <w:t>接口机相应目录</w:t>
      </w:r>
      <w:r>
        <w:rPr>
          <w:rFonts w:hint="eastAsia"/>
          <w:color w:val="000000" w:themeColor="text1"/>
          <w:sz w:val="24"/>
        </w:rPr>
        <w:t>&gt;</w:t>
      </w:r>
      <w:r>
        <w:rPr>
          <w:color w:val="000000" w:themeColor="text1"/>
          <w:sz w:val="24"/>
        </w:rPr>
        <w:t>/</w:t>
      </w:r>
      <w:r>
        <w:rPr>
          <w:rFonts w:hint="eastAsia"/>
          <w:color w:val="000000" w:themeColor="text1"/>
          <w:sz w:val="24"/>
        </w:rPr>
        <w:t>模型</w:t>
      </w:r>
      <w:r>
        <w:rPr>
          <w:rFonts w:hint="eastAsia"/>
          <w:color w:val="000000" w:themeColor="text1"/>
          <w:sz w:val="24"/>
        </w:rPr>
        <w:t>id/</w:t>
      </w:r>
      <w:r>
        <w:rPr>
          <w:rFonts w:hint="eastAsia"/>
          <w:color w:val="000000" w:themeColor="text1"/>
          <w:sz w:val="24"/>
        </w:rPr>
        <w:t>模型版本号</w:t>
      </w:r>
      <w:r>
        <w:rPr>
          <w:rFonts w:hint="eastAsia"/>
          <w:color w:val="000000" w:themeColor="text1"/>
          <w:sz w:val="24"/>
        </w:rPr>
        <w:t>/</w:t>
      </w:r>
      <w:r>
        <w:rPr>
          <w:rFonts w:hint="eastAsia"/>
          <w:color w:val="000000" w:themeColor="text1"/>
          <w:sz w:val="24"/>
        </w:rPr>
        <w:t>模型相关文件”，</w:t>
      </w:r>
      <w:r>
        <w:rPr>
          <w:color w:val="000000" w:themeColor="text1"/>
          <w:sz w:val="24"/>
        </w:rPr>
        <w:t>算法人员手工将模型文件、训练日志从</w:t>
      </w:r>
      <w:r>
        <w:rPr>
          <w:rFonts w:hint="eastAsia"/>
          <w:color w:val="000000" w:themeColor="text1"/>
          <w:sz w:val="24"/>
        </w:rPr>
        <w:t>AI</w:t>
      </w:r>
      <w:r>
        <w:rPr>
          <w:rFonts w:hint="eastAsia"/>
          <w:color w:val="000000" w:themeColor="text1"/>
          <w:sz w:val="24"/>
        </w:rPr>
        <w:t>云平台</w:t>
      </w:r>
      <w:r>
        <w:rPr>
          <w:color w:val="000000" w:themeColor="text1"/>
          <w:sz w:val="24"/>
        </w:rPr>
        <w:t>下载到</w:t>
      </w:r>
      <w:r>
        <w:rPr>
          <w:rFonts w:hint="eastAsia"/>
          <w:color w:val="000000" w:themeColor="text1"/>
          <w:sz w:val="24"/>
        </w:rPr>
        <w:t>AI</w:t>
      </w:r>
      <w:r>
        <w:rPr>
          <w:rFonts w:hint="eastAsia"/>
          <w:color w:val="000000" w:themeColor="text1"/>
          <w:sz w:val="24"/>
        </w:rPr>
        <w:t>前置</w:t>
      </w:r>
      <w:r>
        <w:rPr>
          <w:color w:val="000000" w:themeColor="text1"/>
          <w:sz w:val="24"/>
        </w:rPr>
        <w:t>服务平台上。</w:t>
      </w:r>
    </w:p>
    <w:p w14:paraId="3F99FB81" w14:textId="44FEDD47" w:rsidR="00784D97" w:rsidRPr="00157831" w:rsidRDefault="00784D97" w:rsidP="00784D97">
      <w:pPr>
        <w:spacing w:line="360" w:lineRule="auto"/>
        <w:ind w:firstLineChars="200" w:firstLine="480"/>
        <w:rPr>
          <w:rFonts w:asciiTheme="minorEastAsia" w:eastAsiaTheme="minorEastAsia" w:hAnsiTheme="minorEastAsia"/>
          <w:bCs/>
          <w:kern w:val="0"/>
          <w:sz w:val="24"/>
          <w:szCs w:val="24"/>
        </w:rPr>
      </w:pPr>
      <w:r>
        <w:rPr>
          <w:rFonts w:asciiTheme="minorEastAsia" w:eastAsiaTheme="minorEastAsia" w:hAnsiTheme="minorEastAsia" w:hint="eastAsia"/>
          <w:bCs/>
          <w:kern w:val="0"/>
          <w:sz w:val="24"/>
          <w:szCs w:val="24"/>
        </w:rPr>
        <w:t>训练产生的日志文件为文本格式，内容</w:t>
      </w:r>
      <w:r>
        <w:rPr>
          <w:rFonts w:asciiTheme="minorEastAsia" w:eastAsiaTheme="minorEastAsia" w:hAnsiTheme="minorEastAsia" w:hint="eastAsia"/>
          <w:color w:val="000000" w:themeColor="text1"/>
          <w:sz w:val="24"/>
          <w:szCs w:val="24"/>
        </w:rPr>
        <w:t>为模型运行过程中脚本代码的日志语句所写入，字段包括</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4"/>
        <w:gridCol w:w="5868"/>
      </w:tblGrid>
      <w:tr w:rsidR="00784D97" w:rsidRPr="00A6284E" w14:paraId="596C182B" w14:textId="77777777" w:rsidTr="006C189D">
        <w:trPr>
          <w:trHeight w:val="285"/>
        </w:trPr>
        <w:tc>
          <w:tcPr>
            <w:tcW w:w="1557" w:type="pct"/>
            <w:shd w:val="clear" w:color="auto" w:fill="auto"/>
            <w:vAlign w:val="center"/>
            <w:hideMark/>
          </w:tcPr>
          <w:p w14:paraId="11525790" w14:textId="77777777" w:rsidR="00784D97" w:rsidRPr="00A6284E" w:rsidRDefault="00784D97" w:rsidP="006C189D">
            <w:pPr>
              <w:widowControl/>
              <w:jc w:val="center"/>
              <w:rPr>
                <w:rFonts w:ascii="宋体" w:hAnsi="宋体" w:cs="宋体"/>
                <w:b/>
                <w:bCs/>
                <w:color w:val="000000"/>
                <w:kern w:val="0"/>
                <w:szCs w:val="21"/>
              </w:rPr>
            </w:pPr>
            <w:r w:rsidRPr="00A6284E">
              <w:rPr>
                <w:rFonts w:ascii="宋体" w:hAnsi="宋体" w:cs="宋体" w:hint="eastAsia"/>
                <w:b/>
                <w:bCs/>
                <w:color w:val="000000"/>
                <w:kern w:val="0"/>
                <w:szCs w:val="21"/>
              </w:rPr>
              <w:t>字段</w:t>
            </w:r>
            <w:r>
              <w:rPr>
                <w:rFonts w:ascii="宋体" w:hAnsi="宋体" w:cs="宋体" w:hint="eastAsia"/>
                <w:b/>
                <w:bCs/>
                <w:color w:val="000000"/>
                <w:kern w:val="0"/>
                <w:szCs w:val="21"/>
              </w:rPr>
              <w:t>含义</w:t>
            </w:r>
          </w:p>
        </w:tc>
        <w:tc>
          <w:tcPr>
            <w:tcW w:w="3443" w:type="pct"/>
            <w:shd w:val="clear" w:color="auto" w:fill="auto"/>
            <w:vAlign w:val="center"/>
            <w:hideMark/>
          </w:tcPr>
          <w:p w14:paraId="1EF5DEAB" w14:textId="77777777" w:rsidR="00784D97" w:rsidRPr="00A6284E" w:rsidRDefault="00784D97" w:rsidP="006C189D">
            <w:pPr>
              <w:widowControl/>
              <w:jc w:val="center"/>
              <w:rPr>
                <w:rFonts w:ascii="宋体" w:hAnsi="宋体" w:cs="宋体"/>
                <w:b/>
                <w:bCs/>
                <w:color w:val="000000"/>
                <w:kern w:val="0"/>
                <w:szCs w:val="21"/>
              </w:rPr>
            </w:pPr>
            <w:r>
              <w:rPr>
                <w:rFonts w:ascii="宋体" w:hAnsi="宋体" w:cs="宋体" w:hint="eastAsia"/>
                <w:b/>
                <w:bCs/>
                <w:color w:val="000000"/>
                <w:kern w:val="0"/>
                <w:szCs w:val="21"/>
              </w:rPr>
              <w:t>说明</w:t>
            </w:r>
          </w:p>
        </w:tc>
      </w:tr>
      <w:tr w:rsidR="00784D97" w:rsidRPr="00A6284E" w14:paraId="17037652" w14:textId="77777777" w:rsidTr="006C189D">
        <w:trPr>
          <w:trHeight w:val="285"/>
        </w:trPr>
        <w:tc>
          <w:tcPr>
            <w:tcW w:w="1557" w:type="pct"/>
            <w:shd w:val="clear" w:color="auto" w:fill="auto"/>
            <w:vAlign w:val="center"/>
            <w:hideMark/>
          </w:tcPr>
          <w:p w14:paraId="22E7FF7E"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日期时间</w:t>
            </w:r>
          </w:p>
        </w:tc>
        <w:tc>
          <w:tcPr>
            <w:tcW w:w="3443" w:type="pct"/>
            <w:shd w:val="clear" w:color="auto" w:fill="auto"/>
            <w:vAlign w:val="center"/>
            <w:hideMark/>
          </w:tcPr>
          <w:p w14:paraId="39413E65"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写入日志的时间点，精确至毫秒</w:t>
            </w:r>
          </w:p>
        </w:tc>
      </w:tr>
      <w:tr w:rsidR="00784D97" w:rsidRPr="00A6284E" w14:paraId="63B9F75A" w14:textId="77777777" w:rsidTr="006C189D">
        <w:trPr>
          <w:trHeight w:val="285"/>
        </w:trPr>
        <w:tc>
          <w:tcPr>
            <w:tcW w:w="1557" w:type="pct"/>
            <w:shd w:val="clear" w:color="auto" w:fill="auto"/>
            <w:vAlign w:val="center"/>
            <w:hideMark/>
          </w:tcPr>
          <w:p w14:paraId="7ADEE228"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日志内容等级</w:t>
            </w:r>
          </w:p>
        </w:tc>
        <w:tc>
          <w:tcPr>
            <w:tcW w:w="3443" w:type="pct"/>
            <w:shd w:val="clear" w:color="auto" w:fill="auto"/>
            <w:vAlign w:val="center"/>
            <w:hideMark/>
          </w:tcPr>
          <w:p w14:paraId="5397057A"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取值范围包括错误(E)、告警(W)、提示(I)</w:t>
            </w:r>
          </w:p>
        </w:tc>
      </w:tr>
      <w:tr w:rsidR="00784D97" w:rsidRPr="00A6284E" w14:paraId="1E438ED5" w14:textId="77777777" w:rsidTr="006C189D">
        <w:trPr>
          <w:trHeight w:val="285"/>
        </w:trPr>
        <w:tc>
          <w:tcPr>
            <w:tcW w:w="1557" w:type="pct"/>
            <w:shd w:val="clear" w:color="auto" w:fill="auto"/>
            <w:vAlign w:val="center"/>
            <w:hideMark/>
          </w:tcPr>
          <w:p w14:paraId="70533652"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落日志的语句</w:t>
            </w:r>
          </w:p>
        </w:tc>
        <w:tc>
          <w:tcPr>
            <w:tcW w:w="3443" w:type="pct"/>
            <w:shd w:val="clear" w:color="auto" w:fill="auto"/>
            <w:vAlign w:val="center"/>
            <w:hideMark/>
          </w:tcPr>
          <w:p w14:paraId="4357E6F1" w14:textId="77777777" w:rsidR="00784D97" w:rsidRPr="00A6284E"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写本条日志的语句位置，精确到某个源文件的某一行</w:t>
            </w:r>
          </w:p>
        </w:tc>
      </w:tr>
      <w:tr w:rsidR="00784D97" w:rsidRPr="00A6284E" w14:paraId="6EB07019" w14:textId="77777777" w:rsidTr="006C189D">
        <w:trPr>
          <w:trHeight w:val="285"/>
        </w:trPr>
        <w:tc>
          <w:tcPr>
            <w:tcW w:w="1557" w:type="pct"/>
            <w:shd w:val="clear" w:color="auto" w:fill="auto"/>
            <w:vAlign w:val="center"/>
          </w:tcPr>
          <w:p w14:paraId="20CB4EB5" w14:textId="77777777" w:rsidR="00784D97"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日志内容</w:t>
            </w:r>
          </w:p>
        </w:tc>
        <w:tc>
          <w:tcPr>
            <w:tcW w:w="3443" w:type="pct"/>
            <w:shd w:val="clear" w:color="auto" w:fill="auto"/>
            <w:vAlign w:val="center"/>
          </w:tcPr>
          <w:p w14:paraId="32973A9D" w14:textId="77777777" w:rsidR="00784D97"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写入的具体日志内容</w:t>
            </w:r>
          </w:p>
        </w:tc>
      </w:tr>
      <w:tr w:rsidR="00784D97" w:rsidRPr="008805F0" w14:paraId="0DF9C259" w14:textId="77777777" w:rsidTr="006C189D">
        <w:trPr>
          <w:trHeight w:val="285"/>
        </w:trPr>
        <w:tc>
          <w:tcPr>
            <w:tcW w:w="1557" w:type="pct"/>
            <w:shd w:val="clear" w:color="auto" w:fill="auto"/>
            <w:vAlign w:val="center"/>
          </w:tcPr>
          <w:p w14:paraId="01C971D6" w14:textId="77777777" w:rsidR="00784D97" w:rsidRDefault="00784D97" w:rsidP="006C189D">
            <w:pPr>
              <w:widowControl/>
              <w:jc w:val="left"/>
              <w:rPr>
                <w:rFonts w:ascii="宋体" w:hAnsi="宋体" w:cs="宋体"/>
                <w:color w:val="000000"/>
                <w:kern w:val="0"/>
                <w:szCs w:val="21"/>
              </w:rPr>
            </w:pPr>
            <w:r>
              <w:rPr>
                <w:rFonts w:ascii="宋体" w:hAnsi="宋体" w:cs="宋体"/>
                <w:color w:val="000000"/>
                <w:kern w:val="0"/>
                <w:szCs w:val="21"/>
              </w:rPr>
              <w:t>E</w:t>
            </w:r>
            <w:r>
              <w:rPr>
                <w:rFonts w:ascii="宋体" w:hAnsi="宋体" w:cs="宋体" w:hint="eastAsia"/>
                <w:color w:val="000000"/>
                <w:kern w:val="0"/>
                <w:szCs w:val="21"/>
              </w:rPr>
              <w:t>poch</w:t>
            </w:r>
          </w:p>
        </w:tc>
        <w:tc>
          <w:tcPr>
            <w:tcW w:w="3443" w:type="pct"/>
            <w:shd w:val="clear" w:color="auto" w:fill="auto"/>
            <w:vAlign w:val="center"/>
          </w:tcPr>
          <w:p w14:paraId="2820D0DF" w14:textId="77777777" w:rsidR="00784D97"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目前进行了多少个epoch的训练（</w:t>
            </w:r>
            <w:r w:rsidRPr="008805F0">
              <w:rPr>
                <w:rFonts w:ascii="宋体" w:hAnsi="宋体" w:cs="宋体" w:hint="eastAsia"/>
                <w:color w:val="000000"/>
                <w:kern w:val="0"/>
                <w:szCs w:val="21"/>
              </w:rPr>
              <w:t>1个epoch等于使用训练集中的全部样本训练一次</w:t>
            </w:r>
            <w:r>
              <w:rPr>
                <w:rFonts w:ascii="宋体" w:hAnsi="宋体" w:cs="宋体" w:hint="eastAsia"/>
                <w:color w:val="000000"/>
                <w:kern w:val="0"/>
                <w:szCs w:val="21"/>
              </w:rPr>
              <w:t>）</w:t>
            </w:r>
          </w:p>
        </w:tc>
      </w:tr>
      <w:tr w:rsidR="00784D97" w:rsidRPr="008805F0" w14:paraId="01D64E36" w14:textId="77777777" w:rsidTr="006C189D">
        <w:trPr>
          <w:trHeight w:val="736"/>
        </w:trPr>
        <w:tc>
          <w:tcPr>
            <w:tcW w:w="1557" w:type="pct"/>
            <w:shd w:val="clear" w:color="auto" w:fill="auto"/>
            <w:vAlign w:val="center"/>
          </w:tcPr>
          <w:p w14:paraId="41A197D0" w14:textId="77777777" w:rsidR="00784D97"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iteration</w:t>
            </w:r>
          </w:p>
        </w:tc>
        <w:tc>
          <w:tcPr>
            <w:tcW w:w="3443" w:type="pct"/>
            <w:shd w:val="clear" w:color="auto" w:fill="auto"/>
            <w:vAlign w:val="center"/>
          </w:tcPr>
          <w:p w14:paraId="6F49EB57" w14:textId="77777777" w:rsidR="00784D97" w:rsidRPr="008805F0" w:rsidRDefault="00784D97" w:rsidP="006C189D">
            <w:pPr>
              <w:pStyle w:val="HTML"/>
              <w:shd w:val="clear" w:color="auto" w:fill="FFFFFF"/>
              <w:spacing w:before="150" w:after="150" w:line="435" w:lineRule="atLeast"/>
              <w:rPr>
                <w:color w:val="000000"/>
                <w:sz w:val="21"/>
                <w:szCs w:val="21"/>
              </w:rPr>
            </w:pPr>
            <w:r>
              <w:rPr>
                <w:rFonts w:hint="eastAsia"/>
                <w:color w:val="000000"/>
                <w:sz w:val="21"/>
                <w:szCs w:val="21"/>
              </w:rPr>
              <w:t>目前进行了多少个</w:t>
            </w:r>
            <w:r w:rsidRPr="008805F0">
              <w:rPr>
                <w:rFonts w:hint="eastAsia"/>
                <w:color w:val="000000"/>
                <w:sz w:val="21"/>
                <w:szCs w:val="21"/>
              </w:rPr>
              <w:t>iteration</w:t>
            </w:r>
            <w:r>
              <w:rPr>
                <w:rFonts w:hint="eastAsia"/>
                <w:color w:val="000000"/>
                <w:sz w:val="21"/>
                <w:szCs w:val="21"/>
              </w:rPr>
              <w:t>的训练</w:t>
            </w:r>
            <w:r w:rsidRPr="008805F0">
              <w:rPr>
                <w:rFonts w:hint="eastAsia"/>
                <w:color w:val="000000"/>
                <w:sz w:val="21"/>
                <w:szCs w:val="21"/>
              </w:rPr>
              <w:t>（1个iteration等于使用batchsize个样本训练一次）</w:t>
            </w:r>
          </w:p>
        </w:tc>
      </w:tr>
      <w:tr w:rsidR="00784D97" w:rsidRPr="00A6284E" w14:paraId="6508DEA9" w14:textId="77777777" w:rsidTr="006C189D">
        <w:trPr>
          <w:trHeight w:val="285"/>
        </w:trPr>
        <w:tc>
          <w:tcPr>
            <w:tcW w:w="1557" w:type="pct"/>
            <w:shd w:val="clear" w:color="auto" w:fill="auto"/>
            <w:vAlign w:val="center"/>
          </w:tcPr>
          <w:p w14:paraId="15832CC9" w14:textId="77777777" w:rsidR="00784D97" w:rsidRDefault="00784D97" w:rsidP="006C189D">
            <w:pPr>
              <w:widowControl/>
              <w:jc w:val="left"/>
              <w:rPr>
                <w:rFonts w:ascii="宋体" w:hAnsi="宋体" w:cs="宋体"/>
                <w:color w:val="000000"/>
                <w:kern w:val="0"/>
                <w:szCs w:val="21"/>
              </w:rPr>
            </w:pPr>
            <w:r w:rsidRPr="008805F0">
              <w:rPr>
                <w:rFonts w:ascii="宋体" w:hAnsi="宋体" w:cs="宋体" w:hint="eastAsia"/>
                <w:color w:val="000000"/>
                <w:szCs w:val="21"/>
              </w:rPr>
              <w:t>batchsize</w:t>
            </w:r>
          </w:p>
        </w:tc>
        <w:tc>
          <w:tcPr>
            <w:tcW w:w="3443" w:type="pct"/>
            <w:shd w:val="clear" w:color="auto" w:fill="auto"/>
            <w:vAlign w:val="center"/>
          </w:tcPr>
          <w:p w14:paraId="6459D337" w14:textId="77777777" w:rsidR="00784D97" w:rsidRDefault="00784D97" w:rsidP="006C189D">
            <w:pPr>
              <w:widowControl/>
              <w:jc w:val="left"/>
              <w:rPr>
                <w:rFonts w:ascii="宋体" w:hAnsi="宋体" w:cs="宋体"/>
                <w:color w:val="000000"/>
                <w:kern w:val="0"/>
                <w:szCs w:val="21"/>
              </w:rPr>
            </w:pPr>
            <w:r w:rsidRPr="008805F0">
              <w:rPr>
                <w:rFonts w:ascii="宋体" w:hAnsi="宋体" w:cs="宋体" w:hint="eastAsia"/>
                <w:color w:val="000000"/>
                <w:kern w:val="0"/>
                <w:szCs w:val="21"/>
              </w:rPr>
              <w:t>SGD训练</w:t>
            </w:r>
            <w:r>
              <w:rPr>
                <w:rFonts w:ascii="宋体" w:hAnsi="宋体" w:cs="宋体" w:hint="eastAsia"/>
                <w:color w:val="000000"/>
                <w:kern w:val="0"/>
                <w:szCs w:val="21"/>
              </w:rPr>
              <w:t>时每一批次数据的大小</w:t>
            </w:r>
          </w:p>
        </w:tc>
      </w:tr>
      <w:tr w:rsidR="00784D97" w:rsidRPr="00A6284E" w14:paraId="3D342BE1" w14:textId="77777777" w:rsidTr="006C189D">
        <w:trPr>
          <w:trHeight w:val="285"/>
        </w:trPr>
        <w:tc>
          <w:tcPr>
            <w:tcW w:w="1557" w:type="pct"/>
            <w:shd w:val="clear" w:color="auto" w:fill="auto"/>
            <w:vAlign w:val="center"/>
          </w:tcPr>
          <w:p w14:paraId="2052F900" w14:textId="77777777" w:rsidR="00784D97" w:rsidRDefault="00784D97" w:rsidP="006C189D">
            <w:pPr>
              <w:widowControl/>
              <w:jc w:val="left"/>
              <w:rPr>
                <w:rFonts w:ascii="宋体" w:hAnsi="宋体" w:cs="宋体"/>
                <w:color w:val="000000"/>
                <w:kern w:val="0"/>
                <w:szCs w:val="21"/>
              </w:rPr>
            </w:pPr>
            <w:r>
              <w:rPr>
                <w:rFonts w:ascii="宋体" w:hAnsi="宋体" w:cs="宋体"/>
                <w:color w:val="000000"/>
                <w:kern w:val="0"/>
                <w:szCs w:val="21"/>
              </w:rPr>
              <w:t>S</w:t>
            </w:r>
            <w:r>
              <w:rPr>
                <w:rFonts w:ascii="宋体" w:hAnsi="宋体" w:cs="宋体" w:hint="eastAsia"/>
                <w:color w:val="000000"/>
                <w:kern w:val="0"/>
                <w:szCs w:val="21"/>
              </w:rPr>
              <w:t>core</w:t>
            </w:r>
          </w:p>
        </w:tc>
        <w:tc>
          <w:tcPr>
            <w:tcW w:w="3443" w:type="pct"/>
            <w:shd w:val="clear" w:color="auto" w:fill="auto"/>
            <w:vAlign w:val="center"/>
          </w:tcPr>
          <w:p w14:paraId="2A27354A" w14:textId="77777777" w:rsidR="00784D97" w:rsidRDefault="00784D97" w:rsidP="006C189D">
            <w:pPr>
              <w:widowControl/>
              <w:jc w:val="left"/>
              <w:rPr>
                <w:rFonts w:ascii="宋体" w:hAnsi="宋体" w:cs="宋体"/>
                <w:color w:val="000000"/>
                <w:kern w:val="0"/>
                <w:szCs w:val="21"/>
              </w:rPr>
            </w:pPr>
            <w:r>
              <w:rPr>
                <w:rFonts w:ascii="宋体" w:hAnsi="宋体" w:cs="宋体" w:hint="eastAsia"/>
                <w:color w:val="000000"/>
                <w:kern w:val="0"/>
                <w:szCs w:val="21"/>
              </w:rPr>
              <w:t>每一批次的数据训练之后在验证集上测试模型得到的成绩</w:t>
            </w:r>
          </w:p>
        </w:tc>
      </w:tr>
    </w:tbl>
    <w:p w14:paraId="5A2A3A0E" w14:textId="48D5D693" w:rsidR="007E0F7E" w:rsidRPr="00443456" w:rsidRDefault="007E0F7E" w:rsidP="00784D97">
      <w:pPr>
        <w:spacing w:line="360" w:lineRule="auto"/>
        <w:rPr>
          <w:color w:val="000000" w:themeColor="text1"/>
        </w:rPr>
      </w:pPr>
    </w:p>
    <w:p w14:paraId="2D1F3544" w14:textId="3232662F" w:rsidR="004B29B4" w:rsidRPr="00443456" w:rsidRDefault="000237EC">
      <w:pPr>
        <w:pStyle w:val="2"/>
        <w:rPr>
          <w:rFonts w:asciiTheme="minorEastAsia" w:eastAsiaTheme="minorEastAsia" w:hAnsiTheme="minorEastAsia"/>
          <w:color w:val="000000" w:themeColor="text1"/>
        </w:rPr>
      </w:pPr>
      <w:bookmarkStart w:id="32" w:name="_Toc495864425"/>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模型使用</w:t>
      </w:r>
      <w:bookmarkEnd w:id="32"/>
    </w:p>
    <w:p w14:paraId="214B39C9" w14:textId="05867DB0" w:rsidR="00AD6EF3" w:rsidRPr="00443456" w:rsidRDefault="00E700F1" w:rsidP="00AD6EF3">
      <w:pPr>
        <w:pStyle w:val="3"/>
        <w:rPr>
          <w:rFonts w:asciiTheme="minorEastAsia" w:eastAsiaTheme="minorEastAsia" w:hAnsiTheme="minorEastAsia"/>
          <w:color w:val="000000" w:themeColor="text1"/>
        </w:rPr>
      </w:pPr>
      <w:bookmarkStart w:id="33" w:name="_Toc495864426"/>
      <w:r>
        <w:rPr>
          <w:rFonts w:asciiTheme="minorEastAsia" w:eastAsiaTheme="minorEastAsia" w:hAnsiTheme="minorEastAsia" w:hint="eastAsia"/>
          <w:color w:val="000000" w:themeColor="text1"/>
        </w:rPr>
        <w:t>源</w:t>
      </w:r>
      <w:r>
        <w:rPr>
          <w:rFonts w:asciiTheme="minorEastAsia" w:eastAsiaTheme="minorEastAsia" w:hAnsiTheme="minorEastAsia"/>
          <w:color w:val="000000" w:themeColor="text1"/>
        </w:rPr>
        <w:t>视频</w:t>
      </w:r>
      <w:r>
        <w:rPr>
          <w:rFonts w:asciiTheme="minorEastAsia" w:eastAsiaTheme="minorEastAsia" w:hAnsiTheme="minorEastAsia" w:hint="eastAsia"/>
          <w:color w:val="000000" w:themeColor="text1"/>
        </w:rPr>
        <w:t>同步</w:t>
      </w:r>
      <w:bookmarkEnd w:id="33"/>
    </w:p>
    <w:p w14:paraId="1868F4E9" w14:textId="77777777" w:rsidR="00D8352B" w:rsidRDefault="00D8352B" w:rsidP="00B5339B">
      <w:pPr>
        <w:pStyle w:val="4"/>
      </w:pPr>
      <w:r>
        <w:t>数据表</w:t>
      </w:r>
    </w:p>
    <w:p w14:paraId="0D883E74" w14:textId="3E0A3F3C" w:rsidR="00D8352B" w:rsidRDefault="00A05C29" w:rsidP="00D8352B">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w:t>
      </w:r>
    </w:p>
    <w:p w14:paraId="3ED09745" w14:textId="77777777" w:rsidR="00D8352B" w:rsidRDefault="00D8352B" w:rsidP="00B5339B">
      <w:pPr>
        <w:pStyle w:val="4"/>
      </w:pPr>
      <w:r>
        <w:rPr>
          <w:rFonts w:hint="eastAsia"/>
        </w:rPr>
        <w:t>主要功能</w:t>
      </w:r>
    </w:p>
    <w:p w14:paraId="63481592" w14:textId="4A59E160" w:rsidR="00D8352B" w:rsidRDefault="00D8352B" w:rsidP="00E75C46">
      <w:pPr>
        <w:spacing w:line="360" w:lineRule="auto"/>
        <w:ind w:firstLineChars="200" w:firstLine="480"/>
        <w:rPr>
          <w:rFonts w:asciiTheme="minorEastAsia" w:eastAsiaTheme="minorEastAsia" w:hAnsiTheme="minorEastAsia"/>
          <w:sz w:val="24"/>
        </w:rPr>
      </w:pPr>
      <w:r w:rsidRPr="00392D9D">
        <w:rPr>
          <w:rFonts w:asciiTheme="minorEastAsia" w:eastAsiaTheme="minorEastAsia" w:hAnsiTheme="minorEastAsia" w:hint="eastAsia"/>
          <w:sz w:val="24"/>
        </w:rPr>
        <w:t>游戏</w:t>
      </w:r>
      <w:r w:rsidRPr="00392D9D">
        <w:rPr>
          <w:rFonts w:asciiTheme="minorEastAsia" w:eastAsiaTheme="minorEastAsia" w:hAnsiTheme="minorEastAsia"/>
          <w:sz w:val="24"/>
        </w:rPr>
        <w:t>服务端</w:t>
      </w:r>
      <w:r w:rsidR="00B70B2C">
        <w:rPr>
          <w:rFonts w:asciiTheme="minorEastAsia" w:eastAsiaTheme="minorEastAsia" w:hAnsiTheme="minorEastAsia" w:hint="eastAsia"/>
          <w:sz w:val="24"/>
        </w:rPr>
        <w:t>每小时</w:t>
      </w:r>
      <w:r w:rsidR="00B70B2C">
        <w:rPr>
          <w:rFonts w:asciiTheme="minorEastAsia" w:eastAsiaTheme="minorEastAsia" w:hAnsiTheme="minorEastAsia"/>
          <w:sz w:val="24"/>
        </w:rPr>
        <w:t>将增量的游戏视频</w:t>
      </w:r>
      <w:r w:rsidR="00E75C46">
        <w:rPr>
          <w:rFonts w:asciiTheme="minorEastAsia" w:eastAsiaTheme="minorEastAsia" w:hAnsiTheme="minorEastAsia" w:hint="eastAsia"/>
          <w:sz w:val="24"/>
        </w:rPr>
        <w:t>数据</w:t>
      </w:r>
      <w:r w:rsidRPr="00392D9D">
        <w:rPr>
          <w:rFonts w:asciiTheme="minorEastAsia" w:eastAsiaTheme="minorEastAsia" w:hAnsiTheme="minorEastAsia" w:hint="eastAsia"/>
          <w:sz w:val="24"/>
        </w:rPr>
        <w:t>通过</w:t>
      </w:r>
      <w:r w:rsidRPr="00392D9D">
        <w:rPr>
          <w:rFonts w:asciiTheme="minorEastAsia" w:eastAsiaTheme="minorEastAsia" w:hAnsiTheme="minorEastAsia"/>
          <w:sz w:val="24"/>
        </w:rPr>
        <w:t>互娱内部的kafka消息队列</w:t>
      </w:r>
      <w:r w:rsidRPr="00392D9D">
        <w:rPr>
          <w:rFonts w:asciiTheme="minorEastAsia" w:eastAsiaTheme="minorEastAsia" w:hAnsiTheme="minorEastAsia" w:hint="eastAsia"/>
          <w:sz w:val="24"/>
        </w:rPr>
        <w:t>同步</w:t>
      </w:r>
      <w:r w:rsidRPr="00392D9D">
        <w:rPr>
          <w:rFonts w:asciiTheme="minorEastAsia" w:eastAsiaTheme="minorEastAsia" w:hAnsiTheme="minorEastAsia"/>
          <w:sz w:val="24"/>
        </w:rPr>
        <w:t>给互娱大数据平台</w:t>
      </w:r>
      <w:r>
        <w:rPr>
          <w:rFonts w:asciiTheme="minorEastAsia" w:eastAsiaTheme="minorEastAsia" w:hAnsiTheme="minorEastAsia" w:hint="eastAsia"/>
          <w:sz w:val="24"/>
        </w:rPr>
        <w:t>，</w:t>
      </w:r>
      <w:r>
        <w:rPr>
          <w:rFonts w:asciiTheme="minorEastAsia" w:eastAsiaTheme="minorEastAsia" w:hAnsiTheme="minorEastAsia"/>
          <w:sz w:val="24"/>
        </w:rPr>
        <w:t>大数据平台接收后保存入</w:t>
      </w:r>
      <w:r w:rsidR="00E75C46">
        <w:rPr>
          <w:rFonts w:asciiTheme="minorEastAsia" w:eastAsiaTheme="minorEastAsia" w:hAnsiTheme="minorEastAsia" w:hint="eastAsia"/>
          <w:sz w:val="24"/>
        </w:rPr>
        <w:t>游戏</w:t>
      </w:r>
      <w:r w:rsidR="00E75C46">
        <w:rPr>
          <w:rFonts w:asciiTheme="minorEastAsia" w:eastAsiaTheme="minorEastAsia" w:hAnsiTheme="minorEastAsia"/>
          <w:sz w:val="24"/>
        </w:rPr>
        <w:t>视频表，再通过视频地址下载视频源文件到本地服务器</w:t>
      </w:r>
      <w:r>
        <w:rPr>
          <w:rFonts w:asciiTheme="minorEastAsia" w:eastAsiaTheme="minorEastAsia" w:hAnsiTheme="minorEastAsia"/>
          <w:sz w:val="24"/>
        </w:rPr>
        <w:t>库</w:t>
      </w:r>
      <w:r w:rsidR="00E75C46">
        <w:rPr>
          <w:rFonts w:asciiTheme="minorEastAsia" w:eastAsiaTheme="minorEastAsia" w:hAnsiTheme="minorEastAsia" w:hint="eastAsia"/>
          <w:sz w:val="24"/>
        </w:rPr>
        <w:t>作为</w:t>
      </w:r>
      <w:r w:rsidR="00E75C46">
        <w:rPr>
          <w:rFonts w:asciiTheme="minorEastAsia" w:eastAsiaTheme="minorEastAsia" w:hAnsiTheme="minorEastAsia"/>
          <w:sz w:val="24"/>
        </w:rPr>
        <w:t>视频模型</w:t>
      </w:r>
      <w:r w:rsidR="00E75C46">
        <w:rPr>
          <w:rFonts w:asciiTheme="minorEastAsia" w:eastAsiaTheme="minorEastAsia" w:hAnsiTheme="minorEastAsia" w:hint="eastAsia"/>
          <w:sz w:val="24"/>
        </w:rPr>
        <w:t>输入</w:t>
      </w:r>
      <w:r>
        <w:rPr>
          <w:rFonts w:asciiTheme="minorEastAsia" w:eastAsiaTheme="minorEastAsia" w:hAnsiTheme="minorEastAsia"/>
          <w:sz w:val="24"/>
        </w:rPr>
        <w:t>，数据为</w:t>
      </w:r>
      <w:r>
        <w:rPr>
          <w:rFonts w:asciiTheme="minorEastAsia" w:eastAsiaTheme="minorEastAsia" w:hAnsiTheme="minorEastAsia" w:hint="eastAsia"/>
          <w:sz w:val="24"/>
        </w:rPr>
        <w:t>JSON格式，</w:t>
      </w:r>
      <w:r>
        <w:rPr>
          <w:rFonts w:asciiTheme="minorEastAsia" w:eastAsiaTheme="minorEastAsia" w:hAnsiTheme="minorEastAsia"/>
          <w:sz w:val="24"/>
        </w:rPr>
        <w:t>主要字段如下</w:t>
      </w:r>
      <w:r>
        <w:rPr>
          <w:rFonts w:asciiTheme="minorEastAsia" w:eastAsiaTheme="minorEastAsia" w:hAnsiTheme="minorEastAsia" w:hint="eastAsia"/>
          <w:sz w:val="24"/>
        </w:rPr>
        <w:t>：</w:t>
      </w:r>
    </w:p>
    <w:tbl>
      <w:tblPr>
        <w:tblStyle w:val="af"/>
        <w:tblW w:w="0" w:type="auto"/>
        <w:tblLook w:val="04A0" w:firstRow="1" w:lastRow="0" w:firstColumn="1" w:lastColumn="0" w:noHBand="0" w:noVBand="1"/>
      </w:tblPr>
      <w:tblGrid>
        <w:gridCol w:w="2376"/>
        <w:gridCol w:w="6146"/>
      </w:tblGrid>
      <w:tr w:rsidR="00D8352B" w:rsidRPr="0093775C" w14:paraId="698F2149" w14:textId="77777777" w:rsidTr="00BD3289">
        <w:trPr>
          <w:trHeight w:val="20"/>
        </w:trPr>
        <w:tc>
          <w:tcPr>
            <w:tcW w:w="2376" w:type="dxa"/>
            <w:shd w:val="clear" w:color="auto" w:fill="BFBFBF" w:themeFill="background1" w:themeFillShade="BF"/>
          </w:tcPr>
          <w:p w14:paraId="5F706445" w14:textId="77777777" w:rsidR="00D8352B" w:rsidRPr="0093775C" w:rsidRDefault="00D8352B"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75C389EC" w14:textId="6B1B5637" w:rsidR="00D8352B" w:rsidRPr="0093775C" w:rsidRDefault="00D8352B" w:rsidP="00BD3289">
            <w:pPr>
              <w:spacing w:line="360" w:lineRule="auto"/>
              <w:rPr>
                <w:rFonts w:asciiTheme="minorEastAsia" w:hAnsiTheme="minorEastAsia"/>
              </w:rPr>
            </w:pPr>
            <w:r>
              <w:rPr>
                <w:rFonts w:asciiTheme="minorEastAsia" w:hAnsiTheme="minorEastAsia" w:hint="eastAsia"/>
              </w:rPr>
              <w:t>咪咕</w:t>
            </w:r>
            <w:r>
              <w:rPr>
                <w:rFonts w:asciiTheme="minorEastAsia" w:hAnsiTheme="minorEastAsia"/>
              </w:rPr>
              <w:t>游戏向大数据平台同步游戏</w:t>
            </w:r>
            <w:r w:rsidR="00AB1B5B">
              <w:rPr>
                <w:rFonts w:asciiTheme="minorEastAsia" w:hAnsiTheme="minorEastAsia" w:hint="eastAsia"/>
              </w:rPr>
              <w:t>视频</w:t>
            </w:r>
            <w:r w:rsidR="00AB1B5B">
              <w:rPr>
                <w:rFonts w:asciiTheme="minorEastAsia" w:hAnsiTheme="minorEastAsia"/>
              </w:rPr>
              <w:t>记录</w:t>
            </w:r>
          </w:p>
        </w:tc>
      </w:tr>
      <w:tr w:rsidR="00D8352B" w:rsidRPr="0093775C" w14:paraId="6ACBEFB7" w14:textId="77777777" w:rsidTr="00BD3289">
        <w:trPr>
          <w:trHeight w:val="20"/>
        </w:trPr>
        <w:tc>
          <w:tcPr>
            <w:tcW w:w="2376" w:type="dxa"/>
            <w:shd w:val="clear" w:color="auto" w:fill="DDD9C3" w:themeFill="background2" w:themeFillShade="E6"/>
          </w:tcPr>
          <w:p w14:paraId="32FCE5C8" w14:textId="77777777" w:rsidR="00D8352B" w:rsidRPr="0093775C" w:rsidRDefault="00D8352B"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2B07F197" w14:textId="01AF63C3" w:rsidR="00D8352B" w:rsidRPr="0093775C" w:rsidRDefault="00D8352B" w:rsidP="00BD3289">
            <w:pPr>
              <w:spacing w:line="360" w:lineRule="auto"/>
              <w:rPr>
                <w:rFonts w:asciiTheme="minorEastAsia" w:hAnsiTheme="minorEastAsia"/>
              </w:rPr>
            </w:pPr>
            <w:r>
              <w:rPr>
                <w:rFonts w:asciiTheme="minorEastAsia" w:hAnsiTheme="minorEastAsia"/>
                <w:sz w:val="24"/>
                <w:szCs w:val="24"/>
              </w:rPr>
              <w:t>t_mggame_to_bigdata_</w:t>
            </w:r>
            <w:r w:rsidR="00E75C46">
              <w:rPr>
                <w:rFonts w:asciiTheme="minorEastAsia" w:hAnsiTheme="minorEastAsia"/>
                <w:sz w:val="24"/>
                <w:szCs w:val="24"/>
              </w:rPr>
              <w:t>video</w:t>
            </w:r>
          </w:p>
        </w:tc>
      </w:tr>
      <w:tr w:rsidR="000B37FE" w:rsidRPr="0093775C" w14:paraId="3B195A6D" w14:textId="77777777" w:rsidTr="00BD3289">
        <w:trPr>
          <w:trHeight w:val="20"/>
        </w:trPr>
        <w:tc>
          <w:tcPr>
            <w:tcW w:w="2376" w:type="dxa"/>
            <w:shd w:val="clear" w:color="auto" w:fill="DDD9C3" w:themeFill="background2" w:themeFillShade="E6"/>
          </w:tcPr>
          <w:p w14:paraId="5E8E1668" w14:textId="0C042814" w:rsidR="000B37FE" w:rsidRPr="0093775C" w:rsidRDefault="000B37FE" w:rsidP="00BD3289">
            <w:pPr>
              <w:spacing w:line="360" w:lineRule="auto"/>
              <w:rPr>
                <w:rFonts w:asciiTheme="minorEastAsia" w:hAnsiTheme="minorEastAsia"/>
              </w:rPr>
            </w:pPr>
            <w:r>
              <w:rPr>
                <w:rFonts w:asciiTheme="minorEastAsia" w:hAnsiTheme="minorEastAsia" w:hint="eastAsia"/>
              </w:rPr>
              <w:lastRenderedPageBreak/>
              <w:t>数据</w:t>
            </w:r>
            <w:r>
              <w:rPr>
                <w:rFonts w:asciiTheme="minorEastAsia" w:hAnsiTheme="minorEastAsia"/>
              </w:rPr>
              <w:t>表</w:t>
            </w:r>
          </w:p>
        </w:tc>
        <w:tc>
          <w:tcPr>
            <w:tcW w:w="6146" w:type="dxa"/>
            <w:shd w:val="clear" w:color="auto" w:fill="DDD9C3" w:themeFill="background2" w:themeFillShade="E6"/>
          </w:tcPr>
          <w:p w14:paraId="0BFE6FF2" w14:textId="6421BF86" w:rsidR="000B37FE" w:rsidRDefault="000B37FE"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w:t>
            </w:r>
          </w:p>
        </w:tc>
      </w:tr>
      <w:tr w:rsidR="00D8352B" w:rsidRPr="0093775C" w14:paraId="6283F0EE" w14:textId="77777777" w:rsidTr="00BD3289">
        <w:trPr>
          <w:trHeight w:val="20"/>
        </w:trPr>
        <w:tc>
          <w:tcPr>
            <w:tcW w:w="2376" w:type="dxa"/>
          </w:tcPr>
          <w:p w14:paraId="2CB832B9" w14:textId="706A7754" w:rsidR="00D8352B" w:rsidRPr="0093775C" w:rsidRDefault="001C2268" w:rsidP="00BD3289">
            <w:pPr>
              <w:spacing w:line="360" w:lineRule="auto"/>
              <w:rPr>
                <w:rFonts w:asciiTheme="minorEastAsia" w:hAnsiTheme="minorEastAsia"/>
              </w:rPr>
            </w:pPr>
            <w:r>
              <w:t>content_id</w:t>
            </w:r>
          </w:p>
        </w:tc>
        <w:tc>
          <w:tcPr>
            <w:tcW w:w="6146" w:type="dxa"/>
          </w:tcPr>
          <w:p w14:paraId="317EA4C5" w14:textId="54FBCF42" w:rsidR="00D8352B" w:rsidRPr="0093775C" w:rsidRDefault="00D8352B" w:rsidP="00BD3289">
            <w:pPr>
              <w:spacing w:line="360" w:lineRule="auto"/>
              <w:rPr>
                <w:rFonts w:asciiTheme="minorEastAsia" w:hAnsiTheme="minorEastAsia"/>
              </w:rPr>
            </w:pPr>
            <w:r>
              <w:rPr>
                <w:rFonts w:asciiTheme="minorEastAsia" w:hAnsiTheme="minorEastAsia" w:hint="eastAsia"/>
                <w:sz w:val="24"/>
                <w:szCs w:val="24"/>
              </w:rPr>
              <w:t>游戏</w:t>
            </w:r>
            <w:r>
              <w:rPr>
                <w:rFonts w:asciiTheme="minorEastAsia" w:hAnsiTheme="minorEastAsia"/>
                <w:sz w:val="24"/>
                <w:szCs w:val="24"/>
              </w:rPr>
              <w:t>编码</w:t>
            </w:r>
          </w:p>
        </w:tc>
      </w:tr>
      <w:tr w:rsidR="00D8352B" w:rsidRPr="0093775C" w14:paraId="6ACBE5F0" w14:textId="77777777" w:rsidTr="00BD3289">
        <w:trPr>
          <w:trHeight w:val="20"/>
        </w:trPr>
        <w:tc>
          <w:tcPr>
            <w:tcW w:w="2376" w:type="dxa"/>
          </w:tcPr>
          <w:p w14:paraId="7ABED2B8" w14:textId="46484157" w:rsidR="00D8352B" w:rsidRDefault="00E75C46" w:rsidP="00BD3289">
            <w:pPr>
              <w:spacing w:line="360" w:lineRule="auto"/>
            </w:pPr>
            <w:r>
              <w:rPr>
                <w:rFonts w:hint="eastAsia"/>
              </w:rPr>
              <w:t>video</w:t>
            </w:r>
            <w:r w:rsidR="00D8352B">
              <w:rPr>
                <w:rFonts w:hint="eastAsia"/>
              </w:rPr>
              <w:t>_id</w:t>
            </w:r>
          </w:p>
        </w:tc>
        <w:tc>
          <w:tcPr>
            <w:tcW w:w="6146" w:type="dxa"/>
          </w:tcPr>
          <w:p w14:paraId="05A6CB24" w14:textId="47F23AD9" w:rsidR="00D8352B" w:rsidRDefault="00E75C46" w:rsidP="00BD3289">
            <w:pPr>
              <w:spacing w:line="360" w:lineRule="auto"/>
              <w:rPr>
                <w:rFonts w:asciiTheme="minorEastAsia" w:hAnsiTheme="minorEastAsia"/>
                <w:sz w:val="24"/>
                <w:szCs w:val="24"/>
              </w:rPr>
            </w:pPr>
            <w:r>
              <w:rPr>
                <w:rFonts w:asciiTheme="minorEastAsia" w:hAnsiTheme="minorEastAsia" w:hint="eastAsia"/>
                <w:sz w:val="24"/>
                <w:szCs w:val="24"/>
              </w:rPr>
              <w:t>视频</w:t>
            </w:r>
            <w:r w:rsidR="00D8352B">
              <w:rPr>
                <w:rFonts w:asciiTheme="minorEastAsia" w:hAnsiTheme="minorEastAsia"/>
                <w:sz w:val="24"/>
                <w:szCs w:val="24"/>
              </w:rPr>
              <w:t>编码</w:t>
            </w:r>
          </w:p>
        </w:tc>
      </w:tr>
      <w:tr w:rsidR="00D8352B" w:rsidRPr="0093775C" w14:paraId="77DB480B" w14:textId="77777777" w:rsidTr="00BD3289">
        <w:trPr>
          <w:trHeight w:val="20"/>
        </w:trPr>
        <w:tc>
          <w:tcPr>
            <w:tcW w:w="2376" w:type="dxa"/>
          </w:tcPr>
          <w:p w14:paraId="2B411B6E" w14:textId="00BBE1DF" w:rsidR="00D8352B" w:rsidRDefault="001C2268" w:rsidP="00BD3289">
            <w:pPr>
              <w:spacing w:line="360" w:lineRule="auto"/>
              <w:rPr>
                <w:rFonts w:asciiTheme="minorEastAsia" w:hAnsiTheme="minorEastAsia"/>
              </w:rPr>
            </w:pPr>
            <w:r>
              <w:rPr>
                <w:rFonts w:asciiTheme="minorEastAsia" w:hAnsiTheme="minorEastAsia"/>
              </w:rPr>
              <w:t>l</w:t>
            </w:r>
            <w:r>
              <w:rPr>
                <w:rFonts w:asciiTheme="minorEastAsia" w:hAnsiTheme="minorEastAsia" w:hint="eastAsia"/>
              </w:rPr>
              <w:t>ink_</w:t>
            </w:r>
            <w:r>
              <w:rPr>
                <w:rFonts w:asciiTheme="minorEastAsia" w:hAnsiTheme="minorEastAsia"/>
              </w:rPr>
              <w:t>url</w:t>
            </w:r>
          </w:p>
        </w:tc>
        <w:tc>
          <w:tcPr>
            <w:tcW w:w="6146" w:type="dxa"/>
          </w:tcPr>
          <w:p w14:paraId="7BC60C85" w14:textId="1A7D2D21" w:rsidR="00D8352B" w:rsidRPr="000A1B46" w:rsidRDefault="001C2268" w:rsidP="00BD3289">
            <w:pPr>
              <w:spacing w:line="360" w:lineRule="auto"/>
              <w:rPr>
                <w:rFonts w:asciiTheme="minorEastAsia" w:hAnsiTheme="minorEastAsia"/>
              </w:rPr>
            </w:pPr>
            <w:r>
              <w:rPr>
                <w:rFonts w:asciiTheme="minorEastAsia" w:hAnsiTheme="minorEastAsia" w:hint="eastAsia"/>
                <w:sz w:val="24"/>
                <w:szCs w:val="24"/>
              </w:rPr>
              <w:t>下载</w:t>
            </w:r>
            <w:r>
              <w:rPr>
                <w:rFonts w:asciiTheme="minorEastAsia" w:hAnsiTheme="minorEastAsia"/>
                <w:sz w:val="24"/>
                <w:szCs w:val="24"/>
              </w:rPr>
              <w:t>地址</w:t>
            </w:r>
          </w:p>
        </w:tc>
      </w:tr>
    </w:tbl>
    <w:p w14:paraId="2BF3093A" w14:textId="63B46F19" w:rsidR="006C1FE3" w:rsidRPr="00B63108" w:rsidRDefault="006C1FE3" w:rsidP="006C1FE3">
      <w:pPr>
        <w:spacing w:line="360" w:lineRule="auto"/>
        <w:rPr>
          <w:color w:val="000000" w:themeColor="text1"/>
          <w:sz w:val="24"/>
        </w:rPr>
      </w:pPr>
    </w:p>
    <w:p w14:paraId="25B5B456" w14:textId="094F3348" w:rsidR="000237EC" w:rsidRPr="00443456" w:rsidRDefault="00E700F1" w:rsidP="000237EC">
      <w:pPr>
        <w:pStyle w:val="3"/>
        <w:rPr>
          <w:rFonts w:asciiTheme="minorEastAsia" w:eastAsiaTheme="minorEastAsia" w:hAnsiTheme="minorEastAsia"/>
          <w:color w:val="000000" w:themeColor="text1"/>
        </w:rPr>
      </w:pPr>
      <w:bookmarkStart w:id="34" w:name="_Toc495864427"/>
      <w:r>
        <w:rPr>
          <w:rFonts w:asciiTheme="minorEastAsia" w:eastAsiaTheme="minorEastAsia" w:hAnsiTheme="minorEastAsia" w:hint="eastAsia"/>
          <w:color w:val="000000" w:themeColor="text1"/>
        </w:rPr>
        <w:t>视频</w:t>
      </w:r>
      <w:r w:rsidR="000237EC">
        <w:rPr>
          <w:rFonts w:asciiTheme="minorEastAsia" w:eastAsiaTheme="minorEastAsia" w:hAnsiTheme="minorEastAsia"/>
          <w:color w:val="000000" w:themeColor="text1"/>
        </w:rPr>
        <w:t>模型使用</w:t>
      </w:r>
      <w:bookmarkEnd w:id="34"/>
    </w:p>
    <w:p w14:paraId="1E8403C2" w14:textId="77777777" w:rsidR="007B211E" w:rsidRDefault="007B211E" w:rsidP="007B211E">
      <w:pPr>
        <w:pStyle w:val="4"/>
      </w:pPr>
      <w:r>
        <w:t>数据表</w:t>
      </w:r>
    </w:p>
    <w:p w14:paraId="46D41EE8" w14:textId="1F92F146" w:rsidR="000E625D" w:rsidRPr="00D02E42" w:rsidRDefault="00D02E42" w:rsidP="00D02E42">
      <w:pPr>
        <w:spacing w:line="360" w:lineRule="auto"/>
        <w:rPr>
          <w:rFonts w:ascii="宋体" w:hAnsi="宋体"/>
          <w:sz w:val="24"/>
          <w:szCs w:val="24"/>
        </w:rPr>
      </w:pPr>
      <w:r w:rsidRPr="00D02E42">
        <w:rPr>
          <w:rFonts w:ascii="宋体" w:hAnsi="宋体" w:hint="eastAsia"/>
          <w:sz w:val="24"/>
          <w:szCs w:val="24"/>
        </w:rPr>
        <w:t>游戏</w:t>
      </w:r>
      <w:r w:rsidRPr="00D02E42">
        <w:rPr>
          <w:rFonts w:ascii="宋体" w:hAnsi="宋体"/>
          <w:sz w:val="24"/>
          <w:szCs w:val="24"/>
        </w:rPr>
        <w:t>模型表</w:t>
      </w:r>
      <w:r w:rsidRPr="00D02E42">
        <w:rPr>
          <w:rFonts w:ascii="宋体" w:hAnsi="宋体" w:hint="eastAsia"/>
          <w:sz w:val="24"/>
          <w:szCs w:val="24"/>
        </w:rPr>
        <w:t>（game</w:t>
      </w:r>
      <w:r w:rsidRPr="00D02E42">
        <w:rPr>
          <w:rFonts w:ascii="宋体" w:hAnsi="宋体"/>
          <w:sz w:val="24"/>
          <w:szCs w:val="24"/>
        </w:rPr>
        <w:t>_model</w:t>
      </w:r>
      <w:r w:rsidRPr="00D02E42">
        <w:rPr>
          <w:rFonts w:ascii="宋体" w:hAnsi="宋体" w:hint="eastAsia"/>
          <w:sz w:val="24"/>
          <w:szCs w:val="24"/>
        </w:rPr>
        <w:t>）、游戏模型版本表(game_model_version)、游戏在线使用日志表（game</w:t>
      </w:r>
      <w:r w:rsidRPr="00D02E42">
        <w:rPr>
          <w:rFonts w:ascii="宋体" w:hAnsi="宋体"/>
          <w:sz w:val="24"/>
          <w:szCs w:val="24"/>
        </w:rPr>
        <w:t>_</w:t>
      </w:r>
      <w:r w:rsidRPr="00D02E42">
        <w:rPr>
          <w:rFonts w:ascii="宋体" w:hAnsi="宋体" w:hint="eastAsia"/>
          <w:sz w:val="24"/>
          <w:szCs w:val="24"/>
        </w:rPr>
        <w:t>api</w:t>
      </w:r>
      <w:r w:rsidRPr="00D02E42">
        <w:rPr>
          <w:rFonts w:ascii="宋体" w:hAnsi="宋体"/>
          <w:sz w:val="24"/>
          <w:szCs w:val="24"/>
        </w:rPr>
        <w:t>_log</w:t>
      </w:r>
      <w:r w:rsidRPr="00D02E42">
        <w:rPr>
          <w:rFonts w:ascii="宋体" w:hAnsi="宋体" w:hint="eastAsia"/>
          <w:sz w:val="24"/>
          <w:szCs w:val="24"/>
        </w:rPr>
        <w:t>）、游戏短视频表(</w:t>
      </w:r>
      <w:r w:rsidRPr="00D02E42">
        <w:rPr>
          <w:rFonts w:ascii="宋体" w:hAnsi="宋体"/>
          <w:sz w:val="24"/>
          <w:szCs w:val="24"/>
        </w:rPr>
        <w:t>game_short_video)</w:t>
      </w:r>
      <w:r w:rsidR="00DA2E99">
        <w:rPr>
          <w:rFonts w:ascii="宋体" w:hAnsi="宋体" w:hint="eastAsia"/>
          <w:sz w:val="24"/>
          <w:szCs w:val="24"/>
        </w:rPr>
        <w:t>、</w:t>
      </w:r>
      <w:r w:rsidR="00DA2E99">
        <w:rPr>
          <w:rFonts w:asciiTheme="minorEastAsia" w:eastAsiaTheme="minorEastAsia" w:hAnsiTheme="minorEastAsia" w:hint="eastAsia"/>
          <w:sz w:val="24"/>
        </w:rPr>
        <w:t>游戏视频标签对应表(game_video_label)</w:t>
      </w:r>
    </w:p>
    <w:p w14:paraId="7F4518A7" w14:textId="6F8BF344" w:rsidR="007B211E" w:rsidRDefault="00F37B8D" w:rsidP="007B211E">
      <w:pPr>
        <w:pStyle w:val="4"/>
        <w:numPr>
          <w:ilvl w:val="3"/>
          <w:numId w:val="43"/>
        </w:numPr>
      </w:pPr>
      <w:r>
        <w:rPr>
          <w:rFonts w:hint="eastAsia"/>
        </w:rPr>
        <w:t>AI</w:t>
      </w:r>
      <w:r w:rsidR="009F0D7B">
        <w:rPr>
          <w:rFonts w:hint="eastAsia"/>
        </w:rPr>
        <w:t>模型初始</w:t>
      </w:r>
      <w:r w:rsidR="009F0D7B">
        <w:t>化</w:t>
      </w:r>
    </w:p>
    <w:p w14:paraId="0B50FCCC" w14:textId="3ED90A3D" w:rsidR="00DE7053" w:rsidRDefault="009F0D7B" w:rsidP="009F0D7B">
      <w:pPr>
        <w:spacing w:line="360" w:lineRule="auto"/>
        <w:ind w:firstLineChars="200" w:firstLine="480"/>
        <w:rPr>
          <w:sz w:val="24"/>
          <w:szCs w:val="24"/>
        </w:rPr>
      </w:pPr>
      <w:r>
        <w:rPr>
          <w:rFonts w:hint="eastAsia"/>
          <w:sz w:val="24"/>
          <w:szCs w:val="24"/>
        </w:rPr>
        <w:t>前置</w:t>
      </w:r>
      <w:r>
        <w:rPr>
          <w:sz w:val="24"/>
          <w:szCs w:val="24"/>
        </w:rPr>
        <w:t>服务平台上的</w:t>
      </w:r>
      <w:r w:rsidRPr="001E5B1F">
        <w:rPr>
          <w:rFonts w:hint="eastAsia"/>
          <w:sz w:val="24"/>
          <w:szCs w:val="24"/>
        </w:rPr>
        <w:t>AI</w:t>
      </w:r>
      <w:r>
        <w:rPr>
          <w:rFonts w:hint="eastAsia"/>
          <w:sz w:val="24"/>
          <w:szCs w:val="24"/>
        </w:rPr>
        <w:t>交互子平台上会运行</w:t>
      </w:r>
      <w:r w:rsidRPr="001E5B1F">
        <w:rPr>
          <w:rFonts w:hint="eastAsia"/>
          <w:sz w:val="24"/>
          <w:szCs w:val="24"/>
        </w:rPr>
        <w:t>游戏</w:t>
      </w:r>
      <w:r w:rsidRPr="001E5B1F">
        <w:rPr>
          <w:rFonts w:hint="eastAsia"/>
          <w:sz w:val="24"/>
          <w:szCs w:val="24"/>
        </w:rPr>
        <w:t>AI</w:t>
      </w:r>
      <w:r>
        <w:rPr>
          <w:rFonts w:hint="eastAsia"/>
          <w:sz w:val="24"/>
          <w:szCs w:val="24"/>
        </w:rPr>
        <w:t>模型</w:t>
      </w:r>
      <w:r w:rsidRPr="001E5B1F">
        <w:rPr>
          <w:rFonts w:hint="eastAsia"/>
          <w:sz w:val="24"/>
          <w:szCs w:val="24"/>
        </w:rPr>
        <w:t>，</w:t>
      </w:r>
      <w:r>
        <w:rPr>
          <w:rFonts w:hint="eastAsia"/>
          <w:sz w:val="24"/>
          <w:szCs w:val="24"/>
        </w:rPr>
        <w:t>对外提供</w:t>
      </w:r>
      <w:r w:rsidRPr="001E5B1F">
        <w:rPr>
          <w:rFonts w:hint="eastAsia"/>
          <w:sz w:val="24"/>
          <w:szCs w:val="24"/>
        </w:rPr>
        <w:t>REST</w:t>
      </w:r>
      <w:r w:rsidRPr="001E5B1F">
        <w:rPr>
          <w:sz w:val="24"/>
          <w:szCs w:val="24"/>
        </w:rPr>
        <w:t xml:space="preserve"> </w:t>
      </w:r>
      <w:r w:rsidRPr="001E5B1F">
        <w:rPr>
          <w:rFonts w:hint="eastAsia"/>
          <w:sz w:val="24"/>
          <w:szCs w:val="24"/>
        </w:rPr>
        <w:t>API</w:t>
      </w:r>
      <w:r>
        <w:rPr>
          <w:rFonts w:hint="eastAsia"/>
          <w:sz w:val="24"/>
          <w:szCs w:val="24"/>
        </w:rPr>
        <w:t>服务。咪咕游戏服务端通过互娱</w:t>
      </w:r>
      <w:r>
        <w:rPr>
          <w:sz w:val="24"/>
          <w:szCs w:val="24"/>
        </w:rPr>
        <w:t>大数据平台调用</w:t>
      </w:r>
      <w:r>
        <w:rPr>
          <w:rFonts w:hint="eastAsia"/>
          <w:sz w:val="24"/>
          <w:szCs w:val="24"/>
        </w:rPr>
        <w:t>AI</w:t>
      </w:r>
      <w:r>
        <w:rPr>
          <w:sz w:val="24"/>
          <w:szCs w:val="24"/>
        </w:rPr>
        <w:t>前置服务平台的</w:t>
      </w:r>
      <w:r>
        <w:rPr>
          <w:rFonts w:hint="eastAsia"/>
          <w:sz w:val="24"/>
          <w:szCs w:val="24"/>
        </w:rPr>
        <w:t>业务调度模块来</w:t>
      </w:r>
      <w:r w:rsidRPr="001E5B1F">
        <w:rPr>
          <w:rFonts w:hint="eastAsia"/>
          <w:sz w:val="24"/>
          <w:szCs w:val="24"/>
        </w:rPr>
        <w:t>使用</w:t>
      </w:r>
      <w:r w:rsidRPr="001E5B1F">
        <w:rPr>
          <w:rFonts w:hint="eastAsia"/>
          <w:sz w:val="24"/>
          <w:szCs w:val="24"/>
        </w:rPr>
        <w:t>REST</w:t>
      </w:r>
      <w:r w:rsidRPr="001E5B1F">
        <w:rPr>
          <w:sz w:val="24"/>
          <w:szCs w:val="24"/>
        </w:rPr>
        <w:t xml:space="preserve"> </w:t>
      </w:r>
      <w:r w:rsidRPr="001E5B1F">
        <w:rPr>
          <w:rFonts w:hint="eastAsia"/>
          <w:sz w:val="24"/>
          <w:szCs w:val="24"/>
        </w:rPr>
        <w:t>API</w:t>
      </w:r>
      <w:r>
        <w:rPr>
          <w:rFonts w:hint="eastAsia"/>
          <w:sz w:val="24"/>
          <w:szCs w:val="24"/>
        </w:rPr>
        <w:t>接口</w:t>
      </w:r>
      <w:r w:rsidRPr="001E5B1F">
        <w:rPr>
          <w:rFonts w:hint="eastAsia"/>
          <w:sz w:val="24"/>
          <w:szCs w:val="24"/>
        </w:rPr>
        <w:t>发起</w:t>
      </w:r>
      <w:r>
        <w:rPr>
          <w:rFonts w:hint="eastAsia"/>
          <w:sz w:val="24"/>
          <w:szCs w:val="24"/>
        </w:rPr>
        <w:t>业务处理</w:t>
      </w:r>
      <w:r w:rsidRPr="001E5B1F">
        <w:rPr>
          <w:rFonts w:hint="eastAsia"/>
          <w:sz w:val="24"/>
          <w:szCs w:val="24"/>
        </w:rPr>
        <w:t>请求</w:t>
      </w:r>
      <w:r>
        <w:rPr>
          <w:rFonts w:hint="eastAsia"/>
          <w:sz w:val="24"/>
          <w:szCs w:val="24"/>
        </w:rPr>
        <w:t>。</w:t>
      </w:r>
      <w:r w:rsidR="00DE7053">
        <w:rPr>
          <w:rFonts w:hint="eastAsia"/>
          <w:sz w:val="24"/>
          <w:szCs w:val="24"/>
        </w:rPr>
        <w:t>API</w:t>
      </w:r>
      <w:r w:rsidR="00DE7053">
        <w:rPr>
          <w:sz w:val="24"/>
          <w:szCs w:val="24"/>
        </w:rPr>
        <w:t>接口</w:t>
      </w:r>
      <w:r w:rsidR="00DE7053">
        <w:rPr>
          <w:rFonts w:hint="eastAsia"/>
          <w:sz w:val="24"/>
          <w:szCs w:val="24"/>
        </w:rPr>
        <w:t>分为游戏主体</w:t>
      </w:r>
      <w:r w:rsidR="00DE7053">
        <w:rPr>
          <w:sz w:val="24"/>
          <w:szCs w:val="24"/>
        </w:rPr>
        <w:t>检测、</w:t>
      </w:r>
      <w:r w:rsidR="00DE7053">
        <w:rPr>
          <w:rFonts w:hint="eastAsia"/>
          <w:sz w:val="24"/>
          <w:szCs w:val="24"/>
        </w:rPr>
        <w:t>关键</w:t>
      </w:r>
      <w:r w:rsidR="00DE7053">
        <w:rPr>
          <w:sz w:val="24"/>
          <w:szCs w:val="24"/>
        </w:rPr>
        <w:t>场景识别、</w:t>
      </w:r>
      <w:r w:rsidR="00DE7053">
        <w:rPr>
          <w:rFonts w:hint="eastAsia"/>
          <w:sz w:val="24"/>
          <w:szCs w:val="24"/>
        </w:rPr>
        <w:t>精彩</w:t>
      </w:r>
      <w:r w:rsidR="00DE7053">
        <w:rPr>
          <w:sz w:val="24"/>
          <w:szCs w:val="24"/>
        </w:rPr>
        <w:t>短</w:t>
      </w:r>
      <w:r w:rsidR="00DE7053">
        <w:rPr>
          <w:rFonts w:hint="eastAsia"/>
          <w:sz w:val="24"/>
          <w:szCs w:val="24"/>
        </w:rPr>
        <w:t>视频</w:t>
      </w:r>
      <w:r w:rsidR="00DE7053">
        <w:rPr>
          <w:sz w:val="24"/>
          <w:szCs w:val="24"/>
        </w:rPr>
        <w:t>生成共</w:t>
      </w:r>
      <w:r w:rsidR="00DE7053">
        <w:rPr>
          <w:rFonts w:hint="eastAsia"/>
          <w:sz w:val="24"/>
          <w:szCs w:val="24"/>
        </w:rPr>
        <w:t>3</w:t>
      </w:r>
      <w:r w:rsidR="00DE7053">
        <w:rPr>
          <w:rFonts w:hint="eastAsia"/>
          <w:sz w:val="24"/>
          <w:szCs w:val="24"/>
        </w:rPr>
        <w:t>个</w:t>
      </w:r>
      <w:r w:rsidR="00DE7053">
        <w:rPr>
          <w:sz w:val="24"/>
          <w:szCs w:val="24"/>
        </w:rPr>
        <w:t>。</w:t>
      </w:r>
    </w:p>
    <w:p w14:paraId="57BF7621" w14:textId="6025C3DB" w:rsidR="009F0D7B" w:rsidRPr="00006E03" w:rsidRDefault="009F0D7B" w:rsidP="009F0D7B">
      <w:pPr>
        <w:spacing w:line="360" w:lineRule="auto"/>
        <w:ind w:firstLineChars="200" w:firstLine="480"/>
        <w:rPr>
          <w:rFonts w:ascii="宋体" w:hAnsi="宋体"/>
          <w:sz w:val="24"/>
          <w:szCs w:val="24"/>
        </w:rPr>
      </w:pPr>
      <w:r w:rsidRPr="001E5B1F">
        <w:rPr>
          <w:rFonts w:hint="eastAsia"/>
          <w:sz w:val="24"/>
          <w:szCs w:val="24"/>
        </w:rPr>
        <w:t>AI</w:t>
      </w:r>
      <w:r>
        <w:rPr>
          <w:rFonts w:hint="eastAsia"/>
          <w:sz w:val="24"/>
          <w:szCs w:val="24"/>
        </w:rPr>
        <w:t>模型接收到业务处理请求后对视频文件进行预处理，将原始视频转化为模型的输入，再接下来用模型进行分析，得到初始的分析结果，然后将分析结果进行综合与归纳，得到符合返</w:t>
      </w:r>
      <w:r w:rsidRPr="00006E03">
        <w:rPr>
          <w:rFonts w:ascii="宋体" w:hAnsi="宋体" w:hint="eastAsia"/>
          <w:sz w:val="24"/>
          <w:szCs w:val="24"/>
        </w:rPr>
        <w:t>回需求的处理结果，最后将处理结果进行序列化，再根据业务处理请求中携带的callback_url，将序列化的处理结果返回至AI能力客户端。</w:t>
      </w:r>
      <w:r w:rsidR="00006E03" w:rsidRPr="00006E03">
        <w:rPr>
          <w:rFonts w:ascii="宋体" w:hAnsi="宋体" w:hint="eastAsia"/>
          <w:sz w:val="24"/>
          <w:szCs w:val="24"/>
        </w:rPr>
        <w:t>每次API调用都会产生相应的log，存入模型API调用日志表。</w:t>
      </w:r>
    </w:p>
    <w:p w14:paraId="6723A554" w14:textId="77777777" w:rsidR="009F0D7B" w:rsidRDefault="009F0D7B" w:rsidP="009F0D7B">
      <w:pPr>
        <w:spacing w:line="360" w:lineRule="auto"/>
        <w:ind w:firstLine="480"/>
        <w:rPr>
          <w:sz w:val="24"/>
          <w:szCs w:val="24"/>
        </w:rPr>
      </w:pPr>
      <w:r>
        <w:rPr>
          <w:rFonts w:hint="eastAsia"/>
          <w:sz w:val="24"/>
          <w:szCs w:val="24"/>
        </w:rPr>
        <w:t>模型运行的环境要求如下：</w:t>
      </w:r>
    </w:p>
    <w:tbl>
      <w:tblPr>
        <w:tblW w:w="0" w:type="auto"/>
        <w:tblCellMar>
          <w:left w:w="0" w:type="dxa"/>
          <w:right w:w="0" w:type="dxa"/>
        </w:tblCellMar>
        <w:tblLook w:val="04A0" w:firstRow="1" w:lastRow="0" w:firstColumn="1" w:lastColumn="0" w:noHBand="0" w:noVBand="1"/>
      </w:tblPr>
      <w:tblGrid>
        <w:gridCol w:w="1371"/>
        <w:gridCol w:w="3021"/>
        <w:gridCol w:w="2759"/>
        <w:gridCol w:w="1371"/>
      </w:tblGrid>
      <w:tr w:rsidR="009F0D7B" w:rsidRPr="0053060E" w14:paraId="54382FE2" w14:textId="77777777" w:rsidTr="006C189D">
        <w:tc>
          <w:tcPr>
            <w:tcW w:w="7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8A8372"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运行环境</w:t>
            </w:r>
          </w:p>
        </w:tc>
        <w:tc>
          <w:tcPr>
            <w:tcW w:w="3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E196E4"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要求</w:t>
            </w:r>
          </w:p>
        </w:tc>
        <w:tc>
          <w:tcPr>
            <w:tcW w:w="297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666093"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备注</w:t>
            </w:r>
          </w:p>
        </w:tc>
        <w:tc>
          <w:tcPr>
            <w:tcW w:w="13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3C6A3"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运行环境</w:t>
            </w:r>
          </w:p>
        </w:tc>
      </w:tr>
      <w:tr w:rsidR="009F0D7B" w:rsidRPr="0053060E" w14:paraId="364F526C"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91D4AF"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gcc版本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1799006A"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4.8及以上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63B196E1"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2EF634AB"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gcc版本</w:t>
            </w:r>
          </w:p>
        </w:tc>
      </w:tr>
      <w:tr w:rsidR="009F0D7B" w:rsidRPr="0053060E" w14:paraId="33865A28"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19CBF5"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Python版本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24B23DDD" w14:textId="77777777" w:rsidR="009F0D7B" w:rsidRPr="009F0D7B" w:rsidRDefault="009F0D7B" w:rsidP="006C189D">
            <w:pPr>
              <w:widowControl/>
              <w:rPr>
                <w:rFonts w:eastAsia="微软雅黑" w:cs="Calibri"/>
                <w:color w:val="FF0000"/>
                <w:kern w:val="0"/>
                <w:szCs w:val="21"/>
              </w:rPr>
            </w:pPr>
            <w:r w:rsidRPr="009F0D7B">
              <w:rPr>
                <w:rFonts w:ascii="宋体" w:hAnsi="宋体" w:cs="Calibri" w:hint="eastAsia"/>
                <w:color w:val="FF0000"/>
                <w:kern w:val="0"/>
                <w:szCs w:val="21"/>
              </w:rPr>
              <w:t>2.7.13以上，3.0以下</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64FC022D"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python3.0及以上版本与2.x系列版本不兼容</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32EC6FB6"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Python版本</w:t>
            </w:r>
          </w:p>
        </w:tc>
      </w:tr>
      <w:tr w:rsidR="009F0D7B" w:rsidRPr="0053060E" w14:paraId="088DCBCB"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3D7D7C"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Cuda/cublas版本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0603C66E"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推荐6.5及以上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59E02F45"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08824495"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Cuda/cublas版本</w:t>
            </w:r>
          </w:p>
        </w:tc>
      </w:tr>
      <w:tr w:rsidR="009F0D7B" w:rsidRPr="0053060E" w14:paraId="52FAEB4B"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CFDF0C"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Cudnn版本</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3BACA0F5"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推荐5.0及以上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68A7A96C"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031B8CF3"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Cudnn版本</w:t>
            </w:r>
          </w:p>
        </w:tc>
      </w:tr>
      <w:tr w:rsidR="009F0D7B" w:rsidRPr="0053060E" w14:paraId="0EFF1008"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216BBE"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lastRenderedPageBreak/>
              <w:t>GPU驱动</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402F6484"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NV驱动 381.04</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752FE59B" w14:textId="77777777" w:rsidR="009F0D7B" w:rsidRPr="0053060E" w:rsidRDefault="009F0D7B" w:rsidP="006C189D">
            <w:pPr>
              <w:widowControl/>
              <w:jc w:val="left"/>
              <w:rPr>
                <w:rFonts w:eastAsia="微软雅黑" w:cs="Calibri"/>
                <w:kern w:val="0"/>
                <w:szCs w:val="21"/>
              </w:rPr>
            </w:pP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49885A5A"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GPU驱动</w:t>
            </w:r>
          </w:p>
        </w:tc>
      </w:tr>
      <w:tr w:rsidR="009F0D7B" w:rsidRPr="0053060E" w14:paraId="67CB9A7B"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16B482"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Linux</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0417C283"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操作系统内核Centos7.2</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1E8DC28E" w14:textId="77777777" w:rsidR="009F0D7B" w:rsidRPr="0053060E" w:rsidRDefault="009F0D7B" w:rsidP="006C189D">
            <w:pPr>
              <w:widowControl/>
              <w:jc w:val="left"/>
              <w:rPr>
                <w:rFonts w:eastAsia="微软雅黑" w:cs="Calibri"/>
                <w:kern w:val="0"/>
                <w:szCs w:val="21"/>
              </w:rPr>
            </w:pP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3F6D8672" w14:textId="77777777" w:rsidR="009F0D7B" w:rsidRPr="0053060E" w:rsidRDefault="009F0D7B" w:rsidP="006C189D">
            <w:pPr>
              <w:widowControl/>
              <w:jc w:val="left"/>
              <w:rPr>
                <w:rFonts w:ascii="Times New Roman" w:eastAsia="Times New Roman" w:hAnsi="Times New Roman"/>
                <w:kern w:val="0"/>
                <w:sz w:val="20"/>
                <w:szCs w:val="20"/>
              </w:rPr>
            </w:pPr>
          </w:p>
        </w:tc>
      </w:tr>
      <w:tr w:rsidR="009F0D7B" w:rsidRPr="0053060E" w14:paraId="68BE9AA4" w14:textId="77777777" w:rsidTr="006C189D">
        <w:tc>
          <w:tcPr>
            <w:tcW w:w="7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F23D13"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TensorFlow</w:t>
            </w:r>
          </w:p>
        </w:tc>
        <w:tc>
          <w:tcPr>
            <w:tcW w:w="3260" w:type="dxa"/>
            <w:tcBorders>
              <w:top w:val="nil"/>
              <w:left w:val="nil"/>
              <w:bottom w:val="single" w:sz="8" w:space="0" w:color="auto"/>
              <w:right w:val="single" w:sz="8" w:space="0" w:color="auto"/>
            </w:tcBorders>
            <w:tcMar>
              <w:top w:w="0" w:type="dxa"/>
              <w:left w:w="108" w:type="dxa"/>
              <w:bottom w:w="0" w:type="dxa"/>
              <w:right w:w="108" w:type="dxa"/>
            </w:tcMar>
            <w:hideMark/>
          </w:tcPr>
          <w:p w14:paraId="501DB3F4"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推荐1.2.0及以上</w:t>
            </w:r>
          </w:p>
        </w:tc>
        <w:tc>
          <w:tcPr>
            <w:tcW w:w="2977" w:type="dxa"/>
            <w:tcBorders>
              <w:top w:val="nil"/>
              <w:left w:val="nil"/>
              <w:bottom w:val="single" w:sz="8" w:space="0" w:color="auto"/>
              <w:right w:val="single" w:sz="8" w:space="0" w:color="auto"/>
            </w:tcBorders>
            <w:tcMar>
              <w:top w:w="0" w:type="dxa"/>
              <w:left w:w="108" w:type="dxa"/>
              <w:bottom w:w="0" w:type="dxa"/>
              <w:right w:w="108" w:type="dxa"/>
            </w:tcMar>
            <w:hideMark/>
          </w:tcPr>
          <w:p w14:paraId="1E8D7E5F"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 </w:t>
            </w:r>
          </w:p>
        </w:tc>
        <w:tc>
          <w:tcPr>
            <w:tcW w:w="1355" w:type="dxa"/>
            <w:tcBorders>
              <w:top w:val="nil"/>
              <w:left w:val="nil"/>
              <w:bottom w:val="single" w:sz="8" w:space="0" w:color="auto"/>
              <w:right w:val="single" w:sz="8" w:space="0" w:color="auto"/>
            </w:tcBorders>
            <w:tcMar>
              <w:top w:w="0" w:type="dxa"/>
              <w:left w:w="108" w:type="dxa"/>
              <w:bottom w:w="0" w:type="dxa"/>
              <w:right w:w="108" w:type="dxa"/>
            </w:tcMar>
            <w:hideMark/>
          </w:tcPr>
          <w:p w14:paraId="3535B71D" w14:textId="77777777" w:rsidR="009F0D7B" w:rsidRPr="0053060E" w:rsidRDefault="009F0D7B" w:rsidP="006C189D">
            <w:pPr>
              <w:widowControl/>
              <w:rPr>
                <w:rFonts w:eastAsia="微软雅黑" w:cs="Calibri"/>
                <w:kern w:val="0"/>
                <w:szCs w:val="21"/>
              </w:rPr>
            </w:pPr>
            <w:r w:rsidRPr="0053060E">
              <w:rPr>
                <w:rFonts w:ascii="宋体" w:hAnsi="宋体" w:cs="Calibri" w:hint="eastAsia"/>
                <w:kern w:val="0"/>
                <w:szCs w:val="21"/>
              </w:rPr>
              <w:t> </w:t>
            </w:r>
          </w:p>
        </w:tc>
      </w:tr>
    </w:tbl>
    <w:p w14:paraId="63672495" w14:textId="11C59348" w:rsidR="009F0D7B" w:rsidRDefault="009F0D7B" w:rsidP="00006E03">
      <w:pPr>
        <w:spacing w:line="360" w:lineRule="auto"/>
        <w:rPr>
          <w:sz w:val="24"/>
          <w:szCs w:val="24"/>
        </w:rPr>
      </w:pPr>
    </w:p>
    <w:p w14:paraId="06F34BDD" w14:textId="77777777" w:rsidR="009F0D7B" w:rsidRDefault="009F0D7B" w:rsidP="009F0D7B">
      <w:pPr>
        <w:spacing w:line="360" w:lineRule="auto"/>
        <w:ind w:firstLine="480"/>
        <w:rPr>
          <w:sz w:val="24"/>
          <w:szCs w:val="24"/>
        </w:rPr>
      </w:pPr>
      <w:r>
        <w:rPr>
          <w:rFonts w:hint="eastAsia"/>
          <w:sz w:val="24"/>
          <w:szCs w:val="24"/>
        </w:rPr>
        <w:t>模型服务在完成初始化工作后，就开始进入事件的监听模式。侦听来自客户端的</w:t>
      </w:r>
      <w:r>
        <w:rPr>
          <w:rFonts w:hint="eastAsia"/>
          <w:sz w:val="24"/>
          <w:szCs w:val="24"/>
        </w:rPr>
        <w:t>http</w:t>
      </w:r>
      <w:r>
        <w:rPr>
          <w:rFonts w:hint="eastAsia"/>
          <w:sz w:val="24"/>
          <w:szCs w:val="24"/>
        </w:rPr>
        <w:t>请求。而在初始化阶段，最主要的工作就是使用</w:t>
      </w:r>
      <w:r>
        <w:rPr>
          <w:rFonts w:hint="eastAsia"/>
          <w:sz w:val="24"/>
          <w:szCs w:val="24"/>
        </w:rPr>
        <w:t>tensorflow</w:t>
      </w:r>
      <w:r>
        <w:rPr>
          <w:rFonts w:hint="eastAsia"/>
          <w:sz w:val="24"/>
          <w:szCs w:val="24"/>
        </w:rPr>
        <w:t>框架</w:t>
      </w:r>
      <w:r w:rsidRPr="00D35A01">
        <w:rPr>
          <w:rFonts w:hint="eastAsia"/>
          <w:sz w:val="24"/>
          <w:szCs w:val="24"/>
        </w:rPr>
        <w:t>按照配置文件中模型版本载入相应的模型文件</w:t>
      </w:r>
      <w:r>
        <w:rPr>
          <w:rFonts w:hint="eastAsia"/>
          <w:sz w:val="24"/>
          <w:szCs w:val="24"/>
        </w:rPr>
        <w:t>，初始化好网络参数。配置文件如下所示：</w:t>
      </w:r>
    </w:p>
    <w:p w14:paraId="3EB207B2"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w:t>
      </w:r>
    </w:p>
    <w:p w14:paraId="4EDE0A29"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p>
    <w:p w14:paraId="3738A036"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"game_id"</w:t>
      </w:r>
      <w:r w:rsidRPr="008658A6">
        <w:rPr>
          <w:rFonts w:ascii="Consolas" w:hAnsi="Consolas" w:cs="宋体"/>
          <w:color w:val="D4D4D4"/>
          <w:kern w:val="0"/>
          <w:szCs w:val="21"/>
        </w:rPr>
        <w:t xml:space="preserve">: </w:t>
      </w:r>
      <w:r w:rsidRPr="008658A6">
        <w:rPr>
          <w:rFonts w:ascii="Consolas" w:hAnsi="Consolas" w:cs="宋体"/>
          <w:color w:val="B5CEA8"/>
          <w:kern w:val="0"/>
          <w:szCs w:val="21"/>
        </w:rPr>
        <w:t>1</w:t>
      </w:r>
      <w:r w:rsidRPr="008658A6">
        <w:rPr>
          <w:rFonts w:ascii="Consolas" w:hAnsi="Consolas" w:cs="宋体"/>
          <w:color w:val="D4D4D4"/>
          <w:kern w:val="0"/>
          <w:szCs w:val="21"/>
        </w:rPr>
        <w:t>,</w:t>
      </w:r>
    </w:p>
    <w:p w14:paraId="1266FEE1"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"service_id"</w:t>
      </w:r>
      <w:r w:rsidRPr="008658A6">
        <w:rPr>
          <w:rFonts w:ascii="Consolas" w:hAnsi="Consolas" w:cs="宋体"/>
          <w:color w:val="D4D4D4"/>
          <w:kern w:val="0"/>
          <w:szCs w:val="21"/>
        </w:rPr>
        <w:t xml:space="preserve">: </w:t>
      </w:r>
      <w:r w:rsidRPr="008658A6">
        <w:rPr>
          <w:rFonts w:ascii="Consolas" w:hAnsi="Consolas" w:cs="宋体"/>
          <w:color w:val="B5CEA8"/>
          <w:kern w:val="0"/>
          <w:szCs w:val="21"/>
        </w:rPr>
        <w:t>1</w:t>
      </w:r>
      <w:r w:rsidRPr="008658A6">
        <w:rPr>
          <w:rFonts w:ascii="Consolas" w:hAnsi="Consolas" w:cs="宋体"/>
          <w:color w:val="D4D4D4"/>
          <w:kern w:val="0"/>
          <w:szCs w:val="21"/>
        </w:rPr>
        <w:t>,</w:t>
      </w:r>
    </w:p>
    <w:p w14:paraId="144CA740"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"model_name"</w:t>
      </w:r>
      <w:r w:rsidRPr="008658A6">
        <w:rPr>
          <w:rFonts w:ascii="Consolas" w:hAnsi="Consolas" w:cs="宋体"/>
          <w:color w:val="D4D4D4"/>
          <w:kern w:val="0"/>
          <w:szCs w:val="21"/>
        </w:rPr>
        <w:t xml:space="preserve">: </w:t>
      </w:r>
      <w:r w:rsidRPr="008658A6">
        <w:rPr>
          <w:rFonts w:ascii="Consolas" w:hAnsi="Consolas" w:cs="宋体"/>
          <w:color w:val="CE9178"/>
          <w:kern w:val="0"/>
          <w:szCs w:val="21"/>
        </w:rPr>
        <w:t>"</w:t>
      </w:r>
      <w:r w:rsidRPr="008658A6">
        <w:rPr>
          <w:rFonts w:ascii="Consolas" w:hAnsi="Consolas" w:cs="宋体"/>
          <w:color w:val="CE9178"/>
          <w:kern w:val="0"/>
          <w:szCs w:val="21"/>
        </w:rPr>
        <w:t>英雄人物</w:t>
      </w:r>
      <w:r w:rsidRPr="008658A6">
        <w:rPr>
          <w:rFonts w:ascii="Consolas" w:hAnsi="Consolas" w:cs="宋体"/>
          <w:color w:val="CE9178"/>
          <w:kern w:val="0"/>
          <w:szCs w:val="21"/>
        </w:rPr>
        <w:t>"</w:t>
      </w:r>
      <w:r w:rsidRPr="008658A6">
        <w:rPr>
          <w:rFonts w:ascii="Consolas" w:hAnsi="Consolas" w:cs="宋体"/>
          <w:color w:val="D4D4D4"/>
          <w:kern w:val="0"/>
          <w:szCs w:val="21"/>
        </w:rPr>
        <w:t xml:space="preserve">, </w:t>
      </w:r>
    </w:p>
    <w:p w14:paraId="5BB90DDA"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"model_version"</w:t>
      </w:r>
      <w:r w:rsidRPr="008658A6">
        <w:rPr>
          <w:rFonts w:ascii="Consolas" w:hAnsi="Consolas" w:cs="宋体"/>
          <w:color w:val="D4D4D4"/>
          <w:kern w:val="0"/>
          <w:szCs w:val="21"/>
        </w:rPr>
        <w:t xml:space="preserve">: </w:t>
      </w:r>
      <w:r w:rsidRPr="008658A6">
        <w:rPr>
          <w:rFonts w:ascii="Consolas" w:hAnsi="Consolas" w:cs="宋体"/>
          <w:color w:val="CE9178"/>
          <w:kern w:val="0"/>
          <w:szCs w:val="21"/>
        </w:rPr>
        <w:t>"1.0.0"</w:t>
      </w:r>
      <w:r w:rsidRPr="008658A6">
        <w:rPr>
          <w:rFonts w:ascii="Consolas" w:hAnsi="Consolas" w:cs="宋体"/>
          <w:color w:val="D4D4D4"/>
          <w:kern w:val="0"/>
          <w:szCs w:val="21"/>
        </w:rPr>
        <w:t>,</w:t>
      </w:r>
    </w:p>
    <w:p w14:paraId="65554899"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"file_name"</w:t>
      </w:r>
      <w:r w:rsidRPr="008658A6">
        <w:rPr>
          <w:rFonts w:ascii="Consolas" w:hAnsi="Consolas" w:cs="宋体"/>
          <w:color w:val="D4D4D4"/>
          <w:kern w:val="0"/>
          <w:szCs w:val="21"/>
        </w:rPr>
        <w:t xml:space="preserve">: </w:t>
      </w:r>
      <w:r w:rsidRPr="008658A6">
        <w:rPr>
          <w:rFonts w:ascii="Consolas" w:hAnsi="Consolas" w:cs="宋体"/>
          <w:color w:val="CE9178"/>
          <w:kern w:val="0"/>
          <w:szCs w:val="21"/>
        </w:rPr>
        <w:t>"mghy_mgAI_Origin_model_3_20171003_00000001_01"</w:t>
      </w:r>
      <w:r w:rsidRPr="008658A6">
        <w:rPr>
          <w:rFonts w:ascii="Consolas" w:hAnsi="Consolas" w:cs="宋体"/>
          <w:color w:val="D4D4D4"/>
          <w:kern w:val="0"/>
          <w:szCs w:val="21"/>
        </w:rPr>
        <w:t xml:space="preserve">, </w:t>
      </w:r>
    </w:p>
    <w:p w14:paraId="13CEFEB6"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"file_size"</w:t>
      </w:r>
      <w:r w:rsidRPr="008658A6">
        <w:rPr>
          <w:rFonts w:ascii="Consolas" w:hAnsi="Consolas" w:cs="宋体"/>
          <w:color w:val="D4D4D4"/>
          <w:kern w:val="0"/>
          <w:szCs w:val="21"/>
        </w:rPr>
        <w:t xml:space="preserve">: </w:t>
      </w:r>
      <w:r w:rsidRPr="008658A6">
        <w:rPr>
          <w:rFonts w:ascii="Consolas" w:hAnsi="Consolas" w:cs="宋体"/>
          <w:color w:val="CE9178"/>
          <w:kern w:val="0"/>
          <w:szCs w:val="21"/>
        </w:rPr>
        <w:t>"500M"</w:t>
      </w:r>
      <w:r w:rsidRPr="008658A6">
        <w:rPr>
          <w:rFonts w:ascii="Consolas" w:hAnsi="Consolas" w:cs="宋体"/>
          <w:color w:val="D4D4D4"/>
          <w:kern w:val="0"/>
          <w:szCs w:val="21"/>
        </w:rPr>
        <w:t xml:space="preserve">, </w:t>
      </w:r>
    </w:p>
    <w:p w14:paraId="070E3987"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"file_path"</w:t>
      </w:r>
      <w:r w:rsidRPr="008658A6">
        <w:rPr>
          <w:rFonts w:ascii="Consolas" w:hAnsi="Consolas" w:cs="宋体"/>
          <w:color w:val="D4D4D4"/>
          <w:kern w:val="0"/>
          <w:szCs w:val="21"/>
        </w:rPr>
        <w:t>:</w:t>
      </w:r>
      <w:r w:rsidRPr="008658A6">
        <w:rPr>
          <w:rFonts w:ascii="Consolas" w:hAnsi="Consolas" w:cs="宋体"/>
          <w:color w:val="CE9178"/>
          <w:kern w:val="0"/>
          <w:szCs w:val="21"/>
        </w:rPr>
        <w:t>"file:///data/mghy_mgAI_Origin_model_3_20171003_00000001_01"</w:t>
      </w:r>
      <w:r w:rsidRPr="008658A6">
        <w:rPr>
          <w:rFonts w:ascii="Consolas" w:hAnsi="Consolas" w:cs="宋体"/>
          <w:color w:val="D4D4D4"/>
          <w:kern w:val="0"/>
          <w:szCs w:val="21"/>
        </w:rPr>
        <w:t xml:space="preserve">, </w:t>
      </w:r>
    </w:p>
    <w:p w14:paraId="47C1A65E"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9CDCFE"/>
          <w:kern w:val="0"/>
          <w:szCs w:val="21"/>
        </w:rPr>
        <w:t>"file_time"</w:t>
      </w:r>
      <w:r w:rsidRPr="008658A6">
        <w:rPr>
          <w:rFonts w:ascii="Consolas" w:hAnsi="Consolas" w:cs="宋体"/>
          <w:color w:val="D4D4D4"/>
          <w:kern w:val="0"/>
          <w:szCs w:val="21"/>
        </w:rPr>
        <w:t xml:space="preserve">: </w:t>
      </w:r>
      <w:r w:rsidRPr="008658A6">
        <w:rPr>
          <w:rFonts w:ascii="Consolas" w:hAnsi="Consolas" w:cs="宋体"/>
          <w:color w:val="CE9178"/>
          <w:kern w:val="0"/>
          <w:szCs w:val="21"/>
        </w:rPr>
        <w:t>"2017-10-03 10:00:00"</w:t>
      </w:r>
    </w:p>
    <w:p w14:paraId="6B183212"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p>
    <w:p w14:paraId="1A45D926"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 xml:space="preserve">    </w:t>
      </w:r>
      <w:r w:rsidRPr="008658A6">
        <w:rPr>
          <w:rFonts w:ascii="Consolas" w:hAnsi="Consolas" w:cs="宋体"/>
          <w:color w:val="F44747"/>
          <w:kern w:val="0"/>
          <w:szCs w:val="21"/>
        </w:rPr>
        <w:t>......</w:t>
      </w:r>
    </w:p>
    <w:p w14:paraId="04A83CFB" w14:textId="77777777" w:rsidR="009F0D7B" w:rsidRPr="008658A6" w:rsidRDefault="009F0D7B" w:rsidP="009F0D7B">
      <w:pPr>
        <w:widowControl/>
        <w:shd w:val="clear" w:color="auto" w:fill="1E1E1E"/>
        <w:spacing w:line="285" w:lineRule="atLeast"/>
        <w:jc w:val="left"/>
        <w:rPr>
          <w:rFonts w:ascii="Consolas" w:hAnsi="Consolas" w:cs="宋体"/>
          <w:color w:val="D4D4D4"/>
          <w:kern w:val="0"/>
          <w:szCs w:val="21"/>
        </w:rPr>
      </w:pPr>
      <w:r w:rsidRPr="008658A6">
        <w:rPr>
          <w:rFonts w:ascii="Consolas" w:hAnsi="Consolas" w:cs="宋体"/>
          <w:color w:val="D4D4D4"/>
          <w:kern w:val="0"/>
          <w:szCs w:val="21"/>
        </w:rPr>
        <w:t>]</w:t>
      </w:r>
    </w:p>
    <w:p w14:paraId="196D3A03" w14:textId="77777777" w:rsidR="009F0D7B" w:rsidRDefault="009F0D7B" w:rsidP="009F0D7B">
      <w:pPr>
        <w:spacing w:line="360" w:lineRule="auto"/>
        <w:ind w:firstLine="480"/>
        <w:rPr>
          <w:sz w:val="24"/>
          <w:szCs w:val="24"/>
        </w:rPr>
      </w:pPr>
    </w:p>
    <w:p w14:paraId="4538292C" w14:textId="5DDA43F0" w:rsidR="009F0D7B" w:rsidRPr="00D35A01" w:rsidRDefault="009F0D7B" w:rsidP="009F0D7B">
      <w:pPr>
        <w:spacing w:line="360" w:lineRule="auto"/>
        <w:ind w:firstLine="480"/>
        <w:rPr>
          <w:sz w:val="24"/>
          <w:szCs w:val="24"/>
        </w:rPr>
      </w:pPr>
      <w:r>
        <w:rPr>
          <w:rFonts w:hint="eastAsia"/>
          <w:sz w:val="24"/>
          <w:szCs w:val="24"/>
        </w:rPr>
        <w:t>配置文件的另外一层意义是，在模型管理系统上，当点击模型发布按钮去发布一个新模型时，</w:t>
      </w:r>
      <w:r>
        <w:rPr>
          <w:rFonts w:ascii="宋体" w:hAnsi="宋体" w:cs="宋体" w:hint="eastAsia"/>
          <w:sz w:val="24"/>
        </w:rPr>
        <w:t>会将对应版本的模型文件信息写入到此配置文件中。</w:t>
      </w:r>
      <w:r>
        <w:rPr>
          <w:rFonts w:ascii="宋体" w:hAnsi="宋体" w:cs="宋体"/>
          <w:sz w:val="24"/>
        </w:rPr>
        <w:t>T</w:t>
      </w:r>
      <w:r>
        <w:rPr>
          <w:rFonts w:ascii="宋体" w:hAnsi="宋体" w:cs="宋体" w:hint="eastAsia"/>
          <w:sz w:val="24"/>
        </w:rPr>
        <w:t>ensorflow程序被重启从而重新载入配置文件，当tensorflow重新初始化时，就会按照配置文件中模型版本载入相应的模型文件。</w:t>
      </w:r>
    </w:p>
    <w:p w14:paraId="16905B79" w14:textId="2DFEBF76" w:rsidR="009F0D7B" w:rsidRDefault="009F0D7B" w:rsidP="009F0D7B">
      <w:pPr>
        <w:pStyle w:val="4"/>
      </w:pPr>
      <w:r>
        <w:rPr>
          <w:rFonts w:hint="eastAsia"/>
        </w:rPr>
        <w:t>特定主体检测</w:t>
      </w:r>
    </w:p>
    <w:p w14:paraId="3B11E64E" w14:textId="77777777" w:rsidR="009F0D7B" w:rsidRPr="00231017" w:rsidRDefault="009F0D7B" w:rsidP="009F0D7B">
      <w:pPr>
        <w:numPr>
          <w:ilvl w:val="0"/>
          <w:numId w:val="44"/>
        </w:numPr>
        <w:spacing w:line="360" w:lineRule="auto"/>
        <w:jc w:val="left"/>
        <w:rPr>
          <w:b/>
          <w:color w:val="000000" w:themeColor="text1"/>
          <w:sz w:val="24"/>
          <w:szCs w:val="24"/>
        </w:rPr>
      </w:pPr>
      <w:r w:rsidRPr="00231017">
        <w:rPr>
          <w:rFonts w:hint="eastAsia"/>
          <w:b/>
          <w:color w:val="000000" w:themeColor="text1"/>
          <w:sz w:val="24"/>
          <w:szCs w:val="24"/>
        </w:rPr>
        <w:t>输入请求</w:t>
      </w:r>
    </w:p>
    <w:p w14:paraId="38BD24C4" w14:textId="77777777" w:rsidR="009F0D7B" w:rsidRPr="000241B5"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对于</w:t>
      </w:r>
      <w:r w:rsidRPr="000241B5">
        <w:rPr>
          <w:rFonts w:hint="eastAsia"/>
          <w:color w:val="000000" w:themeColor="text1"/>
          <w:sz w:val="24"/>
          <w:szCs w:val="24"/>
        </w:rPr>
        <w:t>游戏特定主体检测，</w:t>
      </w:r>
      <w:r w:rsidRPr="000241B5">
        <w:rPr>
          <w:rFonts w:hint="eastAsia"/>
          <w:color w:val="000000" w:themeColor="text1"/>
          <w:sz w:val="24"/>
          <w:szCs w:val="24"/>
        </w:rPr>
        <w:t>REST</w:t>
      </w:r>
      <w:r w:rsidRPr="000241B5">
        <w:rPr>
          <w:rFonts w:hint="eastAsia"/>
          <w:color w:val="000000" w:themeColor="text1"/>
          <w:sz w:val="24"/>
          <w:szCs w:val="24"/>
        </w:rPr>
        <w:t>的</w:t>
      </w:r>
      <w:r w:rsidRPr="000241B5">
        <w:rPr>
          <w:rFonts w:hint="eastAsia"/>
          <w:color w:val="000000" w:themeColor="text1"/>
          <w:sz w:val="24"/>
          <w:szCs w:val="24"/>
        </w:rPr>
        <w:t>URL</w:t>
      </w:r>
      <w:r w:rsidRPr="000241B5">
        <w:rPr>
          <w:rFonts w:hint="eastAsia"/>
          <w:color w:val="000000" w:themeColor="text1"/>
          <w:sz w:val="24"/>
          <w:szCs w:val="24"/>
        </w:rPr>
        <w:t>为</w:t>
      </w:r>
      <w:r w:rsidRPr="000241B5">
        <w:rPr>
          <w:rFonts w:hint="eastAsia"/>
          <w:color w:val="000000" w:themeColor="text1"/>
          <w:sz w:val="24"/>
          <w:szCs w:val="24"/>
        </w:rPr>
        <w:t>http</w:t>
      </w:r>
      <w:r w:rsidRPr="000241B5">
        <w:rPr>
          <w:color w:val="000000" w:themeColor="text1"/>
          <w:sz w:val="24"/>
          <w:szCs w:val="24"/>
        </w:rPr>
        <w:t>://migu_url</w:t>
      </w:r>
      <w:r w:rsidRPr="000241B5">
        <w:rPr>
          <w:rFonts w:hint="eastAsia"/>
          <w:color w:val="000000" w:themeColor="text1"/>
          <w:sz w:val="24"/>
          <w:szCs w:val="24"/>
        </w:rPr>
        <w:t>/</w:t>
      </w:r>
      <w:r w:rsidRPr="000241B5">
        <w:rPr>
          <w:color w:val="000000" w:themeColor="text1"/>
          <w:sz w:val="24"/>
          <w:szCs w:val="24"/>
        </w:rPr>
        <w:t>/</w:t>
      </w:r>
      <w:r w:rsidRPr="000241B5">
        <w:rPr>
          <w:rFonts w:hint="eastAsia"/>
          <w:color w:val="000000" w:themeColor="text1"/>
          <w:sz w:val="24"/>
          <w:szCs w:val="24"/>
        </w:rPr>
        <w:t>game/</w:t>
      </w:r>
      <w:r w:rsidRPr="000241B5">
        <w:rPr>
          <w:color w:val="000000" w:themeColor="text1"/>
          <w:sz w:val="24"/>
          <w:szCs w:val="24"/>
        </w:rPr>
        <w:t>kingofglory/video/hero_detect/v1</w:t>
      </w:r>
      <w:r w:rsidRPr="000241B5">
        <w:rPr>
          <w:rFonts w:hint="eastAsia"/>
          <w:color w:val="000000" w:themeColor="text1"/>
          <w:sz w:val="24"/>
          <w:szCs w:val="24"/>
        </w:rPr>
        <w:t>/</w:t>
      </w:r>
      <w:r w:rsidRPr="000241B5">
        <w:rPr>
          <w:rFonts w:hint="eastAsia"/>
          <w:color w:val="000000" w:themeColor="text1"/>
          <w:sz w:val="24"/>
          <w:szCs w:val="24"/>
        </w:rPr>
        <w:t>，使用</w:t>
      </w:r>
      <w:r w:rsidRPr="000241B5">
        <w:rPr>
          <w:rFonts w:hint="eastAsia"/>
          <w:color w:val="000000" w:themeColor="text1"/>
          <w:sz w:val="24"/>
          <w:szCs w:val="24"/>
        </w:rPr>
        <w:t>POST</w:t>
      </w:r>
      <w:r>
        <w:rPr>
          <w:rFonts w:hint="eastAsia"/>
          <w:color w:val="000000" w:themeColor="text1"/>
          <w:sz w:val="24"/>
          <w:szCs w:val="24"/>
        </w:rPr>
        <w:t>方法</w:t>
      </w:r>
      <w:r w:rsidRPr="000241B5">
        <w:rPr>
          <w:rFonts w:hint="eastAsia"/>
          <w:color w:val="000000" w:themeColor="text1"/>
          <w:sz w:val="24"/>
          <w:szCs w:val="24"/>
        </w:rPr>
        <w:t>调用</w:t>
      </w:r>
      <w:r w:rsidRPr="000241B5">
        <w:rPr>
          <w:rFonts w:hint="eastAsia"/>
          <w:color w:val="000000" w:themeColor="text1"/>
          <w:sz w:val="24"/>
          <w:szCs w:val="24"/>
        </w:rPr>
        <w:t>REST</w:t>
      </w:r>
      <w:r w:rsidRPr="000241B5">
        <w:rPr>
          <w:color w:val="000000" w:themeColor="text1"/>
          <w:sz w:val="24"/>
          <w:szCs w:val="24"/>
        </w:rPr>
        <w:t xml:space="preserve"> </w:t>
      </w:r>
      <w:r w:rsidRPr="000241B5">
        <w:rPr>
          <w:rFonts w:hint="eastAsia"/>
          <w:color w:val="000000" w:themeColor="text1"/>
          <w:sz w:val="24"/>
          <w:szCs w:val="24"/>
        </w:rPr>
        <w:t>API</w:t>
      </w:r>
      <w:r w:rsidRPr="000241B5">
        <w:rPr>
          <w:rFonts w:hint="eastAsia"/>
          <w:color w:val="000000" w:themeColor="text1"/>
          <w:sz w:val="24"/>
          <w:szCs w:val="24"/>
        </w:rPr>
        <w:t>时的输入参数设计如下：</w:t>
      </w:r>
    </w:p>
    <w:tbl>
      <w:tblPr>
        <w:tblStyle w:val="af"/>
        <w:tblW w:w="0" w:type="auto"/>
        <w:tblLook w:val="04A0" w:firstRow="1" w:lastRow="0" w:firstColumn="1" w:lastColumn="0" w:noHBand="0" w:noVBand="1"/>
      </w:tblPr>
      <w:tblGrid>
        <w:gridCol w:w="3051"/>
        <w:gridCol w:w="1735"/>
        <w:gridCol w:w="3736"/>
      </w:tblGrid>
      <w:tr w:rsidR="009F0D7B" w:rsidRPr="000241B5" w14:paraId="351C7C6E" w14:textId="77777777" w:rsidTr="006C189D">
        <w:tc>
          <w:tcPr>
            <w:tcW w:w="3051" w:type="dxa"/>
          </w:tcPr>
          <w:p w14:paraId="4B38324B" w14:textId="77777777" w:rsidR="009F0D7B" w:rsidRPr="000241B5" w:rsidRDefault="009F0D7B" w:rsidP="006C189D">
            <w:pPr>
              <w:jc w:val="center"/>
              <w:rPr>
                <w:szCs w:val="24"/>
              </w:rPr>
            </w:pPr>
            <w:r w:rsidRPr="000241B5">
              <w:rPr>
                <w:rFonts w:hint="eastAsia"/>
                <w:szCs w:val="24"/>
              </w:rPr>
              <w:t>REST</w:t>
            </w:r>
            <w:r w:rsidRPr="000241B5">
              <w:rPr>
                <w:szCs w:val="24"/>
              </w:rPr>
              <w:t xml:space="preserve"> </w:t>
            </w:r>
            <w:r w:rsidRPr="000241B5">
              <w:rPr>
                <w:rFonts w:hint="eastAsia"/>
                <w:szCs w:val="24"/>
              </w:rPr>
              <w:t>API</w:t>
            </w:r>
            <w:r w:rsidRPr="000241B5">
              <w:rPr>
                <w:rFonts w:hint="eastAsia"/>
                <w:szCs w:val="24"/>
              </w:rPr>
              <w:t>调用所传递参数</w:t>
            </w:r>
          </w:p>
        </w:tc>
        <w:tc>
          <w:tcPr>
            <w:tcW w:w="1735" w:type="dxa"/>
          </w:tcPr>
          <w:p w14:paraId="45EE3ED6" w14:textId="77777777" w:rsidR="009F0D7B" w:rsidRPr="000241B5" w:rsidRDefault="009F0D7B" w:rsidP="006C189D">
            <w:pPr>
              <w:jc w:val="center"/>
              <w:rPr>
                <w:szCs w:val="24"/>
              </w:rPr>
            </w:pPr>
            <w:r w:rsidRPr="000241B5">
              <w:rPr>
                <w:rFonts w:hint="eastAsia"/>
                <w:szCs w:val="24"/>
              </w:rPr>
              <w:t>类型</w:t>
            </w:r>
          </w:p>
        </w:tc>
        <w:tc>
          <w:tcPr>
            <w:tcW w:w="3736" w:type="dxa"/>
          </w:tcPr>
          <w:p w14:paraId="5FED7E8B" w14:textId="77777777" w:rsidR="009F0D7B" w:rsidRPr="000241B5" w:rsidRDefault="009F0D7B" w:rsidP="006C189D">
            <w:pPr>
              <w:jc w:val="center"/>
              <w:rPr>
                <w:szCs w:val="24"/>
              </w:rPr>
            </w:pPr>
            <w:r w:rsidRPr="000241B5">
              <w:rPr>
                <w:rFonts w:hint="eastAsia"/>
                <w:szCs w:val="24"/>
              </w:rPr>
              <w:t>描述</w:t>
            </w:r>
          </w:p>
        </w:tc>
      </w:tr>
      <w:tr w:rsidR="009F0D7B" w:rsidRPr="000241B5" w14:paraId="00F8BEC4" w14:textId="77777777" w:rsidTr="006C189D">
        <w:tc>
          <w:tcPr>
            <w:tcW w:w="3051" w:type="dxa"/>
          </w:tcPr>
          <w:p w14:paraId="20DE4AF3" w14:textId="4F898101" w:rsidR="009F0D7B" w:rsidRPr="000241B5" w:rsidRDefault="00B751B0" w:rsidP="006C189D">
            <w:pPr>
              <w:jc w:val="center"/>
              <w:rPr>
                <w:szCs w:val="24"/>
              </w:rPr>
            </w:pPr>
            <w:r>
              <w:rPr>
                <w:rFonts w:ascii="宋体" w:hAnsi="宋体" w:cs="宋体"/>
                <w:color w:val="333333"/>
                <w:spacing w:val="3"/>
                <w:kern w:val="0"/>
                <w:szCs w:val="24"/>
                <w:bdr w:val="none" w:sz="0" w:space="0" w:color="auto" w:frame="1"/>
              </w:rPr>
              <w:t>video_url</w:t>
            </w:r>
          </w:p>
        </w:tc>
        <w:tc>
          <w:tcPr>
            <w:tcW w:w="1735" w:type="dxa"/>
          </w:tcPr>
          <w:p w14:paraId="0AEE0E98" w14:textId="77777777" w:rsidR="009F0D7B" w:rsidRPr="000241B5" w:rsidRDefault="009F0D7B" w:rsidP="006C189D">
            <w:pPr>
              <w:jc w:val="center"/>
              <w:rPr>
                <w:szCs w:val="24"/>
              </w:rPr>
            </w:pPr>
            <w:r w:rsidRPr="000241B5">
              <w:rPr>
                <w:rFonts w:hint="eastAsia"/>
                <w:szCs w:val="24"/>
              </w:rPr>
              <w:t>string</w:t>
            </w:r>
          </w:p>
        </w:tc>
        <w:tc>
          <w:tcPr>
            <w:tcW w:w="3736" w:type="dxa"/>
          </w:tcPr>
          <w:p w14:paraId="69B2872D" w14:textId="7BC92E95" w:rsidR="009F0D7B" w:rsidRPr="000241B5" w:rsidRDefault="00B751B0" w:rsidP="006C189D">
            <w:pPr>
              <w:rPr>
                <w:szCs w:val="24"/>
              </w:rPr>
            </w:pPr>
            <w:r>
              <w:rPr>
                <w:rFonts w:hint="eastAsia"/>
                <w:szCs w:val="24"/>
              </w:rPr>
              <w:t>游戏</w:t>
            </w:r>
            <w:r>
              <w:rPr>
                <w:szCs w:val="24"/>
              </w:rPr>
              <w:t>视频</w:t>
            </w:r>
            <w:r w:rsidR="00934FFD">
              <w:rPr>
                <w:rFonts w:hint="eastAsia"/>
                <w:szCs w:val="24"/>
              </w:rPr>
              <w:t>的</w:t>
            </w:r>
            <w:r w:rsidR="00934FFD">
              <w:rPr>
                <w:szCs w:val="24"/>
              </w:rPr>
              <w:t>存储</w:t>
            </w:r>
            <w:r>
              <w:rPr>
                <w:szCs w:val="24"/>
              </w:rPr>
              <w:t>路径</w:t>
            </w:r>
          </w:p>
        </w:tc>
      </w:tr>
      <w:tr w:rsidR="009F0D7B" w:rsidRPr="000241B5" w14:paraId="7BE73CE3" w14:textId="77777777" w:rsidTr="006C189D">
        <w:tc>
          <w:tcPr>
            <w:tcW w:w="3051" w:type="dxa"/>
          </w:tcPr>
          <w:p w14:paraId="61BB0A84" w14:textId="77777777" w:rsidR="009F0D7B" w:rsidRPr="000241B5" w:rsidRDefault="009F0D7B" w:rsidP="006C189D">
            <w:pPr>
              <w:jc w:val="center"/>
              <w:rPr>
                <w:szCs w:val="24"/>
              </w:rPr>
            </w:pPr>
            <w:r w:rsidRPr="000241B5">
              <w:rPr>
                <w:rFonts w:hint="eastAsia"/>
                <w:szCs w:val="24"/>
              </w:rPr>
              <w:t>task</w:t>
            </w:r>
            <w:r w:rsidRPr="000241B5">
              <w:rPr>
                <w:szCs w:val="24"/>
              </w:rPr>
              <w:t>_id</w:t>
            </w:r>
          </w:p>
        </w:tc>
        <w:tc>
          <w:tcPr>
            <w:tcW w:w="1735" w:type="dxa"/>
          </w:tcPr>
          <w:p w14:paraId="5F8F5553" w14:textId="77777777" w:rsidR="009F0D7B" w:rsidRPr="000241B5" w:rsidRDefault="009F0D7B" w:rsidP="006C189D">
            <w:pPr>
              <w:jc w:val="center"/>
              <w:rPr>
                <w:szCs w:val="24"/>
              </w:rPr>
            </w:pPr>
            <w:r w:rsidRPr="000241B5">
              <w:rPr>
                <w:rFonts w:hint="eastAsia"/>
                <w:szCs w:val="24"/>
              </w:rPr>
              <w:t>string</w:t>
            </w:r>
          </w:p>
        </w:tc>
        <w:tc>
          <w:tcPr>
            <w:tcW w:w="3736" w:type="dxa"/>
          </w:tcPr>
          <w:p w14:paraId="18C9419F" w14:textId="77777777" w:rsidR="009F0D7B" w:rsidRPr="000241B5" w:rsidRDefault="009F0D7B" w:rsidP="006C189D">
            <w:pPr>
              <w:rPr>
                <w:szCs w:val="24"/>
              </w:rPr>
            </w:pPr>
            <w:r w:rsidRPr="000241B5">
              <w:rPr>
                <w:rFonts w:hint="eastAsia"/>
                <w:szCs w:val="24"/>
              </w:rPr>
              <w:t>此次调用任务的唯一编号</w:t>
            </w:r>
          </w:p>
        </w:tc>
      </w:tr>
      <w:tr w:rsidR="009F0D7B" w:rsidRPr="000241B5" w14:paraId="18BB81AA" w14:textId="77777777" w:rsidTr="006C189D">
        <w:tc>
          <w:tcPr>
            <w:tcW w:w="3051" w:type="dxa"/>
          </w:tcPr>
          <w:p w14:paraId="7117BF48" w14:textId="77777777" w:rsidR="009F0D7B" w:rsidRPr="000241B5" w:rsidRDefault="009F0D7B" w:rsidP="006C189D">
            <w:pPr>
              <w:jc w:val="center"/>
              <w:rPr>
                <w:szCs w:val="24"/>
              </w:rPr>
            </w:pPr>
            <w:r w:rsidRPr="000241B5">
              <w:rPr>
                <w:rFonts w:ascii="宋体" w:hAnsi="宋体" w:cs="宋体"/>
                <w:color w:val="000000"/>
                <w:kern w:val="0"/>
                <w:szCs w:val="24"/>
              </w:rPr>
              <w:lastRenderedPageBreak/>
              <w:t>callback_url</w:t>
            </w:r>
          </w:p>
        </w:tc>
        <w:tc>
          <w:tcPr>
            <w:tcW w:w="1735" w:type="dxa"/>
          </w:tcPr>
          <w:p w14:paraId="37121FDF" w14:textId="77777777" w:rsidR="009F0D7B" w:rsidRPr="000241B5" w:rsidRDefault="009F0D7B" w:rsidP="006C189D">
            <w:pPr>
              <w:jc w:val="center"/>
              <w:rPr>
                <w:szCs w:val="24"/>
              </w:rPr>
            </w:pPr>
            <w:r w:rsidRPr="000241B5">
              <w:rPr>
                <w:rFonts w:hint="eastAsia"/>
                <w:szCs w:val="24"/>
              </w:rPr>
              <w:t>string</w:t>
            </w:r>
          </w:p>
        </w:tc>
        <w:tc>
          <w:tcPr>
            <w:tcW w:w="3736" w:type="dxa"/>
            <w:vAlign w:val="center"/>
          </w:tcPr>
          <w:p w14:paraId="4D5D8B72" w14:textId="77777777" w:rsidR="009F0D7B" w:rsidRPr="000241B5" w:rsidRDefault="009F0D7B" w:rsidP="006C189D">
            <w:pPr>
              <w:widowControl/>
              <w:jc w:val="left"/>
              <w:rPr>
                <w:rFonts w:ascii="宋体" w:hAnsi="宋体" w:cs="宋体"/>
                <w:color w:val="000000"/>
                <w:kern w:val="0"/>
                <w:szCs w:val="24"/>
              </w:rPr>
            </w:pPr>
            <w:r w:rsidRPr="000241B5">
              <w:rPr>
                <w:rFonts w:ascii="宋体" w:hAnsi="宋体" w:cs="宋体" w:hint="eastAsia"/>
                <w:color w:val="000000"/>
                <w:kern w:val="0"/>
                <w:szCs w:val="24"/>
              </w:rPr>
              <w:t>游戏AI引擎回调咪咕游戏的REST</w:t>
            </w:r>
            <w:r w:rsidRPr="000241B5">
              <w:rPr>
                <w:rFonts w:ascii="宋体" w:hAnsi="宋体" w:cs="宋体"/>
                <w:color w:val="000000"/>
                <w:kern w:val="0"/>
                <w:szCs w:val="24"/>
              </w:rPr>
              <w:t xml:space="preserve"> </w:t>
            </w:r>
            <w:r w:rsidRPr="000241B5">
              <w:rPr>
                <w:rFonts w:ascii="宋体" w:hAnsi="宋体" w:cs="宋体" w:hint="eastAsia"/>
                <w:color w:val="000000"/>
                <w:kern w:val="0"/>
                <w:szCs w:val="24"/>
              </w:rPr>
              <w:t>URL</w:t>
            </w:r>
          </w:p>
        </w:tc>
      </w:tr>
    </w:tbl>
    <w:p w14:paraId="6C6A03CA" w14:textId="7E03D4AF" w:rsidR="009F0D7B" w:rsidRPr="000241B5" w:rsidRDefault="009F0D7B" w:rsidP="009F0D7B">
      <w:pPr>
        <w:spacing w:line="360" w:lineRule="auto"/>
        <w:ind w:firstLineChars="200" w:firstLine="480"/>
        <w:rPr>
          <w:color w:val="000000" w:themeColor="text1"/>
          <w:sz w:val="24"/>
          <w:szCs w:val="24"/>
        </w:rPr>
      </w:pPr>
      <w:r w:rsidRPr="000241B5">
        <w:rPr>
          <w:rFonts w:hint="eastAsia"/>
          <w:color w:val="000000" w:themeColor="text1"/>
          <w:sz w:val="24"/>
          <w:szCs w:val="24"/>
        </w:rPr>
        <w:t>REST</w:t>
      </w:r>
      <w:r w:rsidRPr="000241B5">
        <w:rPr>
          <w:rFonts w:hint="eastAsia"/>
          <w:color w:val="000000" w:themeColor="text1"/>
          <w:sz w:val="24"/>
          <w:szCs w:val="24"/>
        </w:rPr>
        <w:t>服务的客户端，向</w:t>
      </w:r>
    </w:p>
    <w:p w14:paraId="3A203C97" w14:textId="46349AC0" w:rsidR="009F0D7B" w:rsidRDefault="00AD1C55" w:rsidP="009F0D7B">
      <w:pPr>
        <w:spacing w:line="360" w:lineRule="auto"/>
        <w:rPr>
          <w:color w:val="000000" w:themeColor="text1"/>
          <w:sz w:val="24"/>
          <w:szCs w:val="24"/>
        </w:rPr>
      </w:pPr>
      <w:hyperlink r:id="rId38" w:history="1">
        <w:r w:rsidR="009F0D7B" w:rsidRPr="000C0F28">
          <w:rPr>
            <w:rStyle w:val="ad"/>
            <w:rFonts w:ascii="宋体" w:hAnsi="宋体" w:cs="宋体"/>
            <w:spacing w:val="3"/>
            <w:kern w:val="0"/>
            <w:sz w:val="24"/>
            <w:szCs w:val="24"/>
            <w:bdr w:val="none" w:sz="0" w:space="0" w:color="auto" w:frame="1"/>
          </w:rPr>
          <w:t>http://migu_url//game/kingofglory/video/hero_detect/v1</w:t>
        </w:r>
      </w:hyperlink>
      <w:r w:rsidR="009F0D7B" w:rsidRPr="000241B5">
        <w:rPr>
          <w:rFonts w:hint="eastAsia"/>
          <w:color w:val="000000" w:themeColor="text1"/>
          <w:sz w:val="24"/>
          <w:szCs w:val="24"/>
        </w:rPr>
        <w:t>发起一个</w:t>
      </w:r>
      <w:r w:rsidR="009F0D7B" w:rsidRPr="000241B5">
        <w:rPr>
          <w:rFonts w:hint="eastAsia"/>
          <w:color w:val="000000" w:themeColor="text1"/>
          <w:sz w:val="24"/>
          <w:szCs w:val="24"/>
        </w:rPr>
        <w:t>POST</w:t>
      </w:r>
      <w:r w:rsidR="009F0D7B" w:rsidRPr="000241B5">
        <w:rPr>
          <w:rFonts w:hint="eastAsia"/>
          <w:color w:val="000000" w:themeColor="text1"/>
          <w:sz w:val="24"/>
          <w:szCs w:val="24"/>
        </w:rPr>
        <w:t>请求，携带的参数是</w:t>
      </w:r>
      <w:r w:rsidR="009F0D7B" w:rsidRPr="000241B5">
        <w:rPr>
          <w:rFonts w:hint="eastAsia"/>
          <w:color w:val="000000" w:themeColor="text1"/>
          <w:sz w:val="24"/>
          <w:szCs w:val="24"/>
        </w:rPr>
        <w:t>string</w:t>
      </w:r>
      <w:r w:rsidR="009F0D7B" w:rsidRPr="000241B5">
        <w:rPr>
          <w:rFonts w:hint="eastAsia"/>
          <w:color w:val="000000" w:themeColor="text1"/>
          <w:sz w:val="24"/>
          <w:szCs w:val="24"/>
        </w:rPr>
        <w:t>类型的</w:t>
      </w:r>
      <w:r w:rsidR="009F0D7B" w:rsidRPr="000241B5">
        <w:rPr>
          <w:rFonts w:hint="eastAsia"/>
          <w:color w:val="000000" w:themeColor="text1"/>
          <w:sz w:val="24"/>
          <w:szCs w:val="24"/>
        </w:rPr>
        <w:t>video</w:t>
      </w:r>
      <w:r w:rsidR="00B751B0">
        <w:rPr>
          <w:color w:val="000000" w:themeColor="text1"/>
          <w:sz w:val="24"/>
          <w:szCs w:val="24"/>
        </w:rPr>
        <w:t>_url</w:t>
      </w:r>
      <w:r w:rsidR="009F0D7B" w:rsidRPr="000241B5">
        <w:rPr>
          <w:rFonts w:hint="eastAsia"/>
          <w:color w:val="000000" w:themeColor="text1"/>
          <w:sz w:val="24"/>
          <w:szCs w:val="24"/>
        </w:rPr>
        <w:t>、</w:t>
      </w:r>
      <w:r w:rsidR="009F0D7B" w:rsidRPr="000241B5">
        <w:rPr>
          <w:rFonts w:hint="eastAsia"/>
          <w:color w:val="000000" w:themeColor="text1"/>
          <w:sz w:val="24"/>
          <w:szCs w:val="24"/>
        </w:rPr>
        <w:t>task</w:t>
      </w:r>
      <w:r w:rsidR="009F0D7B" w:rsidRPr="000241B5">
        <w:rPr>
          <w:color w:val="000000" w:themeColor="text1"/>
          <w:sz w:val="24"/>
          <w:szCs w:val="24"/>
        </w:rPr>
        <w:t>_id</w:t>
      </w:r>
      <w:r w:rsidR="009F0D7B" w:rsidRPr="000241B5">
        <w:rPr>
          <w:rFonts w:hint="eastAsia"/>
          <w:color w:val="000000" w:themeColor="text1"/>
          <w:sz w:val="24"/>
          <w:szCs w:val="24"/>
        </w:rPr>
        <w:t>、</w:t>
      </w:r>
      <w:r w:rsidR="009F0D7B" w:rsidRPr="000241B5">
        <w:rPr>
          <w:rFonts w:hint="eastAsia"/>
          <w:color w:val="000000" w:themeColor="text1"/>
          <w:sz w:val="24"/>
          <w:szCs w:val="24"/>
        </w:rPr>
        <w:t>callback</w:t>
      </w:r>
      <w:r w:rsidR="009F0D7B" w:rsidRPr="000241B5">
        <w:rPr>
          <w:color w:val="000000" w:themeColor="text1"/>
          <w:sz w:val="24"/>
          <w:szCs w:val="24"/>
        </w:rPr>
        <w:t>_url</w:t>
      </w:r>
      <w:r w:rsidR="009F0D7B" w:rsidRPr="000241B5">
        <w:rPr>
          <w:rFonts w:hint="eastAsia"/>
          <w:color w:val="000000" w:themeColor="text1"/>
          <w:sz w:val="24"/>
          <w:szCs w:val="24"/>
        </w:rPr>
        <w:t>，其中，</w:t>
      </w:r>
      <w:r w:rsidR="009F0D7B" w:rsidRPr="000241B5">
        <w:rPr>
          <w:rFonts w:hint="eastAsia"/>
          <w:color w:val="000000" w:themeColor="text1"/>
          <w:sz w:val="24"/>
          <w:szCs w:val="24"/>
        </w:rPr>
        <w:t>video_</w:t>
      </w:r>
      <w:r w:rsidR="00B751B0">
        <w:rPr>
          <w:color w:val="000000" w:themeColor="text1"/>
          <w:sz w:val="24"/>
          <w:szCs w:val="24"/>
        </w:rPr>
        <w:t>url</w:t>
      </w:r>
      <w:r w:rsidR="00B751B0">
        <w:rPr>
          <w:rFonts w:hint="eastAsia"/>
          <w:color w:val="000000" w:themeColor="text1"/>
          <w:sz w:val="24"/>
          <w:szCs w:val="24"/>
        </w:rPr>
        <w:t>是该视频的</w:t>
      </w:r>
      <w:r w:rsidR="00B751B0">
        <w:rPr>
          <w:color w:val="000000" w:themeColor="text1"/>
          <w:sz w:val="24"/>
          <w:szCs w:val="24"/>
        </w:rPr>
        <w:t>存储</w:t>
      </w:r>
      <w:r w:rsidR="00B751B0">
        <w:rPr>
          <w:rFonts w:hint="eastAsia"/>
          <w:color w:val="000000" w:themeColor="text1"/>
          <w:sz w:val="24"/>
          <w:szCs w:val="24"/>
        </w:rPr>
        <w:t>路径</w:t>
      </w:r>
      <w:r w:rsidR="009F0D7B" w:rsidRPr="000241B5">
        <w:rPr>
          <w:rFonts w:hint="eastAsia"/>
          <w:color w:val="000000" w:themeColor="text1"/>
          <w:sz w:val="24"/>
          <w:szCs w:val="24"/>
        </w:rPr>
        <w:t>，</w:t>
      </w:r>
      <w:r w:rsidR="009F0D7B">
        <w:rPr>
          <w:rFonts w:hint="eastAsia"/>
          <w:color w:val="000000" w:themeColor="text1"/>
          <w:sz w:val="24"/>
          <w:szCs w:val="24"/>
        </w:rPr>
        <w:t>task_id</w:t>
      </w:r>
      <w:r w:rsidR="009F0D7B">
        <w:rPr>
          <w:rFonts w:hint="eastAsia"/>
          <w:color w:val="000000" w:themeColor="text1"/>
          <w:sz w:val="24"/>
          <w:szCs w:val="24"/>
        </w:rPr>
        <w:t>和</w:t>
      </w:r>
      <w:r w:rsidR="009F0D7B">
        <w:rPr>
          <w:rFonts w:hint="eastAsia"/>
          <w:color w:val="000000" w:themeColor="text1"/>
          <w:sz w:val="24"/>
          <w:szCs w:val="24"/>
        </w:rPr>
        <w:t xml:space="preserve"> </w:t>
      </w:r>
      <w:r w:rsidR="009F0D7B">
        <w:rPr>
          <w:color w:val="000000" w:themeColor="text1"/>
          <w:sz w:val="24"/>
          <w:szCs w:val="24"/>
        </w:rPr>
        <w:t>callback_id</w:t>
      </w:r>
      <w:r w:rsidR="009F0D7B">
        <w:rPr>
          <w:rFonts w:hint="eastAsia"/>
          <w:color w:val="000000" w:themeColor="text1"/>
          <w:sz w:val="24"/>
          <w:szCs w:val="24"/>
        </w:rPr>
        <w:t>可使</w:t>
      </w:r>
      <w:r w:rsidR="009F0D7B">
        <w:rPr>
          <w:rFonts w:hint="eastAsia"/>
          <w:color w:val="000000" w:themeColor="text1"/>
          <w:sz w:val="24"/>
          <w:szCs w:val="24"/>
        </w:rPr>
        <w:t>AI</w:t>
      </w:r>
      <w:r w:rsidR="00B751B0">
        <w:rPr>
          <w:rFonts w:hint="eastAsia"/>
          <w:color w:val="000000" w:themeColor="text1"/>
          <w:sz w:val="24"/>
          <w:szCs w:val="24"/>
        </w:rPr>
        <w:t>模型</w:t>
      </w:r>
      <w:r w:rsidR="00B751B0">
        <w:rPr>
          <w:color w:val="000000" w:themeColor="text1"/>
          <w:sz w:val="24"/>
          <w:szCs w:val="24"/>
        </w:rPr>
        <w:t>服务</w:t>
      </w:r>
      <w:r w:rsidR="009F0D7B">
        <w:rPr>
          <w:rFonts w:hint="eastAsia"/>
          <w:color w:val="000000" w:themeColor="text1"/>
          <w:sz w:val="24"/>
          <w:szCs w:val="24"/>
        </w:rPr>
        <w:t>在通</w:t>
      </w:r>
      <w:r w:rsidR="00934FFD">
        <w:rPr>
          <w:rFonts w:hint="eastAsia"/>
          <w:color w:val="000000" w:themeColor="text1"/>
          <w:sz w:val="24"/>
          <w:szCs w:val="24"/>
        </w:rPr>
        <w:t>过模型完成视频分析之后，能够将结果以异步回调的方式返回给调用端</w:t>
      </w:r>
      <w:r w:rsidR="009F0D7B">
        <w:rPr>
          <w:rFonts w:hint="eastAsia"/>
          <w:color w:val="000000" w:themeColor="text1"/>
          <w:sz w:val="24"/>
          <w:szCs w:val="24"/>
        </w:rPr>
        <w:t>。</w:t>
      </w:r>
    </w:p>
    <w:p w14:paraId="1D82EF7D" w14:textId="77777777" w:rsidR="009F0D7B" w:rsidRDefault="009F0D7B" w:rsidP="009F0D7B">
      <w:pPr>
        <w:spacing w:line="360" w:lineRule="auto"/>
        <w:ind w:firstLineChars="200" w:firstLine="480"/>
        <w:jc w:val="left"/>
        <w:rPr>
          <w:color w:val="000000" w:themeColor="text1"/>
          <w:sz w:val="24"/>
          <w:szCs w:val="24"/>
        </w:rPr>
      </w:pPr>
    </w:p>
    <w:p w14:paraId="432A5E82" w14:textId="77777777" w:rsidR="009F0D7B" w:rsidRPr="00231017" w:rsidRDefault="009F0D7B" w:rsidP="009F0D7B">
      <w:pPr>
        <w:pStyle w:val="af0"/>
        <w:numPr>
          <w:ilvl w:val="0"/>
          <w:numId w:val="44"/>
        </w:numPr>
        <w:spacing w:line="360" w:lineRule="auto"/>
        <w:ind w:firstLineChars="0"/>
        <w:rPr>
          <w:b/>
          <w:color w:val="000000" w:themeColor="text1"/>
          <w:sz w:val="24"/>
          <w:szCs w:val="24"/>
        </w:rPr>
      </w:pPr>
      <w:r w:rsidRPr="00231017">
        <w:rPr>
          <w:rFonts w:hint="eastAsia"/>
          <w:b/>
          <w:color w:val="000000" w:themeColor="text1"/>
          <w:sz w:val="24"/>
          <w:szCs w:val="24"/>
        </w:rPr>
        <w:t>视频文件预处理</w:t>
      </w:r>
    </w:p>
    <w:p w14:paraId="4B7881BC" w14:textId="77777777"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通常情况下，一段流畅播放的游戏视频文件，其帧率在</w:t>
      </w:r>
      <w:r>
        <w:rPr>
          <w:rFonts w:hint="eastAsia"/>
          <w:color w:val="000000" w:themeColor="text1"/>
          <w:sz w:val="24"/>
          <w:szCs w:val="24"/>
        </w:rPr>
        <w:t>25</w:t>
      </w:r>
      <w:r>
        <w:rPr>
          <w:rFonts w:hint="eastAsia"/>
          <w:color w:val="000000" w:themeColor="text1"/>
          <w:sz w:val="24"/>
          <w:szCs w:val="24"/>
        </w:rPr>
        <w:t>帧</w:t>
      </w:r>
      <w:r>
        <w:rPr>
          <w:rFonts w:hint="eastAsia"/>
          <w:color w:val="000000" w:themeColor="text1"/>
          <w:sz w:val="24"/>
          <w:szCs w:val="24"/>
        </w:rPr>
        <w:t>/</w:t>
      </w:r>
      <w:r>
        <w:rPr>
          <w:rFonts w:hint="eastAsia"/>
          <w:color w:val="000000" w:themeColor="text1"/>
          <w:sz w:val="24"/>
          <w:szCs w:val="24"/>
        </w:rPr>
        <w:t>秒以上。这意味着邻近两帧之间的图像仅会有很微小的变化，从信息论的角度看，邻近两帧或数帧的图像信息是极度冗余的。因此，我们需要对原始视频文件，作合适的采样等操作，以使模型分析准确性不下降的基础上，更好地降低模型处理的复杂度，从而降低耗时。</w:t>
      </w:r>
    </w:p>
    <w:p w14:paraId="6915E156" w14:textId="77777777"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对于游戏特定主体检测，可在待检视频中每秒抽取</w:t>
      </w:r>
      <w:r>
        <w:rPr>
          <w:rFonts w:hint="eastAsia"/>
          <w:color w:val="000000" w:themeColor="text1"/>
          <w:sz w:val="24"/>
          <w:szCs w:val="24"/>
        </w:rPr>
        <w:t>1~2</w:t>
      </w:r>
      <w:r>
        <w:rPr>
          <w:rFonts w:hint="eastAsia"/>
          <w:color w:val="000000" w:themeColor="text1"/>
          <w:sz w:val="24"/>
          <w:szCs w:val="24"/>
        </w:rPr>
        <w:t>帧。对于抽取好的帧图片文件，需要统一其文件名格式，如</w:t>
      </w:r>
    </w:p>
    <w:p w14:paraId="07728A7F" w14:textId="77777777" w:rsidR="009F0D7B" w:rsidRPr="002C3E21"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w:t>
      </w:r>
      <w:r>
        <w:rPr>
          <w:rFonts w:hint="eastAsia"/>
          <w:color w:val="000000" w:themeColor="text1"/>
          <w:sz w:val="24"/>
          <w:szCs w:val="24"/>
        </w:rPr>
        <w:t>源视频</w:t>
      </w:r>
      <w:r>
        <w:rPr>
          <w:rFonts w:hint="eastAsia"/>
          <w:color w:val="000000" w:themeColor="text1"/>
          <w:sz w:val="24"/>
          <w:szCs w:val="24"/>
        </w:rPr>
        <w:t>ID]_[</w:t>
      </w:r>
      <w:r>
        <w:rPr>
          <w:rFonts w:hint="eastAsia"/>
          <w:color w:val="000000" w:themeColor="text1"/>
          <w:sz w:val="24"/>
          <w:szCs w:val="24"/>
        </w:rPr>
        <w:t>帧号</w:t>
      </w:r>
      <w:r>
        <w:rPr>
          <w:rFonts w:hint="eastAsia"/>
          <w:color w:val="000000" w:themeColor="text1"/>
          <w:sz w:val="24"/>
          <w:szCs w:val="24"/>
        </w:rPr>
        <w:t>].jpg</w:t>
      </w:r>
    </w:p>
    <w:p w14:paraId="5037CCFA" w14:textId="77777777"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以便在模型检测后对原始结果数据进行后续处理。</w:t>
      </w:r>
    </w:p>
    <w:p w14:paraId="07BF7E6C" w14:textId="7A8C0B8F"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另外，帧图片文件在送入模型之前，应对其作进一步的预处理。应对图片文件进行缩放，以适配模型输入端对输入图像数据的要求，另外，需对原始像素信息进行去中心化与归一化，即将每个像素</w:t>
      </w:r>
      <w:r>
        <w:rPr>
          <w:rFonts w:hint="eastAsia"/>
          <w:color w:val="000000" w:themeColor="text1"/>
          <w:sz w:val="24"/>
          <w:szCs w:val="24"/>
        </w:rPr>
        <w:t>[0, 255]</w:t>
      </w:r>
      <w:r>
        <w:rPr>
          <w:rFonts w:hint="eastAsia"/>
          <w:color w:val="000000" w:themeColor="text1"/>
          <w:sz w:val="24"/>
          <w:szCs w:val="24"/>
        </w:rPr>
        <w:t>的原始</w:t>
      </w:r>
      <w:r>
        <w:rPr>
          <w:rFonts w:hint="eastAsia"/>
          <w:color w:val="000000" w:themeColor="text1"/>
          <w:sz w:val="24"/>
          <w:szCs w:val="24"/>
        </w:rPr>
        <w:t>R</w:t>
      </w:r>
      <w:r>
        <w:rPr>
          <w:color w:val="000000" w:themeColor="text1"/>
          <w:sz w:val="24"/>
          <w:szCs w:val="24"/>
        </w:rPr>
        <w:t>GB</w:t>
      </w:r>
      <w:r>
        <w:rPr>
          <w:rFonts w:hint="eastAsia"/>
          <w:color w:val="000000" w:themeColor="text1"/>
          <w:sz w:val="24"/>
          <w:szCs w:val="24"/>
        </w:rPr>
        <w:t>值，线性转换为</w:t>
      </w:r>
      <w:r>
        <w:rPr>
          <w:rFonts w:hint="eastAsia"/>
          <w:color w:val="000000" w:themeColor="text1"/>
          <w:sz w:val="24"/>
          <w:szCs w:val="24"/>
        </w:rPr>
        <w:t>[-0.5, 0.5]</w:t>
      </w:r>
      <w:r>
        <w:rPr>
          <w:rFonts w:hint="eastAsia"/>
          <w:color w:val="000000" w:themeColor="text1"/>
          <w:sz w:val="24"/>
          <w:szCs w:val="24"/>
        </w:rPr>
        <w:t>或</w:t>
      </w:r>
      <w:r>
        <w:rPr>
          <w:rFonts w:hint="eastAsia"/>
          <w:color w:val="000000" w:themeColor="text1"/>
          <w:sz w:val="24"/>
          <w:szCs w:val="24"/>
        </w:rPr>
        <w:t>[-1, 1]</w:t>
      </w:r>
      <w:r>
        <w:rPr>
          <w:rFonts w:hint="eastAsia"/>
          <w:color w:val="000000" w:themeColor="text1"/>
          <w:sz w:val="24"/>
          <w:szCs w:val="24"/>
        </w:rPr>
        <w:t>的值</w:t>
      </w:r>
      <w:r>
        <w:rPr>
          <w:rFonts w:hint="eastAsia"/>
          <w:color w:val="000000" w:themeColor="text1"/>
          <w:sz w:val="24"/>
          <w:szCs w:val="24"/>
        </w:rPr>
        <w:t>(</w:t>
      </w:r>
      <w:r>
        <w:rPr>
          <w:rFonts w:hint="eastAsia"/>
          <w:color w:val="000000" w:themeColor="text1"/>
          <w:sz w:val="24"/>
          <w:szCs w:val="24"/>
        </w:rPr>
        <w:t>根据模型的输入要求选择转换方式</w:t>
      </w:r>
      <w:r>
        <w:rPr>
          <w:rFonts w:hint="eastAsia"/>
          <w:color w:val="000000" w:themeColor="text1"/>
          <w:sz w:val="24"/>
          <w:szCs w:val="24"/>
        </w:rPr>
        <w:t>)</w:t>
      </w:r>
      <w:r>
        <w:rPr>
          <w:rFonts w:hint="eastAsia"/>
          <w:color w:val="000000" w:themeColor="text1"/>
          <w:sz w:val="24"/>
          <w:szCs w:val="24"/>
        </w:rPr>
        <w:t>。</w:t>
      </w:r>
    </w:p>
    <w:p w14:paraId="69A4674E" w14:textId="77777777" w:rsidR="00B751B0" w:rsidRPr="00D722FC" w:rsidRDefault="00B751B0" w:rsidP="009F0D7B">
      <w:pPr>
        <w:spacing w:line="360" w:lineRule="auto"/>
        <w:ind w:firstLineChars="200" w:firstLine="480"/>
        <w:jc w:val="left"/>
        <w:rPr>
          <w:color w:val="000000" w:themeColor="text1"/>
          <w:sz w:val="24"/>
          <w:szCs w:val="24"/>
        </w:rPr>
      </w:pPr>
    </w:p>
    <w:p w14:paraId="5861A26A" w14:textId="77777777" w:rsidR="009F0D7B" w:rsidRPr="008813C8" w:rsidRDefault="009F0D7B" w:rsidP="009F0D7B">
      <w:pPr>
        <w:pStyle w:val="af0"/>
        <w:numPr>
          <w:ilvl w:val="0"/>
          <w:numId w:val="44"/>
        </w:numPr>
        <w:spacing w:line="360" w:lineRule="auto"/>
        <w:ind w:firstLineChars="0"/>
        <w:rPr>
          <w:b/>
          <w:color w:val="000000" w:themeColor="text1"/>
          <w:sz w:val="24"/>
          <w:szCs w:val="24"/>
        </w:rPr>
      </w:pPr>
      <w:r w:rsidRPr="008813C8">
        <w:rPr>
          <w:rFonts w:hint="eastAsia"/>
          <w:b/>
          <w:color w:val="000000" w:themeColor="text1"/>
          <w:sz w:val="24"/>
          <w:szCs w:val="24"/>
        </w:rPr>
        <w:t>模型进行分析</w:t>
      </w:r>
    </w:p>
    <w:p w14:paraId="34A0AAA7" w14:textId="77777777"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在这个阶段，游戏特定主体检测模型文件被运行的分析程序所读取，读取通过</w:t>
      </w:r>
      <w:r>
        <w:rPr>
          <w:rFonts w:hint="eastAsia"/>
          <w:color w:val="000000" w:themeColor="text1"/>
          <w:sz w:val="24"/>
          <w:szCs w:val="24"/>
        </w:rPr>
        <w:t>tensorflow</w:t>
      </w:r>
      <w:r>
        <w:rPr>
          <w:rFonts w:hint="eastAsia"/>
          <w:color w:val="000000" w:themeColor="text1"/>
          <w:sz w:val="24"/>
          <w:szCs w:val="24"/>
        </w:rPr>
        <w:t>的</w:t>
      </w:r>
      <w:r>
        <w:rPr>
          <w:rFonts w:hint="eastAsia"/>
          <w:color w:val="000000" w:themeColor="text1"/>
          <w:sz w:val="24"/>
          <w:szCs w:val="24"/>
        </w:rPr>
        <w:t>Saver</w:t>
      </w:r>
      <w:r>
        <w:rPr>
          <w:rFonts w:hint="eastAsia"/>
          <w:color w:val="000000" w:themeColor="text1"/>
          <w:sz w:val="24"/>
          <w:szCs w:val="24"/>
        </w:rPr>
        <w:t>对象来完成。</w:t>
      </w:r>
    </w:p>
    <w:p w14:paraId="12BFA2F6" w14:textId="77777777" w:rsidR="009F0D7B" w:rsidRPr="008C3569"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333333"/>
          <w:spacing w:val="3"/>
          <w:sz w:val="20"/>
          <w:szCs w:val="20"/>
          <w:bdr w:val="none" w:sz="0" w:space="0" w:color="auto" w:frame="1"/>
        </w:rPr>
      </w:pPr>
      <w:r w:rsidRPr="008C3569">
        <w:rPr>
          <w:rFonts w:ascii="宋体" w:hAnsi="宋体" w:cs="宋体" w:hint="eastAsia"/>
          <w:color w:val="333333"/>
          <w:spacing w:val="3"/>
          <w:kern w:val="0"/>
          <w:sz w:val="20"/>
          <w:szCs w:val="20"/>
          <w:bdr w:val="none" w:sz="0" w:space="0" w:color="auto" w:frame="1"/>
        </w:rPr>
        <w:t>def load_model(sess):</w:t>
      </w:r>
      <w:r w:rsidRPr="008C3569">
        <w:rPr>
          <w:rFonts w:ascii="宋体" w:hAnsi="宋体" w:cs="宋体" w:hint="eastAsia"/>
          <w:color w:val="333333"/>
          <w:spacing w:val="3"/>
          <w:kern w:val="0"/>
          <w:sz w:val="20"/>
          <w:szCs w:val="20"/>
          <w:bdr w:val="none" w:sz="0" w:space="0" w:color="auto" w:frame="1"/>
        </w:rPr>
        <w:br/>
        <w:t xml:space="preserve">    saver = tf.train.Saver()</w:t>
      </w:r>
      <w:r w:rsidRPr="008C3569">
        <w:rPr>
          <w:rFonts w:ascii="宋体" w:hAnsi="宋体" w:cs="宋体" w:hint="eastAsia"/>
          <w:color w:val="333333"/>
          <w:spacing w:val="3"/>
          <w:kern w:val="0"/>
          <w:sz w:val="20"/>
          <w:szCs w:val="20"/>
          <w:bdr w:val="none" w:sz="0" w:space="0" w:color="auto" w:frame="1"/>
        </w:rPr>
        <w:br/>
        <w:t xml:space="preserve">    record = tf.train.get_checkpoint_state('.')</w:t>
      </w:r>
      <w:r w:rsidRPr="008C3569">
        <w:rPr>
          <w:rFonts w:ascii="宋体" w:hAnsi="宋体" w:cs="宋体" w:hint="eastAsia"/>
          <w:color w:val="333333"/>
          <w:spacing w:val="3"/>
          <w:kern w:val="0"/>
          <w:sz w:val="20"/>
          <w:szCs w:val="20"/>
          <w:bdr w:val="none" w:sz="0" w:space="0" w:color="auto" w:frame="1"/>
        </w:rPr>
        <w:br/>
        <w:t xml:space="preserve">    if record and record.model_checkpoint_path:</w:t>
      </w:r>
      <w:r w:rsidRPr="008C3569">
        <w:rPr>
          <w:rFonts w:ascii="宋体" w:hAnsi="宋体" w:cs="宋体" w:hint="eastAsia"/>
          <w:color w:val="333333"/>
          <w:spacing w:val="3"/>
          <w:kern w:val="0"/>
          <w:sz w:val="20"/>
          <w:szCs w:val="20"/>
          <w:bdr w:val="none" w:sz="0" w:space="0" w:color="auto" w:frame="1"/>
        </w:rPr>
        <w:br/>
        <w:t xml:space="preserve">        saver.restore(sess, record.model_checkpoint_path)</w:t>
      </w:r>
      <w:r w:rsidRPr="008C3569">
        <w:rPr>
          <w:rFonts w:ascii="宋体" w:hAnsi="宋体" w:cs="宋体" w:hint="eastAsia"/>
          <w:color w:val="333333"/>
          <w:spacing w:val="3"/>
          <w:kern w:val="0"/>
          <w:sz w:val="20"/>
          <w:szCs w:val="20"/>
          <w:bdr w:val="none" w:sz="0" w:space="0" w:color="auto" w:frame="1"/>
        </w:rPr>
        <w:br/>
        <w:t xml:space="preserve">        print('Model checkpoint loaded.')</w:t>
      </w:r>
      <w:r w:rsidRPr="008C3569">
        <w:rPr>
          <w:rFonts w:ascii="宋体" w:hAnsi="宋体" w:cs="宋体" w:hint="eastAsia"/>
          <w:color w:val="333333"/>
          <w:spacing w:val="3"/>
          <w:kern w:val="0"/>
          <w:sz w:val="20"/>
          <w:szCs w:val="20"/>
          <w:bdr w:val="none" w:sz="0" w:space="0" w:color="auto" w:frame="1"/>
        </w:rPr>
        <w:br/>
      </w:r>
      <w:r w:rsidRPr="008C3569">
        <w:rPr>
          <w:rFonts w:ascii="宋体" w:hAnsi="宋体" w:cs="宋体" w:hint="eastAsia"/>
          <w:color w:val="333333"/>
          <w:spacing w:val="3"/>
          <w:kern w:val="0"/>
          <w:sz w:val="20"/>
          <w:szCs w:val="20"/>
          <w:bdr w:val="none" w:sz="0" w:space="0" w:color="auto" w:frame="1"/>
        </w:rPr>
        <w:lastRenderedPageBreak/>
        <w:t xml:space="preserve">        return True</w:t>
      </w:r>
      <w:r w:rsidRPr="008C3569">
        <w:rPr>
          <w:rFonts w:ascii="宋体" w:hAnsi="宋体" w:cs="宋体" w:hint="eastAsia"/>
          <w:color w:val="333333"/>
          <w:spacing w:val="3"/>
          <w:kern w:val="0"/>
          <w:sz w:val="20"/>
          <w:szCs w:val="20"/>
          <w:bdr w:val="none" w:sz="0" w:space="0" w:color="auto" w:frame="1"/>
        </w:rPr>
        <w:br/>
        <w:t xml:space="preserve">    else</w:t>
      </w:r>
      <w:r w:rsidRPr="008C3569">
        <w:rPr>
          <w:rFonts w:ascii="宋体" w:hAnsi="宋体" w:cs="宋体" w:hint="eastAsia"/>
          <w:color w:val="333333"/>
          <w:spacing w:val="3"/>
          <w:kern w:val="0"/>
          <w:sz w:val="20"/>
          <w:szCs w:val="20"/>
          <w:bdr w:val="none" w:sz="0" w:space="0" w:color="auto" w:frame="1"/>
        </w:rPr>
        <w:br/>
        <w:t xml:space="preserve">        print('Model not found.')</w:t>
      </w:r>
      <w:r w:rsidRPr="008C3569">
        <w:rPr>
          <w:rFonts w:ascii="宋体" w:hAnsi="宋体" w:cs="宋体" w:hint="eastAsia"/>
          <w:color w:val="333333"/>
          <w:spacing w:val="3"/>
          <w:kern w:val="0"/>
          <w:sz w:val="20"/>
          <w:szCs w:val="20"/>
          <w:bdr w:val="none" w:sz="0" w:space="0" w:color="auto" w:frame="1"/>
        </w:rPr>
        <w:br/>
        <w:t xml:space="preserve">        return False</w:t>
      </w:r>
    </w:p>
    <w:p w14:paraId="5CDB661F" w14:textId="77777777" w:rsidR="009F0D7B" w:rsidRPr="00E069F5" w:rsidRDefault="009F0D7B" w:rsidP="009F0D7B">
      <w:pPr>
        <w:spacing w:line="360" w:lineRule="auto"/>
        <w:jc w:val="left"/>
        <w:rPr>
          <w:color w:val="000000" w:themeColor="text1"/>
          <w:sz w:val="24"/>
          <w:szCs w:val="24"/>
        </w:rPr>
      </w:pPr>
      <w:r>
        <w:rPr>
          <w:noProof/>
          <w:color w:val="000000" w:themeColor="text1"/>
          <w:sz w:val="24"/>
          <w:szCs w:val="24"/>
        </w:rPr>
        <w:drawing>
          <wp:inline distT="0" distB="0" distL="0" distR="0" wp14:anchorId="2C72AF66" wp14:editId="46BFAA0E">
            <wp:extent cx="5267325" cy="3076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14:paraId="104E1FFA" w14:textId="77777777" w:rsidR="00B751B0" w:rsidRDefault="00B751B0" w:rsidP="009F0D7B">
      <w:pPr>
        <w:spacing w:line="360" w:lineRule="auto"/>
        <w:ind w:firstLineChars="200" w:firstLine="480"/>
        <w:jc w:val="left"/>
        <w:rPr>
          <w:color w:val="000000" w:themeColor="text1"/>
          <w:sz w:val="24"/>
          <w:szCs w:val="24"/>
        </w:rPr>
      </w:pPr>
    </w:p>
    <w:p w14:paraId="67E99A49" w14:textId="3BFA66FF"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程序成功读取模型后，用模型顺次接收预处理后的视频图像各帧数据，经过深度学习二维卷积神经网络的前向推导过程，得到每帧中检测出了哪些游戏主体的初始检测结果数据。数据的组织方式为</w:t>
      </w:r>
    </w:p>
    <w:p w14:paraId="07D0D95C"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hint="eastAsia"/>
          <w:color w:val="333333"/>
          <w:spacing w:val="3"/>
          <w:kern w:val="0"/>
          <w:sz w:val="20"/>
          <w:szCs w:val="20"/>
          <w:bdr w:val="none" w:sz="0" w:space="0" w:color="auto" w:frame="1"/>
        </w:rPr>
        <w:t>帧文件名1</w:t>
      </w:r>
      <w:r w:rsidRPr="00B67BC5">
        <w:rPr>
          <w:rFonts w:ascii="宋体" w:hAnsi="宋体" w:cs="宋体" w:hint="eastAsia"/>
          <w:color w:val="333333"/>
          <w:spacing w:val="3"/>
          <w:kern w:val="0"/>
          <w:sz w:val="20"/>
          <w:szCs w:val="20"/>
          <w:bdr w:val="none" w:sz="0" w:space="0" w:color="auto" w:frame="1"/>
        </w:rPr>
        <w:tab/>
      </w:r>
      <w:r w:rsidRPr="00B67BC5">
        <w:rPr>
          <w:rFonts w:ascii="宋体" w:hAnsi="宋体" w:cs="宋体" w:hint="eastAsia"/>
          <w:color w:val="333333"/>
          <w:spacing w:val="3"/>
          <w:kern w:val="0"/>
          <w:sz w:val="20"/>
          <w:szCs w:val="20"/>
          <w:bdr w:val="none" w:sz="0" w:space="0" w:color="auto" w:frame="1"/>
        </w:rPr>
        <w:tab/>
        <w:t>游戏主体ID</w:t>
      </w:r>
      <w:r w:rsidRPr="00B67BC5">
        <w:rPr>
          <w:rFonts w:ascii="宋体" w:hAnsi="宋体" w:cs="宋体"/>
          <w:color w:val="333333"/>
          <w:spacing w:val="3"/>
          <w:kern w:val="0"/>
          <w:sz w:val="20"/>
          <w:szCs w:val="20"/>
          <w:bdr w:val="none" w:sz="0" w:space="0" w:color="auto" w:frame="1"/>
        </w:rPr>
        <w:t>1</w:t>
      </w:r>
      <w:r w:rsidRPr="00B67BC5">
        <w:rPr>
          <w:rFonts w:ascii="宋体" w:hAnsi="宋体" w:cs="宋体" w:hint="eastAsia"/>
          <w:color w:val="333333"/>
          <w:spacing w:val="3"/>
          <w:kern w:val="0"/>
          <w:sz w:val="20"/>
          <w:szCs w:val="20"/>
          <w:bdr w:val="none" w:sz="0" w:space="0" w:color="auto" w:frame="1"/>
        </w:rPr>
        <w:t>,游戏主体ID</w:t>
      </w:r>
      <w:r w:rsidRPr="00B67BC5">
        <w:rPr>
          <w:rFonts w:ascii="宋体" w:hAnsi="宋体" w:cs="宋体"/>
          <w:color w:val="333333"/>
          <w:spacing w:val="3"/>
          <w:kern w:val="0"/>
          <w:sz w:val="20"/>
          <w:szCs w:val="20"/>
          <w:bdr w:val="none" w:sz="0" w:space="0" w:color="auto" w:frame="1"/>
        </w:rPr>
        <w:t>2,…</w:t>
      </w:r>
    </w:p>
    <w:p w14:paraId="722F550B"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hint="eastAsia"/>
          <w:color w:val="333333"/>
          <w:spacing w:val="3"/>
          <w:kern w:val="0"/>
          <w:sz w:val="20"/>
          <w:szCs w:val="20"/>
          <w:bdr w:val="none" w:sz="0" w:space="0" w:color="auto" w:frame="1"/>
        </w:rPr>
        <w:t>帧文件名</w:t>
      </w:r>
      <w:r w:rsidRPr="00B67BC5">
        <w:rPr>
          <w:rFonts w:ascii="宋体" w:hAnsi="宋体" w:cs="宋体"/>
          <w:color w:val="333333"/>
          <w:spacing w:val="3"/>
          <w:kern w:val="0"/>
          <w:sz w:val="20"/>
          <w:szCs w:val="20"/>
          <w:bdr w:val="none" w:sz="0" w:space="0" w:color="auto" w:frame="1"/>
        </w:rPr>
        <w:t>2</w:t>
      </w:r>
      <w:r w:rsidRPr="00B67BC5">
        <w:rPr>
          <w:rFonts w:ascii="宋体" w:hAnsi="宋体" w:cs="宋体" w:hint="eastAsia"/>
          <w:color w:val="333333"/>
          <w:spacing w:val="3"/>
          <w:kern w:val="0"/>
          <w:sz w:val="20"/>
          <w:szCs w:val="20"/>
          <w:bdr w:val="none" w:sz="0" w:space="0" w:color="auto" w:frame="1"/>
        </w:rPr>
        <w:tab/>
      </w:r>
      <w:r w:rsidRPr="00B67BC5">
        <w:rPr>
          <w:rFonts w:ascii="宋体" w:hAnsi="宋体" w:cs="宋体" w:hint="eastAsia"/>
          <w:color w:val="333333"/>
          <w:spacing w:val="3"/>
          <w:kern w:val="0"/>
          <w:sz w:val="20"/>
          <w:szCs w:val="20"/>
          <w:bdr w:val="none" w:sz="0" w:space="0" w:color="auto" w:frame="1"/>
        </w:rPr>
        <w:tab/>
        <w:t>游戏主体ID</w:t>
      </w:r>
      <w:r w:rsidRPr="00B67BC5">
        <w:rPr>
          <w:rFonts w:ascii="宋体" w:hAnsi="宋体" w:cs="宋体"/>
          <w:color w:val="333333"/>
          <w:spacing w:val="3"/>
          <w:kern w:val="0"/>
          <w:sz w:val="20"/>
          <w:szCs w:val="20"/>
          <w:bdr w:val="none" w:sz="0" w:space="0" w:color="auto" w:frame="1"/>
        </w:rPr>
        <w:t>3</w:t>
      </w:r>
      <w:r w:rsidRPr="00B67BC5">
        <w:rPr>
          <w:rFonts w:ascii="宋体" w:hAnsi="宋体" w:cs="宋体" w:hint="eastAsia"/>
          <w:color w:val="333333"/>
          <w:spacing w:val="3"/>
          <w:kern w:val="0"/>
          <w:sz w:val="20"/>
          <w:szCs w:val="20"/>
          <w:bdr w:val="none" w:sz="0" w:space="0" w:color="auto" w:frame="1"/>
        </w:rPr>
        <w:t>,游戏主体ID</w:t>
      </w:r>
      <w:r w:rsidRPr="00B67BC5">
        <w:rPr>
          <w:rFonts w:ascii="宋体" w:hAnsi="宋体" w:cs="宋体"/>
          <w:color w:val="333333"/>
          <w:spacing w:val="3"/>
          <w:kern w:val="0"/>
          <w:sz w:val="20"/>
          <w:szCs w:val="20"/>
          <w:bdr w:val="none" w:sz="0" w:space="0" w:color="auto" w:frame="1"/>
        </w:rPr>
        <w:t>4,…</w:t>
      </w:r>
    </w:p>
    <w:p w14:paraId="1CDE70CC"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3E4B378E" w14:textId="77777777" w:rsidR="00B751B0" w:rsidRDefault="00B751B0" w:rsidP="00B751B0">
      <w:pPr>
        <w:pStyle w:val="af0"/>
        <w:spacing w:line="360" w:lineRule="auto"/>
        <w:ind w:firstLineChars="0"/>
        <w:rPr>
          <w:b/>
          <w:color w:val="000000" w:themeColor="text1"/>
          <w:sz w:val="24"/>
          <w:szCs w:val="24"/>
        </w:rPr>
      </w:pPr>
    </w:p>
    <w:p w14:paraId="1C9A07DF" w14:textId="2B06C89F" w:rsidR="009F0D7B" w:rsidRPr="008813C8" w:rsidRDefault="009F0D7B" w:rsidP="009F0D7B">
      <w:pPr>
        <w:pStyle w:val="af0"/>
        <w:numPr>
          <w:ilvl w:val="0"/>
          <w:numId w:val="44"/>
        </w:numPr>
        <w:spacing w:line="360" w:lineRule="auto"/>
        <w:ind w:firstLineChars="0"/>
        <w:rPr>
          <w:b/>
          <w:color w:val="000000" w:themeColor="text1"/>
          <w:sz w:val="24"/>
          <w:szCs w:val="24"/>
        </w:rPr>
      </w:pPr>
      <w:r w:rsidRPr="008813C8">
        <w:rPr>
          <w:rFonts w:hint="eastAsia"/>
          <w:b/>
          <w:color w:val="000000" w:themeColor="text1"/>
          <w:sz w:val="24"/>
          <w:szCs w:val="24"/>
        </w:rPr>
        <w:t>分析结果后处理</w:t>
      </w:r>
    </w:p>
    <w:p w14:paraId="5C2CAD9B" w14:textId="22FBF4AD"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模型分析视频图像，给出的初始检测结果数据是以帧为索引的，即结果数据组织方式为每个截取的帧中，包含了哪些特定主体。还需将结果转化为接口需要的数据组织方式，即以每个特定主体为索引，记录每个特定主体，都出现在哪些帧中。对于在连续帧的出现，记录其出现的开始和结束帧。</w:t>
      </w:r>
    </w:p>
    <w:p w14:paraId="36E65568" w14:textId="77777777" w:rsidR="00B751B0" w:rsidRDefault="00B751B0" w:rsidP="009F0D7B">
      <w:pPr>
        <w:spacing w:line="360" w:lineRule="auto"/>
        <w:ind w:firstLineChars="200" w:firstLine="480"/>
        <w:jc w:val="left"/>
        <w:rPr>
          <w:color w:val="000000" w:themeColor="text1"/>
          <w:sz w:val="24"/>
          <w:szCs w:val="24"/>
        </w:rPr>
      </w:pPr>
    </w:p>
    <w:p w14:paraId="390D0AF8" w14:textId="77777777" w:rsidR="009F0D7B" w:rsidRPr="00B51EEB" w:rsidRDefault="009F0D7B" w:rsidP="009F0D7B">
      <w:pPr>
        <w:pStyle w:val="af0"/>
        <w:numPr>
          <w:ilvl w:val="0"/>
          <w:numId w:val="44"/>
        </w:numPr>
        <w:spacing w:line="360" w:lineRule="auto"/>
        <w:ind w:firstLineChars="0"/>
        <w:rPr>
          <w:b/>
          <w:color w:val="000000" w:themeColor="text1"/>
          <w:sz w:val="24"/>
          <w:szCs w:val="24"/>
        </w:rPr>
      </w:pPr>
      <w:r w:rsidRPr="00B51EEB">
        <w:rPr>
          <w:rFonts w:hint="eastAsia"/>
          <w:b/>
          <w:color w:val="000000" w:themeColor="text1"/>
          <w:sz w:val="24"/>
          <w:szCs w:val="24"/>
        </w:rPr>
        <w:t>结果封装</w:t>
      </w:r>
    </w:p>
    <w:p w14:paraId="446AA901" w14:textId="77777777" w:rsidR="009F0D7B" w:rsidRPr="008A5768"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结果封装的工作是将处理好的分析结果进行序列化。这里我们采用目前主机间进行</w:t>
      </w:r>
      <w:r>
        <w:rPr>
          <w:rFonts w:hint="eastAsia"/>
          <w:color w:val="000000" w:themeColor="text1"/>
          <w:sz w:val="24"/>
          <w:szCs w:val="24"/>
        </w:rPr>
        <w:t>REST</w:t>
      </w:r>
      <w:r>
        <w:rPr>
          <w:color w:val="000000" w:themeColor="text1"/>
          <w:sz w:val="24"/>
          <w:szCs w:val="24"/>
        </w:rPr>
        <w:t>ful</w:t>
      </w:r>
      <w:r>
        <w:rPr>
          <w:rFonts w:hint="eastAsia"/>
          <w:color w:val="000000" w:themeColor="text1"/>
          <w:sz w:val="24"/>
          <w:szCs w:val="24"/>
        </w:rPr>
        <w:t>交互时主流的</w:t>
      </w:r>
      <w:r>
        <w:rPr>
          <w:rFonts w:hint="eastAsia"/>
          <w:color w:val="000000" w:themeColor="text1"/>
          <w:sz w:val="24"/>
          <w:szCs w:val="24"/>
        </w:rPr>
        <w:t>Json</w:t>
      </w:r>
      <w:r>
        <w:rPr>
          <w:rFonts w:hint="eastAsia"/>
          <w:color w:val="000000" w:themeColor="text1"/>
          <w:sz w:val="24"/>
          <w:szCs w:val="24"/>
        </w:rPr>
        <w:t>编码方式。</w:t>
      </w:r>
      <w:r>
        <w:rPr>
          <w:rFonts w:hint="eastAsia"/>
          <w:color w:val="000000" w:themeColor="text1"/>
          <w:sz w:val="24"/>
          <w:szCs w:val="24"/>
        </w:rPr>
        <w:t>Json</w:t>
      </w:r>
      <w:r>
        <w:rPr>
          <w:rFonts w:hint="eastAsia"/>
          <w:color w:val="000000" w:themeColor="text1"/>
          <w:sz w:val="24"/>
          <w:szCs w:val="24"/>
        </w:rPr>
        <w:t>与</w:t>
      </w:r>
      <w:r>
        <w:rPr>
          <w:rFonts w:hint="eastAsia"/>
          <w:color w:val="000000" w:themeColor="text1"/>
          <w:sz w:val="24"/>
          <w:szCs w:val="24"/>
        </w:rPr>
        <w:t>XML</w:t>
      </w:r>
      <w:r>
        <w:rPr>
          <w:rFonts w:hint="eastAsia"/>
          <w:color w:val="000000" w:themeColor="text1"/>
          <w:sz w:val="24"/>
          <w:szCs w:val="24"/>
        </w:rPr>
        <w:t>类似，都是用结构化方</w:t>
      </w:r>
      <w:r>
        <w:rPr>
          <w:rFonts w:hint="eastAsia"/>
          <w:color w:val="000000" w:themeColor="text1"/>
          <w:sz w:val="24"/>
          <w:szCs w:val="24"/>
        </w:rPr>
        <w:lastRenderedPageBreak/>
        <w:t>法来标记数据，而</w:t>
      </w:r>
      <w:r>
        <w:rPr>
          <w:rFonts w:hint="eastAsia"/>
          <w:color w:val="000000" w:themeColor="text1"/>
          <w:sz w:val="24"/>
          <w:szCs w:val="24"/>
        </w:rPr>
        <w:t>Json</w:t>
      </w:r>
      <w:r>
        <w:rPr>
          <w:rFonts w:hint="eastAsia"/>
          <w:color w:val="000000" w:themeColor="text1"/>
          <w:sz w:val="24"/>
          <w:szCs w:val="24"/>
        </w:rPr>
        <w:t>在可读性、可扩展性不输</w:t>
      </w:r>
      <w:r>
        <w:rPr>
          <w:rFonts w:hint="eastAsia"/>
          <w:color w:val="000000" w:themeColor="text1"/>
          <w:sz w:val="24"/>
          <w:szCs w:val="24"/>
        </w:rPr>
        <w:t>XML</w:t>
      </w:r>
      <w:r>
        <w:rPr>
          <w:rFonts w:hint="eastAsia"/>
          <w:color w:val="000000" w:themeColor="text1"/>
          <w:sz w:val="24"/>
          <w:szCs w:val="24"/>
        </w:rPr>
        <w:t>的情况下，由于取消了严格的标签定义，能够达到更高的有效数据率，网络传输时能有更高的效率。</w:t>
      </w:r>
    </w:p>
    <w:p w14:paraId="4AE26E31" w14:textId="1EADADEC" w:rsidR="009F0D7B" w:rsidRDefault="00B751B0" w:rsidP="009F0D7B">
      <w:pPr>
        <w:spacing w:line="360" w:lineRule="auto"/>
        <w:ind w:firstLineChars="200" w:firstLine="480"/>
        <w:jc w:val="left"/>
        <w:rPr>
          <w:color w:val="000000" w:themeColor="text1"/>
          <w:sz w:val="24"/>
          <w:szCs w:val="24"/>
        </w:rPr>
      </w:pPr>
      <w:r>
        <w:rPr>
          <w:rFonts w:hint="eastAsia"/>
          <w:color w:val="000000" w:themeColor="text1"/>
          <w:sz w:val="24"/>
          <w:szCs w:val="24"/>
        </w:rPr>
        <w:t>AI</w:t>
      </w:r>
      <w:r>
        <w:rPr>
          <w:rFonts w:hint="eastAsia"/>
          <w:color w:val="000000" w:themeColor="text1"/>
          <w:sz w:val="24"/>
          <w:szCs w:val="24"/>
        </w:rPr>
        <w:t>模型</w:t>
      </w:r>
      <w:r>
        <w:rPr>
          <w:color w:val="000000" w:themeColor="text1"/>
          <w:sz w:val="24"/>
          <w:szCs w:val="24"/>
        </w:rPr>
        <w:t>服务</w:t>
      </w:r>
      <w:r w:rsidR="009F0D7B">
        <w:rPr>
          <w:rFonts w:hint="eastAsia"/>
          <w:color w:val="000000" w:themeColor="text1"/>
          <w:sz w:val="24"/>
          <w:szCs w:val="24"/>
        </w:rPr>
        <w:t>把返回结果的数据描述定义为</w:t>
      </w:r>
      <w:r w:rsidR="009F0D7B">
        <w:rPr>
          <w:rFonts w:hint="eastAsia"/>
          <w:color w:val="000000" w:themeColor="text1"/>
          <w:sz w:val="24"/>
          <w:szCs w:val="24"/>
        </w:rPr>
        <w:t>hero_items</w:t>
      </w:r>
      <w:r w:rsidR="009F0D7B">
        <w:rPr>
          <w:rFonts w:hint="eastAsia"/>
          <w:color w:val="000000" w:themeColor="text1"/>
          <w:sz w:val="24"/>
          <w:szCs w:val="24"/>
        </w:rPr>
        <w:t>，则其描述为：</w:t>
      </w:r>
    </w:p>
    <w:tbl>
      <w:tblPr>
        <w:tblStyle w:val="af"/>
        <w:tblW w:w="0" w:type="auto"/>
        <w:tblLook w:val="04A0" w:firstRow="1" w:lastRow="0" w:firstColumn="1" w:lastColumn="0" w:noHBand="0" w:noVBand="1"/>
      </w:tblPr>
      <w:tblGrid>
        <w:gridCol w:w="1918"/>
        <w:gridCol w:w="2311"/>
        <w:gridCol w:w="2081"/>
        <w:gridCol w:w="1986"/>
      </w:tblGrid>
      <w:tr w:rsidR="009F0D7B" w14:paraId="15C8AE61" w14:textId="77777777" w:rsidTr="006C189D">
        <w:tc>
          <w:tcPr>
            <w:tcW w:w="4229" w:type="dxa"/>
            <w:gridSpan w:val="2"/>
          </w:tcPr>
          <w:p w14:paraId="6BAA3E0B" w14:textId="77777777" w:rsidR="009F0D7B" w:rsidRDefault="009F0D7B" w:rsidP="006C189D">
            <w:pPr>
              <w:spacing w:line="360" w:lineRule="auto"/>
              <w:jc w:val="left"/>
              <w:rPr>
                <w:color w:val="000000" w:themeColor="text1"/>
                <w:sz w:val="24"/>
                <w:szCs w:val="24"/>
              </w:rPr>
            </w:pPr>
            <w:r w:rsidRPr="000241B5">
              <w:rPr>
                <w:b/>
                <w:szCs w:val="24"/>
              </w:rPr>
              <w:t>h</w:t>
            </w:r>
            <w:r w:rsidRPr="000241B5">
              <w:rPr>
                <w:rFonts w:hint="eastAsia"/>
                <w:b/>
                <w:szCs w:val="24"/>
              </w:rPr>
              <w:t>ero</w:t>
            </w:r>
            <w:r w:rsidRPr="000241B5">
              <w:rPr>
                <w:b/>
                <w:szCs w:val="24"/>
              </w:rPr>
              <w:t>_item</w:t>
            </w:r>
            <w:r w:rsidRPr="000241B5">
              <w:rPr>
                <w:rFonts w:hint="eastAsia"/>
                <w:b/>
                <w:szCs w:val="24"/>
              </w:rPr>
              <w:t>字段</w:t>
            </w:r>
          </w:p>
        </w:tc>
        <w:tc>
          <w:tcPr>
            <w:tcW w:w="2081" w:type="dxa"/>
          </w:tcPr>
          <w:p w14:paraId="7D1B0994" w14:textId="77777777" w:rsidR="009F0D7B" w:rsidRDefault="009F0D7B" w:rsidP="006C189D">
            <w:pPr>
              <w:spacing w:line="360" w:lineRule="auto"/>
              <w:jc w:val="left"/>
              <w:rPr>
                <w:color w:val="000000" w:themeColor="text1"/>
                <w:sz w:val="24"/>
                <w:szCs w:val="24"/>
              </w:rPr>
            </w:pPr>
            <w:r w:rsidRPr="000241B5">
              <w:rPr>
                <w:rFonts w:hint="eastAsia"/>
                <w:b/>
                <w:szCs w:val="24"/>
              </w:rPr>
              <w:t>类型</w:t>
            </w:r>
          </w:p>
        </w:tc>
        <w:tc>
          <w:tcPr>
            <w:tcW w:w="1986" w:type="dxa"/>
          </w:tcPr>
          <w:p w14:paraId="114B6E07" w14:textId="77777777" w:rsidR="009F0D7B" w:rsidRDefault="009F0D7B" w:rsidP="006C189D">
            <w:pPr>
              <w:spacing w:line="360" w:lineRule="auto"/>
              <w:jc w:val="left"/>
              <w:rPr>
                <w:color w:val="000000" w:themeColor="text1"/>
                <w:sz w:val="24"/>
                <w:szCs w:val="24"/>
              </w:rPr>
            </w:pPr>
            <w:r w:rsidRPr="000241B5">
              <w:rPr>
                <w:rFonts w:hint="eastAsia"/>
                <w:b/>
                <w:szCs w:val="24"/>
              </w:rPr>
              <w:t>字段描述</w:t>
            </w:r>
          </w:p>
        </w:tc>
      </w:tr>
      <w:tr w:rsidR="009F0D7B" w14:paraId="41771C24" w14:textId="77777777" w:rsidTr="006C189D">
        <w:tc>
          <w:tcPr>
            <w:tcW w:w="4229" w:type="dxa"/>
            <w:gridSpan w:val="2"/>
          </w:tcPr>
          <w:p w14:paraId="4ED67CAE" w14:textId="77777777" w:rsidR="009F0D7B" w:rsidRDefault="009F0D7B" w:rsidP="006C189D">
            <w:pPr>
              <w:spacing w:line="360" w:lineRule="auto"/>
              <w:jc w:val="left"/>
              <w:rPr>
                <w:color w:val="000000" w:themeColor="text1"/>
                <w:sz w:val="24"/>
                <w:szCs w:val="24"/>
              </w:rPr>
            </w:pPr>
            <w:r>
              <w:rPr>
                <w:rFonts w:ascii="宋体" w:hAnsi="宋体" w:cs="宋体"/>
                <w:color w:val="333333"/>
                <w:spacing w:val="3"/>
                <w:kern w:val="0"/>
                <w:szCs w:val="24"/>
                <w:bdr w:val="none" w:sz="0" w:space="0" w:color="auto" w:frame="1"/>
              </w:rPr>
              <w:t>hero_id</w:t>
            </w:r>
          </w:p>
        </w:tc>
        <w:tc>
          <w:tcPr>
            <w:tcW w:w="2081" w:type="dxa"/>
          </w:tcPr>
          <w:p w14:paraId="1579F6F4" w14:textId="3A4CE211" w:rsidR="009F0D7B" w:rsidRDefault="00F12EF1" w:rsidP="006C189D">
            <w:pPr>
              <w:spacing w:line="360" w:lineRule="auto"/>
              <w:jc w:val="left"/>
              <w:rPr>
                <w:color w:val="000000" w:themeColor="text1"/>
                <w:sz w:val="24"/>
                <w:szCs w:val="24"/>
              </w:rPr>
            </w:pPr>
            <w:r w:rsidRPr="000241B5">
              <w:rPr>
                <w:szCs w:val="24"/>
              </w:rPr>
              <w:t>S</w:t>
            </w:r>
            <w:r w:rsidRPr="000241B5">
              <w:rPr>
                <w:rFonts w:hint="eastAsia"/>
                <w:szCs w:val="24"/>
              </w:rPr>
              <w:t>tring</w:t>
            </w:r>
          </w:p>
        </w:tc>
        <w:tc>
          <w:tcPr>
            <w:tcW w:w="1986" w:type="dxa"/>
          </w:tcPr>
          <w:p w14:paraId="0303BD05" w14:textId="77777777" w:rsidR="009F0D7B" w:rsidRDefault="009F0D7B" w:rsidP="006C189D">
            <w:pPr>
              <w:spacing w:line="360" w:lineRule="auto"/>
              <w:jc w:val="left"/>
              <w:rPr>
                <w:color w:val="000000" w:themeColor="text1"/>
                <w:sz w:val="24"/>
                <w:szCs w:val="24"/>
              </w:rPr>
            </w:pPr>
            <w:r>
              <w:rPr>
                <w:rFonts w:hint="eastAsia"/>
                <w:szCs w:val="24"/>
              </w:rPr>
              <w:t>人物编号</w:t>
            </w:r>
          </w:p>
        </w:tc>
      </w:tr>
      <w:tr w:rsidR="00836465" w14:paraId="47ABC8C5" w14:textId="77777777" w:rsidTr="006C189D">
        <w:tc>
          <w:tcPr>
            <w:tcW w:w="4229" w:type="dxa"/>
            <w:gridSpan w:val="2"/>
          </w:tcPr>
          <w:p w14:paraId="1318B1E0" w14:textId="1610CB9D" w:rsidR="00836465" w:rsidRDefault="00836465" w:rsidP="006C189D">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Cs w:val="24"/>
                <w:bdr w:val="none" w:sz="0" w:space="0" w:color="auto" w:frame="1"/>
              </w:rPr>
              <w:t>t</w:t>
            </w:r>
            <w:r>
              <w:rPr>
                <w:rFonts w:ascii="宋体" w:hAnsi="宋体" w:cs="宋体" w:hint="eastAsia"/>
                <w:color w:val="333333"/>
                <w:spacing w:val="3"/>
                <w:kern w:val="0"/>
                <w:szCs w:val="24"/>
                <w:bdr w:val="none" w:sz="0" w:space="0" w:color="auto" w:frame="1"/>
              </w:rPr>
              <w:t>ask_</w:t>
            </w:r>
            <w:r>
              <w:rPr>
                <w:rFonts w:ascii="宋体" w:hAnsi="宋体" w:cs="宋体"/>
                <w:color w:val="333333"/>
                <w:spacing w:val="3"/>
                <w:kern w:val="0"/>
                <w:szCs w:val="24"/>
                <w:bdr w:val="none" w:sz="0" w:space="0" w:color="auto" w:frame="1"/>
              </w:rPr>
              <w:t>id</w:t>
            </w:r>
          </w:p>
        </w:tc>
        <w:tc>
          <w:tcPr>
            <w:tcW w:w="2081" w:type="dxa"/>
          </w:tcPr>
          <w:p w14:paraId="356CAC14" w14:textId="684FF393" w:rsidR="00836465" w:rsidRPr="000241B5" w:rsidRDefault="00F12EF1" w:rsidP="006C189D">
            <w:pPr>
              <w:spacing w:line="360" w:lineRule="auto"/>
              <w:jc w:val="left"/>
              <w:rPr>
                <w:szCs w:val="24"/>
              </w:rPr>
            </w:pPr>
            <w:r w:rsidRPr="000241B5">
              <w:rPr>
                <w:szCs w:val="24"/>
              </w:rPr>
              <w:t>S</w:t>
            </w:r>
            <w:r w:rsidRPr="000241B5">
              <w:rPr>
                <w:rFonts w:hint="eastAsia"/>
                <w:szCs w:val="24"/>
              </w:rPr>
              <w:t>tring</w:t>
            </w:r>
          </w:p>
        </w:tc>
        <w:tc>
          <w:tcPr>
            <w:tcW w:w="1986" w:type="dxa"/>
          </w:tcPr>
          <w:p w14:paraId="25123C9B" w14:textId="1A87AF8B" w:rsidR="00836465" w:rsidRDefault="00F12EF1" w:rsidP="006C189D">
            <w:pPr>
              <w:spacing w:line="360" w:lineRule="auto"/>
              <w:jc w:val="left"/>
              <w:rPr>
                <w:szCs w:val="24"/>
              </w:rPr>
            </w:pPr>
            <w:r>
              <w:rPr>
                <w:rFonts w:hint="eastAsia"/>
                <w:szCs w:val="24"/>
              </w:rPr>
              <w:t>任务</w:t>
            </w:r>
            <w:r>
              <w:rPr>
                <w:szCs w:val="24"/>
              </w:rPr>
              <w:t>编号</w:t>
            </w:r>
          </w:p>
        </w:tc>
      </w:tr>
      <w:tr w:rsidR="009F0D7B" w14:paraId="1B19E2E1" w14:textId="77777777" w:rsidTr="006C189D">
        <w:tc>
          <w:tcPr>
            <w:tcW w:w="1918" w:type="dxa"/>
            <w:vMerge w:val="restart"/>
          </w:tcPr>
          <w:p w14:paraId="117F7B2F" w14:textId="77777777" w:rsidR="009F0D7B" w:rsidRPr="000241B5" w:rsidRDefault="009F0D7B" w:rsidP="006C189D">
            <w:pPr>
              <w:spacing w:line="360" w:lineRule="auto"/>
              <w:rPr>
                <w:rFonts w:ascii="宋体" w:hAnsi="宋体" w:cs="宋体"/>
                <w:color w:val="333333"/>
                <w:spacing w:val="3"/>
                <w:kern w:val="0"/>
                <w:szCs w:val="24"/>
                <w:bdr w:val="none" w:sz="0" w:space="0" w:color="auto" w:frame="1"/>
              </w:rPr>
            </w:pPr>
            <w:r>
              <w:rPr>
                <w:rFonts w:ascii="宋体" w:hAnsi="宋体" w:cs="宋体" w:hint="eastAsia"/>
                <w:color w:val="333333"/>
                <w:spacing w:val="3"/>
                <w:kern w:val="0"/>
                <w:szCs w:val="24"/>
                <w:bdr w:val="none" w:sz="0" w:space="0" w:color="auto" w:frame="1"/>
              </w:rPr>
              <w:t>emergences</w:t>
            </w:r>
          </w:p>
        </w:tc>
        <w:tc>
          <w:tcPr>
            <w:tcW w:w="2311" w:type="dxa"/>
          </w:tcPr>
          <w:p w14:paraId="62A565FB" w14:textId="77777777" w:rsidR="009F0D7B" w:rsidRDefault="009F0D7B" w:rsidP="006C189D">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start_frame</w:t>
            </w:r>
          </w:p>
        </w:tc>
        <w:tc>
          <w:tcPr>
            <w:tcW w:w="2081" w:type="dxa"/>
          </w:tcPr>
          <w:p w14:paraId="7E4638F4" w14:textId="77777777" w:rsidR="009F0D7B" w:rsidRDefault="009F0D7B" w:rsidP="006C189D">
            <w:pPr>
              <w:spacing w:line="360" w:lineRule="auto"/>
              <w:jc w:val="left"/>
              <w:rPr>
                <w:color w:val="000000" w:themeColor="text1"/>
                <w:sz w:val="24"/>
                <w:szCs w:val="24"/>
              </w:rPr>
            </w:pPr>
            <w:r w:rsidRPr="000241B5">
              <w:rPr>
                <w:rFonts w:hint="eastAsia"/>
                <w:szCs w:val="24"/>
              </w:rPr>
              <w:t>int</w:t>
            </w:r>
          </w:p>
        </w:tc>
        <w:tc>
          <w:tcPr>
            <w:tcW w:w="1986" w:type="dxa"/>
          </w:tcPr>
          <w:p w14:paraId="6703E29F" w14:textId="77777777" w:rsidR="009F0D7B" w:rsidRDefault="009F0D7B" w:rsidP="006C189D">
            <w:pPr>
              <w:spacing w:line="360" w:lineRule="auto"/>
              <w:jc w:val="left"/>
              <w:rPr>
                <w:color w:val="000000" w:themeColor="text1"/>
                <w:sz w:val="24"/>
                <w:szCs w:val="24"/>
              </w:rPr>
            </w:pPr>
            <w:r w:rsidRPr="000241B5">
              <w:rPr>
                <w:rFonts w:hint="eastAsia"/>
                <w:szCs w:val="24"/>
              </w:rPr>
              <w:t>起始帧</w:t>
            </w:r>
          </w:p>
        </w:tc>
      </w:tr>
      <w:tr w:rsidR="009F0D7B" w14:paraId="18E1F899" w14:textId="77777777" w:rsidTr="006C189D">
        <w:tc>
          <w:tcPr>
            <w:tcW w:w="1918" w:type="dxa"/>
            <w:vMerge/>
          </w:tcPr>
          <w:p w14:paraId="4B21818B" w14:textId="77777777" w:rsidR="009F0D7B" w:rsidRPr="000241B5" w:rsidRDefault="009F0D7B" w:rsidP="006C189D">
            <w:pPr>
              <w:spacing w:line="360" w:lineRule="auto"/>
              <w:jc w:val="left"/>
              <w:rPr>
                <w:rFonts w:ascii="宋体" w:hAnsi="宋体" w:cs="宋体"/>
                <w:color w:val="333333"/>
                <w:spacing w:val="3"/>
                <w:kern w:val="0"/>
                <w:szCs w:val="24"/>
                <w:bdr w:val="none" w:sz="0" w:space="0" w:color="auto" w:frame="1"/>
              </w:rPr>
            </w:pPr>
          </w:p>
        </w:tc>
        <w:tc>
          <w:tcPr>
            <w:tcW w:w="2311" w:type="dxa"/>
          </w:tcPr>
          <w:p w14:paraId="5F7386FD" w14:textId="77777777" w:rsidR="009F0D7B" w:rsidRDefault="009F0D7B" w:rsidP="006C189D">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end_frame</w:t>
            </w:r>
          </w:p>
        </w:tc>
        <w:tc>
          <w:tcPr>
            <w:tcW w:w="2081" w:type="dxa"/>
          </w:tcPr>
          <w:p w14:paraId="6E0E7B6A" w14:textId="77777777" w:rsidR="009F0D7B" w:rsidRDefault="009F0D7B" w:rsidP="006C189D">
            <w:pPr>
              <w:spacing w:line="360" w:lineRule="auto"/>
              <w:jc w:val="left"/>
              <w:rPr>
                <w:color w:val="000000" w:themeColor="text1"/>
                <w:sz w:val="24"/>
                <w:szCs w:val="24"/>
              </w:rPr>
            </w:pPr>
            <w:r w:rsidRPr="000241B5">
              <w:rPr>
                <w:rFonts w:hint="eastAsia"/>
                <w:szCs w:val="24"/>
              </w:rPr>
              <w:t>int</w:t>
            </w:r>
          </w:p>
        </w:tc>
        <w:tc>
          <w:tcPr>
            <w:tcW w:w="1986" w:type="dxa"/>
          </w:tcPr>
          <w:p w14:paraId="3CA173BD" w14:textId="77777777" w:rsidR="009F0D7B" w:rsidRDefault="009F0D7B" w:rsidP="006C189D">
            <w:pPr>
              <w:spacing w:line="360" w:lineRule="auto"/>
              <w:jc w:val="left"/>
              <w:rPr>
                <w:color w:val="000000" w:themeColor="text1"/>
                <w:sz w:val="24"/>
                <w:szCs w:val="24"/>
              </w:rPr>
            </w:pPr>
            <w:r w:rsidRPr="000241B5">
              <w:rPr>
                <w:rFonts w:hint="eastAsia"/>
                <w:szCs w:val="24"/>
              </w:rPr>
              <w:t>结束帧</w:t>
            </w:r>
          </w:p>
        </w:tc>
      </w:tr>
      <w:tr w:rsidR="009F0D7B" w14:paraId="11862838" w14:textId="77777777" w:rsidTr="006C189D">
        <w:tc>
          <w:tcPr>
            <w:tcW w:w="1918" w:type="dxa"/>
            <w:vMerge/>
          </w:tcPr>
          <w:p w14:paraId="300ABE61" w14:textId="77777777" w:rsidR="009F0D7B" w:rsidRPr="000241B5" w:rsidRDefault="009F0D7B" w:rsidP="006C189D">
            <w:pPr>
              <w:spacing w:line="360" w:lineRule="auto"/>
              <w:jc w:val="left"/>
              <w:rPr>
                <w:rFonts w:ascii="宋体" w:hAnsi="宋体" w:cs="宋体"/>
                <w:color w:val="333333"/>
                <w:spacing w:val="3"/>
                <w:kern w:val="0"/>
                <w:szCs w:val="24"/>
                <w:bdr w:val="none" w:sz="0" w:space="0" w:color="auto" w:frame="1"/>
              </w:rPr>
            </w:pPr>
          </w:p>
        </w:tc>
        <w:tc>
          <w:tcPr>
            <w:tcW w:w="2311" w:type="dxa"/>
          </w:tcPr>
          <w:p w14:paraId="27365CF1" w14:textId="77777777" w:rsidR="009F0D7B" w:rsidRDefault="009F0D7B" w:rsidP="006C189D">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start_time</w:t>
            </w:r>
          </w:p>
        </w:tc>
        <w:tc>
          <w:tcPr>
            <w:tcW w:w="2081" w:type="dxa"/>
          </w:tcPr>
          <w:p w14:paraId="6B984AE3" w14:textId="77777777" w:rsidR="009F0D7B" w:rsidRDefault="009F0D7B" w:rsidP="006C189D">
            <w:pPr>
              <w:spacing w:line="360" w:lineRule="auto"/>
              <w:jc w:val="left"/>
              <w:rPr>
                <w:color w:val="000000" w:themeColor="text1"/>
                <w:sz w:val="24"/>
                <w:szCs w:val="24"/>
              </w:rPr>
            </w:pPr>
            <w:r>
              <w:rPr>
                <w:szCs w:val="24"/>
              </w:rPr>
              <w:t>int</w:t>
            </w:r>
          </w:p>
        </w:tc>
        <w:tc>
          <w:tcPr>
            <w:tcW w:w="1986" w:type="dxa"/>
          </w:tcPr>
          <w:p w14:paraId="4C7DCF4A" w14:textId="77777777" w:rsidR="009F0D7B" w:rsidRDefault="009F0D7B" w:rsidP="006C189D">
            <w:pPr>
              <w:spacing w:line="360" w:lineRule="auto"/>
              <w:jc w:val="left"/>
              <w:rPr>
                <w:color w:val="000000" w:themeColor="text1"/>
                <w:sz w:val="24"/>
                <w:szCs w:val="24"/>
              </w:rPr>
            </w:pPr>
            <w:r w:rsidRPr="000241B5">
              <w:rPr>
                <w:rFonts w:hint="eastAsia"/>
                <w:szCs w:val="24"/>
              </w:rPr>
              <w:t>起始时间</w:t>
            </w:r>
          </w:p>
        </w:tc>
      </w:tr>
      <w:tr w:rsidR="009F0D7B" w14:paraId="517C91A9" w14:textId="77777777" w:rsidTr="006C189D">
        <w:tc>
          <w:tcPr>
            <w:tcW w:w="1918" w:type="dxa"/>
            <w:vMerge/>
          </w:tcPr>
          <w:p w14:paraId="62C1BA1E" w14:textId="77777777" w:rsidR="009F0D7B" w:rsidRPr="000241B5" w:rsidRDefault="009F0D7B" w:rsidP="006C189D">
            <w:pPr>
              <w:spacing w:line="360" w:lineRule="auto"/>
              <w:jc w:val="left"/>
              <w:rPr>
                <w:rFonts w:ascii="宋体" w:hAnsi="宋体" w:cs="宋体"/>
                <w:color w:val="333333"/>
                <w:spacing w:val="3"/>
                <w:kern w:val="0"/>
                <w:szCs w:val="24"/>
                <w:bdr w:val="none" w:sz="0" w:space="0" w:color="auto" w:frame="1"/>
              </w:rPr>
            </w:pPr>
          </w:p>
        </w:tc>
        <w:tc>
          <w:tcPr>
            <w:tcW w:w="2311" w:type="dxa"/>
          </w:tcPr>
          <w:p w14:paraId="3D0DFF91" w14:textId="77777777" w:rsidR="009F0D7B" w:rsidRDefault="009F0D7B" w:rsidP="006C189D">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end_time</w:t>
            </w:r>
          </w:p>
        </w:tc>
        <w:tc>
          <w:tcPr>
            <w:tcW w:w="2081" w:type="dxa"/>
          </w:tcPr>
          <w:p w14:paraId="5D124261" w14:textId="77777777" w:rsidR="009F0D7B" w:rsidRDefault="009F0D7B" w:rsidP="006C189D">
            <w:pPr>
              <w:spacing w:line="360" w:lineRule="auto"/>
              <w:jc w:val="left"/>
              <w:rPr>
                <w:color w:val="000000" w:themeColor="text1"/>
                <w:sz w:val="24"/>
                <w:szCs w:val="24"/>
              </w:rPr>
            </w:pPr>
            <w:r>
              <w:rPr>
                <w:szCs w:val="24"/>
              </w:rPr>
              <w:t>int</w:t>
            </w:r>
          </w:p>
        </w:tc>
        <w:tc>
          <w:tcPr>
            <w:tcW w:w="1986" w:type="dxa"/>
          </w:tcPr>
          <w:p w14:paraId="208961E0" w14:textId="77777777" w:rsidR="009F0D7B" w:rsidRDefault="009F0D7B" w:rsidP="006C189D">
            <w:pPr>
              <w:spacing w:line="360" w:lineRule="auto"/>
              <w:jc w:val="left"/>
              <w:rPr>
                <w:color w:val="000000" w:themeColor="text1"/>
                <w:sz w:val="24"/>
                <w:szCs w:val="24"/>
              </w:rPr>
            </w:pPr>
            <w:r w:rsidRPr="000241B5">
              <w:rPr>
                <w:rFonts w:hint="eastAsia"/>
                <w:szCs w:val="24"/>
              </w:rPr>
              <w:t>结束时间</w:t>
            </w:r>
          </w:p>
        </w:tc>
      </w:tr>
    </w:tbl>
    <w:p w14:paraId="32ECDE95" w14:textId="77777777" w:rsidR="009F0D7B" w:rsidRDefault="009F0D7B" w:rsidP="009F0D7B">
      <w:pPr>
        <w:spacing w:line="360" w:lineRule="auto"/>
        <w:ind w:firstLineChars="200" w:firstLine="480"/>
        <w:jc w:val="left"/>
        <w:rPr>
          <w:color w:val="000000" w:themeColor="text1"/>
          <w:sz w:val="24"/>
          <w:szCs w:val="24"/>
        </w:rPr>
      </w:pPr>
      <w:r>
        <w:rPr>
          <w:rFonts w:hint="eastAsia"/>
          <w:color w:val="000000" w:themeColor="text1"/>
          <w:sz w:val="24"/>
          <w:szCs w:val="24"/>
        </w:rPr>
        <w:t>一个转换了的</w:t>
      </w:r>
      <w:r>
        <w:rPr>
          <w:rFonts w:hint="eastAsia"/>
          <w:color w:val="000000" w:themeColor="text1"/>
          <w:sz w:val="24"/>
          <w:szCs w:val="24"/>
        </w:rPr>
        <w:t>Json</w:t>
      </w:r>
      <w:r>
        <w:rPr>
          <w:rFonts w:hint="eastAsia"/>
          <w:color w:val="000000" w:themeColor="text1"/>
          <w:sz w:val="24"/>
          <w:szCs w:val="24"/>
        </w:rPr>
        <w:t>结构示例为：</w:t>
      </w:r>
    </w:p>
    <w:p w14:paraId="4423B9F8"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57F9A47A" w14:textId="1D02DD7A" w:rsidR="009A4E6A"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color w:val="333333"/>
          <w:spacing w:val="3"/>
          <w:kern w:val="0"/>
          <w:sz w:val="20"/>
          <w:szCs w:val="20"/>
          <w:bdr w:val="none" w:sz="0" w:space="0" w:color="auto" w:frame="1"/>
        </w:rPr>
        <w:t>task_id</w:t>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hint="eastAsia"/>
          <w:color w:val="333333"/>
          <w:spacing w:val="3"/>
          <w:kern w:val="0"/>
          <w:sz w:val="20"/>
          <w:szCs w:val="20"/>
          <w:bdr w:val="none" w:sz="0" w:space="0" w:color="auto" w:frame="1"/>
        </w:rPr>
        <w:t>：10001,</w:t>
      </w:r>
    </w:p>
    <w:p w14:paraId="29A22FA5" w14:textId="7ADA2912" w:rsidR="009F0D7B" w:rsidRPr="00B67BC5" w:rsidRDefault="009A4E6A"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sidR="009F0D7B" w:rsidRPr="00B67BC5">
        <w:rPr>
          <w:rFonts w:ascii="宋体" w:hAnsi="宋体" w:cs="宋体"/>
          <w:color w:val="333333"/>
          <w:spacing w:val="3"/>
          <w:kern w:val="0"/>
          <w:sz w:val="20"/>
          <w:szCs w:val="20"/>
          <w:bdr w:val="none" w:sz="0" w:space="0" w:color="auto" w:frame="1"/>
        </w:rPr>
        <w:t>"hero_items": [{</w:t>
      </w:r>
    </w:p>
    <w:p w14:paraId="4E0A8A88"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"hero_id": "001",</w:t>
      </w:r>
    </w:p>
    <w:p w14:paraId="05716916"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6AD9371F"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"start_frame": 1000,</w:t>
      </w:r>
    </w:p>
    <w:p w14:paraId="2A24A111"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"end_frame": 2000,</w:t>
      </w:r>
    </w:p>
    <w:p w14:paraId="5A43C5F1"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"start_time": 40,</w:t>
      </w:r>
    </w:p>
    <w:p w14:paraId="750D944D"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"end_time": 80</w:t>
      </w:r>
    </w:p>
    <w:p w14:paraId="24FF4170"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6F7E3C14"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"hero_id": "002",</w:t>
      </w:r>
    </w:p>
    <w:p w14:paraId="58D3B5AA"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4CED11E6"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"start_frame": 3000,</w:t>
      </w:r>
    </w:p>
    <w:p w14:paraId="3DD487E9"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"end_frame": 4000,</w:t>
      </w:r>
    </w:p>
    <w:p w14:paraId="1D6EC9F1"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"start_time": 120,</w:t>
      </w:r>
    </w:p>
    <w:p w14:paraId="3E45E34A"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"end_time": 160</w:t>
      </w:r>
    </w:p>
    <w:p w14:paraId="1A2D6554"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5A94FA04"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t>}]</w:t>
      </w:r>
    </w:p>
    <w:p w14:paraId="204855A1" w14:textId="77777777" w:rsidR="009F0D7B" w:rsidRPr="00B67BC5" w:rsidRDefault="009F0D7B" w:rsidP="009F0D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3B5567CE" w14:textId="77777777" w:rsidR="00B751B0" w:rsidRDefault="00B751B0" w:rsidP="00B751B0">
      <w:pPr>
        <w:pStyle w:val="af0"/>
        <w:spacing w:line="360" w:lineRule="auto"/>
        <w:ind w:left="840" w:firstLineChars="0" w:firstLine="0"/>
        <w:rPr>
          <w:b/>
          <w:color w:val="000000" w:themeColor="text1"/>
          <w:sz w:val="24"/>
          <w:szCs w:val="24"/>
        </w:rPr>
      </w:pPr>
    </w:p>
    <w:p w14:paraId="1209C3BA" w14:textId="1F487FA4" w:rsidR="009F0D7B" w:rsidRPr="00B51EEB" w:rsidRDefault="009F0D7B" w:rsidP="009F0D7B">
      <w:pPr>
        <w:pStyle w:val="af0"/>
        <w:numPr>
          <w:ilvl w:val="0"/>
          <w:numId w:val="44"/>
        </w:numPr>
        <w:spacing w:line="360" w:lineRule="auto"/>
        <w:ind w:firstLineChars="0"/>
        <w:rPr>
          <w:b/>
          <w:color w:val="000000" w:themeColor="text1"/>
          <w:sz w:val="24"/>
          <w:szCs w:val="24"/>
        </w:rPr>
      </w:pPr>
      <w:r w:rsidRPr="00B51EEB">
        <w:rPr>
          <w:rFonts w:hint="eastAsia"/>
          <w:b/>
          <w:color w:val="000000" w:themeColor="text1"/>
          <w:sz w:val="24"/>
          <w:szCs w:val="24"/>
        </w:rPr>
        <w:t>异步</w:t>
      </w:r>
      <w:r w:rsidRPr="00B51EEB">
        <w:rPr>
          <w:rFonts w:hint="eastAsia"/>
          <w:b/>
          <w:color w:val="000000" w:themeColor="text1"/>
          <w:sz w:val="24"/>
          <w:szCs w:val="24"/>
        </w:rPr>
        <w:t>A</w:t>
      </w:r>
      <w:r w:rsidRPr="00B51EEB">
        <w:rPr>
          <w:b/>
          <w:color w:val="000000" w:themeColor="text1"/>
          <w:sz w:val="24"/>
          <w:szCs w:val="24"/>
        </w:rPr>
        <w:t>I</w:t>
      </w:r>
      <w:r w:rsidRPr="00B51EEB">
        <w:rPr>
          <w:rFonts w:hint="eastAsia"/>
          <w:b/>
          <w:color w:val="000000" w:themeColor="text1"/>
          <w:sz w:val="24"/>
          <w:szCs w:val="24"/>
        </w:rPr>
        <w:t>分析结果返回</w:t>
      </w:r>
    </w:p>
    <w:p w14:paraId="1BA67FED" w14:textId="7E61CEB4" w:rsidR="009F0D7B" w:rsidRPr="000241B5" w:rsidRDefault="009F0D7B" w:rsidP="009F0D7B">
      <w:pPr>
        <w:spacing w:line="360" w:lineRule="auto"/>
        <w:ind w:firstLineChars="200" w:firstLine="480"/>
        <w:rPr>
          <w:color w:val="000000" w:themeColor="text1"/>
          <w:sz w:val="24"/>
          <w:szCs w:val="24"/>
        </w:rPr>
      </w:pPr>
      <w:r>
        <w:rPr>
          <w:rFonts w:hint="eastAsia"/>
          <w:color w:val="000000" w:themeColor="text1"/>
          <w:sz w:val="24"/>
          <w:szCs w:val="24"/>
        </w:rPr>
        <w:t>如前文所述，</w:t>
      </w:r>
      <w:r w:rsidRPr="000241B5">
        <w:rPr>
          <w:rFonts w:hint="eastAsia"/>
          <w:color w:val="000000" w:themeColor="text1"/>
          <w:sz w:val="24"/>
          <w:szCs w:val="24"/>
        </w:rPr>
        <w:t>callback</w:t>
      </w:r>
      <w:r w:rsidRPr="000241B5">
        <w:rPr>
          <w:color w:val="000000" w:themeColor="text1"/>
          <w:sz w:val="24"/>
          <w:szCs w:val="24"/>
        </w:rPr>
        <w:t>_url</w:t>
      </w:r>
      <w:r w:rsidRPr="000241B5">
        <w:rPr>
          <w:rFonts w:hint="eastAsia"/>
          <w:color w:val="000000" w:themeColor="text1"/>
          <w:sz w:val="24"/>
          <w:szCs w:val="24"/>
        </w:rPr>
        <w:t>和</w:t>
      </w:r>
      <w:r w:rsidRPr="000241B5">
        <w:rPr>
          <w:rFonts w:hint="eastAsia"/>
          <w:color w:val="000000" w:themeColor="text1"/>
          <w:sz w:val="24"/>
          <w:szCs w:val="24"/>
        </w:rPr>
        <w:t>task_id</w:t>
      </w:r>
      <w:r>
        <w:rPr>
          <w:rFonts w:hint="eastAsia"/>
          <w:color w:val="000000" w:themeColor="text1"/>
          <w:sz w:val="24"/>
          <w:szCs w:val="24"/>
        </w:rPr>
        <w:t>是使</w:t>
      </w:r>
      <w:r w:rsidRPr="000241B5">
        <w:rPr>
          <w:rFonts w:hint="eastAsia"/>
          <w:color w:val="000000" w:themeColor="text1"/>
          <w:sz w:val="24"/>
          <w:szCs w:val="24"/>
        </w:rPr>
        <w:t>游戏</w:t>
      </w:r>
      <w:r w:rsidRPr="000241B5">
        <w:rPr>
          <w:rFonts w:hint="eastAsia"/>
          <w:color w:val="000000" w:themeColor="text1"/>
          <w:sz w:val="24"/>
          <w:szCs w:val="24"/>
        </w:rPr>
        <w:t>AI</w:t>
      </w:r>
      <w:r w:rsidRPr="000241B5">
        <w:rPr>
          <w:rFonts w:hint="eastAsia"/>
          <w:color w:val="000000" w:themeColor="text1"/>
          <w:sz w:val="24"/>
          <w:szCs w:val="24"/>
        </w:rPr>
        <w:t>引擎在处理完视频后</w:t>
      </w:r>
      <w:r>
        <w:rPr>
          <w:rFonts w:hint="eastAsia"/>
          <w:color w:val="000000" w:themeColor="text1"/>
          <w:sz w:val="24"/>
          <w:szCs w:val="24"/>
        </w:rPr>
        <w:t>能够进行</w:t>
      </w:r>
      <w:r w:rsidRPr="000241B5">
        <w:rPr>
          <w:rFonts w:hint="eastAsia"/>
          <w:color w:val="000000" w:themeColor="text1"/>
          <w:sz w:val="24"/>
          <w:szCs w:val="24"/>
        </w:rPr>
        <w:t>回调用的。因为游戏</w:t>
      </w:r>
      <w:r w:rsidRPr="000241B5">
        <w:rPr>
          <w:rFonts w:hint="eastAsia"/>
          <w:color w:val="000000" w:themeColor="text1"/>
          <w:sz w:val="24"/>
          <w:szCs w:val="24"/>
        </w:rPr>
        <w:t>AI</w:t>
      </w:r>
      <w:r w:rsidRPr="000241B5">
        <w:rPr>
          <w:rFonts w:hint="eastAsia"/>
          <w:color w:val="000000" w:themeColor="text1"/>
          <w:sz w:val="24"/>
          <w:szCs w:val="24"/>
        </w:rPr>
        <w:t>引擎处理一个视频（比如</w:t>
      </w:r>
      <w:r w:rsidRPr="000241B5">
        <w:rPr>
          <w:rFonts w:hint="eastAsia"/>
          <w:color w:val="000000" w:themeColor="text1"/>
          <w:sz w:val="24"/>
          <w:szCs w:val="24"/>
        </w:rPr>
        <w:t>30</w:t>
      </w:r>
      <w:r w:rsidRPr="000241B5">
        <w:rPr>
          <w:rFonts w:hint="eastAsia"/>
          <w:color w:val="000000" w:themeColor="text1"/>
          <w:sz w:val="24"/>
          <w:szCs w:val="24"/>
        </w:rPr>
        <w:t>分钟时长的视频）需要较长的时间，所以针对</w:t>
      </w:r>
      <w:r w:rsidR="00B751B0">
        <w:rPr>
          <w:rFonts w:hint="eastAsia"/>
          <w:color w:val="000000" w:themeColor="text1"/>
          <w:sz w:val="24"/>
          <w:szCs w:val="24"/>
        </w:rPr>
        <w:t>AI</w:t>
      </w:r>
      <w:r w:rsidR="00B751B0">
        <w:rPr>
          <w:rFonts w:hint="eastAsia"/>
          <w:color w:val="000000" w:themeColor="text1"/>
          <w:sz w:val="24"/>
          <w:szCs w:val="24"/>
        </w:rPr>
        <w:t>模型</w:t>
      </w:r>
      <w:r w:rsidR="00B751B0">
        <w:rPr>
          <w:color w:val="000000" w:themeColor="text1"/>
          <w:sz w:val="24"/>
          <w:szCs w:val="24"/>
        </w:rPr>
        <w:t>服务</w:t>
      </w:r>
      <w:r w:rsidRPr="000241B5">
        <w:rPr>
          <w:rFonts w:hint="eastAsia"/>
          <w:color w:val="000000" w:themeColor="text1"/>
          <w:sz w:val="24"/>
          <w:szCs w:val="24"/>
        </w:rPr>
        <w:t>的</w:t>
      </w:r>
      <w:r w:rsidRPr="000241B5">
        <w:rPr>
          <w:rFonts w:hint="eastAsia"/>
          <w:color w:val="000000" w:themeColor="text1"/>
          <w:sz w:val="24"/>
          <w:szCs w:val="24"/>
        </w:rPr>
        <w:t>REST</w:t>
      </w:r>
      <w:r w:rsidRPr="000241B5">
        <w:rPr>
          <w:rFonts w:hint="eastAsia"/>
          <w:color w:val="000000" w:themeColor="text1"/>
          <w:sz w:val="24"/>
          <w:szCs w:val="24"/>
        </w:rPr>
        <w:t>调用是一个异步操作，当视频真正被处理完成之后，</w:t>
      </w:r>
      <w:r w:rsidR="00B751B0">
        <w:rPr>
          <w:rFonts w:hint="eastAsia"/>
          <w:color w:val="000000" w:themeColor="text1"/>
          <w:sz w:val="24"/>
          <w:szCs w:val="24"/>
        </w:rPr>
        <w:t>AI</w:t>
      </w:r>
      <w:r w:rsidR="00B751B0">
        <w:rPr>
          <w:rFonts w:hint="eastAsia"/>
          <w:color w:val="000000" w:themeColor="text1"/>
          <w:sz w:val="24"/>
          <w:szCs w:val="24"/>
        </w:rPr>
        <w:t>模型</w:t>
      </w:r>
      <w:r w:rsidR="00B751B0">
        <w:rPr>
          <w:color w:val="000000" w:themeColor="text1"/>
          <w:sz w:val="24"/>
          <w:szCs w:val="24"/>
        </w:rPr>
        <w:t>服务</w:t>
      </w:r>
      <w:r w:rsidRPr="000241B5">
        <w:rPr>
          <w:rFonts w:hint="eastAsia"/>
          <w:color w:val="000000" w:themeColor="text1"/>
          <w:sz w:val="24"/>
          <w:szCs w:val="24"/>
        </w:rPr>
        <w:t>会发起一个</w:t>
      </w:r>
      <w:r w:rsidRPr="000241B5">
        <w:rPr>
          <w:rFonts w:hint="eastAsia"/>
          <w:color w:val="000000" w:themeColor="text1"/>
          <w:sz w:val="24"/>
          <w:szCs w:val="24"/>
        </w:rPr>
        <w:t>REST</w:t>
      </w:r>
      <w:r w:rsidRPr="000241B5">
        <w:rPr>
          <w:rFonts w:hint="eastAsia"/>
          <w:color w:val="000000" w:themeColor="text1"/>
          <w:sz w:val="24"/>
          <w:szCs w:val="24"/>
        </w:rPr>
        <w:t>调用至</w:t>
      </w:r>
      <w:r w:rsidRPr="000241B5">
        <w:rPr>
          <w:rFonts w:hint="eastAsia"/>
          <w:color w:val="000000" w:themeColor="text1"/>
          <w:sz w:val="24"/>
          <w:szCs w:val="24"/>
        </w:rPr>
        <w:t>callback</w:t>
      </w:r>
      <w:r w:rsidRPr="000241B5">
        <w:rPr>
          <w:color w:val="000000" w:themeColor="text1"/>
          <w:sz w:val="24"/>
          <w:szCs w:val="24"/>
        </w:rPr>
        <w:t>_url</w:t>
      </w:r>
      <w:r w:rsidRPr="000241B5">
        <w:rPr>
          <w:rFonts w:hint="eastAsia"/>
          <w:color w:val="000000" w:themeColor="text1"/>
          <w:sz w:val="24"/>
          <w:szCs w:val="24"/>
        </w:rPr>
        <w:t>，需要的内容就来</w:t>
      </w:r>
      <w:r w:rsidRPr="000241B5">
        <w:rPr>
          <w:rFonts w:hint="eastAsia"/>
          <w:color w:val="000000" w:themeColor="text1"/>
          <w:sz w:val="24"/>
          <w:szCs w:val="24"/>
        </w:rPr>
        <w:lastRenderedPageBreak/>
        <w:t>自</w:t>
      </w:r>
      <w:r w:rsidRPr="000241B5">
        <w:rPr>
          <w:rFonts w:hint="eastAsia"/>
          <w:color w:val="000000" w:themeColor="text1"/>
          <w:sz w:val="24"/>
          <w:szCs w:val="24"/>
        </w:rPr>
        <w:t>callback_url</w:t>
      </w:r>
      <w:r w:rsidRPr="000241B5">
        <w:rPr>
          <w:rFonts w:hint="eastAsia"/>
          <w:color w:val="000000" w:themeColor="text1"/>
          <w:sz w:val="24"/>
          <w:szCs w:val="24"/>
        </w:rPr>
        <w:t>和</w:t>
      </w:r>
      <w:r w:rsidRPr="000241B5">
        <w:rPr>
          <w:rFonts w:hint="eastAsia"/>
          <w:color w:val="000000" w:themeColor="text1"/>
          <w:sz w:val="24"/>
          <w:szCs w:val="24"/>
        </w:rPr>
        <w:t>task</w:t>
      </w:r>
      <w:r w:rsidRPr="000241B5">
        <w:rPr>
          <w:color w:val="000000" w:themeColor="text1"/>
          <w:sz w:val="24"/>
          <w:szCs w:val="24"/>
        </w:rPr>
        <w:t>_id</w:t>
      </w:r>
      <w:r w:rsidRPr="000241B5">
        <w:rPr>
          <w:rFonts w:hint="eastAsia"/>
          <w:color w:val="000000" w:themeColor="text1"/>
          <w:sz w:val="24"/>
          <w:szCs w:val="24"/>
        </w:rPr>
        <w:t>。我们可以把这个回调理解为之前</w:t>
      </w:r>
      <w:r w:rsidRPr="000241B5">
        <w:rPr>
          <w:rFonts w:hint="eastAsia"/>
          <w:color w:val="000000" w:themeColor="text1"/>
          <w:sz w:val="24"/>
          <w:szCs w:val="24"/>
        </w:rPr>
        <w:t>REST</w:t>
      </w:r>
      <w:r w:rsidRPr="000241B5">
        <w:rPr>
          <w:rFonts w:hint="eastAsia"/>
          <w:color w:val="000000" w:themeColor="text1"/>
          <w:sz w:val="24"/>
          <w:szCs w:val="24"/>
        </w:rPr>
        <w:t>调用的返回值。使用</w:t>
      </w:r>
      <w:hyperlink r:id="rId40" w:history="1">
        <w:r w:rsidRPr="000241B5">
          <w:rPr>
            <w:rStyle w:val="ad"/>
            <w:rFonts w:hint="eastAsia"/>
            <w:sz w:val="24"/>
            <w:szCs w:val="24"/>
          </w:rPr>
          <w:t>http</w:t>
        </w:r>
        <w:r w:rsidRPr="000241B5">
          <w:rPr>
            <w:rStyle w:val="ad"/>
            <w:sz w:val="24"/>
            <w:szCs w:val="24"/>
          </w:rPr>
          <w:t>://callback_url/</w:t>
        </w:r>
      </w:hyperlink>
      <w:r w:rsidRPr="000241B5">
        <w:rPr>
          <w:color w:val="000000" w:themeColor="text1"/>
          <w:sz w:val="24"/>
          <w:szCs w:val="24"/>
        </w:rPr>
        <w:t xml:space="preserve"> </w:t>
      </w:r>
      <w:r w:rsidRPr="000241B5">
        <w:rPr>
          <w:rFonts w:hint="eastAsia"/>
          <w:color w:val="000000" w:themeColor="text1"/>
          <w:sz w:val="24"/>
          <w:szCs w:val="24"/>
        </w:rPr>
        <w:t>进行</w:t>
      </w:r>
      <w:r w:rsidRPr="000241B5">
        <w:rPr>
          <w:rFonts w:hint="eastAsia"/>
          <w:color w:val="000000" w:themeColor="text1"/>
          <w:sz w:val="24"/>
          <w:szCs w:val="24"/>
        </w:rPr>
        <w:t>post</w:t>
      </w:r>
      <w:r w:rsidRPr="000241B5">
        <w:rPr>
          <w:rFonts w:hint="eastAsia"/>
          <w:color w:val="000000" w:themeColor="text1"/>
          <w:sz w:val="24"/>
          <w:szCs w:val="24"/>
        </w:rPr>
        <w:t>方法的回调时，输入参数定义如下：</w:t>
      </w:r>
    </w:p>
    <w:tbl>
      <w:tblPr>
        <w:tblStyle w:val="af"/>
        <w:tblW w:w="0" w:type="auto"/>
        <w:tblLook w:val="04A0" w:firstRow="1" w:lastRow="0" w:firstColumn="1" w:lastColumn="0" w:noHBand="0" w:noVBand="1"/>
      </w:tblPr>
      <w:tblGrid>
        <w:gridCol w:w="2660"/>
        <w:gridCol w:w="1328"/>
        <w:gridCol w:w="1665"/>
        <w:gridCol w:w="1404"/>
        <w:gridCol w:w="1465"/>
      </w:tblGrid>
      <w:tr w:rsidR="009F0D7B" w:rsidRPr="000241B5" w14:paraId="1ED15E3E" w14:textId="77777777" w:rsidTr="006C189D">
        <w:tc>
          <w:tcPr>
            <w:tcW w:w="2660" w:type="dxa"/>
          </w:tcPr>
          <w:p w14:paraId="5D867A44" w14:textId="77777777" w:rsidR="009F0D7B" w:rsidRPr="000241B5" w:rsidRDefault="009F0D7B" w:rsidP="006C189D">
            <w:pPr>
              <w:jc w:val="center"/>
              <w:rPr>
                <w:b/>
                <w:szCs w:val="24"/>
              </w:rPr>
            </w:pPr>
            <w:r w:rsidRPr="000241B5">
              <w:rPr>
                <w:rFonts w:hint="eastAsia"/>
                <w:b/>
                <w:szCs w:val="24"/>
              </w:rPr>
              <w:t>REST</w:t>
            </w:r>
            <w:r w:rsidRPr="000241B5">
              <w:rPr>
                <w:b/>
                <w:szCs w:val="24"/>
              </w:rPr>
              <w:t xml:space="preserve"> </w:t>
            </w:r>
            <w:r w:rsidRPr="000241B5">
              <w:rPr>
                <w:rFonts w:hint="eastAsia"/>
                <w:b/>
                <w:szCs w:val="24"/>
              </w:rPr>
              <w:t>API</w:t>
            </w:r>
            <w:r w:rsidRPr="000241B5">
              <w:rPr>
                <w:rFonts w:hint="eastAsia"/>
                <w:b/>
                <w:szCs w:val="24"/>
              </w:rPr>
              <w:t>调用所传递参数</w:t>
            </w:r>
          </w:p>
        </w:tc>
        <w:tc>
          <w:tcPr>
            <w:tcW w:w="1328" w:type="dxa"/>
          </w:tcPr>
          <w:p w14:paraId="0B0D745F" w14:textId="77777777" w:rsidR="009F0D7B" w:rsidRPr="000241B5" w:rsidRDefault="009F0D7B" w:rsidP="006C189D">
            <w:pPr>
              <w:jc w:val="center"/>
              <w:rPr>
                <w:b/>
                <w:szCs w:val="24"/>
              </w:rPr>
            </w:pPr>
            <w:r w:rsidRPr="000241B5">
              <w:rPr>
                <w:rFonts w:hint="eastAsia"/>
                <w:b/>
                <w:szCs w:val="24"/>
              </w:rPr>
              <w:t>类型</w:t>
            </w:r>
          </w:p>
        </w:tc>
        <w:tc>
          <w:tcPr>
            <w:tcW w:w="4534" w:type="dxa"/>
            <w:gridSpan w:val="3"/>
          </w:tcPr>
          <w:p w14:paraId="1E36290B" w14:textId="77777777" w:rsidR="009F0D7B" w:rsidRPr="000241B5" w:rsidRDefault="009F0D7B" w:rsidP="006C189D">
            <w:pPr>
              <w:jc w:val="center"/>
              <w:rPr>
                <w:b/>
                <w:szCs w:val="24"/>
              </w:rPr>
            </w:pPr>
            <w:r w:rsidRPr="000241B5">
              <w:rPr>
                <w:rFonts w:hint="eastAsia"/>
                <w:b/>
                <w:szCs w:val="24"/>
              </w:rPr>
              <w:t>描述</w:t>
            </w:r>
          </w:p>
        </w:tc>
      </w:tr>
      <w:tr w:rsidR="009F0D7B" w:rsidRPr="000241B5" w14:paraId="62D80BBA" w14:textId="77777777" w:rsidTr="006C189D">
        <w:trPr>
          <w:trHeight w:val="48"/>
        </w:trPr>
        <w:tc>
          <w:tcPr>
            <w:tcW w:w="2660" w:type="dxa"/>
            <w:vMerge w:val="restart"/>
          </w:tcPr>
          <w:p w14:paraId="611942CB" w14:textId="77777777" w:rsidR="009F0D7B" w:rsidRPr="000241B5" w:rsidRDefault="009F0D7B" w:rsidP="006C189D">
            <w:pPr>
              <w:jc w:val="center"/>
              <w:rPr>
                <w:szCs w:val="24"/>
              </w:rPr>
            </w:pPr>
            <w:r w:rsidRPr="000241B5">
              <w:rPr>
                <w:szCs w:val="24"/>
              </w:rPr>
              <w:t>h</w:t>
            </w:r>
            <w:r w:rsidRPr="000241B5">
              <w:rPr>
                <w:rFonts w:hint="eastAsia"/>
                <w:szCs w:val="24"/>
              </w:rPr>
              <w:t>ero</w:t>
            </w:r>
            <w:r w:rsidRPr="000241B5">
              <w:rPr>
                <w:szCs w:val="24"/>
              </w:rPr>
              <w:t>_items</w:t>
            </w:r>
          </w:p>
        </w:tc>
        <w:tc>
          <w:tcPr>
            <w:tcW w:w="1328" w:type="dxa"/>
            <w:vMerge w:val="restart"/>
          </w:tcPr>
          <w:p w14:paraId="21245085" w14:textId="77777777" w:rsidR="009F0D7B" w:rsidRPr="000241B5" w:rsidRDefault="009F0D7B" w:rsidP="006C189D">
            <w:pPr>
              <w:jc w:val="center"/>
              <w:rPr>
                <w:szCs w:val="24"/>
              </w:rPr>
            </w:pPr>
            <w:r>
              <w:rPr>
                <w:szCs w:val="24"/>
              </w:rPr>
              <w:t xml:space="preserve">Json </w:t>
            </w:r>
            <w:r w:rsidRPr="000241B5">
              <w:rPr>
                <w:szCs w:val="24"/>
              </w:rPr>
              <w:t>A</w:t>
            </w:r>
            <w:r w:rsidRPr="000241B5">
              <w:rPr>
                <w:rFonts w:hint="eastAsia"/>
                <w:szCs w:val="24"/>
              </w:rPr>
              <w:t>rray</w:t>
            </w:r>
          </w:p>
          <w:p w14:paraId="0931D1F1" w14:textId="77777777" w:rsidR="009F0D7B" w:rsidRPr="000241B5" w:rsidRDefault="009F0D7B" w:rsidP="006C189D">
            <w:pPr>
              <w:jc w:val="center"/>
              <w:rPr>
                <w:szCs w:val="24"/>
              </w:rPr>
            </w:pPr>
            <w:r w:rsidRPr="000241B5">
              <w:rPr>
                <w:rFonts w:hint="eastAsia"/>
                <w:szCs w:val="24"/>
              </w:rPr>
              <w:t>（数组中的每个元素定义参考右侧列表）</w:t>
            </w:r>
          </w:p>
        </w:tc>
        <w:tc>
          <w:tcPr>
            <w:tcW w:w="1665" w:type="dxa"/>
          </w:tcPr>
          <w:p w14:paraId="574FB2F0" w14:textId="77777777" w:rsidR="009F0D7B" w:rsidRPr="000241B5" w:rsidRDefault="009F0D7B" w:rsidP="006C189D">
            <w:pPr>
              <w:rPr>
                <w:b/>
                <w:szCs w:val="24"/>
              </w:rPr>
            </w:pPr>
            <w:r w:rsidRPr="000241B5">
              <w:rPr>
                <w:b/>
                <w:szCs w:val="24"/>
              </w:rPr>
              <w:t>h</w:t>
            </w:r>
            <w:r w:rsidRPr="000241B5">
              <w:rPr>
                <w:rFonts w:hint="eastAsia"/>
                <w:b/>
                <w:szCs w:val="24"/>
              </w:rPr>
              <w:t>ero</w:t>
            </w:r>
            <w:r w:rsidRPr="000241B5">
              <w:rPr>
                <w:b/>
                <w:szCs w:val="24"/>
              </w:rPr>
              <w:t>_item</w:t>
            </w:r>
            <w:r w:rsidRPr="000241B5">
              <w:rPr>
                <w:rFonts w:hint="eastAsia"/>
                <w:b/>
                <w:szCs w:val="24"/>
              </w:rPr>
              <w:t>字段</w:t>
            </w:r>
          </w:p>
        </w:tc>
        <w:tc>
          <w:tcPr>
            <w:tcW w:w="1404" w:type="dxa"/>
          </w:tcPr>
          <w:p w14:paraId="2790775B" w14:textId="77777777" w:rsidR="009F0D7B" w:rsidRPr="000241B5" w:rsidRDefault="009F0D7B" w:rsidP="006C189D">
            <w:pPr>
              <w:rPr>
                <w:b/>
                <w:szCs w:val="24"/>
              </w:rPr>
            </w:pPr>
            <w:r w:rsidRPr="000241B5">
              <w:rPr>
                <w:rFonts w:hint="eastAsia"/>
                <w:b/>
                <w:szCs w:val="24"/>
              </w:rPr>
              <w:t>类型</w:t>
            </w:r>
          </w:p>
        </w:tc>
        <w:tc>
          <w:tcPr>
            <w:tcW w:w="1465" w:type="dxa"/>
          </w:tcPr>
          <w:p w14:paraId="6C3FB38D" w14:textId="77777777" w:rsidR="009F0D7B" w:rsidRPr="000241B5" w:rsidRDefault="009F0D7B" w:rsidP="006C189D">
            <w:pPr>
              <w:rPr>
                <w:b/>
                <w:szCs w:val="24"/>
              </w:rPr>
            </w:pPr>
            <w:r w:rsidRPr="000241B5">
              <w:rPr>
                <w:rFonts w:hint="eastAsia"/>
                <w:b/>
                <w:szCs w:val="24"/>
              </w:rPr>
              <w:t>字段描述</w:t>
            </w:r>
          </w:p>
        </w:tc>
      </w:tr>
      <w:tr w:rsidR="009F0D7B" w:rsidRPr="000241B5" w14:paraId="2C5D0FBC" w14:textId="77777777" w:rsidTr="006C189D">
        <w:trPr>
          <w:trHeight w:val="44"/>
        </w:trPr>
        <w:tc>
          <w:tcPr>
            <w:tcW w:w="2660" w:type="dxa"/>
            <w:vMerge/>
          </w:tcPr>
          <w:p w14:paraId="1546C0CE" w14:textId="77777777" w:rsidR="009F0D7B" w:rsidRPr="000241B5" w:rsidRDefault="009F0D7B" w:rsidP="006C189D">
            <w:pPr>
              <w:jc w:val="center"/>
              <w:rPr>
                <w:szCs w:val="24"/>
              </w:rPr>
            </w:pPr>
          </w:p>
        </w:tc>
        <w:tc>
          <w:tcPr>
            <w:tcW w:w="1328" w:type="dxa"/>
            <w:vMerge/>
          </w:tcPr>
          <w:p w14:paraId="565F5755" w14:textId="77777777" w:rsidR="009F0D7B" w:rsidRPr="000241B5" w:rsidRDefault="009F0D7B" w:rsidP="006C189D">
            <w:pPr>
              <w:jc w:val="center"/>
              <w:rPr>
                <w:szCs w:val="24"/>
              </w:rPr>
            </w:pPr>
          </w:p>
        </w:tc>
        <w:tc>
          <w:tcPr>
            <w:tcW w:w="1665" w:type="dxa"/>
          </w:tcPr>
          <w:p w14:paraId="22A63012" w14:textId="77777777" w:rsidR="009F0D7B" w:rsidRPr="000241B5" w:rsidRDefault="009F0D7B" w:rsidP="006C189D">
            <w:pPr>
              <w:rPr>
                <w:szCs w:val="24"/>
              </w:rPr>
            </w:pPr>
            <w:r>
              <w:rPr>
                <w:rFonts w:ascii="宋体" w:hAnsi="宋体" w:cs="宋体"/>
                <w:color w:val="333333"/>
                <w:spacing w:val="3"/>
                <w:kern w:val="0"/>
                <w:szCs w:val="24"/>
                <w:bdr w:val="none" w:sz="0" w:space="0" w:color="auto" w:frame="1"/>
              </w:rPr>
              <w:t>hero_id</w:t>
            </w:r>
          </w:p>
        </w:tc>
        <w:tc>
          <w:tcPr>
            <w:tcW w:w="1404" w:type="dxa"/>
          </w:tcPr>
          <w:p w14:paraId="5C8EF45C" w14:textId="77777777" w:rsidR="009F0D7B" w:rsidRPr="000241B5" w:rsidRDefault="009F0D7B" w:rsidP="006C189D">
            <w:pPr>
              <w:rPr>
                <w:szCs w:val="24"/>
              </w:rPr>
            </w:pPr>
            <w:r>
              <w:rPr>
                <w:szCs w:val="24"/>
              </w:rPr>
              <w:t>s</w:t>
            </w:r>
            <w:r w:rsidRPr="000241B5">
              <w:rPr>
                <w:rFonts w:hint="eastAsia"/>
                <w:szCs w:val="24"/>
              </w:rPr>
              <w:t>tring</w:t>
            </w:r>
          </w:p>
        </w:tc>
        <w:tc>
          <w:tcPr>
            <w:tcW w:w="1465" w:type="dxa"/>
          </w:tcPr>
          <w:p w14:paraId="734154BF" w14:textId="77777777" w:rsidR="009F0D7B" w:rsidRPr="000241B5" w:rsidRDefault="009F0D7B" w:rsidP="006C189D">
            <w:pPr>
              <w:rPr>
                <w:szCs w:val="24"/>
              </w:rPr>
            </w:pPr>
            <w:r>
              <w:rPr>
                <w:rFonts w:hint="eastAsia"/>
                <w:szCs w:val="24"/>
              </w:rPr>
              <w:t>人物编号</w:t>
            </w:r>
          </w:p>
        </w:tc>
      </w:tr>
      <w:tr w:rsidR="009F0D7B" w:rsidRPr="000241B5" w14:paraId="279ACEE0" w14:textId="77777777" w:rsidTr="006C189D">
        <w:trPr>
          <w:trHeight w:val="44"/>
        </w:trPr>
        <w:tc>
          <w:tcPr>
            <w:tcW w:w="2660" w:type="dxa"/>
            <w:vMerge/>
          </w:tcPr>
          <w:p w14:paraId="09316BF4" w14:textId="77777777" w:rsidR="009F0D7B" w:rsidRPr="000241B5" w:rsidRDefault="009F0D7B" w:rsidP="006C189D">
            <w:pPr>
              <w:jc w:val="center"/>
              <w:rPr>
                <w:szCs w:val="24"/>
              </w:rPr>
            </w:pPr>
          </w:p>
        </w:tc>
        <w:tc>
          <w:tcPr>
            <w:tcW w:w="1328" w:type="dxa"/>
            <w:vMerge/>
          </w:tcPr>
          <w:p w14:paraId="48071C26" w14:textId="77777777" w:rsidR="009F0D7B" w:rsidRPr="000241B5" w:rsidRDefault="009F0D7B" w:rsidP="006C189D">
            <w:pPr>
              <w:jc w:val="center"/>
              <w:rPr>
                <w:szCs w:val="24"/>
              </w:rPr>
            </w:pPr>
          </w:p>
        </w:tc>
        <w:tc>
          <w:tcPr>
            <w:tcW w:w="1665" w:type="dxa"/>
          </w:tcPr>
          <w:p w14:paraId="53CFB399" w14:textId="77777777" w:rsidR="009F0D7B" w:rsidRPr="000241B5" w:rsidRDefault="009F0D7B" w:rsidP="006C189D">
            <w:pPr>
              <w:rPr>
                <w:szCs w:val="24"/>
              </w:rPr>
            </w:pPr>
            <w:r w:rsidRPr="000241B5">
              <w:rPr>
                <w:rFonts w:ascii="宋体" w:hAnsi="宋体" w:cs="宋体"/>
                <w:color w:val="333333"/>
                <w:spacing w:val="3"/>
                <w:kern w:val="0"/>
                <w:szCs w:val="24"/>
                <w:bdr w:val="none" w:sz="0" w:space="0" w:color="auto" w:frame="1"/>
              </w:rPr>
              <w:t>start_frame</w:t>
            </w:r>
          </w:p>
        </w:tc>
        <w:tc>
          <w:tcPr>
            <w:tcW w:w="1404" w:type="dxa"/>
          </w:tcPr>
          <w:p w14:paraId="6229CD98" w14:textId="77777777" w:rsidR="009F0D7B" w:rsidRPr="000241B5" w:rsidRDefault="009F0D7B" w:rsidP="006C189D">
            <w:pPr>
              <w:rPr>
                <w:szCs w:val="24"/>
              </w:rPr>
            </w:pPr>
            <w:r w:rsidRPr="000241B5">
              <w:rPr>
                <w:rFonts w:hint="eastAsia"/>
                <w:szCs w:val="24"/>
              </w:rPr>
              <w:t>int</w:t>
            </w:r>
          </w:p>
        </w:tc>
        <w:tc>
          <w:tcPr>
            <w:tcW w:w="1465" w:type="dxa"/>
          </w:tcPr>
          <w:p w14:paraId="78C13853" w14:textId="77777777" w:rsidR="009F0D7B" w:rsidRPr="000241B5" w:rsidRDefault="009F0D7B" w:rsidP="006C189D">
            <w:pPr>
              <w:rPr>
                <w:szCs w:val="24"/>
              </w:rPr>
            </w:pPr>
            <w:r w:rsidRPr="000241B5">
              <w:rPr>
                <w:rFonts w:hint="eastAsia"/>
                <w:szCs w:val="24"/>
              </w:rPr>
              <w:t>起始帧</w:t>
            </w:r>
          </w:p>
        </w:tc>
      </w:tr>
      <w:tr w:rsidR="009F0D7B" w:rsidRPr="000241B5" w14:paraId="41BD468D" w14:textId="77777777" w:rsidTr="006C189D">
        <w:trPr>
          <w:trHeight w:val="44"/>
        </w:trPr>
        <w:tc>
          <w:tcPr>
            <w:tcW w:w="2660" w:type="dxa"/>
            <w:vMerge/>
          </w:tcPr>
          <w:p w14:paraId="78FF31A0" w14:textId="77777777" w:rsidR="009F0D7B" w:rsidRPr="000241B5" w:rsidRDefault="009F0D7B" w:rsidP="006C189D">
            <w:pPr>
              <w:jc w:val="center"/>
              <w:rPr>
                <w:szCs w:val="24"/>
              </w:rPr>
            </w:pPr>
          </w:p>
        </w:tc>
        <w:tc>
          <w:tcPr>
            <w:tcW w:w="1328" w:type="dxa"/>
            <w:vMerge/>
          </w:tcPr>
          <w:p w14:paraId="711FC78D" w14:textId="77777777" w:rsidR="009F0D7B" w:rsidRPr="000241B5" w:rsidRDefault="009F0D7B" w:rsidP="006C189D">
            <w:pPr>
              <w:jc w:val="center"/>
              <w:rPr>
                <w:szCs w:val="24"/>
              </w:rPr>
            </w:pPr>
          </w:p>
        </w:tc>
        <w:tc>
          <w:tcPr>
            <w:tcW w:w="1665" w:type="dxa"/>
          </w:tcPr>
          <w:p w14:paraId="6B3752F2" w14:textId="77777777" w:rsidR="009F0D7B" w:rsidRPr="000241B5" w:rsidRDefault="009F0D7B" w:rsidP="006C189D">
            <w:pPr>
              <w:rPr>
                <w:szCs w:val="24"/>
              </w:rPr>
            </w:pPr>
            <w:r w:rsidRPr="000241B5">
              <w:rPr>
                <w:rFonts w:ascii="宋体" w:hAnsi="宋体" w:cs="宋体"/>
                <w:color w:val="333333"/>
                <w:spacing w:val="3"/>
                <w:kern w:val="0"/>
                <w:szCs w:val="24"/>
                <w:bdr w:val="none" w:sz="0" w:space="0" w:color="auto" w:frame="1"/>
              </w:rPr>
              <w:t>end_frame</w:t>
            </w:r>
          </w:p>
        </w:tc>
        <w:tc>
          <w:tcPr>
            <w:tcW w:w="1404" w:type="dxa"/>
          </w:tcPr>
          <w:p w14:paraId="44760F51" w14:textId="77777777" w:rsidR="009F0D7B" w:rsidRPr="000241B5" w:rsidRDefault="009F0D7B" w:rsidP="006C189D">
            <w:pPr>
              <w:rPr>
                <w:szCs w:val="24"/>
              </w:rPr>
            </w:pPr>
            <w:r w:rsidRPr="000241B5">
              <w:rPr>
                <w:rFonts w:hint="eastAsia"/>
                <w:szCs w:val="24"/>
              </w:rPr>
              <w:t>int</w:t>
            </w:r>
          </w:p>
        </w:tc>
        <w:tc>
          <w:tcPr>
            <w:tcW w:w="1465" w:type="dxa"/>
          </w:tcPr>
          <w:p w14:paraId="00366495" w14:textId="77777777" w:rsidR="009F0D7B" w:rsidRPr="000241B5" w:rsidRDefault="009F0D7B" w:rsidP="006C189D">
            <w:pPr>
              <w:rPr>
                <w:szCs w:val="24"/>
              </w:rPr>
            </w:pPr>
            <w:r w:rsidRPr="000241B5">
              <w:rPr>
                <w:rFonts w:hint="eastAsia"/>
                <w:szCs w:val="24"/>
              </w:rPr>
              <w:t>结束帧</w:t>
            </w:r>
          </w:p>
        </w:tc>
      </w:tr>
      <w:tr w:rsidR="009F0D7B" w:rsidRPr="000241B5" w14:paraId="6C2085D3" w14:textId="77777777" w:rsidTr="006C189D">
        <w:trPr>
          <w:trHeight w:val="44"/>
        </w:trPr>
        <w:tc>
          <w:tcPr>
            <w:tcW w:w="2660" w:type="dxa"/>
            <w:vMerge/>
          </w:tcPr>
          <w:p w14:paraId="15485F53" w14:textId="77777777" w:rsidR="009F0D7B" w:rsidRPr="000241B5" w:rsidRDefault="009F0D7B" w:rsidP="006C189D">
            <w:pPr>
              <w:jc w:val="center"/>
              <w:rPr>
                <w:szCs w:val="24"/>
              </w:rPr>
            </w:pPr>
          </w:p>
        </w:tc>
        <w:tc>
          <w:tcPr>
            <w:tcW w:w="1328" w:type="dxa"/>
            <w:vMerge/>
          </w:tcPr>
          <w:p w14:paraId="147DBBB0" w14:textId="77777777" w:rsidR="009F0D7B" w:rsidRPr="000241B5" w:rsidRDefault="009F0D7B" w:rsidP="006C189D">
            <w:pPr>
              <w:jc w:val="center"/>
              <w:rPr>
                <w:szCs w:val="24"/>
              </w:rPr>
            </w:pPr>
          </w:p>
        </w:tc>
        <w:tc>
          <w:tcPr>
            <w:tcW w:w="1665" w:type="dxa"/>
          </w:tcPr>
          <w:p w14:paraId="3695FBD2" w14:textId="77777777" w:rsidR="009F0D7B" w:rsidRPr="000241B5" w:rsidRDefault="009F0D7B" w:rsidP="006C189D">
            <w:pPr>
              <w:rPr>
                <w:szCs w:val="24"/>
              </w:rPr>
            </w:pPr>
            <w:r w:rsidRPr="000241B5">
              <w:rPr>
                <w:rFonts w:ascii="宋体" w:hAnsi="宋体" w:cs="宋体"/>
                <w:color w:val="333333"/>
                <w:spacing w:val="3"/>
                <w:kern w:val="0"/>
                <w:szCs w:val="24"/>
                <w:bdr w:val="none" w:sz="0" w:space="0" w:color="auto" w:frame="1"/>
              </w:rPr>
              <w:t>start_time</w:t>
            </w:r>
          </w:p>
        </w:tc>
        <w:tc>
          <w:tcPr>
            <w:tcW w:w="1404" w:type="dxa"/>
          </w:tcPr>
          <w:p w14:paraId="32EA7990" w14:textId="77777777" w:rsidR="009F0D7B" w:rsidRPr="000241B5" w:rsidRDefault="009F0D7B" w:rsidP="006C189D">
            <w:pPr>
              <w:rPr>
                <w:szCs w:val="24"/>
              </w:rPr>
            </w:pPr>
            <w:r>
              <w:rPr>
                <w:szCs w:val="24"/>
              </w:rPr>
              <w:t>int</w:t>
            </w:r>
          </w:p>
        </w:tc>
        <w:tc>
          <w:tcPr>
            <w:tcW w:w="1465" w:type="dxa"/>
          </w:tcPr>
          <w:p w14:paraId="68464DB8" w14:textId="77777777" w:rsidR="009F0D7B" w:rsidRPr="000241B5" w:rsidRDefault="009F0D7B" w:rsidP="006C189D">
            <w:pPr>
              <w:rPr>
                <w:szCs w:val="24"/>
              </w:rPr>
            </w:pPr>
            <w:r w:rsidRPr="000241B5">
              <w:rPr>
                <w:rFonts w:hint="eastAsia"/>
                <w:szCs w:val="24"/>
              </w:rPr>
              <w:t>起始时间</w:t>
            </w:r>
          </w:p>
        </w:tc>
      </w:tr>
      <w:tr w:rsidR="009F0D7B" w:rsidRPr="000241B5" w14:paraId="1DECFFF8" w14:textId="77777777" w:rsidTr="006C189D">
        <w:trPr>
          <w:trHeight w:val="44"/>
        </w:trPr>
        <w:tc>
          <w:tcPr>
            <w:tcW w:w="2660" w:type="dxa"/>
            <w:vMerge/>
          </w:tcPr>
          <w:p w14:paraId="36BAE4C4" w14:textId="77777777" w:rsidR="009F0D7B" w:rsidRPr="000241B5" w:rsidRDefault="009F0D7B" w:rsidP="006C189D">
            <w:pPr>
              <w:jc w:val="center"/>
              <w:rPr>
                <w:szCs w:val="24"/>
              </w:rPr>
            </w:pPr>
          </w:p>
        </w:tc>
        <w:tc>
          <w:tcPr>
            <w:tcW w:w="1328" w:type="dxa"/>
            <w:vMerge/>
          </w:tcPr>
          <w:p w14:paraId="3AE70972" w14:textId="77777777" w:rsidR="009F0D7B" w:rsidRPr="000241B5" w:rsidRDefault="009F0D7B" w:rsidP="006C189D">
            <w:pPr>
              <w:jc w:val="center"/>
              <w:rPr>
                <w:szCs w:val="24"/>
              </w:rPr>
            </w:pPr>
          </w:p>
        </w:tc>
        <w:tc>
          <w:tcPr>
            <w:tcW w:w="1665" w:type="dxa"/>
          </w:tcPr>
          <w:p w14:paraId="4C6236E0" w14:textId="77777777" w:rsidR="009F0D7B" w:rsidRPr="000241B5" w:rsidRDefault="009F0D7B" w:rsidP="006C189D">
            <w:pPr>
              <w:rPr>
                <w:szCs w:val="24"/>
              </w:rPr>
            </w:pPr>
            <w:r w:rsidRPr="000241B5">
              <w:rPr>
                <w:rFonts w:ascii="宋体" w:hAnsi="宋体" w:cs="宋体"/>
                <w:color w:val="333333"/>
                <w:spacing w:val="3"/>
                <w:kern w:val="0"/>
                <w:szCs w:val="24"/>
                <w:bdr w:val="none" w:sz="0" w:space="0" w:color="auto" w:frame="1"/>
              </w:rPr>
              <w:t>end_time</w:t>
            </w:r>
          </w:p>
        </w:tc>
        <w:tc>
          <w:tcPr>
            <w:tcW w:w="1404" w:type="dxa"/>
          </w:tcPr>
          <w:p w14:paraId="6EE00EC2" w14:textId="77777777" w:rsidR="009F0D7B" w:rsidRPr="000241B5" w:rsidRDefault="009F0D7B" w:rsidP="006C189D">
            <w:pPr>
              <w:rPr>
                <w:szCs w:val="24"/>
              </w:rPr>
            </w:pPr>
            <w:r>
              <w:rPr>
                <w:szCs w:val="24"/>
              </w:rPr>
              <w:t>int</w:t>
            </w:r>
          </w:p>
        </w:tc>
        <w:tc>
          <w:tcPr>
            <w:tcW w:w="1465" w:type="dxa"/>
          </w:tcPr>
          <w:p w14:paraId="24A30B16" w14:textId="77777777" w:rsidR="009F0D7B" w:rsidRPr="000241B5" w:rsidRDefault="009F0D7B" w:rsidP="006C189D">
            <w:pPr>
              <w:rPr>
                <w:szCs w:val="24"/>
              </w:rPr>
            </w:pPr>
            <w:r w:rsidRPr="000241B5">
              <w:rPr>
                <w:rFonts w:hint="eastAsia"/>
                <w:szCs w:val="24"/>
              </w:rPr>
              <w:t>结束时间</w:t>
            </w:r>
          </w:p>
        </w:tc>
      </w:tr>
      <w:tr w:rsidR="009F0D7B" w:rsidRPr="000241B5" w14:paraId="38C32A0C" w14:textId="77777777" w:rsidTr="006C189D">
        <w:tc>
          <w:tcPr>
            <w:tcW w:w="2660" w:type="dxa"/>
          </w:tcPr>
          <w:p w14:paraId="282490AE" w14:textId="77777777" w:rsidR="009F0D7B" w:rsidRPr="000241B5" w:rsidRDefault="009F0D7B" w:rsidP="006C189D">
            <w:pPr>
              <w:jc w:val="center"/>
              <w:rPr>
                <w:szCs w:val="24"/>
              </w:rPr>
            </w:pPr>
            <w:r w:rsidRPr="000241B5">
              <w:rPr>
                <w:rFonts w:hint="eastAsia"/>
                <w:szCs w:val="24"/>
              </w:rPr>
              <w:t>task</w:t>
            </w:r>
            <w:r w:rsidRPr="000241B5">
              <w:rPr>
                <w:szCs w:val="24"/>
              </w:rPr>
              <w:t>_id</w:t>
            </w:r>
          </w:p>
        </w:tc>
        <w:tc>
          <w:tcPr>
            <w:tcW w:w="1328" w:type="dxa"/>
          </w:tcPr>
          <w:p w14:paraId="1DCF36E9" w14:textId="77777777" w:rsidR="009F0D7B" w:rsidRPr="000241B5" w:rsidRDefault="009F0D7B" w:rsidP="006C189D">
            <w:pPr>
              <w:jc w:val="center"/>
              <w:rPr>
                <w:szCs w:val="24"/>
              </w:rPr>
            </w:pPr>
            <w:r w:rsidRPr="000241B5">
              <w:rPr>
                <w:rFonts w:hint="eastAsia"/>
                <w:szCs w:val="24"/>
              </w:rPr>
              <w:t>string</w:t>
            </w:r>
          </w:p>
        </w:tc>
        <w:tc>
          <w:tcPr>
            <w:tcW w:w="4534" w:type="dxa"/>
            <w:gridSpan w:val="3"/>
          </w:tcPr>
          <w:p w14:paraId="317A3800" w14:textId="77777777" w:rsidR="009F0D7B" w:rsidRPr="000241B5" w:rsidRDefault="009F0D7B" w:rsidP="006C189D">
            <w:pPr>
              <w:rPr>
                <w:szCs w:val="24"/>
              </w:rPr>
            </w:pPr>
            <w:r w:rsidRPr="000241B5">
              <w:rPr>
                <w:rFonts w:hint="eastAsia"/>
                <w:szCs w:val="24"/>
              </w:rPr>
              <w:t>此次调用任务的唯一编号</w:t>
            </w:r>
          </w:p>
        </w:tc>
      </w:tr>
    </w:tbl>
    <w:p w14:paraId="5C940E66" w14:textId="77777777" w:rsidR="00B751B0" w:rsidRDefault="00B751B0" w:rsidP="009F0D7B">
      <w:pPr>
        <w:spacing w:line="360" w:lineRule="auto"/>
        <w:ind w:firstLineChars="200" w:firstLine="480"/>
        <w:rPr>
          <w:color w:val="000000" w:themeColor="text1"/>
          <w:sz w:val="24"/>
          <w:szCs w:val="24"/>
        </w:rPr>
      </w:pPr>
    </w:p>
    <w:p w14:paraId="3230E43A" w14:textId="4D8AB023" w:rsidR="009F0D7B" w:rsidRDefault="00B751B0" w:rsidP="009F0D7B">
      <w:pPr>
        <w:spacing w:line="360" w:lineRule="auto"/>
        <w:ind w:firstLineChars="200" w:firstLine="480"/>
        <w:rPr>
          <w:color w:val="000000" w:themeColor="text1"/>
          <w:sz w:val="24"/>
          <w:szCs w:val="24"/>
        </w:rPr>
      </w:pPr>
      <w:r>
        <w:rPr>
          <w:rFonts w:hint="eastAsia"/>
          <w:color w:val="000000" w:themeColor="text1"/>
          <w:sz w:val="24"/>
          <w:szCs w:val="24"/>
        </w:rPr>
        <w:t>AI</w:t>
      </w:r>
      <w:r>
        <w:rPr>
          <w:rFonts w:hint="eastAsia"/>
          <w:color w:val="000000" w:themeColor="text1"/>
          <w:sz w:val="24"/>
          <w:szCs w:val="24"/>
        </w:rPr>
        <w:t>模型</w:t>
      </w:r>
      <w:r>
        <w:rPr>
          <w:color w:val="000000" w:themeColor="text1"/>
          <w:sz w:val="24"/>
          <w:szCs w:val="24"/>
        </w:rPr>
        <w:t>服务</w:t>
      </w:r>
      <w:r w:rsidR="009F0D7B">
        <w:rPr>
          <w:rFonts w:hint="eastAsia"/>
          <w:color w:val="000000" w:themeColor="text1"/>
          <w:sz w:val="24"/>
          <w:szCs w:val="24"/>
        </w:rPr>
        <w:t>回调咪咕</w:t>
      </w:r>
      <w:r w:rsidR="009F0D7B">
        <w:rPr>
          <w:color w:val="000000" w:themeColor="text1"/>
          <w:sz w:val="24"/>
          <w:szCs w:val="24"/>
        </w:rPr>
        <w:t>游戏地址</w:t>
      </w:r>
      <w:r w:rsidR="009F0D7B">
        <w:rPr>
          <w:rFonts w:hint="eastAsia"/>
          <w:color w:val="000000" w:themeColor="text1"/>
          <w:sz w:val="24"/>
          <w:szCs w:val="24"/>
        </w:rPr>
        <w:t>，内容包含了</w:t>
      </w:r>
      <w:r w:rsidR="009F0D7B">
        <w:rPr>
          <w:rFonts w:hint="eastAsia"/>
          <w:color w:val="000000" w:themeColor="text1"/>
          <w:sz w:val="24"/>
          <w:szCs w:val="24"/>
        </w:rPr>
        <w:t>4</w:t>
      </w:r>
      <w:r w:rsidR="009F0D7B">
        <w:rPr>
          <w:rFonts w:hint="eastAsia"/>
          <w:color w:val="000000" w:themeColor="text1"/>
          <w:sz w:val="24"/>
          <w:szCs w:val="24"/>
        </w:rPr>
        <w:t>位响应码和一组</w:t>
      </w:r>
      <w:r w:rsidR="009F0D7B" w:rsidRPr="000241B5">
        <w:rPr>
          <w:rFonts w:hint="eastAsia"/>
          <w:color w:val="000000" w:themeColor="text1"/>
          <w:sz w:val="24"/>
          <w:szCs w:val="24"/>
        </w:rPr>
        <w:t>英雄人物的</w:t>
      </w:r>
      <w:r w:rsidR="009F0D7B">
        <w:rPr>
          <w:rFonts w:hint="eastAsia"/>
          <w:color w:val="000000" w:themeColor="text1"/>
          <w:sz w:val="24"/>
          <w:szCs w:val="24"/>
        </w:rPr>
        <w:t>Json</w:t>
      </w:r>
      <w:r w:rsidR="009F0D7B" w:rsidRPr="000241B5">
        <w:rPr>
          <w:rFonts w:hint="eastAsia"/>
          <w:color w:val="000000" w:themeColor="text1"/>
          <w:sz w:val="24"/>
          <w:szCs w:val="24"/>
        </w:rPr>
        <w:t>数组（上述定义中的</w:t>
      </w:r>
      <w:r w:rsidR="009F0D7B" w:rsidRPr="000241B5">
        <w:rPr>
          <w:rFonts w:hint="eastAsia"/>
          <w:color w:val="000000" w:themeColor="text1"/>
          <w:sz w:val="24"/>
          <w:szCs w:val="24"/>
        </w:rPr>
        <w:t>hero</w:t>
      </w:r>
      <w:r w:rsidR="009F0D7B" w:rsidRPr="000241B5">
        <w:rPr>
          <w:color w:val="000000" w:themeColor="text1"/>
          <w:sz w:val="24"/>
          <w:szCs w:val="24"/>
        </w:rPr>
        <w:t>_items</w:t>
      </w:r>
      <w:r w:rsidR="009F0D7B" w:rsidRPr="000241B5">
        <w:rPr>
          <w:rFonts w:hint="eastAsia"/>
          <w:color w:val="000000" w:themeColor="text1"/>
          <w:sz w:val="24"/>
          <w:szCs w:val="24"/>
        </w:rPr>
        <w:t>），这个数组是由游戏</w:t>
      </w:r>
      <w:r w:rsidR="009F0D7B" w:rsidRPr="000241B5">
        <w:rPr>
          <w:rFonts w:hint="eastAsia"/>
          <w:color w:val="000000" w:themeColor="text1"/>
          <w:sz w:val="24"/>
          <w:szCs w:val="24"/>
        </w:rPr>
        <w:t>AI</w:t>
      </w:r>
      <w:r w:rsidR="009F0D7B" w:rsidRPr="000241B5">
        <w:rPr>
          <w:rFonts w:hint="eastAsia"/>
          <w:color w:val="000000" w:themeColor="text1"/>
          <w:sz w:val="24"/>
          <w:szCs w:val="24"/>
        </w:rPr>
        <w:t>引擎分析完整个视频得到的，数组中的每个元素是一个包含</w:t>
      </w:r>
      <w:r w:rsidR="009F0D7B" w:rsidRPr="000241B5">
        <w:rPr>
          <w:rFonts w:hint="eastAsia"/>
          <w:color w:val="000000" w:themeColor="text1"/>
          <w:sz w:val="24"/>
          <w:szCs w:val="24"/>
        </w:rPr>
        <w:t>5</w:t>
      </w:r>
      <w:r w:rsidR="009F0D7B" w:rsidRPr="000241B5">
        <w:rPr>
          <w:rFonts w:hint="eastAsia"/>
          <w:color w:val="000000" w:themeColor="text1"/>
          <w:sz w:val="24"/>
          <w:szCs w:val="24"/>
        </w:rPr>
        <w:t>个字段的结构体（上述定义中的</w:t>
      </w:r>
      <w:r w:rsidR="009F0D7B" w:rsidRPr="000241B5">
        <w:rPr>
          <w:rFonts w:hint="eastAsia"/>
          <w:color w:val="000000" w:themeColor="text1"/>
          <w:sz w:val="24"/>
          <w:szCs w:val="24"/>
        </w:rPr>
        <w:t>hero</w:t>
      </w:r>
      <w:r w:rsidR="009F0D7B" w:rsidRPr="000241B5">
        <w:rPr>
          <w:color w:val="000000" w:themeColor="text1"/>
          <w:sz w:val="24"/>
          <w:szCs w:val="24"/>
        </w:rPr>
        <w:t>_item</w:t>
      </w:r>
      <w:r w:rsidR="009F0D7B" w:rsidRPr="000241B5">
        <w:rPr>
          <w:rFonts w:hint="eastAsia"/>
          <w:color w:val="000000" w:themeColor="text1"/>
          <w:sz w:val="24"/>
          <w:szCs w:val="24"/>
        </w:rPr>
        <w:t>）：人物的名字、所处的起始帧、结束帧、起始时间、结束时间。</w:t>
      </w:r>
    </w:p>
    <w:p w14:paraId="18B0650E" w14:textId="77777777" w:rsidR="009F0D7B" w:rsidRDefault="009F0D7B" w:rsidP="009F0D7B">
      <w:pPr>
        <w:spacing w:line="360" w:lineRule="auto"/>
        <w:ind w:firstLineChars="200" w:firstLine="480"/>
        <w:rPr>
          <w:color w:val="000000" w:themeColor="text1"/>
          <w:sz w:val="24"/>
          <w:szCs w:val="24"/>
        </w:rPr>
      </w:pPr>
      <w:r>
        <w:rPr>
          <w:rFonts w:hint="eastAsia"/>
          <w:color w:val="000000" w:themeColor="text1"/>
          <w:sz w:val="24"/>
          <w:szCs w:val="24"/>
        </w:rPr>
        <w:t>响应码设计如下：</w:t>
      </w:r>
    </w:p>
    <w:tbl>
      <w:tblPr>
        <w:tblStyle w:val="af"/>
        <w:tblW w:w="0" w:type="auto"/>
        <w:tblLook w:val="04A0" w:firstRow="1" w:lastRow="0" w:firstColumn="1" w:lastColumn="0" w:noHBand="0" w:noVBand="1"/>
      </w:tblPr>
      <w:tblGrid>
        <w:gridCol w:w="3051"/>
        <w:gridCol w:w="1735"/>
        <w:gridCol w:w="3736"/>
      </w:tblGrid>
      <w:tr w:rsidR="009F0D7B" w:rsidRPr="000241B5" w14:paraId="07A6862F" w14:textId="77777777" w:rsidTr="006C189D">
        <w:tc>
          <w:tcPr>
            <w:tcW w:w="3051" w:type="dxa"/>
          </w:tcPr>
          <w:p w14:paraId="422197B6" w14:textId="77777777" w:rsidR="009F0D7B" w:rsidRPr="000241B5" w:rsidRDefault="009F0D7B" w:rsidP="006C189D">
            <w:pPr>
              <w:jc w:val="center"/>
              <w:rPr>
                <w:szCs w:val="24"/>
              </w:rPr>
            </w:pPr>
            <w:r>
              <w:rPr>
                <w:rFonts w:hint="eastAsia"/>
                <w:szCs w:val="24"/>
              </w:rPr>
              <w:t>响应码</w:t>
            </w:r>
          </w:p>
        </w:tc>
        <w:tc>
          <w:tcPr>
            <w:tcW w:w="1735" w:type="dxa"/>
          </w:tcPr>
          <w:p w14:paraId="1DC601DA" w14:textId="77777777" w:rsidR="009F0D7B" w:rsidRPr="000241B5" w:rsidRDefault="009F0D7B" w:rsidP="006C189D">
            <w:pPr>
              <w:jc w:val="center"/>
              <w:rPr>
                <w:szCs w:val="24"/>
              </w:rPr>
            </w:pPr>
            <w:r w:rsidRPr="000241B5">
              <w:rPr>
                <w:rFonts w:hint="eastAsia"/>
                <w:szCs w:val="24"/>
              </w:rPr>
              <w:t>类型</w:t>
            </w:r>
          </w:p>
        </w:tc>
        <w:tc>
          <w:tcPr>
            <w:tcW w:w="3736" w:type="dxa"/>
          </w:tcPr>
          <w:p w14:paraId="5041CEC7" w14:textId="77777777" w:rsidR="009F0D7B" w:rsidRPr="000241B5" w:rsidRDefault="009F0D7B" w:rsidP="006C189D">
            <w:pPr>
              <w:jc w:val="center"/>
              <w:rPr>
                <w:szCs w:val="24"/>
              </w:rPr>
            </w:pPr>
            <w:r w:rsidRPr="000241B5">
              <w:rPr>
                <w:rFonts w:hint="eastAsia"/>
                <w:szCs w:val="24"/>
              </w:rPr>
              <w:t>描述</w:t>
            </w:r>
          </w:p>
        </w:tc>
      </w:tr>
      <w:tr w:rsidR="009F0D7B" w:rsidRPr="000241B5" w14:paraId="1B0330F4" w14:textId="77777777" w:rsidTr="006C189D">
        <w:tc>
          <w:tcPr>
            <w:tcW w:w="3051" w:type="dxa"/>
          </w:tcPr>
          <w:p w14:paraId="1A765D0B" w14:textId="77777777" w:rsidR="009F0D7B" w:rsidRPr="000241B5" w:rsidRDefault="009F0D7B" w:rsidP="006C189D">
            <w:pPr>
              <w:jc w:val="center"/>
              <w:rPr>
                <w:szCs w:val="24"/>
              </w:rPr>
            </w:pPr>
            <w:r w:rsidRPr="000241B5">
              <w:rPr>
                <w:rFonts w:hint="eastAsia"/>
                <w:szCs w:val="24"/>
              </w:rPr>
              <w:t>code</w:t>
            </w:r>
          </w:p>
        </w:tc>
        <w:tc>
          <w:tcPr>
            <w:tcW w:w="1735" w:type="dxa"/>
          </w:tcPr>
          <w:p w14:paraId="49DC29AA" w14:textId="77777777" w:rsidR="009F0D7B" w:rsidRPr="000241B5" w:rsidRDefault="009F0D7B" w:rsidP="006C189D">
            <w:pPr>
              <w:jc w:val="center"/>
              <w:rPr>
                <w:szCs w:val="24"/>
              </w:rPr>
            </w:pPr>
            <w:r>
              <w:rPr>
                <w:szCs w:val="24"/>
              </w:rPr>
              <w:t>S</w:t>
            </w:r>
            <w:r>
              <w:rPr>
                <w:rFonts w:hint="eastAsia"/>
                <w:szCs w:val="24"/>
              </w:rPr>
              <w:t>tring</w:t>
            </w:r>
          </w:p>
        </w:tc>
        <w:tc>
          <w:tcPr>
            <w:tcW w:w="3736" w:type="dxa"/>
          </w:tcPr>
          <w:p w14:paraId="1E374137" w14:textId="77777777" w:rsidR="009F0D7B" w:rsidRDefault="009F0D7B" w:rsidP="006C189D">
            <w:pPr>
              <w:rPr>
                <w:szCs w:val="24"/>
              </w:rPr>
            </w:pPr>
            <w:r>
              <w:rPr>
                <w:rFonts w:hint="eastAsia"/>
                <w:szCs w:val="24"/>
              </w:rPr>
              <w:t>0000</w:t>
            </w:r>
            <w:r>
              <w:rPr>
                <w:rFonts w:hint="eastAsia"/>
                <w:szCs w:val="24"/>
              </w:rPr>
              <w:t>英雄人物识别成功</w:t>
            </w:r>
            <w:r w:rsidRPr="000241B5">
              <w:rPr>
                <w:rFonts w:hint="eastAsia"/>
                <w:szCs w:val="24"/>
              </w:rPr>
              <w:t>；</w:t>
            </w:r>
          </w:p>
          <w:p w14:paraId="48CDA862" w14:textId="77777777" w:rsidR="009F0D7B" w:rsidRDefault="009F0D7B" w:rsidP="006C189D">
            <w:pPr>
              <w:rPr>
                <w:szCs w:val="24"/>
              </w:rPr>
            </w:pPr>
            <w:r>
              <w:rPr>
                <w:rFonts w:hint="eastAsia"/>
                <w:szCs w:val="24"/>
              </w:rPr>
              <w:t>2011</w:t>
            </w:r>
            <w:r>
              <w:rPr>
                <w:szCs w:val="24"/>
              </w:rPr>
              <w:t xml:space="preserve"> </w:t>
            </w:r>
            <w:r>
              <w:rPr>
                <w:rFonts w:hint="eastAsia"/>
                <w:szCs w:val="24"/>
              </w:rPr>
              <w:t>输入视频无法下载</w:t>
            </w:r>
          </w:p>
          <w:p w14:paraId="14C1836F" w14:textId="77777777" w:rsidR="009F0D7B" w:rsidRDefault="009F0D7B" w:rsidP="006C189D">
            <w:pPr>
              <w:rPr>
                <w:szCs w:val="24"/>
              </w:rPr>
            </w:pPr>
            <w:r>
              <w:rPr>
                <w:rFonts w:hint="eastAsia"/>
                <w:szCs w:val="24"/>
              </w:rPr>
              <w:t>2012</w:t>
            </w:r>
            <w:r>
              <w:rPr>
                <w:szCs w:val="24"/>
              </w:rPr>
              <w:t xml:space="preserve"> </w:t>
            </w:r>
            <w:r>
              <w:rPr>
                <w:rFonts w:hint="eastAsia"/>
                <w:szCs w:val="24"/>
              </w:rPr>
              <w:t>视频无法打开进行分析</w:t>
            </w:r>
          </w:p>
          <w:p w14:paraId="5EDBE5E8" w14:textId="77777777" w:rsidR="009F0D7B" w:rsidRDefault="009F0D7B" w:rsidP="006C189D">
            <w:pPr>
              <w:rPr>
                <w:szCs w:val="24"/>
              </w:rPr>
            </w:pPr>
            <w:r>
              <w:rPr>
                <w:rFonts w:hint="eastAsia"/>
                <w:szCs w:val="24"/>
              </w:rPr>
              <w:t>2013</w:t>
            </w:r>
            <w:r>
              <w:rPr>
                <w:szCs w:val="24"/>
              </w:rPr>
              <w:t xml:space="preserve"> </w:t>
            </w:r>
            <w:r>
              <w:rPr>
                <w:rFonts w:hint="eastAsia"/>
                <w:szCs w:val="24"/>
              </w:rPr>
              <w:t>AI</w:t>
            </w:r>
            <w:r>
              <w:rPr>
                <w:rFonts w:hint="eastAsia"/>
                <w:szCs w:val="24"/>
              </w:rPr>
              <w:t>能力内部逻辑异常</w:t>
            </w:r>
          </w:p>
          <w:p w14:paraId="350FD20B" w14:textId="77777777" w:rsidR="009F0D7B" w:rsidRDefault="009F0D7B" w:rsidP="006C189D">
            <w:pPr>
              <w:rPr>
                <w:szCs w:val="24"/>
              </w:rPr>
            </w:pPr>
            <w:r>
              <w:rPr>
                <w:rFonts w:hint="eastAsia"/>
                <w:szCs w:val="24"/>
              </w:rPr>
              <w:t>2014</w:t>
            </w:r>
            <w:r>
              <w:rPr>
                <w:szCs w:val="24"/>
              </w:rPr>
              <w:t xml:space="preserve"> </w:t>
            </w:r>
            <w:r>
              <w:rPr>
                <w:rFonts w:hint="eastAsia"/>
                <w:szCs w:val="24"/>
              </w:rPr>
              <w:t>没有发现待检测对象</w:t>
            </w:r>
          </w:p>
          <w:p w14:paraId="3AF9C4E4" w14:textId="77777777" w:rsidR="009F0D7B" w:rsidRPr="000241B5" w:rsidRDefault="009F0D7B" w:rsidP="006C189D">
            <w:pPr>
              <w:rPr>
                <w:szCs w:val="24"/>
              </w:rPr>
            </w:pPr>
            <w:r>
              <w:rPr>
                <w:rFonts w:hint="eastAsia"/>
                <w:szCs w:val="24"/>
              </w:rPr>
              <w:t>2015</w:t>
            </w:r>
            <w:r>
              <w:rPr>
                <w:szCs w:val="24"/>
              </w:rPr>
              <w:t xml:space="preserve"> </w:t>
            </w:r>
            <w:r>
              <w:rPr>
                <w:rFonts w:hint="eastAsia"/>
                <w:szCs w:val="24"/>
              </w:rPr>
              <w:t>AI</w:t>
            </w:r>
            <w:r>
              <w:rPr>
                <w:rFonts w:hint="eastAsia"/>
                <w:szCs w:val="24"/>
              </w:rPr>
              <w:t>能力分析超时</w:t>
            </w:r>
          </w:p>
        </w:tc>
      </w:tr>
    </w:tbl>
    <w:p w14:paraId="6479B71D" w14:textId="77777777" w:rsidR="009F0D7B" w:rsidRPr="004A0385" w:rsidRDefault="009F0D7B" w:rsidP="009F0D7B">
      <w:pPr>
        <w:spacing w:line="360" w:lineRule="auto"/>
        <w:ind w:firstLineChars="200" w:firstLine="480"/>
        <w:rPr>
          <w:color w:val="000000" w:themeColor="text1"/>
          <w:sz w:val="24"/>
          <w:szCs w:val="24"/>
        </w:rPr>
      </w:pPr>
    </w:p>
    <w:p w14:paraId="091BB8BE" w14:textId="77777777" w:rsidR="00F37B8D" w:rsidRDefault="00F37B8D" w:rsidP="00F37B8D">
      <w:pPr>
        <w:pStyle w:val="4"/>
      </w:pPr>
      <w:r w:rsidRPr="00781795">
        <w:rPr>
          <w:rFonts w:hint="eastAsia"/>
        </w:rPr>
        <w:t>关键场景</w:t>
      </w:r>
      <w:r>
        <w:rPr>
          <w:rFonts w:hint="eastAsia"/>
        </w:rPr>
        <w:t>识别</w:t>
      </w:r>
    </w:p>
    <w:p w14:paraId="078AF7C4" w14:textId="77777777" w:rsidR="00F37B8D" w:rsidRPr="00FB556A" w:rsidRDefault="00F37B8D" w:rsidP="00F37B8D">
      <w:pPr>
        <w:numPr>
          <w:ilvl w:val="0"/>
          <w:numId w:val="45"/>
        </w:numPr>
        <w:spacing w:line="360" w:lineRule="auto"/>
        <w:jc w:val="left"/>
        <w:rPr>
          <w:b/>
          <w:color w:val="000000" w:themeColor="text1"/>
          <w:sz w:val="24"/>
          <w:szCs w:val="24"/>
        </w:rPr>
      </w:pPr>
      <w:r w:rsidRPr="00FB556A">
        <w:rPr>
          <w:rFonts w:hint="eastAsia"/>
          <w:b/>
          <w:color w:val="000000" w:themeColor="text1"/>
          <w:sz w:val="24"/>
          <w:szCs w:val="24"/>
        </w:rPr>
        <w:t>输入请求</w:t>
      </w:r>
    </w:p>
    <w:p w14:paraId="794FCA27" w14:textId="77777777" w:rsidR="00F37B8D" w:rsidRPr="00AE56BF"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对于</w:t>
      </w:r>
      <w:r w:rsidRPr="00AE56BF">
        <w:rPr>
          <w:rFonts w:hint="eastAsia"/>
          <w:color w:val="000000" w:themeColor="text1"/>
          <w:sz w:val="24"/>
          <w:szCs w:val="24"/>
        </w:rPr>
        <w:t>游戏关键场景提取，</w:t>
      </w:r>
      <w:r w:rsidRPr="00AE56BF">
        <w:rPr>
          <w:rFonts w:hint="eastAsia"/>
          <w:color w:val="000000" w:themeColor="text1"/>
          <w:sz w:val="24"/>
          <w:szCs w:val="24"/>
        </w:rPr>
        <w:t>REST</w:t>
      </w:r>
      <w:r w:rsidRPr="00AE56BF">
        <w:rPr>
          <w:rFonts w:hint="eastAsia"/>
          <w:color w:val="000000" w:themeColor="text1"/>
          <w:sz w:val="24"/>
          <w:szCs w:val="24"/>
        </w:rPr>
        <w:t>的</w:t>
      </w:r>
      <w:r w:rsidRPr="00AE56BF">
        <w:rPr>
          <w:rFonts w:hint="eastAsia"/>
          <w:color w:val="000000" w:themeColor="text1"/>
          <w:sz w:val="24"/>
          <w:szCs w:val="24"/>
        </w:rPr>
        <w:t>URL</w:t>
      </w:r>
      <w:r w:rsidRPr="00AE56BF">
        <w:rPr>
          <w:rFonts w:hint="eastAsia"/>
          <w:color w:val="000000" w:themeColor="text1"/>
          <w:sz w:val="24"/>
          <w:szCs w:val="24"/>
        </w:rPr>
        <w:t>为</w:t>
      </w:r>
      <w:r w:rsidRPr="00AE56BF">
        <w:rPr>
          <w:rFonts w:hint="eastAsia"/>
          <w:color w:val="000000" w:themeColor="text1"/>
          <w:sz w:val="24"/>
          <w:szCs w:val="24"/>
        </w:rPr>
        <w:t>http</w:t>
      </w:r>
      <w:r w:rsidRPr="00AE56BF">
        <w:rPr>
          <w:color w:val="000000" w:themeColor="text1"/>
          <w:sz w:val="24"/>
          <w:szCs w:val="24"/>
        </w:rPr>
        <w:t>://migu_url</w:t>
      </w:r>
      <w:r w:rsidRPr="00AE56BF">
        <w:rPr>
          <w:rFonts w:hint="eastAsia"/>
          <w:color w:val="000000" w:themeColor="text1"/>
          <w:sz w:val="24"/>
          <w:szCs w:val="24"/>
        </w:rPr>
        <w:t>/</w:t>
      </w:r>
      <w:r w:rsidRPr="00AE56BF">
        <w:rPr>
          <w:color w:val="000000" w:themeColor="text1"/>
          <w:sz w:val="24"/>
          <w:szCs w:val="24"/>
        </w:rPr>
        <w:t>/</w:t>
      </w:r>
      <w:r w:rsidRPr="00AE56BF">
        <w:rPr>
          <w:rFonts w:hint="eastAsia"/>
          <w:color w:val="000000" w:themeColor="text1"/>
          <w:sz w:val="24"/>
          <w:szCs w:val="24"/>
        </w:rPr>
        <w:t>game/</w:t>
      </w:r>
      <w:r w:rsidRPr="00AE56BF">
        <w:rPr>
          <w:color w:val="000000" w:themeColor="text1"/>
          <w:sz w:val="24"/>
          <w:szCs w:val="24"/>
        </w:rPr>
        <w:t>kingofglory/video/ specified_scene /v1</w:t>
      </w:r>
      <w:r w:rsidRPr="00AE56BF">
        <w:rPr>
          <w:rFonts w:hint="eastAsia"/>
          <w:color w:val="000000" w:themeColor="text1"/>
          <w:sz w:val="24"/>
          <w:szCs w:val="24"/>
        </w:rPr>
        <w:t>/</w:t>
      </w:r>
      <w:r w:rsidRPr="00AE56BF">
        <w:rPr>
          <w:rFonts w:hint="eastAsia"/>
          <w:color w:val="000000" w:themeColor="text1"/>
          <w:sz w:val="24"/>
          <w:szCs w:val="24"/>
        </w:rPr>
        <w:t>，使用</w:t>
      </w:r>
      <w:r w:rsidRPr="00AE56BF">
        <w:rPr>
          <w:rFonts w:hint="eastAsia"/>
          <w:color w:val="000000" w:themeColor="text1"/>
          <w:sz w:val="24"/>
          <w:szCs w:val="24"/>
        </w:rPr>
        <w:t>POST</w:t>
      </w:r>
      <w:r w:rsidRPr="00AE56BF">
        <w:rPr>
          <w:rFonts w:hint="eastAsia"/>
          <w:color w:val="000000" w:themeColor="text1"/>
          <w:sz w:val="24"/>
          <w:szCs w:val="24"/>
        </w:rPr>
        <w:t>方法来调用</w:t>
      </w:r>
      <w:r w:rsidRPr="00AE56BF">
        <w:rPr>
          <w:rFonts w:hint="eastAsia"/>
          <w:color w:val="000000" w:themeColor="text1"/>
          <w:sz w:val="24"/>
          <w:szCs w:val="24"/>
        </w:rPr>
        <w:t>REST</w:t>
      </w:r>
      <w:r w:rsidRPr="00AE56BF">
        <w:rPr>
          <w:color w:val="000000" w:themeColor="text1"/>
          <w:sz w:val="24"/>
          <w:szCs w:val="24"/>
        </w:rPr>
        <w:t xml:space="preserve"> </w:t>
      </w:r>
      <w:r w:rsidRPr="00AE56BF">
        <w:rPr>
          <w:rFonts w:hint="eastAsia"/>
          <w:color w:val="000000" w:themeColor="text1"/>
          <w:sz w:val="24"/>
          <w:szCs w:val="24"/>
        </w:rPr>
        <w:t>API</w:t>
      </w:r>
      <w:r w:rsidRPr="00AE56BF">
        <w:rPr>
          <w:rFonts w:hint="eastAsia"/>
          <w:color w:val="000000" w:themeColor="text1"/>
          <w:sz w:val="24"/>
          <w:szCs w:val="24"/>
        </w:rPr>
        <w:t>时的输入参数设计如下：</w:t>
      </w:r>
    </w:p>
    <w:tbl>
      <w:tblPr>
        <w:tblStyle w:val="af"/>
        <w:tblW w:w="0" w:type="auto"/>
        <w:tblLook w:val="04A0" w:firstRow="1" w:lastRow="0" w:firstColumn="1" w:lastColumn="0" w:noHBand="0" w:noVBand="1"/>
      </w:tblPr>
      <w:tblGrid>
        <w:gridCol w:w="3051"/>
        <w:gridCol w:w="1735"/>
        <w:gridCol w:w="3736"/>
      </w:tblGrid>
      <w:tr w:rsidR="00F37B8D" w14:paraId="59BB1B4D" w14:textId="77777777" w:rsidTr="006C189D">
        <w:tc>
          <w:tcPr>
            <w:tcW w:w="3051" w:type="dxa"/>
          </w:tcPr>
          <w:p w14:paraId="050B43F7" w14:textId="77777777" w:rsidR="00F37B8D" w:rsidRDefault="00F37B8D" w:rsidP="006C189D">
            <w:pPr>
              <w:jc w:val="center"/>
            </w:pPr>
            <w:r>
              <w:rPr>
                <w:rFonts w:hint="eastAsia"/>
              </w:rPr>
              <w:t>REST</w:t>
            </w:r>
            <w:r>
              <w:t xml:space="preserve"> </w:t>
            </w:r>
            <w:r>
              <w:rPr>
                <w:rFonts w:hint="eastAsia"/>
              </w:rPr>
              <w:t>API</w:t>
            </w:r>
            <w:r>
              <w:rPr>
                <w:rFonts w:hint="eastAsia"/>
              </w:rPr>
              <w:t>调用所传递参数</w:t>
            </w:r>
          </w:p>
        </w:tc>
        <w:tc>
          <w:tcPr>
            <w:tcW w:w="1735" w:type="dxa"/>
          </w:tcPr>
          <w:p w14:paraId="1C3B0FB5" w14:textId="77777777" w:rsidR="00F37B8D" w:rsidRDefault="00F37B8D" w:rsidP="006C189D">
            <w:pPr>
              <w:jc w:val="center"/>
            </w:pPr>
            <w:r>
              <w:rPr>
                <w:rFonts w:hint="eastAsia"/>
              </w:rPr>
              <w:t>类型</w:t>
            </w:r>
          </w:p>
        </w:tc>
        <w:tc>
          <w:tcPr>
            <w:tcW w:w="3736" w:type="dxa"/>
          </w:tcPr>
          <w:p w14:paraId="20D65657" w14:textId="77777777" w:rsidR="00F37B8D" w:rsidRDefault="00F37B8D" w:rsidP="006C189D">
            <w:pPr>
              <w:jc w:val="center"/>
            </w:pPr>
            <w:r>
              <w:rPr>
                <w:rFonts w:hint="eastAsia"/>
              </w:rPr>
              <w:t>描述</w:t>
            </w:r>
          </w:p>
        </w:tc>
      </w:tr>
      <w:tr w:rsidR="00F37B8D" w14:paraId="244D5E62" w14:textId="77777777" w:rsidTr="006C189D">
        <w:tc>
          <w:tcPr>
            <w:tcW w:w="3051" w:type="dxa"/>
          </w:tcPr>
          <w:p w14:paraId="7A132EB0" w14:textId="760104A5" w:rsidR="00F37B8D" w:rsidRDefault="00934FFD" w:rsidP="006C189D">
            <w:pPr>
              <w:jc w:val="center"/>
            </w:pPr>
            <w:r>
              <w:rPr>
                <w:rFonts w:ascii="宋体" w:hAnsi="宋体" w:cs="宋体"/>
                <w:color w:val="333333"/>
                <w:spacing w:val="3"/>
                <w:kern w:val="0"/>
                <w:sz w:val="20"/>
                <w:szCs w:val="20"/>
                <w:bdr w:val="none" w:sz="0" w:space="0" w:color="auto" w:frame="1"/>
              </w:rPr>
              <w:t>video_url</w:t>
            </w:r>
          </w:p>
        </w:tc>
        <w:tc>
          <w:tcPr>
            <w:tcW w:w="1735" w:type="dxa"/>
          </w:tcPr>
          <w:p w14:paraId="4CF30E59" w14:textId="77777777" w:rsidR="00F37B8D" w:rsidRDefault="00F37B8D" w:rsidP="006C189D">
            <w:pPr>
              <w:jc w:val="center"/>
            </w:pPr>
            <w:r>
              <w:rPr>
                <w:rFonts w:hint="eastAsia"/>
              </w:rPr>
              <w:t>string</w:t>
            </w:r>
          </w:p>
        </w:tc>
        <w:tc>
          <w:tcPr>
            <w:tcW w:w="3736" w:type="dxa"/>
          </w:tcPr>
          <w:p w14:paraId="237A4247" w14:textId="491D61C4" w:rsidR="00F37B8D" w:rsidRDefault="00F37B8D" w:rsidP="006C189D">
            <w:r>
              <w:rPr>
                <w:rFonts w:hint="eastAsia"/>
              </w:rPr>
              <w:t>游戏视频</w:t>
            </w:r>
            <w:r w:rsidR="00934FFD">
              <w:rPr>
                <w:rFonts w:hint="eastAsia"/>
              </w:rPr>
              <w:t>的</w:t>
            </w:r>
            <w:r w:rsidR="00934FFD">
              <w:t>存储路径</w:t>
            </w:r>
          </w:p>
        </w:tc>
      </w:tr>
      <w:tr w:rsidR="00F37B8D" w14:paraId="2A39A49B" w14:textId="77777777" w:rsidTr="006C189D">
        <w:tc>
          <w:tcPr>
            <w:tcW w:w="3051" w:type="dxa"/>
          </w:tcPr>
          <w:p w14:paraId="472A9F1B" w14:textId="77777777" w:rsidR="00F37B8D" w:rsidRDefault="00F37B8D" w:rsidP="006C189D">
            <w:pPr>
              <w:jc w:val="center"/>
            </w:pPr>
            <w:r>
              <w:rPr>
                <w:rFonts w:hint="eastAsia"/>
              </w:rPr>
              <w:t>task</w:t>
            </w:r>
            <w:r>
              <w:t>_id</w:t>
            </w:r>
          </w:p>
        </w:tc>
        <w:tc>
          <w:tcPr>
            <w:tcW w:w="1735" w:type="dxa"/>
          </w:tcPr>
          <w:p w14:paraId="4926AFEA" w14:textId="77777777" w:rsidR="00F37B8D" w:rsidRDefault="00F37B8D" w:rsidP="006C189D">
            <w:pPr>
              <w:jc w:val="center"/>
            </w:pPr>
            <w:r>
              <w:rPr>
                <w:rFonts w:hint="eastAsia"/>
              </w:rPr>
              <w:t>string</w:t>
            </w:r>
          </w:p>
        </w:tc>
        <w:tc>
          <w:tcPr>
            <w:tcW w:w="3736" w:type="dxa"/>
          </w:tcPr>
          <w:p w14:paraId="6C378D6E" w14:textId="77777777" w:rsidR="00F37B8D" w:rsidRDefault="00F37B8D" w:rsidP="006C189D">
            <w:r>
              <w:rPr>
                <w:rFonts w:hint="eastAsia"/>
              </w:rPr>
              <w:t>此次调用任务的唯一编号</w:t>
            </w:r>
          </w:p>
        </w:tc>
      </w:tr>
      <w:tr w:rsidR="00F37B8D" w14:paraId="4953DB4F" w14:textId="77777777" w:rsidTr="006C189D">
        <w:tc>
          <w:tcPr>
            <w:tcW w:w="3051" w:type="dxa"/>
          </w:tcPr>
          <w:p w14:paraId="006C9AAA" w14:textId="77777777" w:rsidR="00F37B8D" w:rsidRDefault="00F37B8D" w:rsidP="006C189D">
            <w:pPr>
              <w:jc w:val="center"/>
            </w:pPr>
            <w:r>
              <w:rPr>
                <w:rFonts w:ascii="宋体" w:hAnsi="宋体" w:cs="宋体"/>
                <w:color w:val="000000"/>
                <w:kern w:val="0"/>
                <w:szCs w:val="21"/>
              </w:rPr>
              <w:t>callback_url</w:t>
            </w:r>
          </w:p>
        </w:tc>
        <w:tc>
          <w:tcPr>
            <w:tcW w:w="1735" w:type="dxa"/>
          </w:tcPr>
          <w:p w14:paraId="617622C1" w14:textId="77777777" w:rsidR="00F37B8D" w:rsidRDefault="00F37B8D" w:rsidP="006C189D">
            <w:pPr>
              <w:jc w:val="center"/>
            </w:pPr>
            <w:r>
              <w:rPr>
                <w:rFonts w:hint="eastAsia"/>
              </w:rPr>
              <w:t>string</w:t>
            </w:r>
          </w:p>
        </w:tc>
        <w:tc>
          <w:tcPr>
            <w:tcW w:w="3736" w:type="dxa"/>
            <w:vAlign w:val="center"/>
          </w:tcPr>
          <w:p w14:paraId="0C202C65" w14:textId="77777777" w:rsidR="00F37B8D" w:rsidRPr="00A6284E" w:rsidRDefault="00F37B8D" w:rsidP="006C189D">
            <w:pPr>
              <w:widowControl/>
              <w:jc w:val="left"/>
              <w:rPr>
                <w:rFonts w:ascii="宋体" w:hAnsi="宋体" w:cs="宋体"/>
                <w:color w:val="000000"/>
                <w:kern w:val="0"/>
                <w:szCs w:val="21"/>
              </w:rPr>
            </w:pPr>
            <w:r>
              <w:rPr>
                <w:rFonts w:ascii="宋体" w:hAnsi="宋体" w:cs="宋体" w:hint="eastAsia"/>
                <w:color w:val="000000"/>
                <w:kern w:val="0"/>
                <w:szCs w:val="21"/>
              </w:rPr>
              <w:t>游戏AI引擎回调咪咕游戏的REST</w:t>
            </w:r>
            <w:r>
              <w:rPr>
                <w:rFonts w:ascii="宋体" w:hAnsi="宋体" w:cs="宋体"/>
                <w:color w:val="000000"/>
                <w:kern w:val="0"/>
                <w:szCs w:val="21"/>
              </w:rPr>
              <w:t xml:space="preserve"> </w:t>
            </w:r>
            <w:r>
              <w:rPr>
                <w:rFonts w:ascii="宋体" w:hAnsi="宋体" w:cs="宋体" w:hint="eastAsia"/>
                <w:color w:val="000000"/>
                <w:kern w:val="0"/>
                <w:szCs w:val="21"/>
              </w:rPr>
              <w:t>URL</w:t>
            </w:r>
          </w:p>
        </w:tc>
      </w:tr>
    </w:tbl>
    <w:p w14:paraId="31113D84" w14:textId="6D5E9C78" w:rsidR="00F37B8D" w:rsidRPr="000241B5" w:rsidRDefault="00F37B8D" w:rsidP="00F37B8D">
      <w:pPr>
        <w:spacing w:line="360" w:lineRule="auto"/>
        <w:ind w:firstLineChars="200" w:firstLine="480"/>
        <w:rPr>
          <w:color w:val="000000" w:themeColor="text1"/>
          <w:sz w:val="24"/>
          <w:szCs w:val="24"/>
        </w:rPr>
      </w:pPr>
      <w:r w:rsidRPr="000241B5">
        <w:rPr>
          <w:rFonts w:hint="eastAsia"/>
          <w:color w:val="000000" w:themeColor="text1"/>
          <w:sz w:val="24"/>
          <w:szCs w:val="24"/>
        </w:rPr>
        <w:t>REST</w:t>
      </w:r>
      <w:r w:rsidRPr="000241B5">
        <w:rPr>
          <w:rFonts w:hint="eastAsia"/>
          <w:color w:val="000000" w:themeColor="text1"/>
          <w:sz w:val="24"/>
          <w:szCs w:val="24"/>
        </w:rPr>
        <w:t>服务的客户端，向</w:t>
      </w:r>
    </w:p>
    <w:p w14:paraId="7D71C64B" w14:textId="2C2A339B" w:rsidR="00F37B8D" w:rsidRDefault="00AD1C55" w:rsidP="00F37B8D">
      <w:pPr>
        <w:spacing w:line="360" w:lineRule="auto"/>
        <w:rPr>
          <w:color w:val="000000" w:themeColor="text1"/>
          <w:sz w:val="24"/>
          <w:szCs w:val="24"/>
        </w:rPr>
      </w:pPr>
      <w:hyperlink r:id="rId41" w:history="1">
        <w:r w:rsidR="00F37B8D" w:rsidRPr="001C763C">
          <w:rPr>
            <w:rStyle w:val="ad"/>
            <w:rFonts w:ascii="宋体" w:hAnsi="宋体" w:cs="宋体"/>
            <w:spacing w:val="3"/>
            <w:kern w:val="0"/>
            <w:sz w:val="24"/>
            <w:szCs w:val="24"/>
            <w:bdr w:val="none" w:sz="0" w:space="0" w:color="auto" w:frame="1"/>
          </w:rPr>
          <w:t>http://migu_url//game/kingofglory/video/specified_scene/v1</w:t>
        </w:r>
      </w:hyperlink>
      <w:r w:rsidR="00F37B8D" w:rsidRPr="000241B5">
        <w:rPr>
          <w:rFonts w:hint="eastAsia"/>
          <w:color w:val="000000" w:themeColor="text1"/>
          <w:sz w:val="24"/>
          <w:szCs w:val="24"/>
        </w:rPr>
        <w:t>发起一个</w:t>
      </w:r>
      <w:r w:rsidR="00F37B8D" w:rsidRPr="000241B5">
        <w:rPr>
          <w:rFonts w:hint="eastAsia"/>
          <w:color w:val="000000" w:themeColor="text1"/>
          <w:sz w:val="24"/>
          <w:szCs w:val="24"/>
        </w:rPr>
        <w:t>POST</w:t>
      </w:r>
      <w:r w:rsidR="00F37B8D" w:rsidRPr="000241B5">
        <w:rPr>
          <w:rFonts w:hint="eastAsia"/>
          <w:color w:val="000000" w:themeColor="text1"/>
          <w:sz w:val="24"/>
          <w:szCs w:val="24"/>
        </w:rPr>
        <w:t>请求，携带的参数是</w:t>
      </w:r>
      <w:r w:rsidR="00F37B8D" w:rsidRPr="000241B5">
        <w:rPr>
          <w:rFonts w:hint="eastAsia"/>
          <w:color w:val="000000" w:themeColor="text1"/>
          <w:sz w:val="24"/>
          <w:szCs w:val="24"/>
        </w:rPr>
        <w:t>string</w:t>
      </w:r>
      <w:r w:rsidR="00F37B8D" w:rsidRPr="000241B5">
        <w:rPr>
          <w:rFonts w:hint="eastAsia"/>
          <w:color w:val="000000" w:themeColor="text1"/>
          <w:sz w:val="24"/>
          <w:szCs w:val="24"/>
        </w:rPr>
        <w:t>类型的</w:t>
      </w:r>
      <w:r w:rsidR="00F37B8D" w:rsidRPr="000241B5">
        <w:rPr>
          <w:rFonts w:hint="eastAsia"/>
          <w:color w:val="000000" w:themeColor="text1"/>
          <w:sz w:val="24"/>
          <w:szCs w:val="24"/>
        </w:rPr>
        <w:t>video</w:t>
      </w:r>
      <w:r w:rsidR="00934FFD">
        <w:rPr>
          <w:color w:val="000000" w:themeColor="text1"/>
          <w:sz w:val="24"/>
          <w:szCs w:val="24"/>
        </w:rPr>
        <w:t>_url</w:t>
      </w:r>
      <w:r w:rsidR="00F37B8D" w:rsidRPr="000241B5">
        <w:rPr>
          <w:rFonts w:hint="eastAsia"/>
          <w:color w:val="000000" w:themeColor="text1"/>
          <w:sz w:val="24"/>
          <w:szCs w:val="24"/>
        </w:rPr>
        <w:t>、</w:t>
      </w:r>
      <w:r w:rsidR="00F37B8D" w:rsidRPr="000241B5">
        <w:rPr>
          <w:rFonts w:hint="eastAsia"/>
          <w:color w:val="000000" w:themeColor="text1"/>
          <w:sz w:val="24"/>
          <w:szCs w:val="24"/>
        </w:rPr>
        <w:t>task</w:t>
      </w:r>
      <w:r w:rsidR="00F37B8D" w:rsidRPr="000241B5">
        <w:rPr>
          <w:color w:val="000000" w:themeColor="text1"/>
          <w:sz w:val="24"/>
          <w:szCs w:val="24"/>
        </w:rPr>
        <w:t>_id</w:t>
      </w:r>
      <w:r w:rsidR="00F37B8D" w:rsidRPr="000241B5">
        <w:rPr>
          <w:rFonts w:hint="eastAsia"/>
          <w:color w:val="000000" w:themeColor="text1"/>
          <w:sz w:val="24"/>
          <w:szCs w:val="24"/>
        </w:rPr>
        <w:t>、</w:t>
      </w:r>
      <w:r w:rsidR="00F37B8D" w:rsidRPr="000241B5">
        <w:rPr>
          <w:rFonts w:hint="eastAsia"/>
          <w:color w:val="000000" w:themeColor="text1"/>
          <w:sz w:val="24"/>
          <w:szCs w:val="24"/>
        </w:rPr>
        <w:t>callback</w:t>
      </w:r>
      <w:r w:rsidR="00F37B8D" w:rsidRPr="000241B5">
        <w:rPr>
          <w:color w:val="000000" w:themeColor="text1"/>
          <w:sz w:val="24"/>
          <w:szCs w:val="24"/>
        </w:rPr>
        <w:t>_url</w:t>
      </w:r>
      <w:r w:rsidR="00F37B8D" w:rsidRPr="000241B5">
        <w:rPr>
          <w:rFonts w:hint="eastAsia"/>
          <w:color w:val="000000" w:themeColor="text1"/>
          <w:sz w:val="24"/>
          <w:szCs w:val="24"/>
        </w:rPr>
        <w:t>，其中，</w:t>
      </w:r>
      <w:r w:rsidR="00934FFD">
        <w:rPr>
          <w:rFonts w:hint="eastAsia"/>
          <w:color w:val="000000" w:themeColor="text1"/>
          <w:sz w:val="24"/>
          <w:szCs w:val="24"/>
        </w:rPr>
        <w:t>video_</w:t>
      </w:r>
      <w:r w:rsidR="00934FFD">
        <w:rPr>
          <w:color w:val="000000" w:themeColor="text1"/>
          <w:sz w:val="24"/>
          <w:szCs w:val="24"/>
        </w:rPr>
        <w:t>url</w:t>
      </w:r>
      <w:r w:rsidR="00F37B8D" w:rsidRPr="000241B5">
        <w:rPr>
          <w:rFonts w:hint="eastAsia"/>
          <w:color w:val="000000" w:themeColor="text1"/>
          <w:sz w:val="24"/>
          <w:szCs w:val="24"/>
        </w:rPr>
        <w:t>是该视频</w:t>
      </w:r>
      <w:r w:rsidR="00934FFD">
        <w:rPr>
          <w:rFonts w:hint="eastAsia"/>
          <w:color w:val="000000" w:themeColor="text1"/>
          <w:sz w:val="24"/>
          <w:szCs w:val="24"/>
        </w:rPr>
        <w:t>的存储</w:t>
      </w:r>
      <w:r w:rsidR="00934FFD">
        <w:rPr>
          <w:color w:val="000000" w:themeColor="text1"/>
          <w:sz w:val="24"/>
          <w:szCs w:val="24"/>
        </w:rPr>
        <w:t>路径</w:t>
      </w:r>
      <w:r w:rsidR="00F37B8D" w:rsidRPr="000241B5">
        <w:rPr>
          <w:rFonts w:hint="eastAsia"/>
          <w:color w:val="000000" w:themeColor="text1"/>
          <w:sz w:val="24"/>
          <w:szCs w:val="24"/>
        </w:rPr>
        <w:t>，</w:t>
      </w:r>
      <w:r w:rsidR="00F37B8D">
        <w:rPr>
          <w:rFonts w:hint="eastAsia"/>
          <w:color w:val="000000" w:themeColor="text1"/>
          <w:sz w:val="24"/>
          <w:szCs w:val="24"/>
        </w:rPr>
        <w:t>task_id</w:t>
      </w:r>
      <w:r w:rsidR="00F37B8D">
        <w:rPr>
          <w:rFonts w:hint="eastAsia"/>
          <w:color w:val="000000" w:themeColor="text1"/>
          <w:sz w:val="24"/>
          <w:szCs w:val="24"/>
        </w:rPr>
        <w:t>和</w:t>
      </w:r>
      <w:r w:rsidR="00F37B8D">
        <w:rPr>
          <w:rFonts w:hint="eastAsia"/>
          <w:color w:val="000000" w:themeColor="text1"/>
          <w:sz w:val="24"/>
          <w:szCs w:val="24"/>
        </w:rPr>
        <w:t xml:space="preserve"> </w:t>
      </w:r>
      <w:r w:rsidR="00F37B8D">
        <w:rPr>
          <w:color w:val="000000" w:themeColor="text1"/>
          <w:sz w:val="24"/>
          <w:szCs w:val="24"/>
        </w:rPr>
        <w:t>callback_id</w:t>
      </w:r>
      <w:r w:rsidR="00F37B8D">
        <w:rPr>
          <w:rFonts w:hint="eastAsia"/>
          <w:color w:val="000000" w:themeColor="text1"/>
          <w:sz w:val="24"/>
          <w:szCs w:val="24"/>
        </w:rPr>
        <w:t>可使</w:t>
      </w:r>
      <w:r w:rsidR="00F37B8D">
        <w:rPr>
          <w:rFonts w:hint="eastAsia"/>
          <w:color w:val="000000" w:themeColor="text1"/>
          <w:sz w:val="24"/>
          <w:szCs w:val="24"/>
        </w:rPr>
        <w:t>AI</w:t>
      </w:r>
      <w:r w:rsidR="00934FFD">
        <w:rPr>
          <w:rFonts w:hint="eastAsia"/>
          <w:color w:val="000000" w:themeColor="text1"/>
          <w:sz w:val="24"/>
          <w:szCs w:val="24"/>
        </w:rPr>
        <w:t>模型</w:t>
      </w:r>
      <w:r w:rsidR="00934FFD">
        <w:rPr>
          <w:color w:val="000000" w:themeColor="text1"/>
          <w:sz w:val="24"/>
          <w:szCs w:val="24"/>
        </w:rPr>
        <w:t>服务</w:t>
      </w:r>
      <w:r w:rsidR="00F37B8D">
        <w:rPr>
          <w:rFonts w:hint="eastAsia"/>
          <w:color w:val="000000" w:themeColor="text1"/>
          <w:sz w:val="24"/>
          <w:szCs w:val="24"/>
        </w:rPr>
        <w:t>在通过模型完成视频分析之后，能够将结果以异步回调的方式返回给调用端。</w:t>
      </w:r>
    </w:p>
    <w:p w14:paraId="28D44F80" w14:textId="199E7711" w:rsidR="00F37B8D" w:rsidRDefault="00F37B8D" w:rsidP="00F37B8D">
      <w:pPr>
        <w:spacing w:line="360" w:lineRule="auto"/>
        <w:ind w:firstLineChars="200" w:firstLine="480"/>
        <w:jc w:val="left"/>
        <w:rPr>
          <w:color w:val="000000" w:themeColor="text1"/>
          <w:sz w:val="24"/>
          <w:szCs w:val="24"/>
        </w:rPr>
      </w:pPr>
    </w:p>
    <w:p w14:paraId="73FAA921" w14:textId="77777777" w:rsidR="00F37B8D" w:rsidRPr="00FB556A" w:rsidRDefault="00F37B8D" w:rsidP="00F37B8D">
      <w:pPr>
        <w:pStyle w:val="af0"/>
        <w:numPr>
          <w:ilvl w:val="0"/>
          <w:numId w:val="45"/>
        </w:numPr>
        <w:spacing w:line="360" w:lineRule="auto"/>
        <w:ind w:firstLineChars="0"/>
        <w:rPr>
          <w:b/>
          <w:color w:val="000000" w:themeColor="text1"/>
          <w:sz w:val="24"/>
          <w:szCs w:val="24"/>
        </w:rPr>
      </w:pPr>
      <w:r w:rsidRPr="00FB556A">
        <w:rPr>
          <w:rFonts w:hint="eastAsia"/>
          <w:b/>
          <w:color w:val="000000" w:themeColor="text1"/>
          <w:sz w:val="24"/>
          <w:szCs w:val="24"/>
        </w:rPr>
        <w:t>视频文件预处理</w:t>
      </w:r>
    </w:p>
    <w:p w14:paraId="723749B3" w14:textId="77777777"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对于游戏关键场景提取，需要衔接性强的，较连续的视频图像帧，因此图像帧抽取频率需较大，至少每秒应抽取</w:t>
      </w:r>
      <w:r>
        <w:rPr>
          <w:rFonts w:hint="eastAsia"/>
          <w:color w:val="000000" w:themeColor="text1"/>
          <w:sz w:val="24"/>
          <w:szCs w:val="24"/>
        </w:rPr>
        <w:t>5</w:t>
      </w:r>
      <w:r>
        <w:rPr>
          <w:rFonts w:hint="eastAsia"/>
          <w:color w:val="000000" w:themeColor="text1"/>
          <w:sz w:val="24"/>
          <w:szCs w:val="24"/>
        </w:rPr>
        <w:t>帧以上。对于抽取好的帧图片文件，需要统一其文件名格式，如</w:t>
      </w:r>
    </w:p>
    <w:p w14:paraId="4E135BD3" w14:textId="77777777" w:rsidR="00F37B8D" w:rsidRPr="002C3E21"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w:t>
      </w:r>
      <w:r>
        <w:rPr>
          <w:rFonts w:hint="eastAsia"/>
          <w:color w:val="000000" w:themeColor="text1"/>
          <w:sz w:val="24"/>
          <w:szCs w:val="24"/>
        </w:rPr>
        <w:t>源视频</w:t>
      </w:r>
      <w:r>
        <w:rPr>
          <w:rFonts w:hint="eastAsia"/>
          <w:color w:val="000000" w:themeColor="text1"/>
          <w:sz w:val="24"/>
          <w:szCs w:val="24"/>
        </w:rPr>
        <w:t>ID]_[</w:t>
      </w:r>
      <w:r>
        <w:rPr>
          <w:rFonts w:hint="eastAsia"/>
          <w:color w:val="000000" w:themeColor="text1"/>
          <w:sz w:val="24"/>
          <w:szCs w:val="24"/>
        </w:rPr>
        <w:t>帧号</w:t>
      </w:r>
      <w:r>
        <w:rPr>
          <w:rFonts w:hint="eastAsia"/>
          <w:color w:val="000000" w:themeColor="text1"/>
          <w:sz w:val="24"/>
          <w:szCs w:val="24"/>
        </w:rPr>
        <w:t>].jpg</w:t>
      </w:r>
    </w:p>
    <w:p w14:paraId="57B69AF9" w14:textId="77777777"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以便在模型检测后对原始结果数据进行后续处理。</w:t>
      </w:r>
    </w:p>
    <w:p w14:paraId="13641CD3" w14:textId="5A16EE0B"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另外，帧图片文件在送入模型之前，应对其作进一步的预处理。应对图片文件进行缩放，以适配模型输入端对输入图像数据的要求，另外，需对原始像素信息进行去中心化与归一化，即将每个像素</w:t>
      </w:r>
      <w:r>
        <w:rPr>
          <w:rFonts w:hint="eastAsia"/>
          <w:color w:val="000000" w:themeColor="text1"/>
          <w:sz w:val="24"/>
          <w:szCs w:val="24"/>
        </w:rPr>
        <w:t>[0, 255]</w:t>
      </w:r>
      <w:r>
        <w:rPr>
          <w:rFonts w:hint="eastAsia"/>
          <w:color w:val="000000" w:themeColor="text1"/>
          <w:sz w:val="24"/>
          <w:szCs w:val="24"/>
        </w:rPr>
        <w:t>的原始</w:t>
      </w:r>
      <w:r>
        <w:rPr>
          <w:rFonts w:hint="eastAsia"/>
          <w:color w:val="000000" w:themeColor="text1"/>
          <w:sz w:val="24"/>
          <w:szCs w:val="24"/>
        </w:rPr>
        <w:t>R</w:t>
      </w:r>
      <w:r>
        <w:rPr>
          <w:color w:val="000000" w:themeColor="text1"/>
          <w:sz w:val="24"/>
          <w:szCs w:val="24"/>
        </w:rPr>
        <w:t>GB</w:t>
      </w:r>
      <w:r>
        <w:rPr>
          <w:rFonts w:hint="eastAsia"/>
          <w:color w:val="000000" w:themeColor="text1"/>
          <w:sz w:val="24"/>
          <w:szCs w:val="24"/>
        </w:rPr>
        <w:t>值，线性转换为</w:t>
      </w:r>
      <w:r>
        <w:rPr>
          <w:rFonts w:hint="eastAsia"/>
          <w:color w:val="000000" w:themeColor="text1"/>
          <w:sz w:val="24"/>
          <w:szCs w:val="24"/>
        </w:rPr>
        <w:t>[-0.5, 0.5]</w:t>
      </w:r>
      <w:r>
        <w:rPr>
          <w:rFonts w:hint="eastAsia"/>
          <w:color w:val="000000" w:themeColor="text1"/>
          <w:sz w:val="24"/>
          <w:szCs w:val="24"/>
        </w:rPr>
        <w:t>或</w:t>
      </w:r>
      <w:r>
        <w:rPr>
          <w:rFonts w:hint="eastAsia"/>
          <w:color w:val="000000" w:themeColor="text1"/>
          <w:sz w:val="24"/>
          <w:szCs w:val="24"/>
        </w:rPr>
        <w:t>[-1, 1]</w:t>
      </w:r>
      <w:r>
        <w:rPr>
          <w:rFonts w:hint="eastAsia"/>
          <w:color w:val="000000" w:themeColor="text1"/>
          <w:sz w:val="24"/>
          <w:szCs w:val="24"/>
        </w:rPr>
        <w:t>的值</w:t>
      </w:r>
      <w:r>
        <w:rPr>
          <w:rFonts w:hint="eastAsia"/>
          <w:color w:val="000000" w:themeColor="text1"/>
          <w:sz w:val="24"/>
          <w:szCs w:val="24"/>
        </w:rPr>
        <w:t>(</w:t>
      </w:r>
      <w:r>
        <w:rPr>
          <w:rFonts w:hint="eastAsia"/>
          <w:color w:val="000000" w:themeColor="text1"/>
          <w:sz w:val="24"/>
          <w:szCs w:val="24"/>
        </w:rPr>
        <w:t>根据模型的输入要求选择转换方式</w:t>
      </w:r>
      <w:r>
        <w:rPr>
          <w:rFonts w:hint="eastAsia"/>
          <w:color w:val="000000" w:themeColor="text1"/>
          <w:sz w:val="24"/>
          <w:szCs w:val="24"/>
        </w:rPr>
        <w:t>)</w:t>
      </w:r>
      <w:r>
        <w:rPr>
          <w:rFonts w:hint="eastAsia"/>
          <w:color w:val="000000" w:themeColor="text1"/>
          <w:sz w:val="24"/>
          <w:szCs w:val="24"/>
        </w:rPr>
        <w:t>。</w:t>
      </w:r>
    </w:p>
    <w:p w14:paraId="3CB6EFFE" w14:textId="77777777" w:rsidR="00934FFD" w:rsidRPr="00D722FC" w:rsidRDefault="00934FFD" w:rsidP="00F37B8D">
      <w:pPr>
        <w:spacing w:line="360" w:lineRule="auto"/>
        <w:ind w:firstLineChars="200" w:firstLine="480"/>
        <w:jc w:val="left"/>
        <w:rPr>
          <w:color w:val="000000" w:themeColor="text1"/>
          <w:sz w:val="24"/>
          <w:szCs w:val="24"/>
        </w:rPr>
      </w:pPr>
    </w:p>
    <w:p w14:paraId="02B28061" w14:textId="77777777" w:rsidR="00F37B8D" w:rsidRPr="00FB556A" w:rsidRDefault="00F37B8D" w:rsidP="00F37B8D">
      <w:pPr>
        <w:pStyle w:val="af0"/>
        <w:numPr>
          <w:ilvl w:val="0"/>
          <w:numId w:val="45"/>
        </w:numPr>
        <w:spacing w:line="360" w:lineRule="auto"/>
        <w:ind w:firstLineChars="0"/>
        <w:rPr>
          <w:b/>
          <w:color w:val="000000" w:themeColor="text1"/>
          <w:sz w:val="24"/>
          <w:szCs w:val="24"/>
        </w:rPr>
      </w:pPr>
      <w:r w:rsidRPr="00FB556A">
        <w:rPr>
          <w:rFonts w:hint="eastAsia"/>
          <w:b/>
          <w:color w:val="000000" w:themeColor="text1"/>
          <w:sz w:val="24"/>
          <w:szCs w:val="24"/>
        </w:rPr>
        <w:t>模型进行分析</w:t>
      </w:r>
    </w:p>
    <w:p w14:paraId="14F3C5C9" w14:textId="77777777"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在这个阶段，游戏关键场景提取模型顺次接收预处理后的视频图像多帧数据组，经过深度学习三维卷积神经网络的前向推导过程，得到每帧中检测出了哪些游戏场景的初始检测结果数据。数据的组织方式为</w:t>
      </w:r>
    </w:p>
    <w:p w14:paraId="66F75A81"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hint="eastAsia"/>
          <w:color w:val="333333"/>
          <w:spacing w:val="3"/>
          <w:kern w:val="0"/>
          <w:sz w:val="20"/>
          <w:szCs w:val="20"/>
          <w:bdr w:val="none" w:sz="0" w:space="0" w:color="auto" w:frame="1"/>
        </w:rPr>
        <w:t>起始</w:t>
      </w:r>
      <w:r w:rsidRPr="00B67BC5">
        <w:rPr>
          <w:rFonts w:ascii="宋体" w:hAnsi="宋体" w:cs="宋体" w:hint="eastAsia"/>
          <w:color w:val="333333"/>
          <w:spacing w:val="3"/>
          <w:kern w:val="0"/>
          <w:sz w:val="20"/>
          <w:szCs w:val="20"/>
          <w:bdr w:val="none" w:sz="0" w:space="0" w:color="auto" w:frame="1"/>
        </w:rPr>
        <w:t>帧文件名</w:t>
      </w:r>
      <w:r>
        <w:rPr>
          <w:rFonts w:ascii="宋体" w:hAnsi="宋体" w:cs="宋体" w:hint="eastAsia"/>
          <w:color w:val="333333"/>
          <w:spacing w:val="3"/>
          <w:kern w:val="0"/>
          <w:sz w:val="20"/>
          <w:szCs w:val="20"/>
          <w:bdr w:val="none" w:sz="0" w:space="0" w:color="auto" w:frame="1"/>
        </w:rPr>
        <w:t>1_终止帧文件名1</w:t>
      </w:r>
      <w:r w:rsidRPr="00B67BC5">
        <w:rPr>
          <w:rFonts w:ascii="宋体" w:hAnsi="宋体" w:cs="宋体" w:hint="eastAsia"/>
          <w:color w:val="333333"/>
          <w:spacing w:val="3"/>
          <w:kern w:val="0"/>
          <w:sz w:val="20"/>
          <w:szCs w:val="20"/>
          <w:bdr w:val="none" w:sz="0" w:space="0" w:color="auto" w:frame="1"/>
        </w:rPr>
        <w:tab/>
      </w:r>
      <w:r>
        <w:rPr>
          <w:rFonts w:ascii="宋体" w:hAnsi="宋体" w:cs="宋体" w:hint="eastAsia"/>
          <w:color w:val="333333"/>
          <w:spacing w:val="3"/>
          <w:kern w:val="0"/>
          <w:sz w:val="20"/>
          <w:szCs w:val="20"/>
          <w:bdr w:val="none" w:sz="0" w:space="0" w:color="auto" w:frame="1"/>
        </w:rPr>
        <w:t>关键场景</w:t>
      </w:r>
      <w:r w:rsidRPr="00B67BC5">
        <w:rPr>
          <w:rFonts w:ascii="宋体" w:hAnsi="宋体" w:cs="宋体" w:hint="eastAsia"/>
          <w:color w:val="333333"/>
          <w:spacing w:val="3"/>
          <w:kern w:val="0"/>
          <w:sz w:val="20"/>
          <w:szCs w:val="20"/>
          <w:bdr w:val="none" w:sz="0" w:space="0" w:color="auto" w:frame="1"/>
        </w:rPr>
        <w:t>ID</w:t>
      </w:r>
      <w:r>
        <w:rPr>
          <w:rFonts w:ascii="宋体" w:hAnsi="宋体" w:cs="宋体"/>
          <w:color w:val="333333"/>
          <w:spacing w:val="3"/>
          <w:kern w:val="0"/>
          <w:sz w:val="20"/>
          <w:szCs w:val="20"/>
          <w:bdr w:val="none" w:sz="0" w:space="0" w:color="auto" w:frame="1"/>
        </w:rPr>
        <w:t>1</w:t>
      </w:r>
    </w:p>
    <w:p w14:paraId="3A57F755"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hint="eastAsia"/>
          <w:color w:val="333333"/>
          <w:spacing w:val="3"/>
          <w:kern w:val="0"/>
          <w:sz w:val="20"/>
          <w:szCs w:val="20"/>
          <w:bdr w:val="none" w:sz="0" w:space="0" w:color="auto" w:frame="1"/>
        </w:rPr>
        <w:t>起始</w:t>
      </w:r>
      <w:r w:rsidRPr="00B67BC5">
        <w:rPr>
          <w:rFonts w:ascii="宋体" w:hAnsi="宋体" w:cs="宋体" w:hint="eastAsia"/>
          <w:color w:val="333333"/>
          <w:spacing w:val="3"/>
          <w:kern w:val="0"/>
          <w:sz w:val="20"/>
          <w:szCs w:val="20"/>
          <w:bdr w:val="none" w:sz="0" w:space="0" w:color="auto" w:frame="1"/>
        </w:rPr>
        <w:t>帧文件名</w:t>
      </w:r>
      <w:r>
        <w:rPr>
          <w:rFonts w:ascii="宋体" w:hAnsi="宋体" w:cs="宋体" w:hint="eastAsia"/>
          <w:color w:val="333333"/>
          <w:spacing w:val="3"/>
          <w:kern w:val="0"/>
          <w:sz w:val="20"/>
          <w:szCs w:val="20"/>
          <w:bdr w:val="none" w:sz="0" w:space="0" w:color="auto" w:frame="1"/>
        </w:rPr>
        <w:t>2_终止帧文件名2</w:t>
      </w:r>
      <w:r w:rsidRPr="00B67BC5">
        <w:rPr>
          <w:rFonts w:ascii="宋体" w:hAnsi="宋体" w:cs="宋体" w:hint="eastAsia"/>
          <w:color w:val="333333"/>
          <w:spacing w:val="3"/>
          <w:kern w:val="0"/>
          <w:sz w:val="20"/>
          <w:szCs w:val="20"/>
          <w:bdr w:val="none" w:sz="0" w:space="0" w:color="auto" w:frame="1"/>
        </w:rPr>
        <w:tab/>
      </w:r>
      <w:r>
        <w:rPr>
          <w:rFonts w:ascii="宋体" w:hAnsi="宋体" w:cs="宋体" w:hint="eastAsia"/>
          <w:color w:val="333333"/>
          <w:spacing w:val="3"/>
          <w:kern w:val="0"/>
          <w:sz w:val="20"/>
          <w:szCs w:val="20"/>
          <w:bdr w:val="none" w:sz="0" w:space="0" w:color="auto" w:frame="1"/>
        </w:rPr>
        <w:t>关键场景</w:t>
      </w:r>
      <w:r w:rsidRPr="00B67BC5">
        <w:rPr>
          <w:rFonts w:ascii="宋体" w:hAnsi="宋体" w:cs="宋体" w:hint="eastAsia"/>
          <w:color w:val="333333"/>
          <w:spacing w:val="3"/>
          <w:kern w:val="0"/>
          <w:sz w:val="20"/>
          <w:szCs w:val="20"/>
          <w:bdr w:val="none" w:sz="0" w:space="0" w:color="auto" w:frame="1"/>
        </w:rPr>
        <w:t>ID</w:t>
      </w:r>
      <w:r>
        <w:rPr>
          <w:rFonts w:ascii="宋体" w:hAnsi="宋体" w:cs="宋体"/>
          <w:color w:val="333333"/>
          <w:spacing w:val="3"/>
          <w:kern w:val="0"/>
          <w:sz w:val="20"/>
          <w:szCs w:val="20"/>
          <w:bdr w:val="none" w:sz="0" w:space="0" w:color="auto" w:frame="1"/>
        </w:rPr>
        <w:t>2</w:t>
      </w:r>
    </w:p>
    <w:p w14:paraId="5BB84401"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20F510CA" w14:textId="77777777" w:rsidR="00934FFD" w:rsidRDefault="00934FFD" w:rsidP="00934FFD">
      <w:pPr>
        <w:pStyle w:val="af0"/>
        <w:spacing w:line="360" w:lineRule="auto"/>
        <w:ind w:firstLineChars="0"/>
        <w:rPr>
          <w:b/>
          <w:color w:val="000000" w:themeColor="text1"/>
          <w:sz w:val="24"/>
          <w:szCs w:val="24"/>
        </w:rPr>
      </w:pPr>
    </w:p>
    <w:p w14:paraId="4715C92F" w14:textId="6BD68D3B" w:rsidR="00F37B8D" w:rsidRPr="00FB556A" w:rsidRDefault="00F37B8D" w:rsidP="00F37B8D">
      <w:pPr>
        <w:pStyle w:val="af0"/>
        <w:numPr>
          <w:ilvl w:val="0"/>
          <w:numId w:val="45"/>
        </w:numPr>
        <w:spacing w:line="360" w:lineRule="auto"/>
        <w:ind w:firstLineChars="0"/>
        <w:rPr>
          <w:b/>
          <w:color w:val="000000" w:themeColor="text1"/>
          <w:sz w:val="24"/>
          <w:szCs w:val="24"/>
        </w:rPr>
      </w:pPr>
      <w:r>
        <w:rPr>
          <w:rFonts w:hint="eastAsia"/>
          <w:b/>
          <w:color w:val="000000" w:themeColor="text1"/>
          <w:sz w:val="24"/>
          <w:szCs w:val="24"/>
        </w:rPr>
        <w:t>分析结果封装返回</w:t>
      </w:r>
    </w:p>
    <w:p w14:paraId="29D3DC5A" w14:textId="77777777" w:rsidR="00F37B8D" w:rsidRPr="00123A33"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模型分析视频图像，给出的初始检测结果数据是以帧为索引的，即结果数据组织方式为每个截取的帧中，包含了哪些关键场景。还需将结果转化为接口需要的数据组织方式，即以每个场景为索引，记录每个场景都出现在哪些片段</w:t>
      </w:r>
      <w:r>
        <w:rPr>
          <w:rFonts w:hint="eastAsia"/>
          <w:color w:val="000000" w:themeColor="text1"/>
          <w:sz w:val="24"/>
          <w:szCs w:val="24"/>
        </w:rPr>
        <w:t>(</w:t>
      </w:r>
      <w:r>
        <w:rPr>
          <w:rFonts w:hint="eastAsia"/>
          <w:color w:val="000000" w:themeColor="text1"/>
          <w:sz w:val="24"/>
          <w:szCs w:val="24"/>
        </w:rPr>
        <w:t>图像帧组</w:t>
      </w:r>
      <w:r>
        <w:rPr>
          <w:rFonts w:hint="eastAsia"/>
          <w:color w:val="000000" w:themeColor="text1"/>
          <w:sz w:val="24"/>
          <w:szCs w:val="24"/>
        </w:rPr>
        <w:t>)</w:t>
      </w:r>
      <w:r>
        <w:rPr>
          <w:rFonts w:hint="eastAsia"/>
          <w:color w:val="000000" w:themeColor="text1"/>
          <w:sz w:val="24"/>
          <w:szCs w:val="24"/>
        </w:rPr>
        <w:t>中，记录其出现的开始和结束帧。</w:t>
      </w:r>
    </w:p>
    <w:p w14:paraId="3FB93F17" w14:textId="77777777"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结果封装同样采用</w:t>
      </w:r>
      <w:r>
        <w:rPr>
          <w:rFonts w:hint="eastAsia"/>
          <w:color w:val="000000" w:themeColor="text1"/>
          <w:sz w:val="24"/>
          <w:szCs w:val="24"/>
        </w:rPr>
        <w:t>Json</w:t>
      </w:r>
      <w:r>
        <w:rPr>
          <w:rFonts w:hint="eastAsia"/>
          <w:color w:val="000000" w:themeColor="text1"/>
          <w:sz w:val="24"/>
          <w:szCs w:val="24"/>
        </w:rPr>
        <w:t>编码方式。我们把返回结果的数据描述定义为</w:t>
      </w:r>
      <w:r>
        <w:rPr>
          <w:color w:val="000000" w:themeColor="text1"/>
          <w:sz w:val="24"/>
          <w:szCs w:val="24"/>
        </w:rPr>
        <w:lastRenderedPageBreak/>
        <w:t>specified_scene</w:t>
      </w:r>
      <w:r>
        <w:rPr>
          <w:rFonts w:hint="eastAsia"/>
          <w:color w:val="000000" w:themeColor="text1"/>
          <w:sz w:val="24"/>
          <w:szCs w:val="24"/>
        </w:rPr>
        <w:t>_items</w:t>
      </w:r>
      <w:r>
        <w:rPr>
          <w:rFonts w:hint="eastAsia"/>
          <w:color w:val="000000" w:themeColor="text1"/>
          <w:sz w:val="24"/>
          <w:szCs w:val="24"/>
        </w:rPr>
        <w:t>，则其描述为：</w:t>
      </w:r>
    </w:p>
    <w:tbl>
      <w:tblPr>
        <w:tblStyle w:val="af"/>
        <w:tblW w:w="0" w:type="auto"/>
        <w:tblLook w:val="04A0" w:firstRow="1" w:lastRow="0" w:firstColumn="1" w:lastColumn="0" w:noHBand="0" w:noVBand="1"/>
      </w:tblPr>
      <w:tblGrid>
        <w:gridCol w:w="1918"/>
        <w:gridCol w:w="2311"/>
        <w:gridCol w:w="2081"/>
        <w:gridCol w:w="1986"/>
      </w:tblGrid>
      <w:tr w:rsidR="00F37B8D" w14:paraId="6D120C92" w14:textId="77777777" w:rsidTr="006C189D">
        <w:tc>
          <w:tcPr>
            <w:tcW w:w="4229" w:type="dxa"/>
            <w:gridSpan w:val="2"/>
          </w:tcPr>
          <w:p w14:paraId="40B61964" w14:textId="77777777" w:rsidR="00F37B8D" w:rsidRDefault="00F37B8D" w:rsidP="006C189D">
            <w:pPr>
              <w:spacing w:line="360" w:lineRule="auto"/>
              <w:jc w:val="left"/>
              <w:rPr>
                <w:color w:val="000000" w:themeColor="text1"/>
                <w:sz w:val="24"/>
                <w:szCs w:val="24"/>
              </w:rPr>
            </w:pPr>
            <w:r>
              <w:rPr>
                <w:b/>
                <w:szCs w:val="24"/>
              </w:rPr>
              <w:t>specified_scene</w:t>
            </w:r>
            <w:r w:rsidRPr="000241B5">
              <w:rPr>
                <w:b/>
                <w:szCs w:val="24"/>
              </w:rPr>
              <w:t>_item</w:t>
            </w:r>
            <w:r w:rsidRPr="000241B5">
              <w:rPr>
                <w:rFonts w:hint="eastAsia"/>
                <w:b/>
                <w:szCs w:val="24"/>
              </w:rPr>
              <w:t>字段</w:t>
            </w:r>
          </w:p>
        </w:tc>
        <w:tc>
          <w:tcPr>
            <w:tcW w:w="2081" w:type="dxa"/>
          </w:tcPr>
          <w:p w14:paraId="24F8E879" w14:textId="77777777" w:rsidR="00F37B8D" w:rsidRDefault="00F37B8D" w:rsidP="006C189D">
            <w:pPr>
              <w:spacing w:line="360" w:lineRule="auto"/>
              <w:jc w:val="left"/>
              <w:rPr>
                <w:color w:val="000000" w:themeColor="text1"/>
                <w:sz w:val="24"/>
                <w:szCs w:val="24"/>
              </w:rPr>
            </w:pPr>
            <w:r w:rsidRPr="000241B5">
              <w:rPr>
                <w:rFonts w:hint="eastAsia"/>
                <w:b/>
                <w:szCs w:val="24"/>
              </w:rPr>
              <w:t>类型</w:t>
            </w:r>
          </w:p>
        </w:tc>
        <w:tc>
          <w:tcPr>
            <w:tcW w:w="1986" w:type="dxa"/>
          </w:tcPr>
          <w:p w14:paraId="7BFB26F2" w14:textId="77777777" w:rsidR="00F37B8D" w:rsidRDefault="00F37B8D" w:rsidP="006C189D">
            <w:pPr>
              <w:spacing w:line="360" w:lineRule="auto"/>
              <w:jc w:val="left"/>
              <w:rPr>
                <w:color w:val="000000" w:themeColor="text1"/>
                <w:sz w:val="24"/>
                <w:szCs w:val="24"/>
              </w:rPr>
            </w:pPr>
            <w:r w:rsidRPr="000241B5">
              <w:rPr>
                <w:rFonts w:hint="eastAsia"/>
                <w:b/>
                <w:szCs w:val="24"/>
              </w:rPr>
              <w:t>字段描述</w:t>
            </w:r>
          </w:p>
        </w:tc>
      </w:tr>
      <w:tr w:rsidR="00F37B8D" w14:paraId="1B33A3FB" w14:textId="77777777" w:rsidTr="006C189D">
        <w:tc>
          <w:tcPr>
            <w:tcW w:w="4229" w:type="dxa"/>
            <w:gridSpan w:val="2"/>
          </w:tcPr>
          <w:p w14:paraId="68792437" w14:textId="77777777" w:rsidR="00F37B8D" w:rsidRDefault="00F37B8D" w:rsidP="006C189D">
            <w:pPr>
              <w:spacing w:line="360" w:lineRule="auto"/>
              <w:jc w:val="left"/>
              <w:rPr>
                <w:color w:val="000000" w:themeColor="text1"/>
                <w:sz w:val="24"/>
                <w:szCs w:val="24"/>
              </w:rPr>
            </w:pPr>
            <w:r>
              <w:rPr>
                <w:rFonts w:ascii="宋体" w:hAnsi="宋体" w:cs="宋体"/>
                <w:color w:val="333333"/>
                <w:spacing w:val="3"/>
                <w:kern w:val="0"/>
                <w:szCs w:val="24"/>
                <w:bdr w:val="none" w:sz="0" w:space="0" w:color="auto" w:frame="1"/>
              </w:rPr>
              <w:t>specified_scene_id</w:t>
            </w:r>
          </w:p>
        </w:tc>
        <w:tc>
          <w:tcPr>
            <w:tcW w:w="2081" w:type="dxa"/>
          </w:tcPr>
          <w:p w14:paraId="0A6F3078" w14:textId="77777777" w:rsidR="00F37B8D" w:rsidRDefault="00F37B8D" w:rsidP="006C189D">
            <w:pPr>
              <w:spacing w:line="360" w:lineRule="auto"/>
              <w:jc w:val="left"/>
              <w:rPr>
                <w:color w:val="000000" w:themeColor="text1"/>
                <w:sz w:val="24"/>
                <w:szCs w:val="24"/>
              </w:rPr>
            </w:pPr>
            <w:r>
              <w:rPr>
                <w:szCs w:val="24"/>
              </w:rPr>
              <w:t>s</w:t>
            </w:r>
            <w:r w:rsidRPr="000241B5">
              <w:rPr>
                <w:rFonts w:hint="eastAsia"/>
                <w:szCs w:val="24"/>
              </w:rPr>
              <w:t>tring</w:t>
            </w:r>
          </w:p>
        </w:tc>
        <w:tc>
          <w:tcPr>
            <w:tcW w:w="1986" w:type="dxa"/>
          </w:tcPr>
          <w:p w14:paraId="66A320F1" w14:textId="77777777" w:rsidR="00F37B8D" w:rsidRDefault="00F37B8D" w:rsidP="006C189D">
            <w:pPr>
              <w:spacing w:line="360" w:lineRule="auto"/>
              <w:jc w:val="left"/>
              <w:rPr>
                <w:color w:val="000000" w:themeColor="text1"/>
                <w:sz w:val="24"/>
                <w:szCs w:val="24"/>
              </w:rPr>
            </w:pPr>
            <w:r>
              <w:rPr>
                <w:rFonts w:hint="eastAsia"/>
                <w:szCs w:val="24"/>
              </w:rPr>
              <w:t>场景编号</w:t>
            </w:r>
          </w:p>
        </w:tc>
      </w:tr>
      <w:tr w:rsidR="00932A6B" w14:paraId="72BDB01A" w14:textId="77777777" w:rsidTr="006C189D">
        <w:tc>
          <w:tcPr>
            <w:tcW w:w="4229" w:type="dxa"/>
            <w:gridSpan w:val="2"/>
          </w:tcPr>
          <w:p w14:paraId="26691019" w14:textId="05827628" w:rsidR="00932A6B" w:rsidRDefault="00932A6B" w:rsidP="00932A6B">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Cs w:val="24"/>
                <w:bdr w:val="none" w:sz="0" w:space="0" w:color="auto" w:frame="1"/>
              </w:rPr>
              <w:t>t</w:t>
            </w:r>
            <w:r>
              <w:rPr>
                <w:rFonts w:ascii="宋体" w:hAnsi="宋体" w:cs="宋体" w:hint="eastAsia"/>
                <w:color w:val="333333"/>
                <w:spacing w:val="3"/>
                <w:kern w:val="0"/>
                <w:szCs w:val="24"/>
                <w:bdr w:val="none" w:sz="0" w:space="0" w:color="auto" w:frame="1"/>
              </w:rPr>
              <w:t>ask_</w:t>
            </w:r>
            <w:r>
              <w:rPr>
                <w:rFonts w:ascii="宋体" w:hAnsi="宋体" w:cs="宋体"/>
                <w:color w:val="333333"/>
                <w:spacing w:val="3"/>
                <w:kern w:val="0"/>
                <w:szCs w:val="24"/>
                <w:bdr w:val="none" w:sz="0" w:space="0" w:color="auto" w:frame="1"/>
              </w:rPr>
              <w:t>id</w:t>
            </w:r>
          </w:p>
        </w:tc>
        <w:tc>
          <w:tcPr>
            <w:tcW w:w="2081" w:type="dxa"/>
          </w:tcPr>
          <w:p w14:paraId="279B4555" w14:textId="78FB99BF" w:rsidR="00932A6B" w:rsidRDefault="00932A6B" w:rsidP="00932A6B">
            <w:pPr>
              <w:spacing w:line="360" w:lineRule="auto"/>
              <w:jc w:val="left"/>
              <w:rPr>
                <w:szCs w:val="24"/>
              </w:rPr>
            </w:pPr>
            <w:r w:rsidRPr="000241B5">
              <w:rPr>
                <w:szCs w:val="24"/>
              </w:rPr>
              <w:t>S</w:t>
            </w:r>
            <w:r w:rsidRPr="000241B5">
              <w:rPr>
                <w:rFonts w:hint="eastAsia"/>
                <w:szCs w:val="24"/>
              </w:rPr>
              <w:t>tring</w:t>
            </w:r>
          </w:p>
        </w:tc>
        <w:tc>
          <w:tcPr>
            <w:tcW w:w="1986" w:type="dxa"/>
          </w:tcPr>
          <w:p w14:paraId="0ABF94D7" w14:textId="67461D95" w:rsidR="00932A6B" w:rsidRDefault="00932A6B" w:rsidP="00932A6B">
            <w:pPr>
              <w:spacing w:line="360" w:lineRule="auto"/>
              <w:jc w:val="left"/>
              <w:rPr>
                <w:szCs w:val="24"/>
              </w:rPr>
            </w:pPr>
            <w:r>
              <w:rPr>
                <w:rFonts w:hint="eastAsia"/>
                <w:szCs w:val="24"/>
              </w:rPr>
              <w:t>任务</w:t>
            </w:r>
            <w:r>
              <w:rPr>
                <w:szCs w:val="24"/>
              </w:rPr>
              <w:t>编号</w:t>
            </w:r>
          </w:p>
        </w:tc>
      </w:tr>
      <w:tr w:rsidR="00932A6B" w14:paraId="3C6074DE" w14:textId="77777777" w:rsidTr="006C189D">
        <w:tc>
          <w:tcPr>
            <w:tcW w:w="1918" w:type="dxa"/>
            <w:vMerge w:val="restart"/>
          </w:tcPr>
          <w:p w14:paraId="27269346" w14:textId="77777777" w:rsidR="00932A6B" w:rsidRPr="000241B5" w:rsidRDefault="00932A6B" w:rsidP="00932A6B">
            <w:pPr>
              <w:spacing w:line="360" w:lineRule="auto"/>
              <w:rPr>
                <w:rFonts w:ascii="宋体" w:hAnsi="宋体" w:cs="宋体"/>
                <w:color w:val="333333"/>
                <w:spacing w:val="3"/>
                <w:kern w:val="0"/>
                <w:szCs w:val="24"/>
                <w:bdr w:val="none" w:sz="0" w:space="0" w:color="auto" w:frame="1"/>
              </w:rPr>
            </w:pPr>
            <w:r>
              <w:rPr>
                <w:rFonts w:ascii="宋体" w:hAnsi="宋体" w:cs="宋体" w:hint="eastAsia"/>
                <w:color w:val="333333"/>
                <w:spacing w:val="3"/>
                <w:kern w:val="0"/>
                <w:szCs w:val="24"/>
                <w:bdr w:val="none" w:sz="0" w:space="0" w:color="auto" w:frame="1"/>
              </w:rPr>
              <w:t>emergences</w:t>
            </w:r>
          </w:p>
        </w:tc>
        <w:tc>
          <w:tcPr>
            <w:tcW w:w="2311" w:type="dxa"/>
          </w:tcPr>
          <w:p w14:paraId="0DECBC06" w14:textId="77777777" w:rsidR="00932A6B" w:rsidRDefault="00932A6B" w:rsidP="00932A6B">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start_frame</w:t>
            </w:r>
          </w:p>
        </w:tc>
        <w:tc>
          <w:tcPr>
            <w:tcW w:w="2081" w:type="dxa"/>
          </w:tcPr>
          <w:p w14:paraId="4DF5F29E" w14:textId="77777777" w:rsidR="00932A6B" w:rsidRDefault="00932A6B" w:rsidP="00932A6B">
            <w:pPr>
              <w:spacing w:line="360" w:lineRule="auto"/>
              <w:jc w:val="left"/>
              <w:rPr>
                <w:color w:val="000000" w:themeColor="text1"/>
                <w:sz w:val="24"/>
                <w:szCs w:val="24"/>
              </w:rPr>
            </w:pPr>
            <w:r w:rsidRPr="000241B5">
              <w:rPr>
                <w:rFonts w:hint="eastAsia"/>
                <w:szCs w:val="24"/>
              </w:rPr>
              <w:t>int</w:t>
            </w:r>
          </w:p>
        </w:tc>
        <w:tc>
          <w:tcPr>
            <w:tcW w:w="1986" w:type="dxa"/>
          </w:tcPr>
          <w:p w14:paraId="6F697954" w14:textId="77777777" w:rsidR="00932A6B" w:rsidRDefault="00932A6B" w:rsidP="00932A6B">
            <w:pPr>
              <w:spacing w:line="360" w:lineRule="auto"/>
              <w:jc w:val="left"/>
              <w:rPr>
                <w:color w:val="000000" w:themeColor="text1"/>
                <w:sz w:val="24"/>
                <w:szCs w:val="24"/>
              </w:rPr>
            </w:pPr>
            <w:r w:rsidRPr="000241B5">
              <w:rPr>
                <w:rFonts w:hint="eastAsia"/>
                <w:szCs w:val="24"/>
              </w:rPr>
              <w:t>起始帧</w:t>
            </w:r>
          </w:p>
        </w:tc>
      </w:tr>
      <w:tr w:rsidR="00932A6B" w14:paraId="23D7467F" w14:textId="77777777" w:rsidTr="006C189D">
        <w:tc>
          <w:tcPr>
            <w:tcW w:w="1918" w:type="dxa"/>
            <w:vMerge/>
          </w:tcPr>
          <w:p w14:paraId="5B702B1C" w14:textId="77777777" w:rsidR="00932A6B" w:rsidRPr="000241B5" w:rsidRDefault="00932A6B" w:rsidP="00932A6B">
            <w:pPr>
              <w:spacing w:line="360" w:lineRule="auto"/>
              <w:jc w:val="left"/>
              <w:rPr>
                <w:rFonts w:ascii="宋体" w:hAnsi="宋体" w:cs="宋体"/>
                <w:color w:val="333333"/>
                <w:spacing w:val="3"/>
                <w:kern w:val="0"/>
                <w:szCs w:val="24"/>
                <w:bdr w:val="none" w:sz="0" w:space="0" w:color="auto" w:frame="1"/>
              </w:rPr>
            </w:pPr>
          </w:p>
        </w:tc>
        <w:tc>
          <w:tcPr>
            <w:tcW w:w="2311" w:type="dxa"/>
          </w:tcPr>
          <w:p w14:paraId="7932AF6E" w14:textId="77777777" w:rsidR="00932A6B" w:rsidRDefault="00932A6B" w:rsidP="00932A6B">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end_frame</w:t>
            </w:r>
          </w:p>
        </w:tc>
        <w:tc>
          <w:tcPr>
            <w:tcW w:w="2081" w:type="dxa"/>
          </w:tcPr>
          <w:p w14:paraId="2880FC22" w14:textId="77777777" w:rsidR="00932A6B" w:rsidRDefault="00932A6B" w:rsidP="00932A6B">
            <w:pPr>
              <w:spacing w:line="360" w:lineRule="auto"/>
              <w:jc w:val="left"/>
              <w:rPr>
                <w:color w:val="000000" w:themeColor="text1"/>
                <w:sz w:val="24"/>
                <w:szCs w:val="24"/>
              </w:rPr>
            </w:pPr>
            <w:r w:rsidRPr="000241B5">
              <w:rPr>
                <w:rFonts w:hint="eastAsia"/>
                <w:szCs w:val="24"/>
              </w:rPr>
              <w:t>int</w:t>
            </w:r>
          </w:p>
        </w:tc>
        <w:tc>
          <w:tcPr>
            <w:tcW w:w="1986" w:type="dxa"/>
          </w:tcPr>
          <w:p w14:paraId="775570DA" w14:textId="77777777" w:rsidR="00932A6B" w:rsidRDefault="00932A6B" w:rsidP="00932A6B">
            <w:pPr>
              <w:spacing w:line="360" w:lineRule="auto"/>
              <w:jc w:val="left"/>
              <w:rPr>
                <w:color w:val="000000" w:themeColor="text1"/>
                <w:sz w:val="24"/>
                <w:szCs w:val="24"/>
              </w:rPr>
            </w:pPr>
            <w:r w:rsidRPr="000241B5">
              <w:rPr>
                <w:rFonts w:hint="eastAsia"/>
                <w:szCs w:val="24"/>
              </w:rPr>
              <w:t>结束帧</w:t>
            </w:r>
          </w:p>
        </w:tc>
      </w:tr>
      <w:tr w:rsidR="00932A6B" w14:paraId="50BE6F68" w14:textId="77777777" w:rsidTr="006C189D">
        <w:tc>
          <w:tcPr>
            <w:tcW w:w="1918" w:type="dxa"/>
            <w:vMerge/>
          </w:tcPr>
          <w:p w14:paraId="14B82DD0" w14:textId="77777777" w:rsidR="00932A6B" w:rsidRPr="000241B5" w:rsidRDefault="00932A6B" w:rsidP="00932A6B">
            <w:pPr>
              <w:spacing w:line="360" w:lineRule="auto"/>
              <w:jc w:val="left"/>
              <w:rPr>
                <w:rFonts w:ascii="宋体" w:hAnsi="宋体" w:cs="宋体"/>
                <w:color w:val="333333"/>
                <w:spacing w:val="3"/>
                <w:kern w:val="0"/>
                <w:szCs w:val="24"/>
                <w:bdr w:val="none" w:sz="0" w:space="0" w:color="auto" w:frame="1"/>
              </w:rPr>
            </w:pPr>
          </w:p>
        </w:tc>
        <w:tc>
          <w:tcPr>
            <w:tcW w:w="2311" w:type="dxa"/>
          </w:tcPr>
          <w:p w14:paraId="78C23676" w14:textId="77777777" w:rsidR="00932A6B" w:rsidRDefault="00932A6B" w:rsidP="00932A6B">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start_time</w:t>
            </w:r>
          </w:p>
        </w:tc>
        <w:tc>
          <w:tcPr>
            <w:tcW w:w="2081" w:type="dxa"/>
          </w:tcPr>
          <w:p w14:paraId="4DB04C05" w14:textId="77777777" w:rsidR="00932A6B" w:rsidRDefault="00932A6B" w:rsidP="00932A6B">
            <w:pPr>
              <w:spacing w:line="360" w:lineRule="auto"/>
              <w:jc w:val="left"/>
              <w:rPr>
                <w:color w:val="000000" w:themeColor="text1"/>
                <w:sz w:val="24"/>
                <w:szCs w:val="24"/>
              </w:rPr>
            </w:pPr>
            <w:r>
              <w:rPr>
                <w:szCs w:val="24"/>
              </w:rPr>
              <w:t>int</w:t>
            </w:r>
          </w:p>
        </w:tc>
        <w:tc>
          <w:tcPr>
            <w:tcW w:w="1986" w:type="dxa"/>
          </w:tcPr>
          <w:p w14:paraId="7F613F18" w14:textId="77777777" w:rsidR="00932A6B" w:rsidRDefault="00932A6B" w:rsidP="00932A6B">
            <w:pPr>
              <w:spacing w:line="360" w:lineRule="auto"/>
              <w:jc w:val="left"/>
              <w:rPr>
                <w:color w:val="000000" w:themeColor="text1"/>
                <w:sz w:val="24"/>
                <w:szCs w:val="24"/>
              </w:rPr>
            </w:pPr>
            <w:r w:rsidRPr="000241B5">
              <w:rPr>
                <w:rFonts w:hint="eastAsia"/>
                <w:szCs w:val="24"/>
              </w:rPr>
              <w:t>起始时间</w:t>
            </w:r>
          </w:p>
        </w:tc>
      </w:tr>
      <w:tr w:rsidR="00932A6B" w14:paraId="6C6B38FB" w14:textId="77777777" w:rsidTr="006C189D">
        <w:tc>
          <w:tcPr>
            <w:tcW w:w="1918" w:type="dxa"/>
            <w:vMerge/>
          </w:tcPr>
          <w:p w14:paraId="34C4D401" w14:textId="77777777" w:rsidR="00932A6B" w:rsidRPr="000241B5" w:rsidRDefault="00932A6B" w:rsidP="00932A6B">
            <w:pPr>
              <w:spacing w:line="360" w:lineRule="auto"/>
              <w:jc w:val="left"/>
              <w:rPr>
                <w:rFonts w:ascii="宋体" w:hAnsi="宋体" w:cs="宋体"/>
                <w:color w:val="333333"/>
                <w:spacing w:val="3"/>
                <w:kern w:val="0"/>
                <w:szCs w:val="24"/>
                <w:bdr w:val="none" w:sz="0" w:space="0" w:color="auto" w:frame="1"/>
              </w:rPr>
            </w:pPr>
          </w:p>
        </w:tc>
        <w:tc>
          <w:tcPr>
            <w:tcW w:w="2311" w:type="dxa"/>
          </w:tcPr>
          <w:p w14:paraId="7E06016D" w14:textId="77777777" w:rsidR="00932A6B" w:rsidRDefault="00932A6B" w:rsidP="00932A6B">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end_time</w:t>
            </w:r>
          </w:p>
        </w:tc>
        <w:tc>
          <w:tcPr>
            <w:tcW w:w="2081" w:type="dxa"/>
          </w:tcPr>
          <w:p w14:paraId="4771B559" w14:textId="77777777" w:rsidR="00932A6B" w:rsidRDefault="00932A6B" w:rsidP="00932A6B">
            <w:pPr>
              <w:spacing w:line="360" w:lineRule="auto"/>
              <w:jc w:val="left"/>
              <w:rPr>
                <w:color w:val="000000" w:themeColor="text1"/>
                <w:sz w:val="24"/>
                <w:szCs w:val="24"/>
              </w:rPr>
            </w:pPr>
            <w:r>
              <w:rPr>
                <w:szCs w:val="24"/>
              </w:rPr>
              <w:t>int</w:t>
            </w:r>
          </w:p>
        </w:tc>
        <w:tc>
          <w:tcPr>
            <w:tcW w:w="1986" w:type="dxa"/>
          </w:tcPr>
          <w:p w14:paraId="7046EFD2" w14:textId="77777777" w:rsidR="00932A6B" w:rsidRDefault="00932A6B" w:rsidP="00932A6B">
            <w:pPr>
              <w:spacing w:line="360" w:lineRule="auto"/>
              <w:jc w:val="left"/>
              <w:rPr>
                <w:color w:val="000000" w:themeColor="text1"/>
                <w:sz w:val="24"/>
                <w:szCs w:val="24"/>
              </w:rPr>
            </w:pPr>
            <w:r w:rsidRPr="000241B5">
              <w:rPr>
                <w:rFonts w:hint="eastAsia"/>
                <w:szCs w:val="24"/>
              </w:rPr>
              <w:t>结束时间</w:t>
            </w:r>
          </w:p>
        </w:tc>
      </w:tr>
    </w:tbl>
    <w:p w14:paraId="7E6722F6" w14:textId="77777777" w:rsidR="00F37B8D" w:rsidRDefault="00F37B8D" w:rsidP="00F37B8D">
      <w:pPr>
        <w:spacing w:line="360" w:lineRule="auto"/>
        <w:ind w:firstLineChars="200" w:firstLine="480"/>
        <w:jc w:val="left"/>
        <w:rPr>
          <w:color w:val="000000" w:themeColor="text1"/>
          <w:sz w:val="24"/>
          <w:szCs w:val="24"/>
        </w:rPr>
      </w:pPr>
      <w:r>
        <w:rPr>
          <w:rFonts w:hint="eastAsia"/>
          <w:color w:val="000000" w:themeColor="text1"/>
          <w:sz w:val="24"/>
          <w:szCs w:val="24"/>
        </w:rPr>
        <w:t>Json</w:t>
      </w:r>
      <w:r>
        <w:rPr>
          <w:rFonts w:hint="eastAsia"/>
          <w:color w:val="000000" w:themeColor="text1"/>
          <w:sz w:val="24"/>
          <w:szCs w:val="24"/>
        </w:rPr>
        <w:t>结构示例为：</w:t>
      </w:r>
    </w:p>
    <w:p w14:paraId="55B538C4"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6F7879FF" w14:textId="51BAAB0A" w:rsidR="009A4E6A"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color w:val="333333"/>
          <w:spacing w:val="3"/>
          <w:kern w:val="0"/>
          <w:sz w:val="20"/>
          <w:szCs w:val="20"/>
          <w:bdr w:val="none" w:sz="0" w:space="0" w:color="auto" w:frame="1"/>
        </w:rPr>
        <w:t>task_id</w:t>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hint="eastAsia"/>
          <w:color w:val="333333"/>
          <w:spacing w:val="3"/>
          <w:kern w:val="0"/>
          <w:sz w:val="20"/>
          <w:szCs w:val="20"/>
          <w:bdr w:val="none" w:sz="0" w:space="0" w:color="auto" w:frame="1"/>
        </w:rPr>
        <w:t>：10001,</w:t>
      </w:r>
    </w:p>
    <w:p w14:paraId="244FABB8" w14:textId="69B04E16" w:rsidR="00F37B8D" w:rsidRPr="00B67BC5" w:rsidRDefault="009A4E6A"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sidR="00F37B8D" w:rsidRPr="00B67BC5">
        <w:rPr>
          <w:rFonts w:ascii="宋体" w:hAnsi="宋体" w:cs="宋体"/>
          <w:color w:val="333333"/>
          <w:spacing w:val="3"/>
          <w:kern w:val="0"/>
          <w:sz w:val="20"/>
          <w:szCs w:val="20"/>
          <w:bdr w:val="none" w:sz="0" w:space="0" w:color="auto" w:frame="1"/>
        </w:rPr>
        <w:t>"</w:t>
      </w:r>
      <w:r w:rsidR="00F37B8D">
        <w:rPr>
          <w:rFonts w:ascii="宋体" w:hAnsi="宋体" w:cs="宋体"/>
          <w:color w:val="333333"/>
          <w:spacing w:val="3"/>
          <w:kern w:val="0"/>
          <w:szCs w:val="24"/>
          <w:bdr w:val="none" w:sz="0" w:space="0" w:color="auto" w:frame="1"/>
        </w:rPr>
        <w:t>specified_scene</w:t>
      </w:r>
      <w:r w:rsidR="00F37B8D" w:rsidRPr="00B67BC5">
        <w:rPr>
          <w:rFonts w:ascii="宋体" w:hAnsi="宋体" w:cs="宋体"/>
          <w:color w:val="333333"/>
          <w:spacing w:val="3"/>
          <w:kern w:val="0"/>
          <w:sz w:val="20"/>
          <w:szCs w:val="20"/>
          <w:bdr w:val="none" w:sz="0" w:space="0" w:color="auto" w:frame="1"/>
        </w:rPr>
        <w:t>_items": [{</w:t>
      </w:r>
    </w:p>
    <w:p w14:paraId="1F7B76A1"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w:t>
      </w:r>
      <w:r>
        <w:rPr>
          <w:rFonts w:ascii="宋体" w:hAnsi="宋体" w:cs="宋体"/>
          <w:color w:val="333333"/>
          <w:spacing w:val="3"/>
          <w:kern w:val="0"/>
          <w:szCs w:val="24"/>
          <w:bdr w:val="none" w:sz="0" w:space="0" w:color="auto" w:frame="1"/>
        </w:rPr>
        <w:t>specified_scene</w:t>
      </w:r>
      <w:r w:rsidRPr="00B67BC5">
        <w:rPr>
          <w:rFonts w:ascii="宋体" w:hAnsi="宋体" w:cs="宋体"/>
          <w:color w:val="333333"/>
          <w:spacing w:val="3"/>
          <w:kern w:val="0"/>
          <w:sz w:val="20"/>
          <w:szCs w:val="20"/>
          <w:bdr w:val="none" w:sz="0" w:space="0" w:color="auto" w:frame="1"/>
        </w:rPr>
        <w:t>_id": "001",</w:t>
      </w:r>
    </w:p>
    <w:p w14:paraId="5E82CE96"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5B3C3100"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"start_frame": 1</w:t>
      </w:r>
      <w:r>
        <w:rPr>
          <w:rFonts w:ascii="宋体" w:hAnsi="宋体" w:cs="宋体"/>
          <w:color w:val="333333"/>
          <w:spacing w:val="3"/>
          <w:kern w:val="0"/>
          <w:sz w:val="20"/>
          <w:szCs w:val="20"/>
          <w:bdr w:val="none" w:sz="0" w:space="0" w:color="auto" w:frame="1"/>
        </w:rPr>
        <w:t>6</w:t>
      </w:r>
      <w:r w:rsidRPr="00B67BC5">
        <w:rPr>
          <w:rFonts w:ascii="宋体" w:hAnsi="宋体" w:cs="宋体"/>
          <w:color w:val="333333"/>
          <w:spacing w:val="3"/>
          <w:kern w:val="0"/>
          <w:sz w:val="20"/>
          <w:szCs w:val="20"/>
          <w:bdr w:val="none" w:sz="0" w:space="0" w:color="auto" w:frame="1"/>
        </w:rPr>
        <w:t>00,</w:t>
      </w:r>
    </w:p>
    <w:p w14:paraId="2F30A50B"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"end_frame": </w:t>
      </w:r>
      <w:r>
        <w:rPr>
          <w:rFonts w:ascii="宋体" w:hAnsi="宋体" w:cs="宋体"/>
          <w:color w:val="333333"/>
          <w:spacing w:val="3"/>
          <w:kern w:val="0"/>
          <w:sz w:val="20"/>
          <w:szCs w:val="20"/>
          <w:bdr w:val="none" w:sz="0" w:space="0" w:color="auto" w:frame="1"/>
        </w:rPr>
        <w:t>1675</w:t>
      </w:r>
      <w:r w:rsidRPr="00B67BC5">
        <w:rPr>
          <w:rFonts w:ascii="宋体" w:hAnsi="宋体" w:cs="宋体"/>
          <w:color w:val="333333"/>
          <w:spacing w:val="3"/>
          <w:kern w:val="0"/>
          <w:sz w:val="20"/>
          <w:szCs w:val="20"/>
          <w:bdr w:val="none" w:sz="0" w:space="0" w:color="auto" w:frame="1"/>
        </w:rPr>
        <w:t>,</w:t>
      </w:r>
    </w:p>
    <w:p w14:paraId="78385AE1"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"start_time": </w:t>
      </w:r>
      <w:r>
        <w:rPr>
          <w:rFonts w:ascii="宋体" w:hAnsi="宋体" w:cs="宋体"/>
          <w:color w:val="333333"/>
          <w:spacing w:val="3"/>
          <w:kern w:val="0"/>
          <w:sz w:val="20"/>
          <w:szCs w:val="20"/>
          <w:bdr w:val="none" w:sz="0" w:space="0" w:color="auto" w:frame="1"/>
        </w:rPr>
        <w:t>64</w:t>
      </w:r>
      <w:r w:rsidRPr="00B67BC5">
        <w:rPr>
          <w:rFonts w:ascii="宋体" w:hAnsi="宋体" w:cs="宋体"/>
          <w:color w:val="333333"/>
          <w:spacing w:val="3"/>
          <w:kern w:val="0"/>
          <w:sz w:val="20"/>
          <w:szCs w:val="20"/>
          <w:bdr w:val="none" w:sz="0" w:space="0" w:color="auto" w:frame="1"/>
        </w:rPr>
        <w:t>,</w:t>
      </w:r>
    </w:p>
    <w:p w14:paraId="2503594F"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"end_time": </w:t>
      </w:r>
      <w:r>
        <w:rPr>
          <w:rFonts w:ascii="宋体" w:hAnsi="宋体" w:cs="宋体"/>
          <w:color w:val="333333"/>
          <w:spacing w:val="3"/>
          <w:kern w:val="0"/>
          <w:sz w:val="20"/>
          <w:szCs w:val="20"/>
          <w:bdr w:val="none" w:sz="0" w:space="0" w:color="auto" w:frame="1"/>
        </w:rPr>
        <w:t>67</w:t>
      </w:r>
    </w:p>
    <w:p w14:paraId="0C85F103"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097BB43E"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w:t>
      </w:r>
      <w:r>
        <w:rPr>
          <w:rFonts w:ascii="宋体" w:hAnsi="宋体" w:cs="宋体"/>
          <w:color w:val="333333"/>
          <w:spacing w:val="3"/>
          <w:kern w:val="0"/>
          <w:szCs w:val="24"/>
          <w:bdr w:val="none" w:sz="0" w:space="0" w:color="auto" w:frame="1"/>
        </w:rPr>
        <w:t>specified_scene</w:t>
      </w:r>
      <w:r w:rsidRPr="00B67BC5">
        <w:rPr>
          <w:rFonts w:ascii="宋体" w:hAnsi="宋体" w:cs="宋体"/>
          <w:color w:val="333333"/>
          <w:spacing w:val="3"/>
          <w:kern w:val="0"/>
          <w:sz w:val="20"/>
          <w:szCs w:val="20"/>
          <w:bdr w:val="none" w:sz="0" w:space="0" w:color="auto" w:frame="1"/>
        </w:rPr>
        <w:t>_id": "002",</w:t>
      </w:r>
    </w:p>
    <w:p w14:paraId="69BE722E"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4A2F4FBD"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"start_frame": </w:t>
      </w:r>
      <w:r>
        <w:rPr>
          <w:rFonts w:ascii="宋体" w:hAnsi="宋体" w:cs="宋体"/>
          <w:color w:val="333333"/>
          <w:spacing w:val="3"/>
          <w:kern w:val="0"/>
          <w:sz w:val="20"/>
          <w:szCs w:val="20"/>
          <w:bdr w:val="none" w:sz="0" w:space="0" w:color="auto" w:frame="1"/>
        </w:rPr>
        <w:t>2000</w:t>
      </w:r>
      <w:r w:rsidRPr="00B67BC5">
        <w:rPr>
          <w:rFonts w:ascii="宋体" w:hAnsi="宋体" w:cs="宋体"/>
          <w:color w:val="333333"/>
          <w:spacing w:val="3"/>
          <w:kern w:val="0"/>
          <w:sz w:val="20"/>
          <w:szCs w:val="20"/>
          <w:bdr w:val="none" w:sz="0" w:space="0" w:color="auto" w:frame="1"/>
        </w:rPr>
        <w:t>,</w:t>
      </w:r>
    </w:p>
    <w:p w14:paraId="1412D743"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"end_frame": </w:t>
      </w:r>
      <w:r>
        <w:rPr>
          <w:rFonts w:ascii="宋体" w:hAnsi="宋体" w:cs="宋体"/>
          <w:color w:val="333333"/>
          <w:spacing w:val="3"/>
          <w:kern w:val="0"/>
          <w:sz w:val="20"/>
          <w:szCs w:val="20"/>
          <w:bdr w:val="none" w:sz="0" w:space="0" w:color="auto" w:frame="1"/>
        </w:rPr>
        <w:t>2050</w:t>
      </w:r>
      <w:r w:rsidRPr="00B67BC5">
        <w:rPr>
          <w:rFonts w:ascii="宋体" w:hAnsi="宋体" w:cs="宋体"/>
          <w:color w:val="333333"/>
          <w:spacing w:val="3"/>
          <w:kern w:val="0"/>
          <w:sz w:val="20"/>
          <w:szCs w:val="20"/>
          <w:bdr w:val="none" w:sz="0" w:space="0" w:color="auto" w:frame="1"/>
        </w:rPr>
        <w:t>,</w:t>
      </w:r>
    </w:p>
    <w:p w14:paraId="31D8D166"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"start_time": </w:t>
      </w:r>
      <w:r>
        <w:rPr>
          <w:rFonts w:ascii="宋体" w:hAnsi="宋体" w:cs="宋体"/>
          <w:color w:val="333333"/>
          <w:spacing w:val="3"/>
          <w:kern w:val="0"/>
          <w:sz w:val="20"/>
          <w:szCs w:val="20"/>
          <w:bdr w:val="none" w:sz="0" w:space="0" w:color="auto" w:frame="1"/>
        </w:rPr>
        <w:t>80</w:t>
      </w:r>
      <w:r w:rsidRPr="00B67BC5">
        <w:rPr>
          <w:rFonts w:ascii="宋体" w:hAnsi="宋体" w:cs="宋体"/>
          <w:color w:val="333333"/>
          <w:spacing w:val="3"/>
          <w:kern w:val="0"/>
          <w:sz w:val="20"/>
          <w:szCs w:val="20"/>
          <w:bdr w:val="none" w:sz="0" w:space="0" w:color="auto" w:frame="1"/>
        </w:rPr>
        <w:t>,</w:t>
      </w:r>
    </w:p>
    <w:p w14:paraId="65E60866"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"end_time": </w:t>
      </w:r>
      <w:r>
        <w:rPr>
          <w:rFonts w:ascii="宋体" w:hAnsi="宋体" w:cs="宋体"/>
          <w:color w:val="333333"/>
          <w:spacing w:val="3"/>
          <w:kern w:val="0"/>
          <w:sz w:val="20"/>
          <w:szCs w:val="20"/>
          <w:bdr w:val="none" w:sz="0" w:space="0" w:color="auto" w:frame="1"/>
        </w:rPr>
        <w:t>82</w:t>
      </w:r>
    </w:p>
    <w:p w14:paraId="44DD22CC"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728CBB9B"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t>}]</w:t>
      </w:r>
    </w:p>
    <w:p w14:paraId="1C061ECC" w14:textId="77777777" w:rsidR="00F37B8D" w:rsidRPr="00B67BC5" w:rsidRDefault="00F37B8D" w:rsidP="00F37B8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10DA299B" w14:textId="77777777" w:rsidR="00934FFD" w:rsidRDefault="00934FFD" w:rsidP="00934FFD">
      <w:pPr>
        <w:pStyle w:val="af0"/>
        <w:spacing w:line="360" w:lineRule="auto"/>
        <w:ind w:left="840" w:firstLineChars="0" w:firstLine="0"/>
        <w:rPr>
          <w:b/>
          <w:color w:val="000000" w:themeColor="text1"/>
          <w:sz w:val="24"/>
          <w:szCs w:val="24"/>
        </w:rPr>
      </w:pPr>
    </w:p>
    <w:p w14:paraId="31D84AC2" w14:textId="1BBF317C" w:rsidR="00F37B8D" w:rsidRPr="00FB556A" w:rsidRDefault="00F37B8D" w:rsidP="00F37B8D">
      <w:pPr>
        <w:pStyle w:val="af0"/>
        <w:numPr>
          <w:ilvl w:val="0"/>
          <w:numId w:val="45"/>
        </w:numPr>
        <w:spacing w:line="360" w:lineRule="auto"/>
        <w:ind w:firstLineChars="0"/>
        <w:rPr>
          <w:b/>
          <w:color w:val="000000" w:themeColor="text1"/>
          <w:sz w:val="24"/>
          <w:szCs w:val="24"/>
        </w:rPr>
      </w:pPr>
      <w:r w:rsidRPr="00FB556A">
        <w:rPr>
          <w:rFonts w:hint="eastAsia"/>
          <w:b/>
          <w:color w:val="000000" w:themeColor="text1"/>
          <w:sz w:val="24"/>
          <w:szCs w:val="24"/>
        </w:rPr>
        <w:t>异步</w:t>
      </w:r>
      <w:r w:rsidRPr="00FB556A">
        <w:rPr>
          <w:rFonts w:hint="eastAsia"/>
          <w:b/>
          <w:color w:val="000000" w:themeColor="text1"/>
          <w:sz w:val="24"/>
          <w:szCs w:val="24"/>
        </w:rPr>
        <w:t>A</w:t>
      </w:r>
      <w:r w:rsidRPr="00FB556A">
        <w:rPr>
          <w:b/>
          <w:color w:val="000000" w:themeColor="text1"/>
          <w:sz w:val="24"/>
          <w:szCs w:val="24"/>
        </w:rPr>
        <w:t>I</w:t>
      </w:r>
      <w:r w:rsidRPr="00FB556A">
        <w:rPr>
          <w:rFonts w:hint="eastAsia"/>
          <w:b/>
          <w:color w:val="000000" w:themeColor="text1"/>
          <w:sz w:val="24"/>
          <w:szCs w:val="24"/>
        </w:rPr>
        <w:t>分析结果返回</w:t>
      </w:r>
    </w:p>
    <w:p w14:paraId="51B8B55D" w14:textId="148D9416" w:rsidR="00F37B8D" w:rsidRPr="000241B5" w:rsidRDefault="00F37B8D" w:rsidP="00F37B8D">
      <w:pPr>
        <w:spacing w:line="360" w:lineRule="auto"/>
        <w:ind w:firstLineChars="200" w:firstLine="480"/>
        <w:rPr>
          <w:color w:val="000000" w:themeColor="text1"/>
          <w:sz w:val="24"/>
          <w:szCs w:val="24"/>
        </w:rPr>
      </w:pPr>
      <w:r w:rsidRPr="000241B5">
        <w:rPr>
          <w:rFonts w:hint="eastAsia"/>
          <w:color w:val="000000" w:themeColor="text1"/>
          <w:sz w:val="24"/>
          <w:szCs w:val="24"/>
        </w:rPr>
        <w:t>当视频处理完成之后，游戏</w:t>
      </w:r>
      <w:r w:rsidR="00934FFD">
        <w:rPr>
          <w:rFonts w:hint="eastAsia"/>
          <w:color w:val="000000" w:themeColor="text1"/>
          <w:sz w:val="24"/>
          <w:szCs w:val="24"/>
        </w:rPr>
        <w:t>AI</w:t>
      </w:r>
      <w:r w:rsidR="00934FFD">
        <w:rPr>
          <w:rFonts w:hint="eastAsia"/>
          <w:color w:val="000000" w:themeColor="text1"/>
          <w:sz w:val="24"/>
          <w:szCs w:val="24"/>
        </w:rPr>
        <w:t>模型</w:t>
      </w:r>
      <w:r w:rsidR="00934FFD">
        <w:rPr>
          <w:color w:val="000000" w:themeColor="text1"/>
          <w:sz w:val="24"/>
          <w:szCs w:val="24"/>
        </w:rPr>
        <w:t>服务</w:t>
      </w:r>
      <w:r w:rsidRPr="000241B5">
        <w:rPr>
          <w:rFonts w:hint="eastAsia"/>
          <w:color w:val="000000" w:themeColor="text1"/>
          <w:sz w:val="24"/>
          <w:szCs w:val="24"/>
        </w:rPr>
        <w:t>会发起一个</w:t>
      </w:r>
      <w:r w:rsidRPr="000241B5">
        <w:rPr>
          <w:rFonts w:hint="eastAsia"/>
          <w:color w:val="000000" w:themeColor="text1"/>
          <w:sz w:val="24"/>
          <w:szCs w:val="24"/>
        </w:rPr>
        <w:t>REST</w:t>
      </w:r>
      <w:r w:rsidRPr="000241B5">
        <w:rPr>
          <w:rFonts w:hint="eastAsia"/>
          <w:color w:val="000000" w:themeColor="text1"/>
          <w:sz w:val="24"/>
          <w:szCs w:val="24"/>
        </w:rPr>
        <w:t>调用至</w:t>
      </w:r>
      <w:r w:rsidRPr="000241B5">
        <w:rPr>
          <w:rFonts w:hint="eastAsia"/>
          <w:color w:val="000000" w:themeColor="text1"/>
          <w:sz w:val="24"/>
          <w:szCs w:val="24"/>
        </w:rPr>
        <w:t>callback</w:t>
      </w:r>
      <w:r w:rsidRPr="000241B5">
        <w:rPr>
          <w:color w:val="000000" w:themeColor="text1"/>
          <w:sz w:val="24"/>
          <w:szCs w:val="24"/>
        </w:rPr>
        <w:t>_url</w:t>
      </w:r>
      <w:r w:rsidRPr="000241B5">
        <w:rPr>
          <w:rFonts w:hint="eastAsia"/>
          <w:color w:val="000000" w:themeColor="text1"/>
          <w:sz w:val="24"/>
          <w:szCs w:val="24"/>
        </w:rPr>
        <w:t>，需要的内容就来自</w:t>
      </w:r>
      <w:r w:rsidRPr="000241B5">
        <w:rPr>
          <w:rFonts w:hint="eastAsia"/>
          <w:color w:val="000000" w:themeColor="text1"/>
          <w:sz w:val="24"/>
          <w:szCs w:val="24"/>
        </w:rPr>
        <w:t>callback_url</w:t>
      </w:r>
      <w:r w:rsidRPr="000241B5">
        <w:rPr>
          <w:rFonts w:hint="eastAsia"/>
          <w:color w:val="000000" w:themeColor="text1"/>
          <w:sz w:val="24"/>
          <w:szCs w:val="24"/>
        </w:rPr>
        <w:t>和</w:t>
      </w:r>
      <w:r w:rsidRPr="000241B5">
        <w:rPr>
          <w:rFonts w:hint="eastAsia"/>
          <w:color w:val="000000" w:themeColor="text1"/>
          <w:sz w:val="24"/>
          <w:szCs w:val="24"/>
        </w:rPr>
        <w:t>task</w:t>
      </w:r>
      <w:r w:rsidRPr="000241B5">
        <w:rPr>
          <w:color w:val="000000" w:themeColor="text1"/>
          <w:sz w:val="24"/>
          <w:szCs w:val="24"/>
        </w:rPr>
        <w:t>_id</w:t>
      </w:r>
      <w:r w:rsidRPr="000241B5">
        <w:rPr>
          <w:rFonts w:hint="eastAsia"/>
          <w:color w:val="000000" w:themeColor="text1"/>
          <w:sz w:val="24"/>
          <w:szCs w:val="24"/>
        </w:rPr>
        <w:t>。使用</w:t>
      </w:r>
      <w:hyperlink r:id="rId42" w:history="1">
        <w:r w:rsidRPr="000241B5">
          <w:rPr>
            <w:rStyle w:val="ad"/>
            <w:rFonts w:hint="eastAsia"/>
            <w:sz w:val="24"/>
            <w:szCs w:val="24"/>
          </w:rPr>
          <w:t>http</w:t>
        </w:r>
        <w:r w:rsidRPr="000241B5">
          <w:rPr>
            <w:rStyle w:val="ad"/>
            <w:sz w:val="24"/>
            <w:szCs w:val="24"/>
          </w:rPr>
          <w:t>://callback_url/</w:t>
        </w:r>
      </w:hyperlink>
      <w:r w:rsidRPr="000241B5">
        <w:rPr>
          <w:color w:val="000000" w:themeColor="text1"/>
          <w:sz w:val="24"/>
          <w:szCs w:val="24"/>
        </w:rPr>
        <w:t xml:space="preserve"> </w:t>
      </w:r>
      <w:r w:rsidRPr="000241B5">
        <w:rPr>
          <w:rFonts w:hint="eastAsia"/>
          <w:color w:val="000000" w:themeColor="text1"/>
          <w:sz w:val="24"/>
          <w:szCs w:val="24"/>
        </w:rPr>
        <w:t>进行</w:t>
      </w:r>
      <w:r w:rsidRPr="000241B5">
        <w:rPr>
          <w:rFonts w:hint="eastAsia"/>
          <w:color w:val="000000" w:themeColor="text1"/>
          <w:sz w:val="24"/>
          <w:szCs w:val="24"/>
        </w:rPr>
        <w:t>post</w:t>
      </w:r>
      <w:r w:rsidRPr="000241B5">
        <w:rPr>
          <w:rFonts w:hint="eastAsia"/>
          <w:color w:val="000000" w:themeColor="text1"/>
          <w:sz w:val="24"/>
          <w:szCs w:val="24"/>
        </w:rPr>
        <w:t>方法的回调时，输入参数定义如下：</w:t>
      </w:r>
    </w:p>
    <w:tbl>
      <w:tblPr>
        <w:tblStyle w:val="af"/>
        <w:tblW w:w="0" w:type="auto"/>
        <w:tblLook w:val="04A0" w:firstRow="1" w:lastRow="0" w:firstColumn="1" w:lastColumn="0" w:noHBand="0" w:noVBand="1"/>
      </w:tblPr>
      <w:tblGrid>
        <w:gridCol w:w="2569"/>
        <w:gridCol w:w="1200"/>
        <w:gridCol w:w="2250"/>
        <w:gridCol w:w="1260"/>
        <w:gridCol w:w="1243"/>
      </w:tblGrid>
      <w:tr w:rsidR="00F37B8D" w:rsidRPr="000241B5" w14:paraId="1E9F2FF5" w14:textId="77777777" w:rsidTr="00934FFD">
        <w:tc>
          <w:tcPr>
            <w:tcW w:w="2569" w:type="dxa"/>
          </w:tcPr>
          <w:p w14:paraId="3612962A" w14:textId="77777777" w:rsidR="00F37B8D" w:rsidRPr="000241B5" w:rsidRDefault="00F37B8D" w:rsidP="006C189D">
            <w:pPr>
              <w:jc w:val="center"/>
              <w:rPr>
                <w:b/>
                <w:szCs w:val="24"/>
              </w:rPr>
            </w:pPr>
            <w:r w:rsidRPr="000241B5">
              <w:rPr>
                <w:rFonts w:hint="eastAsia"/>
                <w:b/>
                <w:szCs w:val="24"/>
              </w:rPr>
              <w:t>REST</w:t>
            </w:r>
            <w:r w:rsidRPr="000241B5">
              <w:rPr>
                <w:b/>
                <w:szCs w:val="24"/>
              </w:rPr>
              <w:t xml:space="preserve"> </w:t>
            </w:r>
            <w:r w:rsidRPr="000241B5">
              <w:rPr>
                <w:rFonts w:hint="eastAsia"/>
                <w:b/>
                <w:szCs w:val="24"/>
              </w:rPr>
              <w:t>API</w:t>
            </w:r>
            <w:r w:rsidRPr="000241B5">
              <w:rPr>
                <w:rFonts w:hint="eastAsia"/>
                <w:b/>
                <w:szCs w:val="24"/>
              </w:rPr>
              <w:t>调用所传递参数</w:t>
            </w:r>
          </w:p>
        </w:tc>
        <w:tc>
          <w:tcPr>
            <w:tcW w:w="1200" w:type="dxa"/>
          </w:tcPr>
          <w:p w14:paraId="021799E2" w14:textId="77777777" w:rsidR="00F37B8D" w:rsidRPr="000241B5" w:rsidRDefault="00F37B8D" w:rsidP="006C189D">
            <w:pPr>
              <w:jc w:val="center"/>
              <w:rPr>
                <w:b/>
                <w:szCs w:val="24"/>
              </w:rPr>
            </w:pPr>
            <w:r w:rsidRPr="000241B5">
              <w:rPr>
                <w:rFonts w:hint="eastAsia"/>
                <w:b/>
                <w:szCs w:val="24"/>
              </w:rPr>
              <w:t>类型</w:t>
            </w:r>
          </w:p>
        </w:tc>
        <w:tc>
          <w:tcPr>
            <w:tcW w:w="4753" w:type="dxa"/>
            <w:gridSpan w:val="3"/>
          </w:tcPr>
          <w:p w14:paraId="5E7737A9" w14:textId="77777777" w:rsidR="00F37B8D" w:rsidRPr="000241B5" w:rsidRDefault="00F37B8D" w:rsidP="006C189D">
            <w:pPr>
              <w:jc w:val="center"/>
              <w:rPr>
                <w:b/>
                <w:szCs w:val="24"/>
              </w:rPr>
            </w:pPr>
            <w:r w:rsidRPr="000241B5">
              <w:rPr>
                <w:rFonts w:hint="eastAsia"/>
                <w:b/>
                <w:szCs w:val="24"/>
              </w:rPr>
              <w:t>描述</w:t>
            </w:r>
          </w:p>
        </w:tc>
      </w:tr>
      <w:tr w:rsidR="00F37B8D" w:rsidRPr="000241B5" w14:paraId="0832A13C" w14:textId="77777777" w:rsidTr="00934FFD">
        <w:trPr>
          <w:trHeight w:val="48"/>
        </w:trPr>
        <w:tc>
          <w:tcPr>
            <w:tcW w:w="2569" w:type="dxa"/>
            <w:vMerge w:val="restart"/>
          </w:tcPr>
          <w:p w14:paraId="5BFF8126" w14:textId="77777777" w:rsidR="00F37B8D" w:rsidRPr="000241B5" w:rsidRDefault="00F37B8D" w:rsidP="006C189D">
            <w:pPr>
              <w:jc w:val="center"/>
              <w:rPr>
                <w:szCs w:val="24"/>
              </w:rPr>
            </w:pPr>
            <w:r w:rsidRPr="007F420E">
              <w:rPr>
                <w:szCs w:val="24"/>
              </w:rPr>
              <w:t>specified_scene</w:t>
            </w:r>
            <w:r w:rsidRPr="000241B5">
              <w:rPr>
                <w:szCs w:val="24"/>
              </w:rPr>
              <w:t>_items</w:t>
            </w:r>
          </w:p>
        </w:tc>
        <w:tc>
          <w:tcPr>
            <w:tcW w:w="1200" w:type="dxa"/>
            <w:vMerge w:val="restart"/>
          </w:tcPr>
          <w:p w14:paraId="740A8304" w14:textId="77777777" w:rsidR="00F37B8D" w:rsidRPr="000241B5" w:rsidRDefault="00F37B8D" w:rsidP="006C189D">
            <w:pPr>
              <w:jc w:val="center"/>
              <w:rPr>
                <w:szCs w:val="24"/>
              </w:rPr>
            </w:pPr>
            <w:r>
              <w:rPr>
                <w:szCs w:val="24"/>
              </w:rPr>
              <w:t xml:space="preserve">Json </w:t>
            </w:r>
            <w:r w:rsidRPr="000241B5">
              <w:rPr>
                <w:szCs w:val="24"/>
              </w:rPr>
              <w:t>A</w:t>
            </w:r>
            <w:r w:rsidRPr="000241B5">
              <w:rPr>
                <w:rFonts w:hint="eastAsia"/>
                <w:szCs w:val="24"/>
              </w:rPr>
              <w:t>rray</w:t>
            </w:r>
          </w:p>
          <w:p w14:paraId="52512617" w14:textId="77777777" w:rsidR="00F37B8D" w:rsidRPr="000241B5" w:rsidRDefault="00F37B8D" w:rsidP="006C189D">
            <w:pPr>
              <w:jc w:val="center"/>
              <w:rPr>
                <w:szCs w:val="24"/>
              </w:rPr>
            </w:pPr>
            <w:r w:rsidRPr="000241B5">
              <w:rPr>
                <w:rFonts w:hint="eastAsia"/>
                <w:szCs w:val="24"/>
              </w:rPr>
              <w:t>（数组中</w:t>
            </w:r>
            <w:r w:rsidRPr="000241B5">
              <w:rPr>
                <w:rFonts w:hint="eastAsia"/>
                <w:szCs w:val="24"/>
              </w:rPr>
              <w:lastRenderedPageBreak/>
              <w:t>的每个元素定义参考右侧列表）</w:t>
            </w:r>
          </w:p>
        </w:tc>
        <w:tc>
          <w:tcPr>
            <w:tcW w:w="2250" w:type="dxa"/>
          </w:tcPr>
          <w:p w14:paraId="0E2F2117" w14:textId="77777777" w:rsidR="00F37B8D" w:rsidRPr="000241B5" w:rsidRDefault="00F37B8D" w:rsidP="006C189D">
            <w:pPr>
              <w:rPr>
                <w:b/>
                <w:szCs w:val="24"/>
              </w:rPr>
            </w:pPr>
            <w:r w:rsidRPr="007F420E">
              <w:rPr>
                <w:b/>
                <w:szCs w:val="24"/>
              </w:rPr>
              <w:lastRenderedPageBreak/>
              <w:t>specified_scene</w:t>
            </w:r>
            <w:r w:rsidRPr="000241B5">
              <w:rPr>
                <w:b/>
                <w:szCs w:val="24"/>
              </w:rPr>
              <w:t>_item</w:t>
            </w:r>
            <w:r w:rsidRPr="000241B5">
              <w:rPr>
                <w:rFonts w:hint="eastAsia"/>
                <w:b/>
                <w:szCs w:val="24"/>
              </w:rPr>
              <w:t>字段</w:t>
            </w:r>
          </w:p>
        </w:tc>
        <w:tc>
          <w:tcPr>
            <w:tcW w:w="1260" w:type="dxa"/>
          </w:tcPr>
          <w:p w14:paraId="411535F0" w14:textId="77777777" w:rsidR="00F37B8D" w:rsidRPr="000241B5" w:rsidRDefault="00F37B8D" w:rsidP="006C189D">
            <w:pPr>
              <w:rPr>
                <w:b/>
                <w:szCs w:val="24"/>
              </w:rPr>
            </w:pPr>
            <w:r w:rsidRPr="000241B5">
              <w:rPr>
                <w:rFonts w:hint="eastAsia"/>
                <w:b/>
                <w:szCs w:val="24"/>
              </w:rPr>
              <w:t>类型</w:t>
            </w:r>
          </w:p>
        </w:tc>
        <w:tc>
          <w:tcPr>
            <w:tcW w:w="1243" w:type="dxa"/>
          </w:tcPr>
          <w:p w14:paraId="65C31612" w14:textId="77777777" w:rsidR="00F37B8D" w:rsidRPr="000241B5" w:rsidRDefault="00F37B8D" w:rsidP="006C189D">
            <w:pPr>
              <w:rPr>
                <w:b/>
                <w:szCs w:val="24"/>
              </w:rPr>
            </w:pPr>
            <w:r w:rsidRPr="000241B5">
              <w:rPr>
                <w:rFonts w:hint="eastAsia"/>
                <w:b/>
                <w:szCs w:val="24"/>
              </w:rPr>
              <w:t>字段描述</w:t>
            </w:r>
          </w:p>
        </w:tc>
      </w:tr>
      <w:tr w:rsidR="00F37B8D" w:rsidRPr="000241B5" w14:paraId="5D4F61D4" w14:textId="77777777" w:rsidTr="00934FFD">
        <w:trPr>
          <w:trHeight w:val="44"/>
        </w:trPr>
        <w:tc>
          <w:tcPr>
            <w:tcW w:w="2569" w:type="dxa"/>
            <w:vMerge/>
          </w:tcPr>
          <w:p w14:paraId="19603578" w14:textId="77777777" w:rsidR="00F37B8D" w:rsidRPr="000241B5" w:rsidRDefault="00F37B8D" w:rsidP="006C189D">
            <w:pPr>
              <w:jc w:val="center"/>
              <w:rPr>
                <w:szCs w:val="24"/>
              </w:rPr>
            </w:pPr>
          </w:p>
        </w:tc>
        <w:tc>
          <w:tcPr>
            <w:tcW w:w="1200" w:type="dxa"/>
            <w:vMerge/>
          </w:tcPr>
          <w:p w14:paraId="1AEFF8B0" w14:textId="77777777" w:rsidR="00F37B8D" w:rsidRPr="000241B5" w:rsidRDefault="00F37B8D" w:rsidP="006C189D">
            <w:pPr>
              <w:jc w:val="center"/>
              <w:rPr>
                <w:szCs w:val="24"/>
              </w:rPr>
            </w:pPr>
          </w:p>
        </w:tc>
        <w:tc>
          <w:tcPr>
            <w:tcW w:w="2250" w:type="dxa"/>
          </w:tcPr>
          <w:p w14:paraId="03244558" w14:textId="77777777" w:rsidR="00F37B8D" w:rsidRPr="000241B5" w:rsidRDefault="00F37B8D" w:rsidP="006C189D">
            <w:pPr>
              <w:rPr>
                <w:szCs w:val="24"/>
              </w:rPr>
            </w:pPr>
            <w:r w:rsidRPr="007F420E">
              <w:rPr>
                <w:rFonts w:ascii="宋体" w:hAnsi="宋体" w:cs="宋体"/>
                <w:color w:val="333333"/>
                <w:spacing w:val="3"/>
                <w:kern w:val="0"/>
                <w:szCs w:val="24"/>
                <w:bdr w:val="none" w:sz="0" w:space="0" w:color="auto" w:frame="1"/>
              </w:rPr>
              <w:t>specified_scene</w:t>
            </w:r>
            <w:r>
              <w:rPr>
                <w:rFonts w:ascii="宋体" w:hAnsi="宋体" w:cs="宋体"/>
                <w:color w:val="333333"/>
                <w:spacing w:val="3"/>
                <w:kern w:val="0"/>
                <w:szCs w:val="24"/>
                <w:bdr w:val="none" w:sz="0" w:space="0" w:color="auto" w:frame="1"/>
              </w:rPr>
              <w:t>_id</w:t>
            </w:r>
          </w:p>
        </w:tc>
        <w:tc>
          <w:tcPr>
            <w:tcW w:w="1260" w:type="dxa"/>
          </w:tcPr>
          <w:p w14:paraId="2184E66F" w14:textId="77777777" w:rsidR="00F37B8D" w:rsidRPr="000241B5" w:rsidRDefault="00F37B8D" w:rsidP="006C189D">
            <w:pPr>
              <w:rPr>
                <w:szCs w:val="24"/>
              </w:rPr>
            </w:pPr>
            <w:r w:rsidRPr="000241B5">
              <w:rPr>
                <w:szCs w:val="24"/>
              </w:rPr>
              <w:t>S</w:t>
            </w:r>
            <w:r w:rsidRPr="000241B5">
              <w:rPr>
                <w:rFonts w:hint="eastAsia"/>
                <w:szCs w:val="24"/>
              </w:rPr>
              <w:t>tring</w:t>
            </w:r>
          </w:p>
        </w:tc>
        <w:tc>
          <w:tcPr>
            <w:tcW w:w="1243" w:type="dxa"/>
          </w:tcPr>
          <w:p w14:paraId="02890347" w14:textId="77777777" w:rsidR="00F37B8D" w:rsidRPr="000241B5" w:rsidRDefault="00F37B8D" w:rsidP="006C189D">
            <w:pPr>
              <w:rPr>
                <w:szCs w:val="24"/>
              </w:rPr>
            </w:pPr>
            <w:r>
              <w:rPr>
                <w:rFonts w:hint="eastAsia"/>
                <w:szCs w:val="24"/>
              </w:rPr>
              <w:t>场景编号</w:t>
            </w:r>
          </w:p>
        </w:tc>
      </w:tr>
      <w:tr w:rsidR="00F37B8D" w:rsidRPr="000241B5" w14:paraId="3B7389A0" w14:textId="77777777" w:rsidTr="00934FFD">
        <w:trPr>
          <w:trHeight w:val="44"/>
        </w:trPr>
        <w:tc>
          <w:tcPr>
            <w:tcW w:w="2569" w:type="dxa"/>
            <w:vMerge/>
          </w:tcPr>
          <w:p w14:paraId="4968F435" w14:textId="77777777" w:rsidR="00F37B8D" w:rsidRPr="000241B5" w:rsidRDefault="00F37B8D" w:rsidP="006C189D">
            <w:pPr>
              <w:jc w:val="center"/>
              <w:rPr>
                <w:szCs w:val="24"/>
              </w:rPr>
            </w:pPr>
          </w:p>
        </w:tc>
        <w:tc>
          <w:tcPr>
            <w:tcW w:w="1200" w:type="dxa"/>
            <w:vMerge/>
          </w:tcPr>
          <w:p w14:paraId="5A6D7F34" w14:textId="77777777" w:rsidR="00F37B8D" w:rsidRPr="000241B5" w:rsidRDefault="00F37B8D" w:rsidP="006C189D">
            <w:pPr>
              <w:jc w:val="center"/>
              <w:rPr>
                <w:szCs w:val="24"/>
              </w:rPr>
            </w:pPr>
          </w:p>
        </w:tc>
        <w:tc>
          <w:tcPr>
            <w:tcW w:w="2250" w:type="dxa"/>
          </w:tcPr>
          <w:p w14:paraId="35B5C196" w14:textId="77777777" w:rsidR="00F37B8D" w:rsidRPr="000241B5" w:rsidRDefault="00F37B8D" w:rsidP="006C189D">
            <w:pPr>
              <w:rPr>
                <w:szCs w:val="24"/>
              </w:rPr>
            </w:pPr>
            <w:r w:rsidRPr="000241B5">
              <w:rPr>
                <w:rFonts w:ascii="宋体" w:hAnsi="宋体" w:cs="宋体"/>
                <w:color w:val="333333"/>
                <w:spacing w:val="3"/>
                <w:kern w:val="0"/>
                <w:szCs w:val="24"/>
                <w:bdr w:val="none" w:sz="0" w:space="0" w:color="auto" w:frame="1"/>
              </w:rPr>
              <w:t>start_frame</w:t>
            </w:r>
          </w:p>
        </w:tc>
        <w:tc>
          <w:tcPr>
            <w:tcW w:w="1260" w:type="dxa"/>
          </w:tcPr>
          <w:p w14:paraId="18D06D36" w14:textId="77777777" w:rsidR="00F37B8D" w:rsidRPr="000241B5" w:rsidRDefault="00F37B8D" w:rsidP="006C189D">
            <w:pPr>
              <w:rPr>
                <w:szCs w:val="24"/>
              </w:rPr>
            </w:pPr>
            <w:r w:rsidRPr="000241B5">
              <w:rPr>
                <w:rFonts w:hint="eastAsia"/>
                <w:szCs w:val="24"/>
              </w:rPr>
              <w:t>int</w:t>
            </w:r>
          </w:p>
        </w:tc>
        <w:tc>
          <w:tcPr>
            <w:tcW w:w="1243" w:type="dxa"/>
          </w:tcPr>
          <w:p w14:paraId="0EFA82AB" w14:textId="77777777" w:rsidR="00F37B8D" w:rsidRPr="000241B5" w:rsidRDefault="00F37B8D" w:rsidP="006C189D">
            <w:pPr>
              <w:rPr>
                <w:szCs w:val="24"/>
              </w:rPr>
            </w:pPr>
            <w:r w:rsidRPr="000241B5">
              <w:rPr>
                <w:rFonts w:hint="eastAsia"/>
                <w:szCs w:val="24"/>
              </w:rPr>
              <w:t>起始帧</w:t>
            </w:r>
          </w:p>
        </w:tc>
      </w:tr>
      <w:tr w:rsidR="00F37B8D" w:rsidRPr="000241B5" w14:paraId="5E5F23BE" w14:textId="77777777" w:rsidTr="00934FFD">
        <w:trPr>
          <w:trHeight w:val="44"/>
        </w:trPr>
        <w:tc>
          <w:tcPr>
            <w:tcW w:w="2569" w:type="dxa"/>
            <w:vMerge/>
          </w:tcPr>
          <w:p w14:paraId="5A739F1B" w14:textId="77777777" w:rsidR="00F37B8D" w:rsidRPr="000241B5" w:rsidRDefault="00F37B8D" w:rsidP="006C189D">
            <w:pPr>
              <w:jc w:val="center"/>
              <w:rPr>
                <w:szCs w:val="24"/>
              </w:rPr>
            </w:pPr>
          </w:p>
        </w:tc>
        <w:tc>
          <w:tcPr>
            <w:tcW w:w="1200" w:type="dxa"/>
            <w:vMerge/>
          </w:tcPr>
          <w:p w14:paraId="20ABC2CD" w14:textId="77777777" w:rsidR="00F37B8D" w:rsidRPr="000241B5" w:rsidRDefault="00F37B8D" w:rsidP="006C189D">
            <w:pPr>
              <w:jc w:val="center"/>
              <w:rPr>
                <w:szCs w:val="24"/>
              </w:rPr>
            </w:pPr>
          </w:p>
        </w:tc>
        <w:tc>
          <w:tcPr>
            <w:tcW w:w="2250" w:type="dxa"/>
          </w:tcPr>
          <w:p w14:paraId="785CECD7" w14:textId="77777777" w:rsidR="00F37B8D" w:rsidRPr="000241B5" w:rsidRDefault="00F37B8D" w:rsidP="006C189D">
            <w:pPr>
              <w:rPr>
                <w:szCs w:val="24"/>
              </w:rPr>
            </w:pPr>
            <w:r w:rsidRPr="000241B5">
              <w:rPr>
                <w:rFonts w:ascii="宋体" w:hAnsi="宋体" w:cs="宋体"/>
                <w:color w:val="333333"/>
                <w:spacing w:val="3"/>
                <w:kern w:val="0"/>
                <w:szCs w:val="24"/>
                <w:bdr w:val="none" w:sz="0" w:space="0" w:color="auto" w:frame="1"/>
              </w:rPr>
              <w:t>end_frame</w:t>
            </w:r>
          </w:p>
        </w:tc>
        <w:tc>
          <w:tcPr>
            <w:tcW w:w="1260" w:type="dxa"/>
          </w:tcPr>
          <w:p w14:paraId="1FF6E10E" w14:textId="77777777" w:rsidR="00F37B8D" w:rsidRPr="000241B5" w:rsidRDefault="00F37B8D" w:rsidP="006C189D">
            <w:pPr>
              <w:rPr>
                <w:szCs w:val="24"/>
              </w:rPr>
            </w:pPr>
            <w:r w:rsidRPr="000241B5">
              <w:rPr>
                <w:rFonts w:hint="eastAsia"/>
                <w:szCs w:val="24"/>
              </w:rPr>
              <w:t>int</w:t>
            </w:r>
          </w:p>
        </w:tc>
        <w:tc>
          <w:tcPr>
            <w:tcW w:w="1243" w:type="dxa"/>
          </w:tcPr>
          <w:p w14:paraId="5D248DC2" w14:textId="77777777" w:rsidR="00F37B8D" w:rsidRPr="000241B5" w:rsidRDefault="00F37B8D" w:rsidP="006C189D">
            <w:pPr>
              <w:rPr>
                <w:szCs w:val="24"/>
              </w:rPr>
            </w:pPr>
            <w:r w:rsidRPr="000241B5">
              <w:rPr>
                <w:rFonts w:hint="eastAsia"/>
                <w:szCs w:val="24"/>
              </w:rPr>
              <w:t>结束帧</w:t>
            </w:r>
          </w:p>
        </w:tc>
      </w:tr>
      <w:tr w:rsidR="00F37B8D" w:rsidRPr="000241B5" w14:paraId="4641B658" w14:textId="77777777" w:rsidTr="00934FFD">
        <w:trPr>
          <w:trHeight w:val="44"/>
        </w:trPr>
        <w:tc>
          <w:tcPr>
            <w:tcW w:w="2569" w:type="dxa"/>
            <w:vMerge/>
          </w:tcPr>
          <w:p w14:paraId="02EB08D1" w14:textId="77777777" w:rsidR="00F37B8D" w:rsidRPr="000241B5" w:rsidRDefault="00F37B8D" w:rsidP="006C189D">
            <w:pPr>
              <w:jc w:val="center"/>
              <w:rPr>
                <w:szCs w:val="24"/>
              </w:rPr>
            </w:pPr>
          </w:p>
        </w:tc>
        <w:tc>
          <w:tcPr>
            <w:tcW w:w="1200" w:type="dxa"/>
            <w:vMerge/>
          </w:tcPr>
          <w:p w14:paraId="0DBDF6C5" w14:textId="77777777" w:rsidR="00F37B8D" w:rsidRPr="000241B5" w:rsidRDefault="00F37B8D" w:rsidP="006C189D">
            <w:pPr>
              <w:jc w:val="center"/>
              <w:rPr>
                <w:szCs w:val="24"/>
              </w:rPr>
            </w:pPr>
          </w:p>
        </w:tc>
        <w:tc>
          <w:tcPr>
            <w:tcW w:w="2250" w:type="dxa"/>
          </w:tcPr>
          <w:p w14:paraId="4BB0A9ED" w14:textId="77777777" w:rsidR="00F37B8D" w:rsidRPr="000241B5" w:rsidRDefault="00F37B8D" w:rsidP="006C189D">
            <w:pPr>
              <w:rPr>
                <w:szCs w:val="24"/>
              </w:rPr>
            </w:pPr>
            <w:r w:rsidRPr="000241B5">
              <w:rPr>
                <w:rFonts w:ascii="宋体" w:hAnsi="宋体" w:cs="宋体"/>
                <w:color w:val="333333"/>
                <w:spacing w:val="3"/>
                <w:kern w:val="0"/>
                <w:szCs w:val="24"/>
                <w:bdr w:val="none" w:sz="0" w:space="0" w:color="auto" w:frame="1"/>
              </w:rPr>
              <w:t>start_time</w:t>
            </w:r>
          </w:p>
        </w:tc>
        <w:tc>
          <w:tcPr>
            <w:tcW w:w="1260" w:type="dxa"/>
          </w:tcPr>
          <w:p w14:paraId="5373C914" w14:textId="77777777" w:rsidR="00F37B8D" w:rsidRPr="000241B5" w:rsidRDefault="00F37B8D" w:rsidP="006C189D">
            <w:pPr>
              <w:rPr>
                <w:szCs w:val="24"/>
              </w:rPr>
            </w:pPr>
            <w:r>
              <w:rPr>
                <w:szCs w:val="24"/>
              </w:rPr>
              <w:t>int</w:t>
            </w:r>
          </w:p>
        </w:tc>
        <w:tc>
          <w:tcPr>
            <w:tcW w:w="1243" w:type="dxa"/>
          </w:tcPr>
          <w:p w14:paraId="1BF5F842" w14:textId="77777777" w:rsidR="00F37B8D" w:rsidRPr="000241B5" w:rsidRDefault="00F37B8D" w:rsidP="006C189D">
            <w:pPr>
              <w:rPr>
                <w:szCs w:val="24"/>
              </w:rPr>
            </w:pPr>
            <w:r w:rsidRPr="000241B5">
              <w:rPr>
                <w:rFonts w:hint="eastAsia"/>
                <w:szCs w:val="24"/>
              </w:rPr>
              <w:t>起始时间</w:t>
            </w:r>
          </w:p>
        </w:tc>
      </w:tr>
      <w:tr w:rsidR="00F37B8D" w:rsidRPr="000241B5" w14:paraId="398478C9" w14:textId="77777777" w:rsidTr="00934FFD">
        <w:trPr>
          <w:trHeight w:val="44"/>
        </w:trPr>
        <w:tc>
          <w:tcPr>
            <w:tcW w:w="2569" w:type="dxa"/>
            <w:vMerge/>
          </w:tcPr>
          <w:p w14:paraId="61FD3AEA" w14:textId="77777777" w:rsidR="00F37B8D" w:rsidRPr="000241B5" w:rsidRDefault="00F37B8D" w:rsidP="006C189D">
            <w:pPr>
              <w:jc w:val="center"/>
              <w:rPr>
                <w:szCs w:val="24"/>
              </w:rPr>
            </w:pPr>
          </w:p>
        </w:tc>
        <w:tc>
          <w:tcPr>
            <w:tcW w:w="1200" w:type="dxa"/>
            <w:vMerge/>
          </w:tcPr>
          <w:p w14:paraId="4ACA00E5" w14:textId="77777777" w:rsidR="00F37B8D" w:rsidRPr="000241B5" w:rsidRDefault="00F37B8D" w:rsidP="006C189D">
            <w:pPr>
              <w:jc w:val="center"/>
              <w:rPr>
                <w:szCs w:val="24"/>
              </w:rPr>
            </w:pPr>
          </w:p>
        </w:tc>
        <w:tc>
          <w:tcPr>
            <w:tcW w:w="2250" w:type="dxa"/>
          </w:tcPr>
          <w:p w14:paraId="42911B85" w14:textId="77777777" w:rsidR="00F37B8D" w:rsidRPr="000241B5" w:rsidRDefault="00F37B8D" w:rsidP="006C189D">
            <w:pPr>
              <w:rPr>
                <w:szCs w:val="24"/>
              </w:rPr>
            </w:pPr>
            <w:r w:rsidRPr="000241B5">
              <w:rPr>
                <w:rFonts w:ascii="宋体" w:hAnsi="宋体" w:cs="宋体"/>
                <w:color w:val="333333"/>
                <w:spacing w:val="3"/>
                <w:kern w:val="0"/>
                <w:szCs w:val="24"/>
                <w:bdr w:val="none" w:sz="0" w:space="0" w:color="auto" w:frame="1"/>
              </w:rPr>
              <w:t>end_time</w:t>
            </w:r>
          </w:p>
        </w:tc>
        <w:tc>
          <w:tcPr>
            <w:tcW w:w="1260" w:type="dxa"/>
          </w:tcPr>
          <w:p w14:paraId="53D99E59" w14:textId="77777777" w:rsidR="00F37B8D" w:rsidRPr="000241B5" w:rsidRDefault="00F37B8D" w:rsidP="006C189D">
            <w:pPr>
              <w:rPr>
                <w:szCs w:val="24"/>
              </w:rPr>
            </w:pPr>
            <w:r>
              <w:rPr>
                <w:szCs w:val="24"/>
              </w:rPr>
              <w:t>int</w:t>
            </w:r>
          </w:p>
        </w:tc>
        <w:tc>
          <w:tcPr>
            <w:tcW w:w="1243" w:type="dxa"/>
          </w:tcPr>
          <w:p w14:paraId="5E9C9EC9" w14:textId="77777777" w:rsidR="00F37B8D" w:rsidRPr="000241B5" w:rsidRDefault="00F37B8D" w:rsidP="006C189D">
            <w:pPr>
              <w:rPr>
                <w:szCs w:val="24"/>
              </w:rPr>
            </w:pPr>
            <w:r w:rsidRPr="000241B5">
              <w:rPr>
                <w:rFonts w:hint="eastAsia"/>
                <w:szCs w:val="24"/>
              </w:rPr>
              <w:t>结束时间</w:t>
            </w:r>
          </w:p>
        </w:tc>
      </w:tr>
      <w:tr w:rsidR="00F37B8D" w:rsidRPr="000241B5" w14:paraId="367359FB" w14:textId="77777777" w:rsidTr="00934FFD">
        <w:tc>
          <w:tcPr>
            <w:tcW w:w="2569" w:type="dxa"/>
          </w:tcPr>
          <w:p w14:paraId="2A1A82D9" w14:textId="77777777" w:rsidR="00F37B8D" w:rsidRPr="000241B5" w:rsidRDefault="00F37B8D" w:rsidP="006C189D">
            <w:pPr>
              <w:jc w:val="center"/>
              <w:rPr>
                <w:szCs w:val="24"/>
              </w:rPr>
            </w:pPr>
            <w:r w:rsidRPr="000241B5">
              <w:rPr>
                <w:rFonts w:hint="eastAsia"/>
                <w:szCs w:val="24"/>
              </w:rPr>
              <w:t>task</w:t>
            </w:r>
            <w:r w:rsidRPr="000241B5">
              <w:rPr>
                <w:szCs w:val="24"/>
              </w:rPr>
              <w:t>_id</w:t>
            </w:r>
          </w:p>
        </w:tc>
        <w:tc>
          <w:tcPr>
            <w:tcW w:w="1200" w:type="dxa"/>
          </w:tcPr>
          <w:p w14:paraId="561A91C7" w14:textId="77777777" w:rsidR="00F37B8D" w:rsidRPr="000241B5" w:rsidRDefault="00F37B8D" w:rsidP="006C189D">
            <w:pPr>
              <w:jc w:val="center"/>
              <w:rPr>
                <w:szCs w:val="24"/>
              </w:rPr>
            </w:pPr>
            <w:r w:rsidRPr="000241B5">
              <w:rPr>
                <w:rFonts w:hint="eastAsia"/>
                <w:szCs w:val="24"/>
              </w:rPr>
              <w:t>string</w:t>
            </w:r>
          </w:p>
        </w:tc>
        <w:tc>
          <w:tcPr>
            <w:tcW w:w="4753" w:type="dxa"/>
            <w:gridSpan w:val="3"/>
          </w:tcPr>
          <w:p w14:paraId="54575C0E" w14:textId="77777777" w:rsidR="00F37B8D" w:rsidRPr="000241B5" w:rsidRDefault="00F37B8D" w:rsidP="006C189D">
            <w:pPr>
              <w:rPr>
                <w:szCs w:val="24"/>
              </w:rPr>
            </w:pPr>
            <w:r w:rsidRPr="000241B5">
              <w:rPr>
                <w:rFonts w:hint="eastAsia"/>
                <w:szCs w:val="24"/>
              </w:rPr>
              <w:t>此次调用任务的唯一编号</w:t>
            </w:r>
          </w:p>
        </w:tc>
      </w:tr>
      <w:tr w:rsidR="00F37B8D" w:rsidRPr="000241B5" w14:paraId="565EB9D6" w14:textId="77777777" w:rsidTr="00934FFD">
        <w:tc>
          <w:tcPr>
            <w:tcW w:w="2569" w:type="dxa"/>
          </w:tcPr>
          <w:p w14:paraId="024FC44F" w14:textId="77777777" w:rsidR="00F37B8D" w:rsidRPr="000241B5" w:rsidRDefault="00F37B8D" w:rsidP="006C189D">
            <w:pPr>
              <w:jc w:val="center"/>
              <w:rPr>
                <w:szCs w:val="24"/>
              </w:rPr>
            </w:pPr>
            <w:r>
              <w:rPr>
                <w:szCs w:val="24"/>
              </w:rPr>
              <w:t>C</w:t>
            </w:r>
            <w:r>
              <w:rPr>
                <w:rFonts w:hint="eastAsia"/>
                <w:szCs w:val="24"/>
              </w:rPr>
              <w:t>ode</w:t>
            </w:r>
          </w:p>
        </w:tc>
        <w:tc>
          <w:tcPr>
            <w:tcW w:w="1200" w:type="dxa"/>
          </w:tcPr>
          <w:p w14:paraId="492AC12C" w14:textId="77777777" w:rsidR="00F37B8D" w:rsidRPr="000241B5" w:rsidRDefault="00F37B8D" w:rsidP="006C189D">
            <w:pPr>
              <w:jc w:val="center"/>
              <w:rPr>
                <w:szCs w:val="24"/>
              </w:rPr>
            </w:pPr>
            <w:r>
              <w:rPr>
                <w:szCs w:val="24"/>
              </w:rPr>
              <w:t>S</w:t>
            </w:r>
            <w:r>
              <w:rPr>
                <w:rFonts w:hint="eastAsia"/>
                <w:szCs w:val="24"/>
              </w:rPr>
              <w:t>tring</w:t>
            </w:r>
          </w:p>
        </w:tc>
        <w:tc>
          <w:tcPr>
            <w:tcW w:w="4753" w:type="dxa"/>
            <w:gridSpan w:val="3"/>
          </w:tcPr>
          <w:p w14:paraId="084190DA" w14:textId="77777777" w:rsidR="00F37B8D" w:rsidRPr="000241B5" w:rsidRDefault="00F37B8D" w:rsidP="006C189D">
            <w:pPr>
              <w:rPr>
                <w:szCs w:val="24"/>
              </w:rPr>
            </w:pPr>
            <w:r>
              <w:rPr>
                <w:rFonts w:hint="eastAsia"/>
                <w:szCs w:val="24"/>
              </w:rPr>
              <w:t>响应码</w:t>
            </w:r>
          </w:p>
        </w:tc>
      </w:tr>
    </w:tbl>
    <w:p w14:paraId="0B0C1AE4" w14:textId="27CF60CB" w:rsidR="00F37B8D" w:rsidRDefault="00934FFD" w:rsidP="00F37B8D">
      <w:pPr>
        <w:spacing w:line="360" w:lineRule="auto"/>
        <w:ind w:firstLineChars="200" w:firstLine="480"/>
        <w:rPr>
          <w:color w:val="000000" w:themeColor="text1"/>
          <w:sz w:val="24"/>
          <w:szCs w:val="24"/>
        </w:rPr>
      </w:pPr>
      <w:r>
        <w:rPr>
          <w:rFonts w:hint="eastAsia"/>
          <w:color w:val="000000" w:themeColor="text1"/>
          <w:sz w:val="24"/>
          <w:szCs w:val="24"/>
        </w:rPr>
        <w:t>AI</w:t>
      </w:r>
      <w:r>
        <w:rPr>
          <w:rFonts w:hint="eastAsia"/>
          <w:color w:val="000000" w:themeColor="text1"/>
          <w:sz w:val="24"/>
          <w:szCs w:val="24"/>
        </w:rPr>
        <w:t>模型</w:t>
      </w:r>
      <w:r>
        <w:rPr>
          <w:color w:val="000000" w:themeColor="text1"/>
          <w:sz w:val="24"/>
          <w:szCs w:val="24"/>
        </w:rPr>
        <w:t>服务</w:t>
      </w:r>
      <w:r w:rsidR="00F37B8D">
        <w:rPr>
          <w:rFonts w:hint="eastAsia"/>
          <w:color w:val="000000" w:themeColor="text1"/>
          <w:sz w:val="24"/>
          <w:szCs w:val="24"/>
        </w:rPr>
        <w:t>回调咪咕</w:t>
      </w:r>
      <w:r w:rsidR="00F37B8D">
        <w:rPr>
          <w:color w:val="000000" w:themeColor="text1"/>
          <w:sz w:val="24"/>
          <w:szCs w:val="24"/>
        </w:rPr>
        <w:t>游戏地址</w:t>
      </w:r>
      <w:r w:rsidR="00F37B8D" w:rsidRPr="000241B5">
        <w:rPr>
          <w:rFonts w:hint="eastAsia"/>
          <w:color w:val="000000" w:themeColor="text1"/>
          <w:sz w:val="24"/>
          <w:szCs w:val="24"/>
        </w:rPr>
        <w:t>，内容包含了</w:t>
      </w:r>
      <w:r w:rsidR="00F37B8D">
        <w:rPr>
          <w:rFonts w:hint="eastAsia"/>
          <w:color w:val="000000" w:themeColor="text1"/>
          <w:sz w:val="24"/>
          <w:szCs w:val="24"/>
        </w:rPr>
        <w:t>一个</w:t>
      </w:r>
      <w:r w:rsidR="00F37B8D">
        <w:rPr>
          <w:rFonts w:hint="eastAsia"/>
          <w:color w:val="000000" w:themeColor="text1"/>
          <w:sz w:val="24"/>
          <w:szCs w:val="24"/>
        </w:rPr>
        <w:t>4</w:t>
      </w:r>
      <w:r w:rsidR="00F37B8D">
        <w:rPr>
          <w:rFonts w:hint="eastAsia"/>
          <w:color w:val="000000" w:themeColor="text1"/>
          <w:sz w:val="24"/>
          <w:szCs w:val="24"/>
        </w:rPr>
        <w:t>位数的响应码和</w:t>
      </w:r>
      <w:r w:rsidR="00F37B8D" w:rsidRPr="000241B5">
        <w:rPr>
          <w:rFonts w:hint="eastAsia"/>
          <w:color w:val="000000" w:themeColor="text1"/>
          <w:sz w:val="24"/>
          <w:szCs w:val="24"/>
        </w:rPr>
        <w:t>一</w:t>
      </w:r>
      <w:r w:rsidR="00F37B8D">
        <w:rPr>
          <w:rFonts w:hint="eastAsia"/>
          <w:color w:val="000000" w:themeColor="text1"/>
          <w:sz w:val="24"/>
          <w:szCs w:val="24"/>
        </w:rPr>
        <w:t>组关键场景</w:t>
      </w:r>
      <w:r w:rsidR="00F37B8D" w:rsidRPr="000241B5">
        <w:rPr>
          <w:rFonts w:hint="eastAsia"/>
          <w:color w:val="000000" w:themeColor="text1"/>
          <w:sz w:val="24"/>
          <w:szCs w:val="24"/>
        </w:rPr>
        <w:t>的</w:t>
      </w:r>
      <w:r w:rsidR="00F37B8D">
        <w:rPr>
          <w:rFonts w:hint="eastAsia"/>
          <w:color w:val="000000" w:themeColor="text1"/>
          <w:sz w:val="24"/>
          <w:szCs w:val="24"/>
        </w:rPr>
        <w:t>Json</w:t>
      </w:r>
      <w:r w:rsidR="00F37B8D" w:rsidRPr="000241B5">
        <w:rPr>
          <w:rFonts w:hint="eastAsia"/>
          <w:color w:val="000000" w:themeColor="text1"/>
          <w:sz w:val="24"/>
          <w:szCs w:val="24"/>
        </w:rPr>
        <w:t>数组（上述定义中的</w:t>
      </w:r>
      <w:r w:rsidR="00F37B8D" w:rsidRPr="007F420E">
        <w:rPr>
          <w:color w:val="000000" w:themeColor="text1"/>
          <w:sz w:val="24"/>
          <w:szCs w:val="24"/>
        </w:rPr>
        <w:t>specified_scene</w:t>
      </w:r>
      <w:r w:rsidR="00F37B8D" w:rsidRPr="000241B5">
        <w:rPr>
          <w:color w:val="000000" w:themeColor="text1"/>
          <w:sz w:val="24"/>
          <w:szCs w:val="24"/>
        </w:rPr>
        <w:t>_items</w:t>
      </w:r>
      <w:r w:rsidR="00F37B8D" w:rsidRPr="000241B5">
        <w:rPr>
          <w:rFonts w:hint="eastAsia"/>
          <w:color w:val="000000" w:themeColor="text1"/>
          <w:sz w:val="24"/>
          <w:szCs w:val="24"/>
        </w:rPr>
        <w:t>），这个数组是由游戏</w:t>
      </w:r>
      <w:r w:rsidR="00F37B8D" w:rsidRPr="000241B5">
        <w:rPr>
          <w:rFonts w:hint="eastAsia"/>
          <w:color w:val="000000" w:themeColor="text1"/>
          <w:sz w:val="24"/>
          <w:szCs w:val="24"/>
        </w:rPr>
        <w:t>AI</w:t>
      </w:r>
      <w:r w:rsidR="00F37B8D" w:rsidRPr="000241B5">
        <w:rPr>
          <w:rFonts w:hint="eastAsia"/>
          <w:color w:val="000000" w:themeColor="text1"/>
          <w:sz w:val="24"/>
          <w:szCs w:val="24"/>
        </w:rPr>
        <w:t>引擎分析完整个视频得到的，数组中的每个元素是一个包含</w:t>
      </w:r>
      <w:r w:rsidR="00F37B8D" w:rsidRPr="000241B5">
        <w:rPr>
          <w:rFonts w:hint="eastAsia"/>
          <w:color w:val="000000" w:themeColor="text1"/>
          <w:sz w:val="24"/>
          <w:szCs w:val="24"/>
        </w:rPr>
        <w:t>5</w:t>
      </w:r>
      <w:r w:rsidR="00F37B8D" w:rsidRPr="000241B5">
        <w:rPr>
          <w:rFonts w:hint="eastAsia"/>
          <w:color w:val="000000" w:themeColor="text1"/>
          <w:sz w:val="24"/>
          <w:szCs w:val="24"/>
        </w:rPr>
        <w:t>个字段的结构体（上述定义中的</w:t>
      </w:r>
      <w:r w:rsidR="00F37B8D" w:rsidRPr="007F420E">
        <w:rPr>
          <w:color w:val="000000" w:themeColor="text1"/>
          <w:sz w:val="24"/>
          <w:szCs w:val="24"/>
        </w:rPr>
        <w:t>specified_scene</w:t>
      </w:r>
      <w:r w:rsidR="00F37B8D" w:rsidRPr="000241B5">
        <w:rPr>
          <w:color w:val="000000" w:themeColor="text1"/>
          <w:sz w:val="24"/>
          <w:szCs w:val="24"/>
        </w:rPr>
        <w:t>_item</w:t>
      </w:r>
      <w:r w:rsidR="00F37B8D" w:rsidRPr="000241B5">
        <w:rPr>
          <w:rFonts w:hint="eastAsia"/>
          <w:color w:val="000000" w:themeColor="text1"/>
          <w:sz w:val="24"/>
          <w:szCs w:val="24"/>
        </w:rPr>
        <w:t>）：</w:t>
      </w:r>
      <w:r w:rsidR="00F37B8D">
        <w:rPr>
          <w:rFonts w:hint="eastAsia"/>
          <w:color w:val="000000" w:themeColor="text1"/>
          <w:sz w:val="24"/>
          <w:szCs w:val="24"/>
        </w:rPr>
        <w:t>场景编号</w:t>
      </w:r>
      <w:r w:rsidR="00F37B8D" w:rsidRPr="000241B5">
        <w:rPr>
          <w:rFonts w:hint="eastAsia"/>
          <w:color w:val="000000" w:themeColor="text1"/>
          <w:sz w:val="24"/>
          <w:szCs w:val="24"/>
        </w:rPr>
        <w:t>、所处的起始帧、结束帧、起始时间、结束时间。</w:t>
      </w:r>
    </w:p>
    <w:p w14:paraId="6A704FA1" w14:textId="77777777" w:rsidR="00F37B8D" w:rsidRDefault="00F37B8D" w:rsidP="00F37B8D">
      <w:pPr>
        <w:spacing w:line="360" w:lineRule="auto"/>
        <w:ind w:firstLineChars="200" w:firstLine="480"/>
        <w:rPr>
          <w:color w:val="000000" w:themeColor="text1"/>
          <w:sz w:val="24"/>
          <w:szCs w:val="24"/>
        </w:rPr>
      </w:pPr>
      <w:r>
        <w:rPr>
          <w:rFonts w:hint="eastAsia"/>
          <w:color w:val="000000" w:themeColor="text1"/>
          <w:sz w:val="24"/>
          <w:szCs w:val="24"/>
        </w:rPr>
        <w:t>响应码设计如下：</w:t>
      </w:r>
    </w:p>
    <w:tbl>
      <w:tblPr>
        <w:tblStyle w:val="af"/>
        <w:tblW w:w="0" w:type="auto"/>
        <w:tblLook w:val="04A0" w:firstRow="1" w:lastRow="0" w:firstColumn="1" w:lastColumn="0" w:noHBand="0" w:noVBand="1"/>
      </w:tblPr>
      <w:tblGrid>
        <w:gridCol w:w="3051"/>
        <w:gridCol w:w="1735"/>
        <w:gridCol w:w="3736"/>
      </w:tblGrid>
      <w:tr w:rsidR="00F37B8D" w:rsidRPr="000241B5" w14:paraId="7B6DAE0E" w14:textId="77777777" w:rsidTr="006C189D">
        <w:tc>
          <w:tcPr>
            <w:tcW w:w="3051" w:type="dxa"/>
          </w:tcPr>
          <w:p w14:paraId="71ABB32B" w14:textId="77777777" w:rsidR="00F37B8D" w:rsidRPr="000241B5" w:rsidRDefault="00F37B8D" w:rsidP="006C189D">
            <w:pPr>
              <w:jc w:val="center"/>
              <w:rPr>
                <w:szCs w:val="24"/>
              </w:rPr>
            </w:pPr>
            <w:r>
              <w:rPr>
                <w:rFonts w:hint="eastAsia"/>
                <w:szCs w:val="24"/>
              </w:rPr>
              <w:t>响应码</w:t>
            </w:r>
          </w:p>
        </w:tc>
        <w:tc>
          <w:tcPr>
            <w:tcW w:w="1735" w:type="dxa"/>
          </w:tcPr>
          <w:p w14:paraId="63057719" w14:textId="77777777" w:rsidR="00F37B8D" w:rsidRPr="000241B5" w:rsidRDefault="00F37B8D" w:rsidP="006C189D">
            <w:pPr>
              <w:jc w:val="center"/>
              <w:rPr>
                <w:szCs w:val="24"/>
              </w:rPr>
            </w:pPr>
            <w:r w:rsidRPr="000241B5">
              <w:rPr>
                <w:rFonts w:hint="eastAsia"/>
                <w:szCs w:val="24"/>
              </w:rPr>
              <w:t>类型</w:t>
            </w:r>
          </w:p>
        </w:tc>
        <w:tc>
          <w:tcPr>
            <w:tcW w:w="3736" w:type="dxa"/>
          </w:tcPr>
          <w:p w14:paraId="63B6EB4C" w14:textId="77777777" w:rsidR="00F37B8D" w:rsidRPr="000241B5" w:rsidRDefault="00F37B8D" w:rsidP="006C189D">
            <w:pPr>
              <w:jc w:val="center"/>
              <w:rPr>
                <w:szCs w:val="24"/>
              </w:rPr>
            </w:pPr>
            <w:r w:rsidRPr="000241B5">
              <w:rPr>
                <w:rFonts w:hint="eastAsia"/>
                <w:szCs w:val="24"/>
              </w:rPr>
              <w:t>描述</w:t>
            </w:r>
          </w:p>
        </w:tc>
      </w:tr>
      <w:tr w:rsidR="00F37B8D" w:rsidRPr="000241B5" w14:paraId="678D6178" w14:textId="77777777" w:rsidTr="006C189D">
        <w:tc>
          <w:tcPr>
            <w:tcW w:w="3051" w:type="dxa"/>
          </w:tcPr>
          <w:p w14:paraId="39BB3B0F" w14:textId="77777777" w:rsidR="00F37B8D" w:rsidRPr="000241B5" w:rsidRDefault="00F37B8D" w:rsidP="006C189D">
            <w:pPr>
              <w:jc w:val="center"/>
              <w:rPr>
                <w:szCs w:val="24"/>
              </w:rPr>
            </w:pPr>
            <w:r w:rsidRPr="000241B5">
              <w:rPr>
                <w:rFonts w:hint="eastAsia"/>
                <w:szCs w:val="24"/>
              </w:rPr>
              <w:t>code</w:t>
            </w:r>
          </w:p>
        </w:tc>
        <w:tc>
          <w:tcPr>
            <w:tcW w:w="1735" w:type="dxa"/>
          </w:tcPr>
          <w:p w14:paraId="5ED57E8C" w14:textId="77777777" w:rsidR="00F37B8D" w:rsidRPr="000241B5" w:rsidRDefault="00F37B8D" w:rsidP="006C189D">
            <w:pPr>
              <w:jc w:val="center"/>
              <w:rPr>
                <w:szCs w:val="24"/>
              </w:rPr>
            </w:pPr>
            <w:r>
              <w:rPr>
                <w:szCs w:val="24"/>
              </w:rPr>
              <w:t>S</w:t>
            </w:r>
            <w:r>
              <w:rPr>
                <w:rFonts w:hint="eastAsia"/>
                <w:szCs w:val="24"/>
              </w:rPr>
              <w:t>tring</w:t>
            </w:r>
          </w:p>
        </w:tc>
        <w:tc>
          <w:tcPr>
            <w:tcW w:w="3736" w:type="dxa"/>
          </w:tcPr>
          <w:p w14:paraId="3F64A15E" w14:textId="77777777" w:rsidR="00F37B8D" w:rsidRDefault="00F37B8D" w:rsidP="006C189D">
            <w:pPr>
              <w:rPr>
                <w:szCs w:val="24"/>
              </w:rPr>
            </w:pPr>
            <w:r>
              <w:rPr>
                <w:rFonts w:hint="eastAsia"/>
                <w:szCs w:val="24"/>
              </w:rPr>
              <w:t>0000</w:t>
            </w:r>
            <w:r>
              <w:rPr>
                <w:rFonts w:hint="eastAsia"/>
                <w:szCs w:val="24"/>
              </w:rPr>
              <w:t>英雄人物识别成功</w:t>
            </w:r>
            <w:r w:rsidRPr="000241B5">
              <w:rPr>
                <w:rFonts w:hint="eastAsia"/>
                <w:szCs w:val="24"/>
              </w:rPr>
              <w:t>；</w:t>
            </w:r>
          </w:p>
          <w:p w14:paraId="128F6B31" w14:textId="77777777" w:rsidR="00F37B8D" w:rsidRDefault="00F37B8D" w:rsidP="006C189D">
            <w:pPr>
              <w:rPr>
                <w:szCs w:val="24"/>
              </w:rPr>
            </w:pPr>
            <w:r>
              <w:rPr>
                <w:rFonts w:hint="eastAsia"/>
                <w:szCs w:val="24"/>
              </w:rPr>
              <w:t>2011</w:t>
            </w:r>
            <w:r>
              <w:rPr>
                <w:szCs w:val="24"/>
              </w:rPr>
              <w:t xml:space="preserve"> </w:t>
            </w:r>
            <w:r>
              <w:rPr>
                <w:rFonts w:hint="eastAsia"/>
                <w:szCs w:val="24"/>
              </w:rPr>
              <w:t>输入视频无法下载</w:t>
            </w:r>
          </w:p>
          <w:p w14:paraId="230FFAB0" w14:textId="77777777" w:rsidR="00F37B8D" w:rsidRDefault="00F37B8D" w:rsidP="006C189D">
            <w:pPr>
              <w:rPr>
                <w:szCs w:val="24"/>
              </w:rPr>
            </w:pPr>
            <w:r>
              <w:rPr>
                <w:rFonts w:hint="eastAsia"/>
                <w:szCs w:val="24"/>
              </w:rPr>
              <w:t>2012</w:t>
            </w:r>
            <w:r>
              <w:rPr>
                <w:szCs w:val="24"/>
              </w:rPr>
              <w:t xml:space="preserve"> </w:t>
            </w:r>
            <w:r>
              <w:rPr>
                <w:rFonts w:hint="eastAsia"/>
                <w:szCs w:val="24"/>
              </w:rPr>
              <w:t>视频无法打开进行分析</w:t>
            </w:r>
          </w:p>
          <w:p w14:paraId="3710FB25" w14:textId="77777777" w:rsidR="00F37B8D" w:rsidRDefault="00F37B8D" w:rsidP="006C189D">
            <w:pPr>
              <w:rPr>
                <w:szCs w:val="24"/>
              </w:rPr>
            </w:pPr>
            <w:r>
              <w:rPr>
                <w:rFonts w:hint="eastAsia"/>
                <w:szCs w:val="24"/>
              </w:rPr>
              <w:t>2013</w:t>
            </w:r>
            <w:r>
              <w:rPr>
                <w:szCs w:val="24"/>
              </w:rPr>
              <w:t xml:space="preserve"> </w:t>
            </w:r>
            <w:r>
              <w:rPr>
                <w:rFonts w:hint="eastAsia"/>
                <w:szCs w:val="24"/>
              </w:rPr>
              <w:t>AI</w:t>
            </w:r>
            <w:r>
              <w:rPr>
                <w:rFonts w:hint="eastAsia"/>
                <w:szCs w:val="24"/>
              </w:rPr>
              <w:t>能力内部逻辑异常</w:t>
            </w:r>
          </w:p>
          <w:p w14:paraId="217F7FAD" w14:textId="77777777" w:rsidR="00F37B8D" w:rsidRDefault="00F37B8D" w:rsidP="006C189D">
            <w:pPr>
              <w:rPr>
                <w:szCs w:val="24"/>
              </w:rPr>
            </w:pPr>
            <w:r>
              <w:rPr>
                <w:rFonts w:hint="eastAsia"/>
                <w:szCs w:val="24"/>
              </w:rPr>
              <w:t>2014</w:t>
            </w:r>
            <w:r>
              <w:rPr>
                <w:szCs w:val="24"/>
              </w:rPr>
              <w:t xml:space="preserve"> </w:t>
            </w:r>
            <w:r>
              <w:rPr>
                <w:rFonts w:hint="eastAsia"/>
                <w:szCs w:val="24"/>
              </w:rPr>
              <w:t>没有发现待检测对象</w:t>
            </w:r>
          </w:p>
          <w:p w14:paraId="3351E365" w14:textId="77777777" w:rsidR="00F37B8D" w:rsidRPr="000241B5" w:rsidRDefault="00F37B8D" w:rsidP="006C189D">
            <w:pPr>
              <w:rPr>
                <w:szCs w:val="24"/>
              </w:rPr>
            </w:pPr>
            <w:r>
              <w:rPr>
                <w:rFonts w:hint="eastAsia"/>
                <w:szCs w:val="24"/>
              </w:rPr>
              <w:t>2015</w:t>
            </w:r>
            <w:r>
              <w:rPr>
                <w:szCs w:val="24"/>
              </w:rPr>
              <w:t xml:space="preserve"> </w:t>
            </w:r>
            <w:r>
              <w:rPr>
                <w:rFonts w:hint="eastAsia"/>
                <w:szCs w:val="24"/>
              </w:rPr>
              <w:t>AI</w:t>
            </w:r>
            <w:r>
              <w:rPr>
                <w:rFonts w:hint="eastAsia"/>
                <w:szCs w:val="24"/>
              </w:rPr>
              <w:t>能力分析超时</w:t>
            </w:r>
          </w:p>
        </w:tc>
      </w:tr>
    </w:tbl>
    <w:p w14:paraId="35E1393F" w14:textId="77777777" w:rsidR="00F37B8D" w:rsidRPr="002815E0" w:rsidRDefault="00F37B8D" w:rsidP="00F37B8D"/>
    <w:p w14:paraId="594E1BDA" w14:textId="091C42B1" w:rsidR="006C189D" w:rsidRDefault="006C189D" w:rsidP="00094BF3">
      <w:pPr>
        <w:pStyle w:val="4"/>
      </w:pPr>
      <w:r>
        <w:rPr>
          <w:rFonts w:hint="eastAsia"/>
        </w:rPr>
        <w:t>精彩</w:t>
      </w:r>
      <w:r>
        <w:t>短</w:t>
      </w:r>
      <w:r>
        <w:rPr>
          <w:rFonts w:hint="eastAsia"/>
        </w:rPr>
        <w:t>视频</w:t>
      </w:r>
      <w:r>
        <w:t>生成</w:t>
      </w:r>
    </w:p>
    <w:p w14:paraId="6921323A" w14:textId="0C67B138" w:rsidR="007B211E" w:rsidRDefault="006C189D" w:rsidP="008E3334">
      <w:pPr>
        <w:spacing w:line="360" w:lineRule="auto"/>
        <w:ind w:firstLineChars="200" w:firstLine="480"/>
        <w:rPr>
          <w:color w:val="000000" w:themeColor="text1"/>
          <w:sz w:val="24"/>
          <w:szCs w:val="24"/>
        </w:rPr>
      </w:pPr>
      <w:bookmarkStart w:id="35" w:name="_Hlk495864057"/>
      <w:r>
        <w:rPr>
          <w:rFonts w:hint="eastAsia"/>
          <w:color w:val="000000" w:themeColor="text1"/>
          <w:sz w:val="24"/>
          <w:szCs w:val="24"/>
        </w:rPr>
        <w:t>针对精彩短视频生成的</w:t>
      </w:r>
      <w:r>
        <w:rPr>
          <w:rFonts w:hint="eastAsia"/>
          <w:color w:val="000000" w:themeColor="text1"/>
          <w:sz w:val="24"/>
          <w:szCs w:val="24"/>
        </w:rPr>
        <w:t>AI</w:t>
      </w:r>
      <w:r>
        <w:rPr>
          <w:rFonts w:hint="eastAsia"/>
          <w:color w:val="000000" w:themeColor="text1"/>
          <w:sz w:val="24"/>
          <w:szCs w:val="24"/>
        </w:rPr>
        <w:t>能力调用，是建立在对关键场景的识别基础上的。因此，</w:t>
      </w:r>
      <w:r>
        <w:rPr>
          <w:rFonts w:hint="eastAsia"/>
          <w:color w:val="000000" w:themeColor="text1"/>
          <w:sz w:val="24"/>
          <w:szCs w:val="24"/>
        </w:rPr>
        <w:t>AI</w:t>
      </w:r>
      <w:r w:rsidR="004B532E">
        <w:rPr>
          <w:rFonts w:hint="eastAsia"/>
          <w:color w:val="000000" w:themeColor="text1"/>
          <w:sz w:val="24"/>
          <w:szCs w:val="24"/>
        </w:rPr>
        <w:t>能力调用逻辑</w:t>
      </w:r>
      <w:r w:rsidR="004B532E">
        <w:rPr>
          <w:color w:val="000000" w:themeColor="text1"/>
          <w:sz w:val="24"/>
          <w:szCs w:val="24"/>
        </w:rPr>
        <w:t>和</w:t>
      </w:r>
      <w:r w:rsidR="004B532E">
        <w:rPr>
          <w:rFonts w:hint="eastAsia"/>
          <w:color w:val="000000" w:themeColor="text1"/>
          <w:sz w:val="24"/>
          <w:szCs w:val="24"/>
        </w:rPr>
        <w:t>返回值与</w:t>
      </w:r>
      <w:r w:rsidR="004B532E">
        <w:rPr>
          <w:rFonts w:hint="eastAsia"/>
          <w:color w:val="000000" w:themeColor="text1"/>
          <w:sz w:val="24"/>
          <w:szCs w:val="24"/>
        </w:rPr>
        <w:t>3.2.2.4</w:t>
      </w:r>
      <w:r w:rsidR="004B532E">
        <w:rPr>
          <w:rFonts w:hint="eastAsia"/>
          <w:color w:val="000000" w:themeColor="text1"/>
          <w:sz w:val="24"/>
          <w:szCs w:val="24"/>
        </w:rPr>
        <w:t>节的</w:t>
      </w:r>
      <w:r>
        <w:rPr>
          <w:rFonts w:hint="eastAsia"/>
          <w:color w:val="000000" w:themeColor="text1"/>
          <w:sz w:val="24"/>
          <w:szCs w:val="24"/>
        </w:rPr>
        <w:t>步骤和逻辑都是一样的，有一点不同的就是，精彩视频生成</w:t>
      </w:r>
      <w:r w:rsidR="004B532E">
        <w:rPr>
          <w:rFonts w:hint="eastAsia"/>
          <w:color w:val="000000" w:themeColor="text1"/>
          <w:sz w:val="24"/>
          <w:szCs w:val="24"/>
        </w:rPr>
        <w:t>后</w:t>
      </w:r>
      <w:r w:rsidR="004B532E">
        <w:rPr>
          <w:color w:val="000000" w:themeColor="text1"/>
          <w:sz w:val="24"/>
          <w:szCs w:val="24"/>
        </w:rPr>
        <w:t>需要</w:t>
      </w:r>
      <w:r w:rsidR="004B532E">
        <w:rPr>
          <w:rFonts w:hint="eastAsia"/>
          <w:color w:val="000000" w:themeColor="text1"/>
          <w:sz w:val="24"/>
          <w:szCs w:val="24"/>
        </w:rPr>
        <w:t>由</w:t>
      </w:r>
      <w:r w:rsidR="004B532E">
        <w:rPr>
          <w:color w:val="000000" w:themeColor="text1"/>
          <w:sz w:val="24"/>
          <w:szCs w:val="24"/>
        </w:rPr>
        <w:t>互娱大数据平台将</w:t>
      </w:r>
      <w:r w:rsidR="004B532E">
        <w:rPr>
          <w:rFonts w:hint="eastAsia"/>
          <w:color w:val="000000" w:themeColor="text1"/>
          <w:sz w:val="24"/>
          <w:szCs w:val="24"/>
        </w:rPr>
        <w:t>生成的精彩短视频上传至咪咕云并获取</w:t>
      </w:r>
      <w:r w:rsidR="004B532E">
        <w:rPr>
          <w:rFonts w:hint="eastAsia"/>
          <w:color w:val="000000" w:themeColor="text1"/>
          <w:sz w:val="24"/>
          <w:szCs w:val="24"/>
        </w:rPr>
        <w:t>vid</w:t>
      </w:r>
      <w:r w:rsidR="004B532E">
        <w:rPr>
          <w:rFonts w:hint="eastAsia"/>
          <w:color w:val="000000" w:themeColor="text1"/>
          <w:sz w:val="24"/>
          <w:szCs w:val="24"/>
        </w:rPr>
        <w:t>、</w:t>
      </w:r>
      <w:r w:rsidR="004B532E">
        <w:rPr>
          <w:color w:val="000000" w:themeColor="text1"/>
          <w:sz w:val="24"/>
          <w:szCs w:val="24"/>
        </w:rPr>
        <w:t>播放地址</w:t>
      </w:r>
      <w:r w:rsidR="004B532E">
        <w:rPr>
          <w:rFonts w:hint="eastAsia"/>
          <w:color w:val="000000" w:themeColor="text1"/>
          <w:sz w:val="24"/>
          <w:szCs w:val="24"/>
        </w:rPr>
        <w:t>，再把</w:t>
      </w:r>
      <w:r w:rsidR="004B532E">
        <w:rPr>
          <w:rFonts w:hint="eastAsia"/>
          <w:color w:val="000000" w:themeColor="text1"/>
          <w:sz w:val="24"/>
          <w:szCs w:val="24"/>
        </w:rPr>
        <w:t>vid</w:t>
      </w:r>
      <w:r w:rsidR="004B532E">
        <w:rPr>
          <w:rFonts w:hint="eastAsia"/>
          <w:color w:val="000000" w:themeColor="text1"/>
          <w:sz w:val="24"/>
          <w:szCs w:val="24"/>
        </w:rPr>
        <w:t>、</w:t>
      </w:r>
      <w:r w:rsidR="004B532E">
        <w:rPr>
          <w:color w:val="000000" w:themeColor="text1"/>
          <w:sz w:val="24"/>
          <w:szCs w:val="24"/>
        </w:rPr>
        <w:t>播放地址</w:t>
      </w:r>
      <w:r w:rsidR="004B532E">
        <w:rPr>
          <w:rFonts w:hint="eastAsia"/>
          <w:color w:val="000000" w:themeColor="text1"/>
          <w:sz w:val="24"/>
          <w:szCs w:val="24"/>
        </w:rPr>
        <w:t>返回至咪咕</w:t>
      </w:r>
      <w:r w:rsidR="004B532E">
        <w:rPr>
          <w:color w:val="000000" w:themeColor="text1"/>
          <w:sz w:val="24"/>
          <w:szCs w:val="24"/>
        </w:rPr>
        <w:t>游戏服务端。</w:t>
      </w:r>
      <w:bookmarkEnd w:id="35"/>
    </w:p>
    <w:p w14:paraId="2B7B7F32" w14:textId="44EE846A" w:rsidR="008E3334" w:rsidRDefault="008E3334" w:rsidP="008E3334">
      <w:pPr>
        <w:spacing w:line="360" w:lineRule="auto"/>
        <w:ind w:firstLineChars="200" w:firstLine="480"/>
        <w:jc w:val="left"/>
        <w:rPr>
          <w:color w:val="000000" w:themeColor="text1"/>
          <w:sz w:val="24"/>
          <w:szCs w:val="24"/>
        </w:rPr>
      </w:pPr>
      <w:r>
        <w:rPr>
          <w:rFonts w:hint="eastAsia"/>
          <w:color w:val="000000" w:themeColor="text1"/>
          <w:sz w:val="24"/>
          <w:szCs w:val="24"/>
        </w:rPr>
        <w:t>结果封装同样采用</w:t>
      </w:r>
      <w:r>
        <w:rPr>
          <w:rFonts w:hint="eastAsia"/>
          <w:color w:val="000000" w:themeColor="text1"/>
          <w:sz w:val="24"/>
          <w:szCs w:val="24"/>
        </w:rPr>
        <w:t>Json</w:t>
      </w:r>
      <w:r>
        <w:rPr>
          <w:rFonts w:hint="eastAsia"/>
          <w:color w:val="000000" w:themeColor="text1"/>
          <w:sz w:val="24"/>
          <w:szCs w:val="24"/>
        </w:rPr>
        <w:t>编码方式。我们把返回结果的数据描述定义为</w:t>
      </w:r>
      <w:r>
        <w:rPr>
          <w:color w:val="000000" w:themeColor="text1"/>
          <w:sz w:val="24"/>
          <w:szCs w:val="24"/>
        </w:rPr>
        <w:t>specified_scene</w:t>
      </w:r>
      <w:r>
        <w:rPr>
          <w:rFonts w:hint="eastAsia"/>
          <w:color w:val="000000" w:themeColor="text1"/>
          <w:sz w:val="24"/>
          <w:szCs w:val="24"/>
        </w:rPr>
        <w:t>_items</w:t>
      </w:r>
      <w:r>
        <w:rPr>
          <w:rFonts w:hint="eastAsia"/>
          <w:color w:val="000000" w:themeColor="text1"/>
          <w:sz w:val="24"/>
          <w:szCs w:val="24"/>
        </w:rPr>
        <w:t>，则其描述为：</w:t>
      </w:r>
    </w:p>
    <w:tbl>
      <w:tblPr>
        <w:tblStyle w:val="af"/>
        <w:tblW w:w="0" w:type="auto"/>
        <w:tblLook w:val="04A0" w:firstRow="1" w:lastRow="0" w:firstColumn="1" w:lastColumn="0" w:noHBand="0" w:noVBand="1"/>
      </w:tblPr>
      <w:tblGrid>
        <w:gridCol w:w="1918"/>
        <w:gridCol w:w="2311"/>
        <w:gridCol w:w="2081"/>
        <w:gridCol w:w="1986"/>
      </w:tblGrid>
      <w:tr w:rsidR="008E3334" w14:paraId="18415715" w14:textId="77777777" w:rsidTr="00332F26">
        <w:tc>
          <w:tcPr>
            <w:tcW w:w="4229" w:type="dxa"/>
            <w:gridSpan w:val="2"/>
          </w:tcPr>
          <w:p w14:paraId="3BCB5C22" w14:textId="77777777" w:rsidR="008E3334" w:rsidRDefault="008E3334" w:rsidP="00332F26">
            <w:pPr>
              <w:spacing w:line="360" w:lineRule="auto"/>
              <w:jc w:val="left"/>
              <w:rPr>
                <w:color w:val="000000" w:themeColor="text1"/>
                <w:sz w:val="24"/>
                <w:szCs w:val="24"/>
              </w:rPr>
            </w:pPr>
            <w:r>
              <w:rPr>
                <w:b/>
                <w:szCs w:val="24"/>
              </w:rPr>
              <w:t>specified_scene</w:t>
            </w:r>
            <w:r w:rsidRPr="000241B5">
              <w:rPr>
                <w:b/>
                <w:szCs w:val="24"/>
              </w:rPr>
              <w:t>_item</w:t>
            </w:r>
            <w:r w:rsidRPr="000241B5">
              <w:rPr>
                <w:rFonts w:hint="eastAsia"/>
                <w:b/>
                <w:szCs w:val="24"/>
              </w:rPr>
              <w:t>字段</w:t>
            </w:r>
          </w:p>
        </w:tc>
        <w:tc>
          <w:tcPr>
            <w:tcW w:w="2081" w:type="dxa"/>
          </w:tcPr>
          <w:p w14:paraId="039A5C52" w14:textId="77777777" w:rsidR="008E3334" w:rsidRDefault="008E3334" w:rsidP="00332F26">
            <w:pPr>
              <w:spacing w:line="360" w:lineRule="auto"/>
              <w:jc w:val="left"/>
              <w:rPr>
                <w:color w:val="000000" w:themeColor="text1"/>
                <w:sz w:val="24"/>
                <w:szCs w:val="24"/>
              </w:rPr>
            </w:pPr>
            <w:r w:rsidRPr="000241B5">
              <w:rPr>
                <w:rFonts w:hint="eastAsia"/>
                <w:b/>
                <w:szCs w:val="24"/>
              </w:rPr>
              <w:t>类型</w:t>
            </w:r>
          </w:p>
        </w:tc>
        <w:tc>
          <w:tcPr>
            <w:tcW w:w="1986" w:type="dxa"/>
          </w:tcPr>
          <w:p w14:paraId="53D472B4" w14:textId="77777777" w:rsidR="008E3334" w:rsidRDefault="008E3334" w:rsidP="00332F26">
            <w:pPr>
              <w:spacing w:line="360" w:lineRule="auto"/>
              <w:jc w:val="left"/>
              <w:rPr>
                <w:color w:val="000000" w:themeColor="text1"/>
                <w:sz w:val="24"/>
                <w:szCs w:val="24"/>
              </w:rPr>
            </w:pPr>
            <w:r w:rsidRPr="000241B5">
              <w:rPr>
                <w:rFonts w:hint="eastAsia"/>
                <w:b/>
                <w:szCs w:val="24"/>
              </w:rPr>
              <w:t>字段描述</w:t>
            </w:r>
          </w:p>
        </w:tc>
      </w:tr>
      <w:tr w:rsidR="008E3334" w14:paraId="68DC473E" w14:textId="77777777" w:rsidTr="00332F26">
        <w:tc>
          <w:tcPr>
            <w:tcW w:w="4229" w:type="dxa"/>
            <w:gridSpan w:val="2"/>
          </w:tcPr>
          <w:p w14:paraId="1DB6857E" w14:textId="77777777" w:rsidR="008E3334" w:rsidRDefault="008E3334" w:rsidP="00332F26">
            <w:pPr>
              <w:spacing w:line="360" w:lineRule="auto"/>
              <w:jc w:val="left"/>
              <w:rPr>
                <w:color w:val="000000" w:themeColor="text1"/>
                <w:sz w:val="24"/>
                <w:szCs w:val="24"/>
              </w:rPr>
            </w:pPr>
            <w:r>
              <w:rPr>
                <w:rFonts w:ascii="宋体" w:hAnsi="宋体" w:cs="宋体"/>
                <w:color w:val="333333"/>
                <w:spacing w:val="3"/>
                <w:kern w:val="0"/>
                <w:szCs w:val="24"/>
                <w:bdr w:val="none" w:sz="0" w:space="0" w:color="auto" w:frame="1"/>
              </w:rPr>
              <w:t>specified_scene_id</w:t>
            </w:r>
          </w:p>
        </w:tc>
        <w:tc>
          <w:tcPr>
            <w:tcW w:w="2081" w:type="dxa"/>
          </w:tcPr>
          <w:p w14:paraId="7E2BE379" w14:textId="77777777" w:rsidR="008E3334" w:rsidRDefault="008E3334" w:rsidP="00332F26">
            <w:pPr>
              <w:spacing w:line="360" w:lineRule="auto"/>
              <w:jc w:val="left"/>
              <w:rPr>
                <w:color w:val="000000" w:themeColor="text1"/>
                <w:sz w:val="24"/>
                <w:szCs w:val="24"/>
              </w:rPr>
            </w:pPr>
            <w:r>
              <w:rPr>
                <w:szCs w:val="24"/>
              </w:rPr>
              <w:t>s</w:t>
            </w:r>
            <w:r w:rsidRPr="000241B5">
              <w:rPr>
                <w:rFonts w:hint="eastAsia"/>
                <w:szCs w:val="24"/>
              </w:rPr>
              <w:t>tring</w:t>
            </w:r>
          </w:p>
        </w:tc>
        <w:tc>
          <w:tcPr>
            <w:tcW w:w="1986" w:type="dxa"/>
          </w:tcPr>
          <w:p w14:paraId="74C29BB4" w14:textId="77777777" w:rsidR="008E3334" w:rsidRDefault="008E3334" w:rsidP="00332F26">
            <w:pPr>
              <w:spacing w:line="360" w:lineRule="auto"/>
              <w:jc w:val="left"/>
              <w:rPr>
                <w:color w:val="000000" w:themeColor="text1"/>
                <w:sz w:val="24"/>
                <w:szCs w:val="24"/>
              </w:rPr>
            </w:pPr>
            <w:r>
              <w:rPr>
                <w:rFonts w:hint="eastAsia"/>
                <w:szCs w:val="24"/>
              </w:rPr>
              <w:t>场景编号</w:t>
            </w:r>
          </w:p>
        </w:tc>
      </w:tr>
      <w:tr w:rsidR="009046E3" w14:paraId="64988BF4" w14:textId="77777777" w:rsidTr="00332F26">
        <w:tc>
          <w:tcPr>
            <w:tcW w:w="4229" w:type="dxa"/>
            <w:gridSpan w:val="2"/>
          </w:tcPr>
          <w:p w14:paraId="4944A3EA" w14:textId="080EF298" w:rsidR="009046E3" w:rsidRDefault="009046E3" w:rsidP="00332F26">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Cs w:val="24"/>
                <w:bdr w:val="none" w:sz="0" w:space="0" w:color="auto" w:frame="1"/>
              </w:rPr>
              <w:t>s</w:t>
            </w:r>
            <w:r>
              <w:rPr>
                <w:rFonts w:ascii="宋体" w:hAnsi="宋体" w:cs="宋体" w:hint="eastAsia"/>
                <w:color w:val="333333"/>
                <w:spacing w:val="3"/>
                <w:kern w:val="0"/>
                <w:szCs w:val="24"/>
                <w:bdr w:val="none" w:sz="0" w:space="0" w:color="auto" w:frame="1"/>
              </w:rPr>
              <w:t>hort_</w:t>
            </w:r>
            <w:r>
              <w:rPr>
                <w:rFonts w:ascii="宋体" w:hAnsi="宋体" w:cs="宋体"/>
                <w:color w:val="333333"/>
                <w:spacing w:val="3"/>
                <w:kern w:val="0"/>
                <w:szCs w:val="24"/>
                <w:bdr w:val="none" w:sz="0" w:space="0" w:color="auto" w:frame="1"/>
              </w:rPr>
              <w:t>video_id</w:t>
            </w:r>
          </w:p>
        </w:tc>
        <w:tc>
          <w:tcPr>
            <w:tcW w:w="2081" w:type="dxa"/>
          </w:tcPr>
          <w:p w14:paraId="69511E9F" w14:textId="139E1EF1" w:rsidR="009046E3" w:rsidRDefault="00434366" w:rsidP="00332F26">
            <w:pPr>
              <w:spacing w:line="360" w:lineRule="auto"/>
              <w:jc w:val="left"/>
              <w:rPr>
                <w:szCs w:val="24"/>
              </w:rPr>
            </w:pPr>
            <w:r>
              <w:rPr>
                <w:szCs w:val="24"/>
              </w:rPr>
              <w:t>s</w:t>
            </w:r>
            <w:r w:rsidRPr="000241B5">
              <w:rPr>
                <w:rFonts w:hint="eastAsia"/>
                <w:szCs w:val="24"/>
              </w:rPr>
              <w:t>tring</w:t>
            </w:r>
          </w:p>
        </w:tc>
        <w:tc>
          <w:tcPr>
            <w:tcW w:w="1986" w:type="dxa"/>
          </w:tcPr>
          <w:p w14:paraId="6810B910" w14:textId="545CF6A5" w:rsidR="009046E3" w:rsidRDefault="00434366" w:rsidP="00332F26">
            <w:pPr>
              <w:spacing w:line="360" w:lineRule="auto"/>
              <w:jc w:val="left"/>
              <w:rPr>
                <w:szCs w:val="24"/>
              </w:rPr>
            </w:pPr>
            <w:r>
              <w:rPr>
                <w:rFonts w:hint="eastAsia"/>
                <w:szCs w:val="24"/>
              </w:rPr>
              <w:t>短视频</w:t>
            </w:r>
            <w:r>
              <w:rPr>
                <w:szCs w:val="24"/>
              </w:rPr>
              <w:t>编号</w:t>
            </w:r>
          </w:p>
        </w:tc>
      </w:tr>
      <w:tr w:rsidR="00644648" w14:paraId="7980F23F" w14:textId="77777777" w:rsidTr="00332F26">
        <w:tc>
          <w:tcPr>
            <w:tcW w:w="4229" w:type="dxa"/>
            <w:gridSpan w:val="2"/>
          </w:tcPr>
          <w:p w14:paraId="5BC6FEA2" w14:textId="690A9C81" w:rsidR="00644648" w:rsidRDefault="00644648" w:rsidP="00644648">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Cs w:val="24"/>
                <w:bdr w:val="none" w:sz="0" w:space="0" w:color="auto" w:frame="1"/>
              </w:rPr>
              <w:t>t</w:t>
            </w:r>
            <w:r>
              <w:rPr>
                <w:rFonts w:ascii="宋体" w:hAnsi="宋体" w:cs="宋体" w:hint="eastAsia"/>
                <w:color w:val="333333"/>
                <w:spacing w:val="3"/>
                <w:kern w:val="0"/>
                <w:szCs w:val="24"/>
                <w:bdr w:val="none" w:sz="0" w:space="0" w:color="auto" w:frame="1"/>
              </w:rPr>
              <w:t>ask_</w:t>
            </w:r>
            <w:r>
              <w:rPr>
                <w:rFonts w:ascii="宋体" w:hAnsi="宋体" w:cs="宋体"/>
                <w:color w:val="333333"/>
                <w:spacing w:val="3"/>
                <w:kern w:val="0"/>
                <w:szCs w:val="24"/>
                <w:bdr w:val="none" w:sz="0" w:space="0" w:color="auto" w:frame="1"/>
              </w:rPr>
              <w:t>id</w:t>
            </w:r>
          </w:p>
        </w:tc>
        <w:tc>
          <w:tcPr>
            <w:tcW w:w="2081" w:type="dxa"/>
          </w:tcPr>
          <w:p w14:paraId="7C236CAE" w14:textId="5722FED1" w:rsidR="00644648" w:rsidRDefault="00644648" w:rsidP="00644648">
            <w:pPr>
              <w:spacing w:line="360" w:lineRule="auto"/>
              <w:jc w:val="left"/>
              <w:rPr>
                <w:szCs w:val="24"/>
              </w:rPr>
            </w:pPr>
            <w:r w:rsidRPr="000241B5">
              <w:rPr>
                <w:szCs w:val="24"/>
              </w:rPr>
              <w:t>S</w:t>
            </w:r>
            <w:r w:rsidRPr="000241B5">
              <w:rPr>
                <w:rFonts w:hint="eastAsia"/>
                <w:szCs w:val="24"/>
              </w:rPr>
              <w:t>tring</w:t>
            </w:r>
          </w:p>
        </w:tc>
        <w:tc>
          <w:tcPr>
            <w:tcW w:w="1986" w:type="dxa"/>
          </w:tcPr>
          <w:p w14:paraId="760D5BA0" w14:textId="74967EB9" w:rsidR="00644648" w:rsidRDefault="00644648" w:rsidP="00644648">
            <w:pPr>
              <w:spacing w:line="360" w:lineRule="auto"/>
              <w:jc w:val="left"/>
              <w:rPr>
                <w:szCs w:val="24"/>
              </w:rPr>
            </w:pPr>
            <w:r>
              <w:rPr>
                <w:rFonts w:hint="eastAsia"/>
                <w:szCs w:val="24"/>
              </w:rPr>
              <w:t>任务</w:t>
            </w:r>
            <w:r>
              <w:rPr>
                <w:szCs w:val="24"/>
              </w:rPr>
              <w:t>编号</w:t>
            </w:r>
          </w:p>
        </w:tc>
      </w:tr>
      <w:tr w:rsidR="0087385F" w14:paraId="155AECC8" w14:textId="77777777" w:rsidTr="00332F26">
        <w:tc>
          <w:tcPr>
            <w:tcW w:w="1918" w:type="dxa"/>
            <w:vMerge w:val="restart"/>
          </w:tcPr>
          <w:p w14:paraId="65A6034B" w14:textId="77777777" w:rsidR="0087385F" w:rsidRPr="000241B5" w:rsidRDefault="0087385F" w:rsidP="00644648">
            <w:pPr>
              <w:spacing w:line="360" w:lineRule="auto"/>
              <w:rPr>
                <w:rFonts w:ascii="宋体" w:hAnsi="宋体" w:cs="宋体"/>
                <w:color w:val="333333"/>
                <w:spacing w:val="3"/>
                <w:kern w:val="0"/>
                <w:szCs w:val="24"/>
                <w:bdr w:val="none" w:sz="0" w:space="0" w:color="auto" w:frame="1"/>
              </w:rPr>
            </w:pPr>
            <w:r>
              <w:rPr>
                <w:rFonts w:ascii="宋体" w:hAnsi="宋体" w:cs="宋体" w:hint="eastAsia"/>
                <w:color w:val="333333"/>
                <w:spacing w:val="3"/>
                <w:kern w:val="0"/>
                <w:szCs w:val="24"/>
                <w:bdr w:val="none" w:sz="0" w:space="0" w:color="auto" w:frame="1"/>
              </w:rPr>
              <w:t>emergences</w:t>
            </w:r>
          </w:p>
        </w:tc>
        <w:tc>
          <w:tcPr>
            <w:tcW w:w="2311" w:type="dxa"/>
          </w:tcPr>
          <w:p w14:paraId="2CD9320F" w14:textId="77777777" w:rsidR="0087385F" w:rsidRDefault="0087385F" w:rsidP="00644648">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start_frame</w:t>
            </w:r>
          </w:p>
        </w:tc>
        <w:tc>
          <w:tcPr>
            <w:tcW w:w="2081" w:type="dxa"/>
          </w:tcPr>
          <w:p w14:paraId="23622CD0" w14:textId="77777777" w:rsidR="0087385F" w:rsidRDefault="0087385F" w:rsidP="00644648">
            <w:pPr>
              <w:spacing w:line="360" w:lineRule="auto"/>
              <w:jc w:val="left"/>
              <w:rPr>
                <w:color w:val="000000" w:themeColor="text1"/>
                <w:sz w:val="24"/>
                <w:szCs w:val="24"/>
              </w:rPr>
            </w:pPr>
            <w:r w:rsidRPr="000241B5">
              <w:rPr>
                <w:rFonts w:hint="eastAsia"/>
                <w:szCs w:val="24"/>
              </w:rPr>
              <w:t>int</w:t>
            </w:r>
          </w:p>
        </w:tc>
        <w:tc>
          <w:tcPr>
            <w:tcW w:w="1986" w:type="dxa"/>
          </w:tcPr>
          <w:p w14:paraId="085DE65B" w14:textId="77777777" w:rsidR="0087385F" w:rsidRDefault="0087385F" w:rsidP="00644648">
            <w:pPr>
              <w:spacing w:line="360" w:lineRule="auto"/>
              <w:jc w:val="left"/>
              <w:rPr>
                <w:color w:val="000000" w:themeColor="text1"/>
                <w:sz w:val="24"/>
                <w:szCs w:val="24"/>
              </w:rPr>
            </w:pPr>
            <w:r w:rsidRPr="000241B5">
              <w:rPr>
                <w:rFonts w:hint="eastAsia"/>
                <w:szCs w:val="24"/>
              </w:rPr>
              <w:t>起始帧</w:t>
            </w:r>
          </w:p>
        </w:tc>
      </w:tr>
      <w:tr w:rsidR="0087385F" w14:paraId="1C64E39F" w14:textId="77777777" w:rsidTr="00332F26">
        <w:tc>
          <w:tcPr>
            <w:tcW w:w="1918" w:type="dxa"/>
            <w:vMerge/>
          </w:tcPr>
          <w:p w14:paraId="5C3A5F37" w14:textId="77777777"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p>
        </w:tc>
        <w:tc>
          <w:tcPr>
            <w:tcW w:w="2311" w:type="dxa"/>
          </w:tcPr>
          <w:p w14:paraId="4663A16A" w14:textId="77777777" w:rsidR="0087385F" w:rsidRDefault="0087385F" w:rsidP="00644648">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end_frame</w:t>
            </w:r>
          </w:p>
        </w:tc>
        <w:tc>
          <w:tcPr>
            <w:tcW w:w="2081" w:type="dxa"/>
          </w:tcPr>
          <w:p w14:paraId="77343094" w14:textId="77777777" w:rsidR="0087385F" w:rsidRDefault="0087385F" w:rsidP="00644648">
            <w:pPr>
              <w:spacing w:line="360" w:lineRule="auto"/>
              <w:jc w:val="left"/>
              <w:rPr>
                <w:color w:val="000000" w:themeColor="text1"/>
                <w:sz w:val="24"/>
                <w:szCs w:val="24"/>
              </w:rPr>
            </w:pPr>
            <w:r w:rsidRPr="000241B5">
              <w:rPr>
                <w:rFonts w:hint="eastAsia"/>
                <w:szCs w:val="24"/>
              </w:rPr>
              <w:t>int</w:t>
            </w:r>
          </w:p>
        </w:tc>
        <w:tc>
          <w:tcPr>
            <w:tcW w:w="1986" w:type="dxa"/>
          </w:tcPr>
          <w:p w14:paraId="28388C23" w14:textId="77777777" w:rsidR="0087385F" w:rsidRDefault="0087385F" w:rsidP="00644648">
            <w:pPr>
              <w:spacing w:line="360" w:lineRule="auto"/>
              <w:jc w:val="left"/>
              <w:rPr>
                <w:color w:val="000000" w:themeColor="text1"/>
                <w:sz w:val="24"/>
                <w:szCs w:val="24"/>
              </w:rPr>
            </w:pPr>
            <w:r w:rsidRPr="000241B5">
              <w:rPr>
                <w:rFonts w:hint="eastAsia"/>
                <w:szCs w:val="24"/>
              </w:rPr>
              <w:t>结束帧</w:t>
            </w:r>
          </w:p>
        </w:tc>
      </w:tr>
      <w:tr w:rsidR="0087385F" w14:paraId="26A7939D" w14:textId="77777777" w:rsidTr="00332F26">
        <w:tc>
          <w:tcPr>
            <w:tcW w:w="1918" w:type="dxa"/>
            <w:vMerge/>
          </w:tcPr>
          <w:p w14:paraId="657D1A7C" w14:textId="77777777"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p>
        </w:tc>
        <w:tc>
          <w:tcPr>
            <w:tcW w:w="2311" w:type="dxa"/>
          </w:tcPr>
          <w:p w14:paraId="0B6DEB14" w14:textId="77777777" w:rsidR="0087385F" w:rsidRDefault="0087385F" w:rsidP="00644648">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start_time</w:t>
            </w:r>
          </w:p>
        </w:tc>
        <w:tc>
          <w:tcPr>
            <w:tcW w:w="2081" w:type="dxa"/>
          </w:tcPr>
          <w:p w14:paraId="12E0248D" w14:textId="77777777" w:rsidR="0087385F" w:rsidRDefault="0087385F" w:rsidP="00644648">
            <w:pPr>
              <w:spacing w:line="360" w:lineRule="auto"/>
              <w:jc w:val="left"/>
              <w:rPr>
                <w:color w:val="000000" w:themeColor="text1"/>
                <w:sz w:val="24"/>
                <w:szCs w:val="24"/>
              </w:rPr>
            </w:pPr>
            <w:r>
              <w:rPr>
                <w:szCs w:val="24"/>
              </w:rPr>
              <w:t>int</w:t>
            </w:r>
          </w:p>
        </w:tc>
        <w:tc>
          <w:tcPr>
            <w:tcW w:w="1986" w:type="dxa"/>
          </w:tcPr>
          <w:p w14:paraId="3BE6F73C" w14:textId="77777777" w:rsidR="0087385F" w:rsidRDefault="0087385F" w:rsidP="00644648">
            <w:pPr>
              <w:spacing w:line="360" w:lineRule="auto"/>
              <w:jc w:val="left"/>
              <w:rPr>
                <w:color w:val="000000" w:themeColor="text1"/>
                <w:sz w:val="24"/>
                <w:szCs w:val="24"/>
              </w:rPr>
            </w:pPr>
            <w:r w:rsidRPr="000241B5">
              <w:rPr>
                <w:rFonts w:hint="eastAsia"/>
                <w:szCs w:val="24"/>
              </w:rPr>
              <w:t>起始时间</w:t>
            </w:r>
          </w:p>
        </w:tc>
      </w:tr>
      <w:tr w:rsidR="0087385F" w14:paraId="7129CFB0" w14:textId="77777777" w:rsidTr="00332F26">
        <w:tc>
          <w:tcPr>
            <w:tcW w:w="1918" w:type="dxa"/>
            <w:vMerge/>
          </w:tcPr>
          <w:p w14:paraId="05D6A736" w14:textId="77777777"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p>
        </w:tc>
        <w:tc>
          <w:tcPr>
            <w:tcW w:w="2311" w:type="dxa"/>
          </w:tcPr>
          <w:p w14:paraId="16D96670" w14:textId="77777777" w:rsidR="0087385F" w:rsidRDefault="0087385F" w:rsidP="00644648">
            <w:pPr>
              <w:spacing w:line="360" w:lineRule="auto"/>
              <w:jc w:val="left"/>
              <w:rPr>
                <w:color w:val="000000" w:themeColor="text1"/>
                <w:sz w:val="24"/>
                <w:szCs w:val="24"/>
              </w:rPr>
            </w:pPr>
            <w:r w:rsidRPr="000241B5">
              <w:rPr>
                <w:rFonts w:ascii="宋体" w:hAnsi="宋体" w:cs="宋体"/>
                <w:color w:val="333333"/>
                <w:spacing w:val="3"/>
                <w:kern w:val="0"/>
                <w:szCs w:val="24"/>
                <w:bdr w:val="none" w:sz="0" w:space="0" w:color="auto" w:frame="1"/>
              </w:rPr>
              <w:t>end_time</w:t>
            </w:r>
          </w:p>
        </w:tc>
        <w:tc>
          <w:tcPr>
            <w:tcW w:w="2081" w:type="dxa"/>
          </w:tcPr>
          <w:p w14:paraId="2D3B836C" w14:textId="77777777" w:rsidR="0087385F" w:rsidRDefault="0087385F" w:rsidP="00644648">
            <w:pPr>
              <w:spacing w:line="360" w:lineRule="auto"/>
              <w:jc w:val="left"/>
              <w:rPr>
                <w:color w:val="000000" w:themeColor="text1"/>
                <w:sz w:val="24"/>
                <w:szCs w:val="24"/>
              </w:rPr>
            </w:pPr>
            <w:r>
              <w:rPr>
                <w:szCs w:val="24"/>
              </w:rPr>
              <w:t>int</w:t>
            </w:r>
          </w:p>
        </w:tc>
        <w:tc>
          <w:tcPr>
            <w:tcW w:w="1986" w:type="dxa"/>
          </w:tcPr>
          <w:p w14:paraId="5F2D8A91" w14:textId="77777777" w:rsidR="0087385F" w:rsidRDefault="0087385F" w:rsidP="00644648">
            <w:pPr>
              <w:spacing w:line="360" w:lineRule="auto"/>
              <w:jc w:val="left"/>
              <w:rPr>
                <w:color w:val="000000" w:themeColor="text1"/>
                <w:sz w:val="24"/>
                <w:szCs w:val="24"/>
              </w:rPr>
            </w:pPr>
            <w:r w:rsidRPr="000241B5">
              <w:rPr>
                <w:rFonts w:hint="eastAsia"/>
                <w:szCs w:val="24"/>
              </w:rPr>
              <w:t>结束时间</w:t>
            </w:r>
          </w:p>
        </w:tc>
      </w:tr>
      <w:tr w:rsidR="0087385F" w14:paraId="5FAE6100" w14:textId="77777777" w:rsidTr="00332F26">
        <w:tc>
          <w:tcPr>
            <w:tcW w:w="1918" w:type="dxa"/>
            <w:vMerge/>
          </w:tcPr>
          <w:p w14:paraId="10E69E71" w14:textId="77777777"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p>
        </w:tc>
        <w:tc>
          <w:tcPr>
            <w:tcW w:w="2311" w:type="dxa"/>
          </w:tcPr>
          <w:p w14:paraId="7A591B55" w14:textId="35066EDF"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r w:rsidRPr="00212EB5">
              <w:rPr>
                <w:rFonts w:ascii="宋体" w:hAnsi="宋体" w:cs="宋体"/>
                <w:color w:val="333333"/>
                <w:spacing w:val="3"/>
                <w:kern w:val="0"/>
                <w:szCs w:val="21"/>
                <w:bdr w:val="none" w:sz="0" w:space="0" w:color="auto" w:frame="1"/>
              </w:rPr>
              <w:t>highlight_score</w:t>
            </w:r>
          </w:p>
        </w:tc>
        <w:tc>
          <w:tcPr>
            <w:tcW w:w="2081" w:type="dxa"/>
          </w:tcPr>
          <w:p w14:paraId="477A7441" w14:textId="5E3123D4" w:rsidR="0087385F" w:rsidRDefault="0087385F" w:rsidP="00644648">
            <w:pPr>
              <w:spacing w:line="360" w:lineRule="auto"/>
              <w:jc w:val="left"/>
              <w:rPr>
                <w:szCs w:val="24"/>
              </w:rPr>
            </w:pPr>
            <w:r>
              <w:rPr>
                <w:rFonts w:hint="eastAsia"/>
                <w:szCs w:val="24"/>
              </w:rPr>
              <w:t>d</w:t>
            </w:r>
            <w:r>
              <w:rPr>
                <w:szCs w:val="24"/>
              </w:rPr>
              <w:t>ouble</w:t>
            </w:r>
          </w:p>
        </w:tc>
        <w:tc>
          <w:tcPr>
            <w:tcW w:w="1986" w:type="dxa"/>
          </w:tcPr>
          <w:p w14:paraId="3FCABC80" w14:textId="064C1F98" w:rsidR="0087385F" w:rsidRPr="000241B5" w:rsidRDefault="0087385F" w:rsidP="00644648">
            <w:pPr>
              <w:spacing w:line="360" w:lineRule="auto"/>
              <w:jc w:val="left"/>
              <w:rPr>
                <w:szCs w:val="24"/>
              </w:rPr>
            </w:pPr>
            <w:r>
              <w:rPr>
                <w:rFonts w:hint="eastAsia"/>
                <w:szCs w:val="24"/>
              </w:rPr>
              <w:t>场景</w:t>
            </w:r>
            <w:r>
              <w:rPr>
                <w:szCs w:val="24"/>
              </w:rPr>
              <w:t>得分</w:t>
            </w:r>
          </w:p>
        </w:tc>
      </w:tr>
      <w:tr w:rsidR="0087385F" w14:paraId="16DAA74C" w14:textId="77777777" w:rsidTr="00332F26">
        <w:tc>
          <w:tcPr>
            <w:tcW w:w="1918" w:type="dxa"/>
            <w:vMerge/>
          </w:tcPr>
          <w:p w14:paraId="27C31B5A" w14:textId="77777777"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p>
        </w:tc>
        <w:tc>
          <w:tcPr>
            <w:tcW w:w="2311" w:type="dxa"/>
          </w:tcPr>
          <w:p w14:paraId="02FD25EA" w14:textId="2007A144" w:rsidR="0087385F" w:rsidRPr="000241B5" w:rsidRDefault="0087385F" w:rsidP="00644648">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 w:val="20"/>
                <w:szCs w:val="20"/>
                <w:bdr w:val="none" w:sz="0" w:space="0" w:color="auto" w:frame="1"/>
              </w:rPr>
              <w:t>cover</w:t>
            </w:r>
          </w:p>
        </w:tc>
        <w:tc>
          <w:tcPr>
            <w:tcW w:w="2081" w:type="dxa"/>
          </w:tcPr>
          <w:p w14:paraId="44A429CB" w14:textId="3A7C0705" w:rsidR="0087385F" w:rsidRDefault="0087385F" w:rsidP="00644648">
            <w:pPr>
              <w:spacing w:line="360" w:lineRule="auto"/>
              <w:jc w:val="left"/>
              <w:rPr>
                <w:szCs w:val="24"/>
              </w:rPr>
            </w:pPr>
            <w:r w:rsidRPr="000241B5">
              <w:rPr>
                <w:szCs w:val="24"/>
              </w:rPr>
              <w:t>S</w:t>
            </w:r>
            <w:r w:rsidRPr="000241B5">
              <w:rPr>
                <w:rFonts w:hint="eastAsia"/>
                <w:szCs w:val="24"/>
              </w:rPr>
              <w:t>tring</w:t>
            </w:r>
          </w:p>
        </w:tc>
        <w:tc>
          <w:tcPr>
            <w:tcW w:w="1986" w:type="dxa"/>
          </w:tcPr>
          <w:p w14:paraId="68E43BE5" w14:textId="43AB3AE7" w:rsidR="0087385F" w:rsidRPr="000241B5" w:rsidRDefault="0087385F" w:rsidP="00644648">
            <w:pPr>
              <w:spacing w:line="360" w:lineRule="auto"/>
              <w:jc w:val="left"/>
              <w:rPr>
                <w:szCs w:val="24"/>
              </w:rPr>
            </w:pPr>
            <w:r>
              <w:rPr>
                <w:rFonts w:ascii="宋体" w:hAnsi="宋体" w:cs="宋体" w:hint="eastAsia"/>
                <w:color w:val="333333"/>
                <w:spacing w:val="3"/>
                <w:kern w:val="0"/>
                <w:szCs w:val="24"/>
                <w:bdr w:val="none" w:sz="0" w:space="0" w:color="auto" w:frame="1"/>
              </w:rPr>
              <w:t>封面</w:t>
            </w:r>
            <w:r>
              <w:rPr>
                <w:rFonts w:ascii="宋体" w:hAnsi="宋体" w:cs="宋体"/>
                <w:color w:val="333333"/>
                <w:spacing w:val="3"/>
                <w:kern w:val="0"/>
                <w:szCs w:val="24"/>
                <w:bdr w:val="none" w:sz="0" w:space="0" w:color="auto" w:frame="1"/>
              </w:rPr>
              <w:t>截图</w:t>
            </w:r>
          </w:p>
        </w:tc>
      </w:tr>
      <w:tr w:rsidR="00644648" w14:paraId="4DFBCC2C" w14:textId="77777777" w:rsidTr="00332F26">
        <w:tc>
          <w:tcPr>
            <w:tcW w:w="4229" w:type="dxa"/>
            <w:gridSpan w:val="2"/>
          </w:tcPr>
          <w:p w14:paraId="6C118C2B" w14:textId="71B38EC2" w:rsidR="00644648" w:rsidRPr="000241B5" w:rsidRDefault="007B14B7" w:rsidP="00644648">
            <w:pPr>
              <w:spacing w:line="360" w:lineRule="auto"/>
              <w:jc w:val="left"/>
              <w:rPr>
                <w:rFonts w:ascii="宋体" w:hAnsi="宋体" w:cs="宋体"/>
                <w:color w:val="333333"/>
                <w:spacing w:val="3"/>
                <w:kern w:val="0"/>
                <w:szCs w:val="24"/>
                <w:bdr w:val="none" w:sz="0" w:space="0" w:color="auto" w:frame="1"/>
              </w:rPr>
            </w:pPr>
            <w:r>
              <w:rPr>
                <w:rFonts w:ascii="宋体" w:hAnsi="宋体" w:cs="宋体"/>
                <w:color w:val="333333"/>
                <w:spacing w:val="3"/>
                <w:kern w:val="0"/>
                <w:szCs w:val="24"/>
                <w:bdr w:val="none" w:sz="0" w:space="0" w:color="auto" w:frame="1"/>
              </w:rPr>
              <w:t>Short_video</w:t>
            </w:r>
            <w:r w:rsidR="009A4E6A">
              <w:rPr>
                <w:rFonts w:ascii="宋体" w:hAnsi="宋体" w:cs="宋体"/>
                <w:color w:val="333333"/>
                <w:spacing w:val="3"/>
                <w:kern w:val="0"/>
                <w:szCs w:val="24"/>
                <w:bdr w:val="none" w:sz="0" w:space="0" w:color="auto" w:frame="1"/>
              </w:rPr>
              <w:t>_url</w:t>
            </w:r>
          </w:p>
        </w:tc>
        <w:tc>
          <w:tcPr>
            <w:tcW w:w="2081" w:type="dxa"/>
          </w:tcPr>
          <w:p w14:paraId="783B49ED" w14:textId="77777777" w:rsidR="00644648" w:rsidRDefault="00644648" w:rsidP="00644648">
            <w:pPr>
              <w:spacing w:line="360" w:lineRule="auto"/>
              <w:jc w:val="left"/>
              <w:rPr>
                <w:szCs w:val="24"/>
              </w:rPr>
            </w:pPr>
            <w:r>
              <w:rPr>
                <w:rFonts w:hint="eastAsia"/>
                <w:szCs w:val="24"/>
              </w:rPr>
              <w:t>list</w:t>
            </w:r>
          </w:p>
        </w:tc>
        <w:tc>
          <w:tcPr>
            <w:tcW w:w="1986" w:type="dxa"/>
          </w:tcPr>
          <w:p w14:paraId="158FF021" w14:textId="1BA28161" w:rsidR="00644648" w:rsidRPr="000241B5" w:rsidRDefault="00644648" w:rsidP="00644648">
            <w:pPr>
              <w:spacing w:line="360" w:lineRule="auto"/>
              <w:jc w:val="left"/>
              <w:rPr>
                <w:szCs w:val="24"/>
              </w:rPr>
            </w:pPr>
            <w:r>
              <w:rPr>
                <w:rFonts w:hint="eastAsia"/>
                <w:szCs w:val="24"/>
              </w:rPr>
              <w:t>精彩短视频在</w:t>
            </w:r>
            <w:r w:rsidR="009A4E6A">
              <w:rPr>
                <w:rFonts w:hint="eastAsia"/>
                <w:szCs w:val="24"/>
              </w:rPr>
              <w:t>FTP</w:t>
            </w:r>
            <w:r w:rsidR="009A4E6A">
              <w:rPr>
                <w:rFonts w:hint="eastAsia"/>
                <w:szCs w:val="24"/>
              </w:rPr>
              <w:t>服务器上</w:t>
            </w:r>
            <w:r w:rsidR="009A4E6A">
              <w:rPr>
                <w:szCs w:val="24"/>
              </w:rPr>
              <w:t>的路径</w:t>
            </w:r>
            <w:r w:rsidR="009A4E6A">
              <w:rPr>
                <w:rFonts w:hint="eastAsia"/>
                <w:szCs w:val="24"/>
              </w:rPr>
              <w:t>，子</w:t>
            </w:r>
            <w:r w:rsidR="009A4E6A">
              <w:rPr>
                <w:szCs w:val="24"/>
              </w:rPr>
              <w:t>目录以</w:t>
            </w:r>
            <w:r w:rsidR="009A4E6A">
              <w:rPr>
                <w:rFonts w:hint="eastAsia"/>
                <w:szCs w:val="24"/>
              </w:rPr>
              <w:t>task_id</w:t>
            </w:r>
            <w:r w:rsidR="009A4E6A">
              <w:rPr>
                <w:rFonts w:hint="eastAsia"/>
                <w:szCs w:val="24"/>
              </w:rPr>
              <w:t>命名</w:t>
            </w:r>
          </w:p>
        </w:tc>
      </w:tr>
    </w:tbl>
    <w:p w14:paraId="4FD497F0" w14:textId="77777777" w:rsidR="008E3334" w:rsidRDefault="008E3334" w:rsidP="008E3334">
      <w:pPr>
        <w:spacing w:line="360" w:lineRule="auto"/>
        <w:ind w:firstLineChars="200" w:firstLine="480"/>
        <w:jc w:val="left"/>
        <w:rPr>
          <w:color w:val="000000" w:themeColor="text1"/>
          <w:sz w:val="24"/>
          <w:szCs w:val="24"/>
        </w:rPr>
      </w:pPr>
      <w:r>
        <w:rPr>
          <w:rFonts w:hint="eastAsia"/>
          <w:color w:val="000000" w:themeColor="text1"/>
          <w:sz w:val="24"/>
          <w:szCs w:val="24"/>
        </w:rPr>
        <w:t>Json</w:t>
      </w:r>
      <w:r>
        <w:rPr>
          <w:rFonts w:hint="eastAsia"/>
          <w:color w:val="000000" w:themeColor="text1"/>
          <w:sz w:val="24"/>
          <w:szCs w:val="24"/>
        </w:rPr>
        <w:t>结构示例为：</w:t>
      </w:r>
    </w:p>
    <w:p w14:paraId="29D5B7DE"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4248EB3C" w14:textId="1ABE614A" w:rsidR="009A4E6A"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color w:val="333333"/>
          <w:spacing w:val="3"/>
          <w:kern w:val="0"/>
          <w:sz w:val="20"/>
          <w:szCs w:val="20"/>
          <w:bdr w:val="none" w:sz="0" w:space="0" w:color="auto" w:frame="1"/>
        </w:rPr>
        <w:t>task_id</w:t>
      </w:r>
      <w:r w:rsidR="009A4E6A" w:rsidRPr="00B67BC5">
        <w:rPr>
          <w:rFonts w:ascii="宋体" w:hAnsi="宋体" w:cs="宋体"/>
          <w:color w:val="333333"/>
          <w:spacing w:val="3"/>
          <w:kern w:val="0"/>
          <w:sz w:val="20"/>
          <w:szCs w:val="20"/>
          <w:bdr w:val="none" w:sz="0" w:space="0" w:color="auto" w:frame="1"/>
        </w:rPr>
        <w:t>"</w:t>
      </w:r>
      <w:r w:rsidR="009A4E6A">
        <w:rPr>
          <w:rFonts w:ascii="宋体" w:hAnsi="宋体" w:cs="宋体" w:hint="eastAsia"/>
          <w:color w:val="333333"/>
          <w:spacing w:val="3"/>
          <w:kern w:val="0"/>
          <w:sz w:val="20"/>
          <w:szCs w:val="20"/>
          <w:bdr w:val="none" w:sz="0" w:space="0" w:color="auto" w:frame="1"/>
        </w:rPr>
        <w:t>：10001,</w:t>
      </w:r>
    </w:p>
    <w:p w14:paraId="14A716B9" w14:textId="697B7A2C" w:rsidR="009A4E6A" w:rsidRDefault="009A4E6A"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sidR="00434366">
        <w:rPr>
          <w:rFonts w:ascii="宋体" w:hAnsi="宋体" w:cs="宋体"/>
          <w:color w:val="333333"/>
          <w:spacing w:val="3"/>
          <w:kern w:val="0"/>
          <w:szCs w:val="24"/>
          <w:bdr w:val="none" w:sz="0" w:space="0" w:color="auto" w:frame="1"/>
        </w:rPr>
        <w:t>s</w:t>
      </w:r>
      <w:r w:rsidR="00434366">
        <w:rPr>
          <w:rFonts w:ascii="宋体" w:hAnsi="宋体" w:cs="宋体" w:hint="eastAsia"/>
          <w:color w:val="333333"/>
          <w:spacing w:val="3"/>
          <w:kern w:val="0"/>
          <w:szCs w:val="24"/>
          <w:bdr w:val="none" w:sz="0" w:space="0" w:color="auto" w:frame="1"/>
        </w:rPr>
        <w:t>hort_</w:t>
      </w:r>
      <w:r w:rsidR="00434366">
        <w:rPr>
          <w:rFonts w:ascii="宋体" w:hAnsi="宋体" w:cs="宋体"/>
          <w:color w:val="333333"/>
          <w:spacing w:val="3"/>
          <w:kern w:val="0"/>
          <w:szCs w:val="24"/>
          <w:bdr w:val="none" w:sz="0" w:space="0" w:color="auto" w:frame="1"/>
        </w:rPr>
        <w:t>video</w:t>
      </w:r>
      <w:r>
        <w:rPr>
          <w:rFonts w:ascii="宋体" w:hAnsi="宋体" w:cs="宋体"/>
          <w:color w:val="333333"/>
          <w:spacing w:val="3"/>
          <w:kern w:val="0"/>
          <w:sz w:val="20"/>
          <w:szCs w:val="20"/>
          <w:bdr w:val="none" w:sz="0" w:space="0" w:color="auto" w:frame="1"/>
        </w:rPr>
        <w:t>_url</w:t>
      </w:r>
      <w:r w:rsidRPr="00B67BC5">
        <w:rPr>
          <w:rFonts w:ascii="宋体" w:hAnsi="宋体" w:cs="宋体"/>
          <w:color w:val="333333"/>
          <w:spacing w:val="3"/>
          <w:kern w:val="0"/>
          <w:sz w:val="20"/>
          <w:szCs w:val="20"/>
          <w:bdr w:val="none" w:sz="0" w:space="0" w:color="auto" w:frame="1"/>
        </w:rPr>
        <w:t>"</w:t>
      </w:r>
      <w:r>
        <w:rPr>
          <w:rFonts w:ascii="宋体" w:hAnsi="宋体" w:cs="宋体" w:hint="eastAsia"/>
          <w:color w:val="333333"/>
          <w:spacing w:val="3"/>
          <w:kern w:val="0"/>
          <w:sz w:val="20"/>
          <w:szCs w:val="20"/>
          <w:bdr w:val="none" w:sz="0" w:space="0" w:color="auto" w:frame="1"/>
        </w:rPr>
        <w:t>：</w:t>
      </w:r>
      <w:r w:rsidRPr="00B67BC5">
        <w:rPr>
          <w:rFonts w:ascii="宋体" w:hAnsi="宋体" w:cs="宋体"/>
          <w:color w:val="333333"/>
          <w:spacing w:val="3"/>
          <w:kern w:val="0"/>
          <w:sz w:val="20"/>
          <w:szCs w:val="20"/>
          <w:bdr w:val="none" w:sz="0" w:space="0" w:color="auto" w:frame="1"/>
        </w:rPr>
        <w:t>"</w:t>
      </w:r>
      <w:r>
        <w:rPr>
          <w:rFonts w:ascii="宋体" w:hAnsi="宋体" w:cs="宋体" w:hint="eastAsia"/>
          <w:color w:val="333333"/>
          <w:spacing w:val="3"/>
          <w:kern w:val="0"/>
          <w:sz w:val="20"/>
          <w:szCs w:val="20"/>
          <w:bdr w:val="none" w:sz="0" w:space="0" w:color="auto" w:frame="1"/>
        </w:rPr>
        <w:t>/data/10001/</w:t>
      </w:r>
      <w:r w:rsidRPr="00B67BC5">
        <w:rPr>
          <w:rFonts w:ascii="宋体" w:hAnsi="宋体" w:cs="宋体"/>
          <w:color w:val="333333"/>
          <w:spacing w:val="3"/>
          <w:kern w:val="0"/>
          <w:sz w:val="20"/>
          <w:szCs w:val="20"/>
          <w:bdr w:val="none" w:sz="0" w:space="0" w:color="auto" w:frame="1"/>
        </w:rPr>
        <w:t>"</w:t>
      </w:r>
      <w:r>
        <w:rPr>
          <w:rFonts w:ascii="宋体" w:hAnsi="宋体" w:cs="宋体" w:hint="eastAsia"/>
          <w:color w:val="333333"/>
          <w:spacing w:val="3"/>
          <w:kern w:val="0"/>
          <w:sz w:val="20"/>
          <w:szCs w:val="20"/>
          <w:bdr w:val="none" w:sz="0" w:space="0" w:color="auto" w:frame="1"/>
        </w:rPr>
        <w:t>,</w:t>
      </w:r>
    </w:p>
    <w:p w14:paraId="06FB85C9" w14:textId="17AEDC5A" w:rsidR="008E3334" w:rsidRPr="00B67BC5" w:rsidRDefault="009A4E6A"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sidR="008E3334" w:rsidRPr="00B67BC5">
        <w:rPr>
          <w:rFonts w:ascii="宋体" w:hAnsi="宋体" w:cs="宋体"/>
          <w:color w:val="333333"/>
          <w:spacing w:val="3"/>
          <w:kern w:val="0"/>
          <w:sz w:val="20"/>
          <w:szCs w:val="20"/>
          <w:bdr w:val="none" w:sz="0" w:space="0" w:color="auto" w:frame="1"/>
        </w:rPr>
        <w:t>"</w:t>
      </w:r>
      <w:r w:rsidR="008E3334">
        <w:rPr>
          <w:rFonts w:ascii="宋体" w:hAnsi="宋体" w:cs="宋体"/>
          <w:color w:val="333333"/>
          <w:spacing w:val="3"/>
          <w:kern w:val="0"/>
          <w:szCs w:val="24"/>
          <w:bdr w:val="none" w:sz="0" w:space="0" w:color="auto" w:frame="1"/>
        </w:rPr>
        <w:t>specified_scene</w:t>
      </w:r>
      <w:r w:rsidR="008E3334" w:rsidRPr="00B67BC5">
        <w:rPr>
          <w:rFonts w:ascii="宋体" w:hAnsi="宋体" w:cs="宋体"/>
          <w:color w:val="333333"/>
          <w:spacing w:val="3"/>
          <w:kern w:val="0"/>
          <w:sz w:val="20"/>
          <w:szCs w:val="20"/>
          <w:bdr w:val="none" w:sz="0" w:space="0" w:color="auto" w:frame="1"/>
        </w:rPr>
        <w:t>_items": [{</w:t>
      </w:r>
    </w:p>
    <w:p w14:paraId="7A482417" w14:textId="45C7EEFA" w:rsidR="008E3334"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w:t>
      </w:r>
      <w:r>
        <w:rPr>
          <w:rFonts w:ascii="宋体" w:hAnsi="宋体" w:cs="宋体"/>
          <w:color w:val="333333"/>
          <w:spacing w:val="3"/>
          <w:kern w:val="0"/>
          <w:szCs w:val="24"/>
          <w:bdr w:val="none" w:sz="0" w:space="0" w:color="auto" w:frame="1"/>
        </w:rPr>
        <w:t>specified_scene</w:t>
      </w:r>
      <w:r w:rsidRPr="00B67BC5">
        <w:rPr>
          <w:rFonts w:ascii="宋体" w:hAnsi="宋体" w:cs="宋体"/>
          <w:color w:val="333333"/>
          <w:spacing w:val="3"/>
          <w:kern w:val="0"/>
          <w:sz w:val="20"/>
          <w:szCs w:val="20"/>
          <w:bdr w:val="none" w:sz="0" w:space="0" w:color="auto" w:frame="1"/>
        </w:rPr>
        <w:t>_id": "001",</w:t>
      </w:r>
    </w:p>
    <w:p w14:paraId="2227CCA8" w14:textId="5D4AEBA4" w:rsidR="009046E3" w:rsidRPr="00B67BC5" w:rsidRDefault="009046E3"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Cs w:val="24"/>
          <w:bdr w:val="none" w:sz="0" w:space="0" w:color="auto" w:frame="1"/>
        </w:rPr>
        <w:t>s</w:t>
      </w:r>
      <w:r>
        <w:rPr>
          <w:rFonts w:ascii="宋体" w:hAnsi="宋体" w:cs="宋体" w:hint="eastAsia"/>
          <w:color w:val="333333"/>
          <w:spacing w:val="3"/>
          <w:kern w:val="0"/>
          <w:szCs w:val="24"/>
          <w:bdr w:val="none" w:sz="0" w:space="0" w:color="auto" w:frame="1"/>
        </w:rPr>
        <w:t>hort_</w:t>
      </w:r>
      <w:r>
        <w:rPr>
          <w:rFonts w:ascii="宋体" w:hAnsi="宋体" w:cs="宋体"/>
          <w:color w:val="333333"/>
          <w:spacing w:val="3"/>
          <w:kern w:val="0"/>
          <w:szCs w:val="24"/>
          <w:bdr w:val="none" w:sz="0" w:space="0" w:color="auto" w:frame="1"/>
        </w:rPr>
        <w:t>video_id</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01.MP4</w:t>
      </w:r>
      <w:r w:rsidRPr="00B67BC5">
        <w:rPr>
          <w:rFonts w:ascii="宋体" w:hAnsi="宋体" w:cs="宋体"/>
          <w:color w:val="333333"/>
          <w:spacing w:val="3"/>
          <w:kern w:val="0"/>
          <w:sz w:val="20"/>
          <w:szCs w:val="20"/>
          <w:bdr w:val="none" w:sz="0" w:space="0" w:color="auto" w:frame="1"/>
        </w:rPr>
        <w:t>"</w:t>
      </w:r>
    </w:p>
    <w:p w14:paraId="3C9D8FC6"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03A17DDE"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"start_frame": 1</w:t>
      </w:r>
      <w:r>
        <w:rPr>
          <w:rFonts w:ascii="宋体" w:hAnsi="宋体" w:cs="宋体"/>
          <w:color w:val="333333"/>
          <w:spacing w:val="3"/>
          <w:kern w:val="0"/>
          <w:sz w:val="20"/>
          <w:szCs w:val="20"/>
          <w:bdr w:val="none" w:sz="0" w:space="0" w:color="auto" w:frame="1"/>
        </w:rPr>
        <w:t>6</w:t>
      </w:r>
      <w:r w:rsidRPr="00B67BC5">
        <w:rPr>
          <w:rFonts w:ascii="宋体" w:hAnsi="宋体" w:cs="宋体"/>
          <w:color w:val="333333"/>
          <w:spacing w:val="3"/>
          <w:kern w:val="0"/>
          <w:sz w:val="20"/>
          <w:szCs w:val="20"/>
          <w:bdr w:val="none" w:sz="0" w:space="0" w:color="auto" w:frame="1"/>
        </w:rPr>
        <w:t>00,</w:t>
      </w:r>
    </w:p>
    <w:p w14:paraId="65666671"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"end_frame": </w:t>
      </w:r>
      <w:r>
        <w:rPr>
          <w:rFonts w:ascii="宋体" w:hAnsi="宋体" w:cs="宋体"/>
          <w:color w:val="333333"/>
          <w:spacing w:val="3"/>
          <w:kern w:val="0"/>
          <w:sz w:val="20"/>
          <w:szCs w:val="20"/>
          <w:bdr w:val="none" w:sz="0" w:space="0" w:color="auto" w:frame="1"/>
        </w:rPr>
        <w:t>1675</w:t>
      </w:r>
      <w:r w:rsidRPr="00B67BC5">
        <w:rPr>
          <w:rFonts w:ascii="宋体" w:hAnsi="宋体" w:cs="宋体"/>
          <w:color w:val="333333"/>
          <w:spacing w:val="3"/>
          <w:kern w:val="0"/>
          <w:sz w:val="20"/>
          <w:szCs w:val="20"/>
          <w:bdr w:val="none" w:sz="0" w:space="0" w:color="auto" w:frame="1"/>
        </w:rPr>
        <w:t>,</w:t>
      </w:r>
    </w:p>
    <w:p w14:paraId="2474F11E"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"start_time": </w:t>
      </w:r>
      <w:r>
        <w:rPr>
          <w:rFonts w:ascii="宋体" w:hAnsi="宋体" w:cs="宋体"/>
          <w:color w:val="333333"/>
          <w:spacing w:val="3"/>
          <w:kern w:val="0"/>
          <w:sz w:val="20"/>
          <w:szCs w:val="20"/>
          <w:bdr w:val="none" w:sz="0" w:space="0" w:color="auto" w:frame="1"/>
        </w:rPr>
        <w:t>64</w:t>
      </w:r>
      <w:r w:rsidRPr="00B67BC5">
        <w:rPr>
          <w:rFonts w:ascii="宋体" w:hAnsi="宋体" w:cs="宋体"/>
          <w:color w:val="333333"/>
          <w:spacing w:val="3"/>
          <w:kern w:val="0"/>
          <w:sz w:val="20"/>
          <w:szCs w:val="20"/>
          <w:bdr w:val="none" w:sz="0" w:space="0" w:color="auto" w:frame="1"/>
        </w:rPr>
        <w:t>,</w:t>
      </w:r>
    </w:p>
    <w:p w14:paraId="3552CD3D" w14:textId="195758DB" w:rsidR="008E3334"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"end_time": </w:t>
      </w:r>
      <w:r>
        <w:rPr>
          <w:rFonts w:ascii="宋体" w:hAnsi="宋体" w:cs="宋体"/>
          <w:color w:val="333333"/>
          <w:spacing w:val="3"/>
          <w:kern w:val="0"/>
          <w:sz w:val="20"/>
          <w:szCs w:val="20"/>
          <w:bdr w:val="none" w:sz="0" w:space="0" w:color="auto" w:frame="1"/>
        </w:rPr>
        <w:t>67</w:t>
      </w:r>
      <w:r w:rsidR="00434366">
        <w:rPr>
          <w:rFonts w:ascii="宋体" w:hAnsi="宋体" w:cs="宋体" w:hint="eastAsia"/>
          <w:color w:val="333333"/>
          <w:spacing w:val="3"/>
          <w:kern w:val="0"/>
          <w:sz w:val="20"/>
          <w:szCs w:val="20"/>
          <w:bdr w:val="none" w:sz="0" w:space="0" w:color="auto" w:frame="1"/>
        </w:rPr>
        <w:t>,</w:t>
      </w:r>
    </w:p>
    <w:p w14:paraId="46F89204" w14:textId="3596E1AE" w:rsidR="00434366" w:rsidRDefault="00434366"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sidRPr="00212EB5">
        <w:rPr>
          <w:rFonts w:ascii="宋体" w:hAnsi="宋体" w:cs="宋体"/>
          <w:color w:val="333333"/>
          <w:spacing w:val="3"/>
          <w:kern w:val="0"/>
          <w:szCs w:val="21"/>
          <w:bdr w:val="none" w:sz="0" w:space="0" w:color="auto" w:frame="1"/>
        </w:rPr>
        <w:t>highlight_score</w:t>
      </w:r>
      <w:r w:rsidRPr="00B67BC5">
        <w:rPr>
          <w:rFonts w:ascii="宋体" w:hAnsi="宋体" w:cs="宋体"/>
          <w:color w:val="333333"/>
          <w:spacing w:val="3"/>
          <w:kern w:val="0"/>
          <w:sz w:val="20"/>
          <w:szCs w:val="20"/>
          <w:bdr w:val="none" w:sz="0" w:space="0" w:color="auto" w:frame="1"/>
        </w:rPr>
        <w:t>"</w:t>
      </w:r>
      <w:r>
        <w:rPr>
          <w:rFonts w:ascii="宋体" w:hAnsi="宋体" w:cs="宋体" w:hint="eastAsia"/>
          <w:color w:val="333333"/>
          <w:spacing w:val="3"/>
          <w:kern w:val="0"/>
          <w:sz w:val="20"/>
          <w:szCs w:val="20"/>
          <w:bdr w:val="none" w:sz="0" w:space="0" w:color="auto" w:frame="1"/>
        </w:rPr>
        <w:t>:3</w:t>
      </w:r>
      <w:r>
        <w:rPr>
          <w:rFonts w:ascii="宋体" w:hAnsi="宋体" w:cs="宋体"/>
          <w:color w:val="333333"/>
          <w:spacing w:val="3"/>
          <w:kern w:val="0"/>
          <w:sz w:val="20"/>
          <w:szCs w:val="20"/>
          <w:bdr w:val="none" w:sz="0" w:space="0" w:color="auto" w:frame="1"/>
        </w:rPr>
        <w:t>,</w:t>
      </w:r>
    </w:p>
    <w:p w14:paraId="785CA3FB" w14:textId="1F649C59" w:rsidR="00434366" w:rsidRPr="00B67BC5" w:rsidRDefault="00434366"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cover</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01.jpg</w:t>
      </w:r>
      <w:r w:rsidRPr="00B67BC5">
        <w:rPr>
          <w:rFonts w:ascii="宋体" w:hAnsi="宋体" w:cs="宋体"/>
          <w:color w:val="333333"/>
          <w:spacing w:val="3"/>
          <w:kern w:val="0"/>
          <w:sz w:val="20"/>
          <w:szCs w:val="20"/>
          <w:bdr w:val="none" w:sz="0" w:space="0" w:color="auto" w:frame="1"/>
        </w:rPr>
        <w:t>"</w:t>
      </w:r>
    </w:p>
    <w:p w14:paraId="44985F9F"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24993506" w14:textId="7753A0F5" w:rsidR="008E3334"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w:t>
      </w:r>
      <w:r>
        <w:rPr>
          <w:rFonts w:ascii="宋体" w:hAnsi="宋体" w:cs="宋体"/>
          <w:color w:val="333333"/>
          <w:spacing w:val="3"/>
          <w:kern w:val="0"/>
          <w:szCs w:val="24"/>
          <w:bdr w:val="none" w:sz="0" w:space="0" w:color="auto" w:frame="1"/>
        </w:rPr>
        <w:t>specified_scene</w:t>
      </w:r>
      <w:r w:rsidRPr="00B67BC5">
        <w:rPr>
          <w:rFonts w:ascii="宋体" w:hAnsi="宋体" w:cs="宋体"/>
          <w:color w:val="333333"/>
          <w:spacing w:val="3"/>
          <w:kern w:val="0"/>
          <w:sz w:val="20"/>
          <w:szCs w:val="20"/>
          <w:bdr w:val="none" w:sz="0" w:space="0" w:color="auto" w:frame="1"/>
        </w:rPr>
        <w:t>_id": "002",</w:t>
      </w:r>
    </w:p>
    <w:p w14:paraId="5E52C05A" w14:textId="539BA06E" w:rsidR="009046E3" w:rsidRPr="00B67BC5" w:rsidRDefault="009046E3"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Cs w:val="24"/>
          <w:bdr w:val="none" w:sz="0" w:space="0" w:color="auto" w:frame="1"/>
        </w:rPr>
        <w:t>s</w:t>
      </w:r>
      <w:r>
        <w:rPr>
          <w:rFonts w:ascii="宋体" w:hAnsi="宋体" w:cs="宋体" w:hint="eastAsia"/>
          <w:color w:val="333333"/>
          <w:spacing w:val="3"/>
          <w:kern w:val="0"/>
          <w:szCs w:val="24"/>
          <w:bdr w:val="none" w:sz="0" w:space="0" w:color="auto" w:frame="1"/>
        </w:rPr>
        <w:t>hort_</w:t>
      </w:r>
      <w:r>
        <w:rPr>
          <w:rFonts w:ascii="宋体" w:hAnsi="宋体" w:cs="宋体"/>
          <w:color w:val="333333"/>
          <w:spacing w:val="3"/>
          <w:kern w:val="0"/>
          <w:szCs w:val="24"/>
          <w:bdr w:val="none" w:sz="0" w:space="0" w:color="auto" w:frame="1"/>
        </w:rPr>
        <w:t>video_id</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02.MP4</w:t>
      </w:r>
      <w:r w:rsidRPr="00B67BC5">
        <w:rPr>
          <w:rFonts w:ascii="宋体" w:hAnsi="宋体" w:cs="宋体"/>
          <w:color w:val="333333"/>
          <w:spacing w:val="3"/>
          <w:kern w:val="0"/>
          <w:sz w:val="20"/>
          <w:szCs w:val="20"/>
          <w:bdr w:val="none" w:sz="0" w:space="0" w:color="auto" w:frame="1"/>
        </w:rPr>
        <w:t>"</w:t>
      </w:r>
    </w:p>
    <w:p w14:paraId="2493EDFD"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"emergences": [{</w:t>
      </w:r>
    </w:p>
    <w:p w14:paraId="5A1DCF56"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"start_frame": </w:t>
      </w:r>
      <w:r>
        <w:rPr>
          <w:rFonts w:ascii="宋体" w:hAnsi="宋体" w:cs="宋体"/>
          <w:color w:val="333333"/>
          <w:spacing w:val="3"/>
          <w:kern w:val="0"/>
          <w:sz w:val="20"/>
          <w:szCs w:val="20"/>
          <w:bdr w:val="none" w:sz="0" w:space="0" w:color="auto" w:frame="1"/>
        </w:rPr>
        <w:t>2000</w:t>
      </w:r>
      <w:r w:rsidRPr="00B67BC5">
        <w:rPr>
          <w:rFonts w:ascii="宋体" w:hAnsi="宋体" w:cs="宋体"/>
          <w:color w:val="333333"/>
          <w:spacing w:val="3"/>
          <w:kern w:val="0"/>
          <w:sz w:val="20"/>
          <w:szCs w:val="20"/>
          <w:bdr w:val="none" w:sz="0" w:space="0" w:color="auto" w:frame="1"/>
        </w:rPr>
        <w:t>,</w:t>
      </w:r>
    </w:p>
    <w:p w14:paraId="44A7FA92"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"end_frame": </w:t>
      </w:r>
      <w:r>
        <w:rPr>
          <w:rFonts w:ascii="宋体" w:hAnsi="宋体" w:cs="宋体"/>
          <w:color w:val="333333"/>
          <w:spacing w:val="3"/>
          <w:kern w:val="0"/>
          <w:sz w:val="20"/>
          <w:szCs w:val="20"/>
          <w:bdr w:val="none" w:sz="0" w:space="0" w:color="auto" w:frame="1"/>
        </w:rPr>
        <w:t>2050</w:t>
      </w:r>
      <w:r w:rsidRPr="00B67BC5">
        <w:rPr>
          <w:rFonts w:ascii="宋体" w:hAnsi="宋体" w:cs="宋体"/>
          <w:color w:val="333333"/>
          <w:spacing w:val="3"/>
          <w:kern w:val="0"/>
          <w:sz w:val="20"/>
          <w:szCs w:val="20"/>
          <w:bdr w:val="none" w:sz="0" w:space="0" w:color="auto" w:frame="1"/>
        </w:rPr>
        <w:t>,</w:t>
      </w:r>
    </w:p>
    <w:p w14:paraId="7B449531"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"start_time": </w:t>
      </w:r>
      <w:r>
        <w:rPr>
          <w:rFonts w:ascii="宋体" w:hAnsi="宋体" w:cs="宋体"/>
          <w:color w:val="333333"/>
          <w:spacing w:val="3"/>
          <w:kern w:val="0"/>
          <w:sz w:val="20"/>
          <w:szCs w:val="20"/>
          <w:bdr w:val="none" w:sz="0" w:space="0" w:color="auto" w:frame="1"/>
        </w:rPr>
        <w:t>80</w:t>
      </w:r>
      <w:r w:rsidRPr="00B67BC5">
        <w:rPr>
          <w:rFonts w:ascii="宋体" w:hAnsi="宋体" w:cs="宋体"/>
          <w:color w:val="333333"/>
          <w:spacing w:val="3"/>
          <w:kern w:val="0"/>
          <w:sz w:val="20"/>
          <w:szCs w:val="20"/>
          <w:bdr w:val="none" w:sz="0" w:space="0" w:color="auto" w:frame="1"/>
        </w:rPr>
        <w:t>,</w:t>
      </w:r>
    </w:p>
    <w:p w14:paraId="111C770F" w14:textId="71B89D3A" w:rsidR="008E3334"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"end_time": </w:t>
      </w:r>
      <w:r>
        <w:rPr>
          <w:rFonts w:ascii="宋体" w:hAnsi="宋体" w:cs="宋体"/>
          <w:color w:val="333333"/>
          <w:spacing w:val="3"/>
          <w:kern w:val="0"/>
          <w:sz w:val="20"/>
          <w:szCs w:val="20"/>
          <w:bdr w:val="none" w:sz="0" w:space="0" w:color="auto" w:frame="1"/>
        </w:rPr>
        <w:t>82</w:t>
      </w:r>
    </w:p>
    <w:p w14:paraId="52749C9A" w14:textId="73EB2DE1" w:rsidR="00434366" w:rsidRDefault="00434366"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sidRPr="00212EB5">
        <w:rPr>
          <w:rFonts w:ascii="宋体" w:hAnsi="宋体" w:cs="宋体"/>
          <w:color w:val="333333"/>
          <w:spacing w:val="3"/>
          <w:kern w:val="0"/>
          <w:szCs w:val="21"/>
          <w:bdr w:val="none" w:sz="0" w:space="0" w:color="auto" w:frame="1"/>
        </w:rPr>
        <w:t>highlight_score</w:t>
      </w:r>
      <w:r w:rsidRPr="00B67BC5">
        <w:rPr>
          <w:rFonts w:ascii="宋体" w:hAnsi="宋体" w:cs="宋体"/>
          <w:color w:val="333333"/>
          <w:spacing w:val="3"/>
          <w:kern w:val="0"/>
          <w:sz w:val="20"/>
          <w:szCs w:val="20"/>
          <w:bdr w:val="none" w:sz="0" w:space="0" w:color="auto" w:frame="1"/>
        </w:rPr>
        <w:t>"</w:t>
      </w:r>
      <w:r>
        <w:rPr>
          <w:rFonts w:ascii="宋体" w:hAnsi="宋体" w:cs="宋体" w:hint="eastAsia"/>
          <w:color w:val="333333"/>
          <w:spacing w:val="3"/>
          <w:kern w:val="0"/>
          <w:sz w:val="20"/>
          <w:szCs w:val="20"/>
          <w:bdr w:val="none" w:sz="0" w:space="0" w:color="auto" w:frame="1"/>
        </w:rPr>
        <w:t>:3,</w:t>
      </w:r>
    </w:p>
    <w:p w14:paraId="204BFAB0" w14:textId="6E6A483B" w:rsidR="00434366" w:rsidRPr="00B67BC5" w:rsidRDefault="00434366"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cover</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w:t>
      </w:r>
      <w:r w:rsidRPr="00B67BC5">
        <w:rPr>
          <w:rFonts w:ascii="宋体" w:hAnsi="宋体" w:cs="宋体"/>
          <w:color w:val="333333"/>
          <w:spacing w:val="3"/>
          <w:kern w:val="0"/>
          <w:sz w:val="20"/>
          <w:szCs w:val="20"/>
          <w:bdr w:val="none" w:sz="0" w:space="0" w:color="auto" w:frame="1"/>
        </w:rPr>
        <w:t>"</w:t>
      </w:r>
      <w:r>
        <w:rPr>
          <w:rFonts w:ascii="宋体" w:hAnsi="宋体" w:cs="宋体"/>
          <w:color w:val="333333"/>
          <w:spacing w:val="3"/>
          <w:kern w:val="0"/>
          <w:sz w:val="20"/>
          <w:szCs w:val="20"/>
          <w:bdr w:val="none" w:sz="0" w:space="0" w:color="auto" w:frame="1"/>
        </w:rPr>
        <w:t>01.jpg</w:t>
      </w:r>
      <w:r w:rsidRPr="00B67BC5">
        <w:rPr>
          <w:rFonts w:ascii="宋体" w:hAnsi="宋体" w:cs="宋体"/>
          <w:color w:val="333333"/>
          <w:spacing w:val="3"/>
          <w:kern w:val="0"/>
          <w:sz w:val="20"/>
          <w:szCs w:val="20"/>
          <w:bdr w:val="none" w:sz="0" w:space="0" w:color="auto" w:frame="1"/>
        </w:rPr>
        <w:t>"</w:t>
      </w:r>
    </w:p>
    <w:p w14:paraId="0C10307A"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r>
      <w:r w:rsidRPr="00B67BC5">
        <w:rPr>
          <w:rFonts w:ascii="宋体" w:hAnsi="宋体" w:cs="宋体"/>
          <w:color w:val="333333"/>
          <w:spacing w:val="3"/>
          <w:kern w:val="0"/>
          <w:sz w:val="20"/>
          <w:szCs w:val="20"/>
          <w:bdr w:val="none" w:sz="0" w:space="0" w:color="auto" w:frame="1"/>
        </w:rPr>
        <w:tab/>
        <w:t xml:space="preserve"> }]</w:t>
      </w:r>
    </w:p>
    <w:p w14:paraId="64206A5F"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ab/>
        <w:t>}]</w:t>
      </w:r>
    </w:p>
    <w:p w14:paraId="4A9DA53D" w14:textId="77777777" w:rsidR="008E3334" w:rsidRPr="00B67BC5" w:rsidRDefault="008E3334" w:rsidP="008E333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333333"/>
          <w:spacing w:val="3"/>
          <w:kern w:val="0"/>
          <w:sz w:val="20"/>
          <w:szCs w:val="20"/>
          <w:bdr w:val="none" w:sz="0" w:space="0" w:color="auto" w:frame="1"/>
        </w:rPr>
      </w:pPr>
      <w:r w:rsidRPr="00B67BC5">
        <w:rPr>
          <w:rFonts w:ascii="宋体" w:hAnsi="宋体" w:cs="宋体"/>
          <w:color w:val="333333"/>
          <w:spacing w:val="3"/>
          <w:kern w:val="0"/>
          <w:sz w:val="20"/>
          <w:szCs w:val="20"/>
          <w:bdr w:val="none" w:sz="0" w:space="0" w:color="auto" w:frame="1"/>
        </w:rPr>
        <w:t>}</w:t>
      </w:r>
    </w:p>
    <w:p w14:paraId="245E3219" w14:textId="77777777" w:rsidR="008E3334" w:rsidRDefault="008E3334" w:rsidP="008E3334">
      <w:pPr>
        <w:spacing w:line="360" w:lineRule="auto"/>
        <w:ind w:firstLineChars="200" w:firstLine="480"/>
        <w:rPr>
          <w:color w:val="000000" w:themeColor="text1"/>
          <w:sz w:val="24"/>
          <w:szCs w:val="24"/>
        </w:rPr>
      </w:pPr>
    </w:p>
    <w:p w14:paraId="4980C2BB" w14:textId="5FC1EF3D" w:rsidR="008E3334" w:rsidRDefault="008E3334" w:rsidP="008E3334">
      <w:pPr>
        <w:spacing w:line="360" w:lineRule="auto"/>
        <w:ind w:firstLineChars="200" w:firstLine="480"/>
        <w:rPr>
          <w:color w:val="000000" w:themeColor="text1"/>
          <w:sz w:val="24"/>
          <w:szCs w:val="24"/>
        </w:rPr>
      </w:pPr>
      <w:r w:rsidRPr="000241B5">
        <w:rPr>
          <w:rFonts w:hint="eastAsia"/>
          <w:color w:val="000000" w:themeColor="text1"/>
          <w:sz w:val="24"/>
          <w:szCs w:val="24"/>
        </w:rPr>
        <w:t>当视频处理完成之后，游戏</w:t>
      </w:r>
      <w:r w:rsidRPr="000241B5">
        <w:rPr>
          <w:rFonts w:hint="eastAsia"/>
          <w:color w:val="000000" w:themeColor="text1"/>
          <w:sz w:val="24"/>
          <w:szCs w:val="24"/>
        </w:rPr>
        <w:t>AI</w:t>
      </w:r>
      <w:r>
        <w:rPr>
          <w:rFonts w:hint="eastAsia"/>
          <w:color w:val="000000" w:themeColor="text1"/>
          <w:sz w:val="24"/>
          <w:szCs w:val="24"/>
        </w:rPr>
        <w:t>模型</w:t>
      </w:r>
      <w:r>
        <w:rPr>
          <w:color w:val="000000" w:themeColor="text1"/>
          <w:sz w:val="24"/>
          <w:szCs w:val="24"/>
        </w:rPr>
        <w:t>服务</w:t>
      </w:r>
      <w:r w:rsidRPr="000241B5">
        <w:rPr>
          <w:rFonts w:hint="eastAsia"/>
          <w:color w:val="000000" w:themeColor="text1"/>
          <w:sz w:val="24"/>
          <w:szCs w:val="24"/>
        </w:rPr>
        <w:t>会发起一个</w:t>
      </w:r>
      <w:r w:rsidRPr="000241B5">
        <w:rPr>
          <w:rFonts w:hint="eastAsia"/>
          <w:color w:val="000000" w:themeColor="text1"/>
          <w:sz w:val="24"/>
          <w:szCs w:val="24"/>
        </w:rPr>
        <w:t>REST</w:t>
      </w:r>
      <w:r w:rsidRPr="000241B5">
        <w:rPr>
          <w:rFonts w:hint="eastAsia"/>
          <w:color w:val="000000" w:themeColor="text1"/>
          <w:sz w:val="24"/>
          <w:szCs w:val="24"/>
        </w:rPr>
        <w:t>调用至</w:t>
      </w:r>
      <w:r w:rsidRPr="000241B5">
        <w:rPr>
          <w:rFonts w:hint="eastAsia"/>
          <w:color w:val="000000" w:themeColor="text1"/>
          <w:sz w:val="24"/>
          <w:szCs w:val="24"/>
        </w:rPr>
        <w:t>callback</w:t>
      </w:r>
      <w:r w:rsidRPr="000241B5">
        <w:rPr>
          <w:color w:val="000000" w:themeColor="text1"/>
          <w:sz w:val="24"/>
          <w:szCs w:val="24"/>
        </w:rPr>
        <w:t>_url</w:t>
      </w:r>
      <w:r w:rsidRPr="000241B5">
        <w:rPr>
          <w:rFonts w:hint="eastAsia"/>
          <w:color w:val="000000" w:themeColor="text1"/>
          <w:sz w:val="24"/>
          <w:szCs w:val="24"/>
        </w:rPr>
        <w:t>，</w:t>
      </w:r>
      <w:r w:rsidRPr="000241B5">
        <w:rPr>
          <w:rFonts w:hint="eastAsia"/>
          <w:color w:val="000000" w:themeColor="text1"/>
          <w:sz w:val="24"/>
          <w:szCs w:val="24"/>
        </w:rPr>
        <w:lastRenderedPageBreak/>
        <w:t>需要的内容就来自</w:t>
      </w:r>
      <w:r w:rsidRPr="000241B5">
        <w:rPr>
          <w:rFonts w:hint="eastAsia"/>
          <w:color w:val="000000" w:themeColor="text1"/>
          <w:sz w:val="24"/>
          <w:szCs w:val="24"/>
        </w:rPr>
        <w:t>callback_url</w:t>
      </w:r>
      <w:r w:rsidRPr="000241B5">
        <w:rPr>
          <w:rFonts w:hint="eastAsia"/>
          <w:color w:val="000000" w:themeColor="text1"/>
          <w:sz w:val="24"/>
          <w:szCs w:val="24"/>
        </w:rPr>
        <w:t>和</w:t>
      </w:r>
      <w:r w:rsidRPr="000241B5">
        <w:rPr>
          <w:rFonts w:hint="eastAsia"/>
          <w:color w:val="000000" w:themeColor="text1"/>
          <w:sz w:val="24"/>
          <w:szCs w:val="24"/>
        </w:rPr>
        <w:t>task</w:t>
      </w:r>
      <w:r w:rsidRPr="000241B5">
        <w:rPr>
          <w:color w:val="000000" w:themeColor="text1"/>
          <w:sz w:val="24"/>
          <w:szCs w:val="24"/>
        </w:rPr>
        <w:t>_id</w:t>
      </w:r>
      <w:r w:rsidRPr="000241B5">
        <w:rPr>
          <w:rFonts w:hint="eastAsia"/>
          <w:color w:val="000000" w:themeColor="text1"/>
          <w:sz w:val="24"/>
          <w:szCs w:val="24"/>
        </w:rPr>
        <w:t>。使用</w:t>
      </w:r>
      <w:hyperlink r:id="rId43" w:history="1">
        <w:r w:rsidRPr="000241B5">
          <w:rPr>
            <w:rStyle w:val="ad"/>
            <w:rFonts w:hint="eastAsia"/>
            <w:sz w:val="24"/>
            <w:szCs w:val="24"/>
          </w:rPr>
          <w:t>http</w:t>
        </w:r>
        <w:r w:rsidRPr="000241B5">
          <w:rPr>
            <w:rStyle w:val="ad"/>
            <w:sz w:val="24"/>
            <w:szCs w:val="24"/>
          </w:rPr>
          <w:t>://callback_url/</w:t>
        </w:r>
      </w:hyperlink>
      <w:r w:rsidRPr="000241B5">
        <w:rPr>
          <w:color w:val="000000" w:themeColor="text1"/>
          <w:sz w:val="24"/>
          <w:szCs w:val="24"/>
        </w:rPr>
        <w:t xml:space="preserve"> </w:t>
      </w:r>
      <w:r w:rsidRPr="000241B5">
        <w:rPr>
          <w:rFonts w:hint="eastAsia"/>
          <w:color w:val="000000" w:themeColor="text1"/>
          <w:sz w:val="24"/>
          <w:szCs w:val="24"/>
        </w:rPr>
        <w:t>进行</w:t>
      </w:r>
      <w:r w:rsidRPr="000241B5">
        <w:rPr>
          <w:rFonts w:hint="eastAsia"/>
          <w:color w:val="000000" w:themeColor="text1"/>
          <w:sz w:val="24"/>
          <w:szCs w:val="24"/>
        </w:rPr>
        <w:t>post</w:t>
      </w:r>
      <w:r w:rsidRPr="000241B5">
        <w:rPr>
          <w:rFonts w:hint="eastAsia"/>
          <w:color w:val="000000" w:themeColor="text1"/>
          <w:sz w:val="24"/>
          <w:szCs w:val="24"/>
        </w:rPr>
        <w:t>方法的回调时，输入参数定义如下：</w:t>
      </w:r>
    </w:p>
    <w:tbl>
      <w:tblPr>
        <w:tblStyle w:val="af"/>
        <w:tblW w:w="0" w:type="auto"/>
        <w:tblLook w:val="04A0" w:firstRow="1" w:lastRow="0" w:firstColumn="1" w:lastColumn="0" w:noHBand="0" w:noVBand="1"/>
      </w:tblPr>
      <w:tblGrid>
        <w:gridCol w:w="2579"/>
        <w:gridCol w:w="1216"/>
        <w:gridCol w:w="2171"/>
        <w:gridCol w:w="1281"/>
        <w:gridCol w:w="1275"/>
      </w:tblGrid>
      <w:tr w:rsidR="008E3334" w:rsidRPr="00212EB5" w14:paraId="11B6037A" w14:textId="77777777" w:rsidTr="00332F26">
        <w:tc>
          <w:tcPr>
            <w:tcW w:w="2579" w:type="dxa"/>
          </w:tcPr>
          <w:p w14:paraId="6BBB683B" w14:textId="77777777" w:rsidR="008E3334" w:rsidRPr="00212EB5" w:rsidRDefault="008E3334" w:rsidP="00332F26">
            <w:pPr>
              <w:jc w:val="center"/>
              <w:rPr>
                <w:b/>
                <w:sz w:val="21"/>
                <w:szCs w:val="21"/>
              </w:rPr>
            </w:pPr>
            <w:r w:rsidRPr="00212EB5">
              <w:rPr>
                <w:rFonts w:hint="eastAsia"/>
                <w:b/>
                <w:sz w:val="21"/>
                <w:szCs w:val="21"/>
              </w:rPr>
              <w:t>REST</w:t>
            </w:r>
            <w:r w:rsidRPr="00212EB5">
              <w:rPr>
                <w:b/>
                <w:sz w:val="21"/>
                <w:szCs w:val="21"/>
              </w:rPr>
              <w:t xml:space="preserve"> </w:t>
            </w:r>
            <w:r w:rsidRPr="00212EB5">
              <w:rPr>
                <w:rFonts w:hint="eastAsia"/>
                <w:b/>
                <w:sz w:val="21"/>
                <w:szCs w:val="21"/>
              </w:rPr>
              <w:t>API</w:t>
            </w:r>
            <w:r w:rsidRPr="00212EB5">
              <w:rPr>
                <w:rFonts w:hint="eastAsia"/>
                <w:b/>
                <w:sz w:val="21"/>
                <w:szCs w:val="21"/>
              </w:rPr>
              <w:t>调用所传递参数</w:t>
            </w:r>
          </w:p>
        </w:tc>
        <w:tc>
          <w:tcPr>
            <w:tcW w:w="1216" w:type="dxa"/>
          </w:tcPr>
          <w:p w14:paraId="0F9A99A5" w14:textId="77777777" w:rsidR="008E3334" w:rsidRPr="00212EB5" w:rsidRDefault="008E3334" w:rsidP="00332F26">
            <w:pPr>
              <w:jc w:val="center"/>
              <w:rPr>
                <w:b/>
                <w:sz w:val="21"/>
                <w:szCs w:val="21"/>
              </w:rPr>
            </w:pPr>
            <w:r w:rsidRPr="00212EB5">
              <w:rPr>
                <w:rFonts w:hint="eastAsia"/>
                <w:b/>
                <w:sz w:val="21"/>
                <w:szCs w:val="21"/>
              </w:rPr>
              <w:t>类型</w:t>
            </w:r>
          </w:p>
        </w:tc>
        <w:tc>
          <w:tcPr>
            <w:tcW w:w="4727" w:type="dxa"/>
            <w:gridSpan w:val="3"/>
          </w:tcPr>
          <w:p w14:paraId="39050C4F" w14:textId="77777777" w:rsidR="008E3334" w:rsidRPr="00212EB5" w:rsidRDefault="008E3334" w:rsidP="00332F26">
            <w:pPr>
              <w:jc w:val="center"/>
              <w:rPr>
                <w:b/>
                <w:sz w:val="21"/>
                <w:szCs w:val="21"/>
              </w:rPr>
            </w:pPr>
            <w:r w:rsidRPr="00212EB5">
              <w:rPr>
                <w:rFonts w:hint="eastAsia"/>
                <w:b/>
                <w:sz w:val="21"/>
                <w:szCs w:val="21"/>
              </w:rPr>
              <w:t>描述</w:t>
            </w:r>
          </w:p>
        </w:tc>
      </w:tr>
      <w:tr w:rsidR="008E3334" w:rsidRPr="00212EB5" w14:paraId="6057EEE6" w14:textId="77777777" w:rsidTr="00332F26">
        <w:trPr>
          <w:trHeight w:val="48"/>
        </w:trPr>
        <w:tc>
          <w:tcPr>
            <w:tcW w:w="2579" w:type="dxa"/>
            <w:vMerge w:val="restart"/>
          </w:tcPr>
          <w:p w14:paraId="0EB00B75" w14:textId="77777777" w:rsidR="008E3334" w:rsidRPr="00212EB5" w:rsidRDefault="008E3334" w:rsidP="00332F26">
            <w:pPr>
              <w:jc w:val="center"/>
              <w:rPr>
                <w:sz w:val="21"/>
                <w:szCs w:val="21"/>
              </w:rPr>
            </w:pPr>
            <w:r w:rsidRPr="00212EB5">
              <w:rPr>
                <w:rFonts w:hint="eastAsia"/>
                <w:color w:val="000000" w:themeColor="text1"/>
                <w:sz w:val="21"/>
                <w:szCs w:val="21"/>
              </w:rPr>
              <w:t>highlight</w:t>
            </w:r>
            <w:r w:rsidRPr="00212EB5">
              <w:rPr>
                <w:color w:val="000000" w:themeColor="text1"/>
                <w:sz w:val="21"/>
                <w:szCs w:val="21"/>
              </w:rPr>
              <w:t>_scene</w:t>
            </w:r>
            <w:r w:rsidRPr="00212EB5">
              <w:rPr>
                <w:rFonts w:hint="eastAsia"/>
                <w:color w:val="000000" w:themeColor="text1"/>
                <w:sz w:val="21"/>
                <w:szCs w:val="21"/>
              </w:rPr>
              <w:t>_items</w:t>
            </w:r>
          </w:p>
        </w:tc>
        <w:tc>
          <w:tcPr>
            <w:tcW w:w="1216" w:type="dxa"/>
            <w:vMerge w:val="restart"/>
          </w:tcPr>
          <w:p w14:paraId="12B43A75" w14:textId="77777777" w:rsidR="008E3334" w:rsidRPr="00212EB5" w:rsidRDefault="008E3334" w:rsidP="00332F26">
            <w:pPr>
              <w:jc w:val="center"/>
              <w:rPr>
                <w:sz w:val="21"/>
                <w:szCs w:val="21"/>
              </w:rPr>
            </w:pPr>
            <w:r w:rsidRPr="00212EB5">
              <w:rPr>
                <w:sz w:val="21"/>
                <w:szCs w:val="21"/>
              </w:rPr>
              <w:t>A</w:t>
            </w:r>
            <w:r w:rsidRPr="00212EB5">
              <w:rPr>
                <w:rFonts w:hint="eastAsia"/>
                <w:sz w:val="21"/>
                <w:szCs w:val="21"/>
              </w:rPr>
              <w:t>rray</w:t>
            </w:r>
          </w:p>
          <w:p w14:paraId="273361C3" w14:textId="77777777" w:rsidR="008E3334" w:rsidRPr="00212EB5" w:rsidRDefault="008E3334" w:rsidP="00332F26">
            <w:pPr>
              <w:jc w:val="center"/>
              <w:rPr>
                <w:sz w:val="21"/>
                <w:szCs w:val="21"/>
              </w:rPr>
            </w:pPr>
            <w:r w:rsidRPr="00212EB5">
              <w:rPr>
                <w:rFonts w:hint="eastAsia"/>
                <w:sz w:val="21"/>
                <w:szCs w:val="21"/>
              </w:rPr>
              <w:t>（数组中的每个元素定义参考右侧列表）</w:t>
            </w:r>
          </w:p>
        </w:tc>
        <w:tc>
          <w:tcPr>
            <w:tcW w:w="2171" w:type="dxa"/>
          </w:tcPr>
          <w:p w14:paraId="793A45B6" w14:textId="77777777" w:rsidR="008E3334" w:rsidRPr="00212EB5" w:rsidRDefault="008E3334" w:rsidP="00332F26">
            <w:pPr>
              <w:rPr>
                <w:b/>
                <w:sz w:val="21"/>
                <w:szCs w:val="21"/>
              </w:rPr>
            </w:pPr>
            <w:r w:rsidRPr="00212EB5">
              <w:rPr>
                <w:b/>
                <w:sz w:val="21"/>
                <w:szCs w:val="21"/>
              </w:rPr>
              <w:t>highlight_scene_item</w:t>
            </w:r>
            <w:r w:rsidRPr="00212EB5">
              <w:rPr>
                <w:rFonts w:hint="eastAsia"/>
                <w:b/>
                <w:sz w:val="21"/>
                <w:szCs w:val="21"/>
              </w:rPr>
              <w:t>字段</w:t>
            </w:r>
          </w:p>
        </w:tc>
        <w:tc>
          <w:tcPr>
            <w:tcW w:w="1281" w:type="dxa"/>
          </w:tcPr>
          <w:p w14:paraId="4B914915" w14:textId="77777777" w:rsidR="008E3334" w:rsidRPr="00212EB5" w:rsidRDefault="008E3334" w:rsidP="00332F26">
            <w:pPr>
              <w:rPr>
                <w:b/>
                <w:sz w:val="21"/>
                <w:szCs w:val="21"/>
              </w:rPr>
            </w:pPr>
            <w:r w:rsidRPr="00212EB5">
              <w:rPr>
                <w:rFonts w:hint="eastAsia"/>
                <w:b/>
                <w:sz w:val="21"/>
                <w:szCs w:val="21"/>
              </w:rPr>
              <w:t>类型</w:t>
            </w:r>
          </w:p>
        </w:tc>
        <w:tc>
          <w:tcPr>
            <w:tcW w:w="1275" w:type="dxa"/>
          </w:tcPr>
          <w:p w14:paraId="1FAD8F1C" w14:textId="77777777" w:rsidR="008E3334" w:rsidRPr="00212EB5" w:rsidRDefault="008E3334" w:rsidP="00332F26">
            <w:pPr>
              <w:rPr>
                <w:b/>
                <w:sz w:val="21"/>
                <w:szCs w:val="21"/>
              </w:rPr>
            </w:pPr>
            <w:r w:rsidRPr="00212EB5">
              <w:rPr>
                <w:rFonts w:hint="eastAsia"/>
                <w:b/>
                <w:sz w:val="21"/>
                <w:szCs w:val="21"/>
              </w:rPr>
              <w:t>字段描述</w:t>
            </w:r>
          </w:p>
        </w:tc>
      </w:tr>
      <w:tr w:rsidR="008E3334" w:rsidRPr="00212EB5" w14:paraId="15BEFE55" w14:textId="77777777" w:rsidTr="00332F26">
        <w:trPr>
          <w:trHeight w:val="44"/>
        </w:trPr>
        <w:tc>
          <w:tcPr>
            <w:tcW w:w="2579" w:type="dxa"/>
            <w:vMerge/>
          </w:tcPr>
          <w:p w14:paraId="2874E392" w14:textId="77777777" w:rsidR="008E3334" w:rsidRPr="00212EB5" w:rsidRDefault="008E3334" w:rsidP="00332F26">
            <w:pPr>
              <w:jc w:val="center"/>
              <w:rPr>
                <w:sz w:val="21"/>
                <w:szCs w:val="21"/>
              </w:rPr>
            </w:pPr>
          </w:p>
        </w:tc>
        <w:tc>
          <w:tcPr>
            <w:tcW w:w="1216" w:type="dxa"/>
            <w:vMerge/>
          </w:tcPr>
          <w:p w14:paraId="274B0EBD" w14:textId="77777777" w:rsidR="008E3334" w:rsidRPr="00212EB5" w:rsidRDefault="008E3334" w:rsidP="00332F26">
            <w:pPr>
              <w:jc w:val="center"/>
              <w:rPr>
                <w:sz w:val="21"/>
                <w:szCs w:val="21"/>
              </w:rPr>
            </w:pPr>
          </w:p>
        </w:tc>
        <w:tc>
          <w:tcPr>
            <w:tcW w:w="2171" w:type="dxa"/>
          </w:tcPr>
          <w:p w14:paraId="05813311" w14:textId="319064FD" w:rsidR="008E3334" w:rsidRPr="00212EB5" w:rsidRDefault="00434366" w:rsidP="00332F26">
            <w:pPr>
              <w:rPr>
                <w:sz w:val="21"/>
                <w:szCs w:val="21"/>
              </w:rPr>
            </w:pPr>
            <w:r>
              <w:rPr>
                <w:rFonts w:ascii="宋体" w:hAnsi="宋体" w:cs="宋体"/>
                <w:color w:val="333333"/>
                <w:spacing w:val="3"/>
                <w:kern w:val="0"/>
                <w:sz w:val="21"/>
                <w:szCs w:val="21"/>
                <w:bdr w:val="none" w:sz="0" w:space="0" w:color="auto" w:frame="1"/>
              </w:rPr>
              <w:t>specified_scene_id</w:t>
            </w:r>
          </w:p>
        </w:tc>
        <w:tc>
          <w:tcPr>
            <w:tcW w:w="1281" w:type="dxa"/>
          </w:tcPr>
          <w:p w14:paraId="4890D4D0" w14:textId="77777777" w:rsidR="008E3334" w:rsidRPr="00212EB5" w:rsidRDefault="008E3334" w:rsidP="00332F26">
            <w:pPr>
              <w:rPr>
                <w:sz w:val="21"/>
                <w:szCs w:val="21"/>
              </w:rPr>
            </w:pPr>
            <w:r w:rsidRPr="00212EB5">
              <w:rPr>
                <w:sz w:val="21"/>
                <w:szCs w:val="21"/>
              </w:rPr>
              <w:t>S</w:t>
            </w:r>
            <w:r w:rsidRPr="00212EB5">
              <w:rPr>
                <w:rFonts w:hint="eastAsia"/>
                <w:sz w:val="21"/>
                <w:szCs w:val="21"/>
              </w:rPr>
              <w:t>tring</w:t>
            </w:r>
          </w:p>
        </w:tc>
        <w:tc>
          <w:tcPr>
            <w:tcW w:w="1275" w:type="dxa"/>
          </w:tcPr>
          <w:p w14:paraId="77410DE5" w14:textId="2085B764" w:rsidR="008E3334" w:rsidRPr="00212EB5" w:rsidRDefault="00434366" w:rsidP="00332F26">
            <w:pPr>
              <w:rPr>
                <w:sz w:val="21"/>
                <w:szCs w:val="21"/>
              </w:rPr>
            </w:pPr>
            <w:r>
              <w:rPr>
                <w:rFonts w:hint="eastAsia"/>
                <w:color w:val="000000" w:themeColor="text1"/>
                <w:sz w:val="21"/>
                <w:szCs w:val="21"/>
              </w:rPr>
              <w:t>精彩场景编号</w:t>
            </w:r>
          </w:p>
        </w:tc>
      </w:tr>
      <w:tr w:rsidR="008E3334" w:rsidRPr="00212EB5" w14:paraId="0F25C90F" w14:textId="77777777" w:rsidTr="00332F26">
        <w:trPr>
          <w:trHeight w:val="44"/>
        </w:trPr>
        <w:tc>
          <w:tcPr>
            <w:tcW w:w="2579" w:type="dxa"/>
            <w:vMerge/>
          </w:tcPr>
          <w:p w14:paraId="5B2FCB55" w14:textId="77777777" w:rsidR="008E3334" w:rsidRPr="00212EB5" w:rsidRDefault="008E3334" w:rsidP="00332F26">
            <w:pPr>
              <w:jc w:val="center"/>
              <w:rPr>
                <w:sz w:val="21"/>
                <w:szCs w:val="21"/>
              </w:rPr>
            </w:pPr>
          </w:p>
        </w:tc>
        <w:tc>
          <w:tcPr>
            <w:tcW w:w="1216" w:type="dxa"/>
            <w:vMerge/>
          </w:tcPr>
          <w:p w14:paraId="53986E85" w14:textId="77777777" w:rsidR="008E3334" w:rsidRPr="00212EB5" w:rsidRDefault="008E3334" w:rsidP="00332F26">
            <w:pPr>
              <w:jc w:val="center"/>
              <w:rPr>
                <w:sz w:val="21"/>
                <w:szCs w:val="21"/>
              </w:rPr>
            </w:pPr>
          </w:p>
        </w:tc>
        <w:tc>
          <w:tcPr>
            <w:tcW w:w="2171" w:type="dxa"/>
          </w:tcPr>
          <w:p w14:paraId="19D4BAB6" w14:textId="5405FEF4" w:rsidR="008E3334" w:rsidRPr="00212EB5" w:rsidRDefault="00434366" w:rsidP="00332F26">
            <w:pPr>
              <w:rPr>
                <w:rFonts w:ascii="宋体" w:hAnsi="宋体" w:cs="宋体"/>
                <w:color w:val="333333"/>
                <w:spacing w:val="3"/>
                <w:kern w:val="0"/>
                <w:sz w:val="21"/>
                <w:szCs w:val="21"/>
                <w:bdr w:val="none" w:sz="0" w:space="0" w:color="auto" w:frame="1"/>
              </w:rPr>
            </w:pPr>
            <w:r>
              <w:rPr>
                <w:rFonts w:ascii="宋体" w:hAnsi="宋体" w:cs="宋体"/>
                <w:color w:val="333333"/>
                <w:spacing w:val="3"/>
                <w:kern w:val="0"/>
                <w:szCs w:val="24"/>
                <w:bdr w:val="none" w:sz="0" w:space="0" w:color="auto" w:frame="1"/>
              </w:rPr>
              <w:t>s</w:t>
            </w:r>
            <w:r>
              <w:rPr>
                <w:rFonts w:ascii="宋体" w:hAnsi="宋体" w:cs="宋体" w:hint="eastAsia"/>
                <w:color w:val="333333"/>
                <w:spacing w:val="3"/>
                <w:kern w:val="0"/>
                <w:szCs w:val="24"/>
                <w:bdr w:val="none" w:sz="0" w:space="0" w:color="auto" w:frame="1"/>
              </w:rPr>
              <w:t>hort_</w:t>
            </w:r>
            <w:r>
              <w:rPr>
                <w:rFonts w:ascii="宋体" w:hAnsi="宋体" w:cs="宋体"/>
                <w:color w:val="333333"/>
                <w:spacing w:val="3"/>
                <w:kern w:val="0"/>
                <w:szCs w:val="24"/>
                <w:bdr w:val="none" w:sz="0" w:space="0" w:color="auto" w:frame="1"/>
              </w:rPr>
              <w:t>video_id</w:t>
            </w:r>
          </w:p>
        </w:tc>
        <w:tc>
          <w:tcPr>
            <w:tcW w:w="1281" w:type="dxa"/>
          </w:tcPr>
          <w:p w14:paraId="110B9C28" w14:textId="77777777" w:rsidR="008E3334" w:rsidRPr="00212EB5" w:rsidRDefault="008E3334" w:rsidP="00332F26">
            <w:pPr>
              <w:rPr>
                <w:sz w:val="21"/>
                <w:szCs w:val="21"/>
              </w:rPr>
            </w:pPr>
            <w:r w:rsidRPr="00212EB5">
              <w:rPr>
                <w:rFonts w:hint="eastAsia"/>
                <w:sz w:val="21"/>
                <w:szCs w:val="21"/>
              </w:rPr>
              <w:t>string</w:t>
            </w:r>
          </w:p>
        </w:tc>
        <w:tc>
          <w:tcPr>
            <w:tcW w:w="1275" w:type="dxa"/>
          </w:tcPr>
          <w:p w14:paraId="05725B50" w14:textId="0FACF5F1" w:rsidR="008E3334" w:rsidRPr="00212EB5" w:rsidRDefault="00434366" w:rsidP="00332F26">
            <w:pPr>
              <w:rPr>
                <w:color w:val="000000" w:themeColor="text1"/>
                <w:sz w:val="21"/>
                <w:szCs w:val="21"/>
              </w:rPr>
            </w:pPr>
            <w:r>
              <w:rPr>
                <w:rFonts w:hint="eastAsia"/>
                <w:color w:val="000000" w:themeColor="text1"/>
                <w:sz w:val="21"/>
                <w:szCs w:val="21"/>
              </w:rPr>
              <w:t>短视频</w:t>
            </w:r>
            <w:r>
              <w:rPr>
                <w:color w:val="000000" w:themeColor="text1"/>
                <w:sz w:val="21"/>
                <w:szCs w:val="21"/>
              </w:rPr>
              <w:t>名称</w:t>
            </w:r>
          </w:p>
        </w:tc>
      </w:tr>
      <w:tr w:rsidR="008E3334" w:rsidRPr="00212EB5" w14:paraId="63535707" w14:textId="77777777" w:rsidTr="00332F26">
        <w:trPr>
          <w:trHeight w:val="44"/>
        </w:trPr>
        <w:tc>
          <w:tcPr>
            <w:tcW w:w="2579" w:type="dxa"/>
            <w:vMerge/>
          </w:tcPr>
          <w:p w14:paraId="13FFAC67" w14:textId="77777777" w:rsidR="008E3334" w:rsidRPr="00212EB5" w:rsidRDefault="008E3334" w:rsidP="00332F26">
            <w:pPr>
              <w:jc w:val="center"/>
              <w:rPr>
                <w:sz w:val="21"/>
                <w:szCs w:val="21"/>
              </w:rPr>
            </w:pPr>
          </w:p>
        </w:tc>
        <w:tc>
          <w:tcPr>
            <w:tcW w:w="1216" w:type="dxa"/>
            <w:vMerge/>
          </w:tcPr>
          <w:p w14:paraId="528598AD" w14:textId="77777777" w:rsidR="008E3334" w:rsidRPr="00212EB5" w:rsidRDefault="008E3334" w:rsidP="00332F26">
            <w:pPr>
              <w:jc w:val="center"/>
              <w:rPr>
                <w:sz w:val="21"/>
                <w:szCs w:val="21"/>
              </w:rPr>
            </w:pPr>
          </w:p>
        </w:tc>
        <w:tc>
          <w:tcPr>
            <w:tcW w:w="2171" w:type="dxa"/>
          </w:tcPr>
          <w:p w14:paraId="6A3EF398" w14:textId="77777777" w:rsidR="008E3334" w:rsidRPr="00212EB5" w:rsidRDefault="008E3334" w:rsidP="00332F26">
            <w:pPr>
              <w:rPr>
                <w:rFonts w:ascii="宋体" w:hAnsi="宋体" w:cs="宋体"/>
                <w:color w:val="333333"/>
                <w:spacing w:val="3"/>
                <w:kern w:val="0"/>
                <w:sz w:val="21"/>
                <w:szCs w:val="21"/>
                <w:bdr w:val="none" w:sz="0" w:space="0" w:color="auto" w:frame="1"/>
              </w:rPr>
            </w:pPr>
            <w:r w:rsidRPr="00212EB5">
              <w:rPr>
                <w:rFonts w:hint="eastAsia"/>
                <w:sz w:val="21"/>
                <w:szCs w:val="21"/>
              </w:rPr>
              <w:t>cover</w:t>
            </w:r>
          </w:p>
        </w:tc>
        <w:tc>
          <w:tcPr>
            <w:tcW w:w="1281" w:type="dxa"/>
          </w:tcPr>
          <w:p w14:paraId="0C140AC1" w14:textId="77777777" w:rsidR="008E3334" w:rsidRPr="00212EB5" w:rsidRDefault="008E3334" w:rsidP="00332F26">
            <w:pPr>
              <w:rPr>
                <w:sz w:val="21"/>
                <w:szCs w:val="21"/>
              </w:rPr>
            </w:pPr>
            <w:r w:rsidRPr="00212EB5">
              <w:rPr>
                <w:rFonts w:hint="eastAsia"/>
                <w:sz w:val="21"/>
                <w:szCs w:val="21"/>
              </w:rPr>
              <w:t>string</w:t>
            </w:r>
          </w:p>
        </w:tc>
        <w:tc>
          <w:tcPr>
            <w:tcW w:w="1275" w:type="dxa"/>
          </w:tcPr>
          <w:p w14:paraId="77ED3D3D" w14:textId="77777777" w:rsidR="008E3334" w:rsidRPr="00212EB5" w:rsidRDefault="008E3334" w:rsidP="00332F26">
            <w:pPr>
              <w:rPr>
                <w:color w:val="000000" w:themeColor="text1"/>
                <w:sz w:val="21"/>
                <w:szCs w:val="21"/>
              </w:rPr>
            </w:pPr>
            <w:r w:rsidRPr="00212EB5">
              <w:rPr>
                <w:rFonts w:hint="eastAsia"/>
                <w:sz w:val="21"/>
                <w:szCs w:val="21"/>
              </w:rPr>
              <w:t>游戏封面照片</w:t>
            </w:r>
          </w:p>
        </w:tc>
      </w:tr>
      <w:tr w:rsidR="008E3334" w:rsidRPr="00212EB5" w14:paraId="4EDD6425" w14:textId="77777777" w:rsidTr="00332F26">
        <w:trPr>
          <w:trHeight w:val="44"/>
        </w:trPr>
        <w:tc>
          <w:tcPr>
            <w:tcW w:w="2579" w:type="dxa"/>
            <w:vMerge/>
          </w:tcPr>
          <w:p w14:paraId="0F3E89C7" w14:textId="77777777" w:rsidR="008E3334" w:rsidRPr="00212EB5" w:rsidRDefault="008E3334" w:rsidP="00332F26">
            <w:pPr>
              <w:jc w:val="center"/>
              <w:rPr>
                <w:sz w:val="21"/>
                <w:szCs w:val="21"/>
              </w:rPr>
            </w:pPr>
          </w:p>
        </w:tc>
        <w:tc>
          <w:tcPr>
            <w:tcW w:w="1216" w:type="dxa"/>
            <w:vMerge/>
          </w:tcPr>
          <w:p w14:paraId="6D384FC9" w14:textId="77777777" w:rsidR="008E3334" w:rsidRPr="00212EB5" w:rsidRDefault="008E3334" w:rsidP="00332F26">
            <w:pPr>
              <w:jc w:val="center"/>
              <w:rPr>
                <w:sz w:val="21"/>
                <w:szCs w:val="21"/>
              </w:rPr>
            </w:pPr>
          </w:p>
        </w:tc>
        <w:tc>
          <w:tcPr>
            <w:tcW w:w="2171" w:type="dxa"/>
          </w:tcPr>
          <w:p w14:paraId="2459D093" w14:textId="77777777" w:rsidR="008E3334" w:rsidRPr="00212EB5" w:rsidRDefault="008E3334" w:rsidP="00332F26">
            <w:pPr>
              <w:rPr>
                <w:rFonts w:ascii="宋体" w:hAnsi="宋体" w:cs="宋体"/>
                <w:color w:val="333333"/>
                <w:spacing w:val="3"/>
                <w:kern w:val="0"/>
                <w:sz w:val="21"/>
                <w:szCs w:val="21"/>
                <w:bdr w:val="none" w:sz="0" w:space="0" w:color="auto" w:frame="1"/>
              </w:rPr>
            </w:pPr>
            <w:r w:rsidRPr="00212EB5">
              <w:rPr>
                <w:rFonts w:ascii="宋体" w:hAnsi="宋体" w:cs="宋体"/>
                <w:color w:val="333333"/>
                <w:spacing w:val="3"/>
                <w:kern w:val="0"/>
                <w:sz w:val="21"/>
                <w:szCs w:val="21"/>
                <w:bdr w:val="none" w:sz="0" w:space="0" w:color="auto" w:frame="1"/>
              </w:rPr>
              <w:t>highlight_score</w:t>
            </w:r>
          </w:p>
        </w:tc>
        <w:tc>
          <w:tcPr>
            <w:tcW w:w="1281" w:type="dxa"/>
          </w:tcPr>
          <w:p w14:paraId="24A3694D" w14:textId="77777777" w:rsidR="008E3334" w:rsidRPr="00212EB5" w:rsidRDefault="008E3334" w:rsidP="00332F26">
            <w:pPr>
              <w:rPr>
                <w:sz w:val="21"/>
                <w:szCs w:val="21"/>
              </w:rPr>
            </w:pPr>
            <w:r w:rsidRPr="00212EB5">
              <w:rPr>
                <w:rFonts w:hint="eastAsia"/>
                <w:sz w:val="21"/>
                <w:szCs w:val="21"/>
              </w:rPr>
              <w:t>int</w:t>
            </w:r>
          </w:p>
        </w:tc>
        <w:tc>
          <w:tcPr>
            <w:tcW w:w="1275" w:type="dxa"/>
          </w:tcPr>
          <w:p w14:paraId="2C0B76E8" w14:textId="77777777" w:rsidR="008E3334" w:rsidRPr="00212EB5" w:rsidRDefault="008E3334" w:rsidP="00332F26">
            <w:pPr>
              <w:rPr>
                <w:color w:val="000000" w:themeColor="text1"/>
                <w:sz w:val="21"/>
                <w:szCs w:val="21"/>
              </w:rPr>
            </w:pPr>
            <w:r w:rsidRPr="00212EB5">
              <w:rPr>
                <w:rFonts w:hint="eastAsia"/>
                <w:color w:val="000000" w:themeColor="text1"/>
                <w:sz w:val="21"/>
                <w:szCs w:val="21"/>
              </w:rPr>
              <w:t>精彩度得分</w:t>
            </w:r>
          </w:p>
        </w:tc>
      </w:tr>
      <w:tr w:rsidR="008E3334" w:rsidRPr="00212EB5" w14:paraId="2A7825D9" w14:textId="77777777" w:rsidTr="00332F26">
        <w:trPr>
          <w:trHeight w:val="44"/>
        </w:trPr>
        <w:tc>
          <w:tcPr>
            <w:tcW w:w="2579" w:type="dxa"/>
            <w:vMerge/>
          </w:tcPr>
          <w:p w14:paraId="1E57AC52" w14:textId="77777777" w:rsidR="008E3334" w:rsidRPr="00212EB5" w:rsidRDefault="008E3334" w:rsidP="00332F26">
            <w:pPr>
              <w:jc w:val="center"/>
              <w:rPr>
                <w:sz w:val="21"/>
                <w:szCs w:val="21"/>
              </w:rPr>
            </w:pPr>
          </w:p>
        </w:tc>
        <w:tc>
          <w:tcPr>
            <w:tcW w:w="1216" w:type="dxa"/>
            <w:vMerge/>
          </w:tcPr>
          <w:p w14:paraId="247A8734" w14:textId="77777777" w:rsidR="008E3334" w:rsidRPr="00212EB5" w:rsidRDefault="008E3334" w:rsidP="00332F26">
            <w:pPr>
              <w:jc w:val="center"/>
              <w:rPr>
                <w:sz w:val="21"/>
                <w:szCs w:val="21"/>
              </w:rPr>
            </w:pPr>
          </w:p>
        </w:tc>
        <w:tc>
          <w:tcPr>
            <w:tcW w:w="2171" w:type="dxa"/>
          </w:tcPr>
          <w:p w14:paraId="0BA19F53" w14:textId="77777777" w:rsidR="008E3334" w:rsidRPr="00212EB5" w:rsidRDefault="008E3334" w:rsidP="00332F26">
            <w:pPr>
              <w:rPr>
                <w:sz w:val="21"/>
                <w:szCs w:val="21"/>
              </w:rPr>
            </w:pPr>
            <w:r w:rsidRPr="00212EB5">
              <w:rPr>
                <w:rFonts w:ascii="宋体" w:hAnsi="宋体" w:cs="宋体"/>
                <w:color w:val="333333"/>
                <w:spacing w:val="3"/>
                <w:kern w:val="0"/>
                <w:sz w:val="21"/>
                <w:szCs w:val="21"/>
                <w:bdr w:val="none" w:sz="0" w:space="0" w:color="auto" w:frame="1"/>
              </w:rPr>
              <w:t>start_frame</w:t>
            </w:r>
          </w:p>
        </w:tc>
        <w:tc>
          <w:tcPr>
            <w:tcW w:w="1281" w:type="dxa"/>
          </w:tcPr>
          <w:p w14:paraId="5269E6ED" w14:textId="77777777" w:rsidR="008E3334" w:rsidRPr="00212EB5" w:rsidRDefault="008E3334" w:rsidP="00332F26">
            <w:pPr>
              <w:rPr>
                <w:sz w:val="21"/>
                <w:szCs w:val="21"/>
              </w:rPr>
            </w:pPr>
            <w:r w:rsidRPr="00212EB5">
              <w:rPr>
                <w:rFonts w:hint="eastAsia"/>
                <w:sz w:val="21"/>
                <w:szCs w:val="21"/>
              </w:rPr>
              <w:t>int</w:t>
            </w:r>
          </w:p>
        </w:tc>
        <w:tc>
          <w:tcPr>
            <w:tcW w:w="1275" w:type="dxa"/>
          </w:tcPr>
          <w:p w14:paraId="43CCFFA5" w14:textId="77777777" w:rsidR="008E3334" w:rsidRPr="00212EB5" w:rsidRDefault="008E3334" w:rsidP="00332F26">
            <w:pPr>
              <w:rPr>
                <w:sz w:val="21"/>
                <w:szCs w:val="21"/>
              </w:rPr>
            </w:pPr>
            <w:r w:rsidRPr="00212EB5">
              <w:rPr>
                <w:rFonts w:hint="eastAsia"/>
                <w:sz w:val="21"/>
                <w:szCs w:val="21"/>
              </w:rPr>
              <w:t>在原视频中的起始帧</w:t>
            </w:r>
          </w:p>
        </w:tc>
      </w:tr>
      <w:tr w:rsidR="008E3334" w:rsidRPr="00212EB5" w14:paraId="2BA93EDF" w14:textId="77777777" w:rsidTr="00332F26">
        <w:trPr>
          <w:trHeight w:val="44"/>
        </w:trPr>
        <w:tc>
          <w:tcPr>
            <w:tcW w:w="2579" w:type="dxa"/>
            <w:vMerge/>
          </w:tcPr>
          <w:p w14:paraId="5E50C58E" w14:textId="77777777" w:rsidR="008E3334" w:rsidRPr="00212EB5" w:rsidRDefault="008E3334" w:rsidP="00332F26">
            <w:pPr>
              <w:jc w:val="center"/>
              <w:rPr>
                <w:sz w:val="21"/>
                <w:szCs w:val="21"/>
              </w:rPr>
            </w:pPr>
          </w:p>
        </w:tc>
        <w:tc>
          <w:tcPr>
            <w:tcW w:w="1216" w:type="dxa"/>
            <w:vMerge/>
          </w:tcPr>
          <w:p w14:paraId="5BB7BC9D" w14:textId="77777777" w:rsidR="008E3334" w:rsidRPr="00212EB5" w:rsidRDefault="008E3334" w:rsidP="00332F26">
            <w:pPr>
              <w:jc w:val="center"/>
              <w:rPr>
                <w:sz w:val="21"/>
                <w:szCs w:val="21"/>
              </w:rPr>
            </w:pPr>
          </w:p>
        </w:tc>
        <w:tc>
          <w:tcPr>
            <w:tcW w:w="2171" w:type="dxa"/>
          </w:tcPr>
          <w:p w14:paraId="32CBBFAF" w14:textId="77777777" w:rsidR="008E3334" w:rsidRPr="00212EB5" w:rsidRDefault="008E3334" w:rsidP="00332F26">
            <w:pPr>
              <w:rPr>
                <w:sz w:val="21"/>
                <w:szCs w:val="21"/>
              </w:rPr>
            </w:pPr>
            <w:r w:rsidRPr="00212EB5">
              <w:rPr>
                <w:rFonts w:ascii="宋体" w:hAnsi="宋体" w:cs="宋体"/>
                <w:color w:val="333333"/>
                <w:spacing w:val="3"/>
                <w:kern w:val="0"/>
                <w:sz w:val="21"/>
                <w:szCs w:val="21"/>
                <w:bdr w:val="none" w:sz="0" w:space="0" w:color="auto" w:frame="1"/>
              </w:rPr>
              <w:t>end_frame</w:t>
            </w:r>
          </w:p>
        </w:tc>
        <w:tc>
          <w:tcPr>
            <w:tcW w:w="1281" w:type="dxa"/>
          </w:tcPr>
          <w:p w14:paraId="4D855E96" w14:textId="77777777" w:rsidR="008E3334" w:rsidRPr="00212EB5" w:rsidRDefault="008E3334" w:rsidP="00332F26">
            <w:pPr>
              <w:rPr>
                <w:sz w:val="21"/>
                <w:szCs w:val="21"/>
              </w:rPr>
            </w:pPr>
            <w:r w:rsidRPr="00212EB5">
              <w:rPr>
                <w:rFonts w:hint="eastAsia"/>
                <w:sz w:val="21"/>
                <w:szCs w:val="21"/>
              </w:rPr>
              <w:t>int</w:t>
            </w:r>
          </w:p>
        </w:tc>
        <w:tc>
          <w:tcPr>
            <w:tcW w:w="1275" w:type="dxa"/>
          </w:tcPr>
          <w:p w14:paraId="108A7B4F" w14:textId="77777777" w:rsidR="008E3334" w:rsidRPr="00212EB5" w:rsidRDefault="008E3334" w:rsidP="00332F26">
            <w:pPr>
              <w:rPr>
                <w:sz w:val="21"/>
                <w:szCs w:val="21"/>
              </w:rPr>
            </w:pPr>
            <w:r w:rsidRPr="00212EB5">
              <w:rPr>
                <w:rFonts w:hint="eastAsia"/>
                <w:sz w:val="21"/>
                <w:szCs w:val="21"/>
              </w:rPr>
              <w:t>在原视频中的结束帧</w:t>
            </w:r>
          </w:p>
        </w:tc>
      </w:tr>
      <w:tr w:rsidR="008E3334" w:rsidRPr="00212EB5" w14:paraId="08583962" w14:textId="77777777" w:rsidTr="00332F26">
        <w:trPr>
          <w:trHeight w:val="44"/>
        </w:trPr>
        <w:tc>
          <w:tcPr>
            <w:tcW w:w="2579" w:type="dxa"/>
            <w:vMerge/>
          </w:tcPr>
          <w:p w14:paraId="16DDBB32" w14:textId="77777777" w:rsidR="008E3334" w:rsidRPr="00212EB5" w:rsidRDefault="008E3334" w:rsidP="00332F26">
            <w:pPr>
              <w:jc w:val="center"/>
              <w:rPr>
                <w:sz w:val="21"/>
                <w:szCs w:val="21"/>
              </w:rPr>
            </w:pPr>
          </w:p>
        </w:tc>
        <w:tc>
          <w:tcPr>
            <w:tcW w:w="1216" w:type="dxa"/>
            <w:vMerge/>
          </w:tcPr>
          <w:p w14:paraId="536319E5" w14:textId="77777777" w:rsidR="008E3334" w:rsidRPr="00212EB5" w:rsidRDefault="008E3334" w:rsidP="00332F26">
            <w:pPr>
              <w:jc w:val="center"/>
              <w:rPr>
                <w:sz w:val="21"/>
                <w:szCs w:val="21"/>
              </w:rPr>
            </w:pPr>
          </w:p>
        </w:tc>
        <w:tc>
          <w:tcPr>
            <w:tcW w:w="2171" w:type="dxa"/>
          </w:tcPr>
          <w:p w14:paraId="1BE550E4" w14:textId="77777777" w:rsidR="008E3334" w:rsidRPr="00212EB5" w:rsidRDefault="008E3334" w:rsidP="00332F26">
            <w:pPr>
              <w:rPr>
                <w:sz w:val="21"/>
                <w:szCs w:val="21"/>
              </w:rPr>
            </w:pPr>
            <w:r w:rsidRPr="00212EB5">
              <w:rPr>
                <w:rFonts w:ascii="宋体" w:hAnsi="宋体" w:cs="宋体"/>
                <w:color w:val="333333"/>
                <w:spacing w:val="3"/>
                <w:kern w:val="0"/>
                <w:sz w:val="21"/>
                <w:szCs w:val="21"/>
                <w:bdr w:val="none" w:sz="0" w:space="0" w:color="auto" w:frame="1"/>
              </w:rPr>
              <w:t>start_time</w:t>
            </w:r>
          </w:p>
        </w:tc>
        <w:tc>
          <w:tcPr>
            <w:tcW w:w="1281" w:type="dxa"/>
          </w:tcPr>
          <w:p w14:paraId="475D077B" w14:textId="77777777" w:rsidR="008E3334" w:rsidRPr="00212EB5" w:rsidRDefault="008E3334" w:rsidP="00332F26">
            <w:pPr>
              <w:rPr>
                <w:sz w:val="21"/>
                <w:szCs w:val="21"/>
              </w:rPr>
            </w:pPr>
            <w:r w:rsidRPr="00212EB5">
              <w:rPr>
                <w:sz w:val="21"/>
                <w:szCs w:val="21"/>
              </w:rPr>
              <w:t>S</w:t>
            </w:r>
            <w:r w:rsidRPr="00212EB5">
              <w:rPr>
                <w:rFonts w:hint="eastAsia"/>
                <w:sz w:val="21"/>
                <w:szCs w:val="21"/>
              </w:rPr>
              <w:t>tring</w:t>
            </w:r>
          </w:p>
        </w:tc>
        <w:tc>
          <w:tcPr>
            <w:tcW w:w="1275" w:type="dxa"/>
          </w:tcPr>
          <w:p w14:paraId="56F4CC8E" w14:textId="77777777" w:rsidR="008E3334" w:rsidRPr="00212EB5" w:rsidRDefault="008E3334" w:rsidP="00332F26">
            <w:pPr>
              <w:rPr>
                <w:sz w:val="21"/>
                <w:szCs w:val="21"/>
              </w:rPr>
            </w:pPr>
            <w:r w:rsidRPr="00212EB5">
              <w:rPr>
                <w:rFonts w:hint="eastAsia"/>
                <w:sz w:val="21"/>
                <w:szCs w:val="21"/>
              </w:rPr>
              <w:t>在原视频中的起始时间</w:t>
            </w:r>
          </w:p>
        </w:tc>
      </w:tr>
      <w:tr w:rsidR="008E3334" w:rsidRPr="00212EB5" w14:paraId="7D9CEF6B" w14:textId="77777777" w:rsidTr="00332F26">
        <w:trPr>
          <w:trHeight w:val="44"/>
        </w:trPr>
        <w:tc>
          <w:tcPr>
            <w:tcW w:w="2579" w:type="dxa"/>
            <w:vMerge/>
          </w:tcPr>
          <w:p w14:paraId="3B9E1741" w14:textId="77777777" w:rsidR="008E3334" w:rsidRPr="00212EB5" w:rsidRDefault="008E3334" w:rsidP="00332F26">
            <w:pPr>
              <w:jc w:val="center"/>
              <w:rPr>
                <w:sz w:val="21"/>
                <w:szCs w:val="21"/>
              </w:rPr>
            </w:pPr>
          </w:p>
        </w:tc>
        <w:tc>
          <w:tcPr>
            <w:tcW w:w="1216" w:type="dxa"/>
            <w:vMerge/>
          </w:tcPr>
          <w:p w14:paraId="3AEEEA5C" w14:textId="77777777" w:rsidR="008E3334" w:rsidRPr="00212EB5" w:rsidRDefault="008E3334" w:rsidP="00332F26">
            <w:pPr>
              <w:jc w:val="center"/>
              <w:rPr>
                <w:sz w:val="21"/>
                <w:szCs w:val="21"/>
              </w:rPr>
            </w:pPr>
          </w:p>
        </w:tc>
        <w:tc>
          <w:tcPr>
            <w:tcW w:w="2171" w:type="dxa"/>
          </w:tcPr>
          <w:p w14:paraId="7AA1ABC7" w14:textId="77777777" w:rsidR="008E3334" w:rsidRPr="00212EB5" w:rsidRDefault="008E3334" w:rsidP="00332F26">
            <w:pPr>
              <w:rPr>
                <w:sz w:val="21"/>
                <w:szCs w:val="21"/>
              </w:rPr>
            </w:pPr>
            <w:r w:rsidRPr="00212EB5">
              <w:rPr>
                <w:rFonts w:ascii="宋体" w:hAnsi="宋体" w:cs="宋体"/>
                <w:color w:val="333333"/>
                <w:spacing w:val="3"/>
                <w:kern w:val="0"/>
                <w:sz w:val="21"/>
                <w:szCs w:val="21"/>
                <w:bdr w:val="none" w:sz="0" w:space="0" w:color="auto" w:frame="1"/>
              </w:rPr>
              <w:t>end_time</w:t>
            </w:r>
          </w:p>
        </w:tc>
        <w:tc>
          <w:tcPr>
            <w:tcW w:w="1281" w:type="dxa"/>
          </w:tcPr>
          <w:p w14:paraId="2747E1C3" w14:textId="77777777" w:rsidR="008E3334" w:rsidRPr="00212EB5" w:rsidRDefault="008E3334" w:rsidP="00332F26">
            <w:pPr>
              <w:rPr>
                <w:sz w:val="21"/>
                <w:szCs w:val="21"/>
              </w:rPr>
            </w:pPr>
            <w:r w:rsidRPr="00212EB5">
              <w:rPr>
                <w:sz w:val="21"/>
                <w:szCs w:val="21"/>
              </w:rPr>
              <w:t>S</w:t>
            </w:r>
            <w:r w:rsidRPr="00212EB5">
              <w:rPr>
                <w:rFonts w:hint="eastAsia"/>
                <w:sz w:val="21"/>
                <w:szCs w:val="21"/>
              </w:rPr>
              <w:t>tring</w:t>
            </w:r>
          </w:p>
        </w:tc>
        <w:tc>
          <w:tcPr>
            <w:tcW w:w="1275" w:type="dxa"/>
          </w:tcPr>
          <w:p w14:paraId="0BACC20C" w14:textId="77777777" w:rsidR="008E3334" w:rsidRPr="00212EB5" w:rsidRDefault="008E3334" w:rsidP="00332F26">
            <w:pPr>
              <w:rPr>
                <w:sz w:val="21"/>
                <w:szCs w:val="21"/>
              </w:rPr>
            </w:pPr>
            <w:r w:rsidRPr="00212EB5">
              <w:rPr>
                <w:rFonts w:hint="eastAsia"/>
                <w:sz w:val="21"/>
                <w:szCs w:val="21"/>
              </w:rPr>
              <w:t>在原视频中的结束时间</w:t>
            </w:r>
          </w:p>
        </w:tc>
      </w:tr>
      <w:tr w:rsidR="008E3334" w:rsidRPr="00212EB5" w14:paraId="60B2DA02" w14:textId="77777777" w:rsidTr="00332F26">
        <w:tc>
          <w:tcPr>
            <w:tcW w:w="2579" w:type="dxa"/>
          </w:tcPr>
          <w:p w14:paraId="0899CA65" w14:textId="77777777" w:rsidR="008E3334" w:rsidRPr="00212EB5" w:rsidRDefault="008E3334" w:rsidP="00332F26">
            <w:pPr>
              <w:jc w:val="center"/>
              <w:rPr>
                <w:sz w:val="21"/>
                <w:szCs w:val="21"/>
              </w:rPr>
            </w:pPr>
            <w:r w:rsidRPr="00212EB5">
              <w:rPr>
                <w:rFonts w:hint="eastAsia"/>
                <w:sz w:val="21"/>
                <w:szCs w:val="21"/>
              </w:rPr>
              <w:t>task</w:t>
            </w:r>
            <w:r w:rsidRPr="00212EB5">
              <w:rPr>
                <w:sz w:val="21"/>
                <w:szCs w:val="21"/>
              </w:rPr>
              <w:t>_id</w:t>
            </w:r>
          </w:p>
        </w:tc>
        <w:tc>
          <w:tcPr>
            <w:tcW w:w="1216" w:type="dxa"/>
          </w:tcPr>
          <w:p w14:paraId="0EF6352C" w14:textId="77777777" w:rsidR="008E3334" w:rsidRPr="00212EB5" w:rsidRDefault="008E3334" w:rsidP="00332F26">
            <w:pPr>
              <w:jc w:val="center"/>
              <w:rPr>
                <w:sz w:val="21"/>
                <w:szCs w:val="21"/>
              </w:rPr>
            </w:pPr>
            <w:r w:rsidRPr="00212EB5">
              <w:rPr>
                <w:rFonts w:hint="eastAsia"/>
                <w:sz w:val="21"/>
                <w:szCs w:val="21"/>
              </w:rPr>
              <w:t>string</w:t>
            </w:r>
          </w:p>
        </w:tc>
        <w:tc>
          <w:tcPr>
            <w:tcW w:w="4727" w:type="dxa"/>
            <w:gridSpan w:val="3"/>
          </w:tcPr>
          <w:p w14:paraId="1662A078" w14:textId="77777777" w:rsidR="008E3334" w:rsidRPr="00212EB5" w:rsidRDefault="008E3334" w:rsidP="00332F26">
            <w:pPr>
              <w:rPr>
                <w:sz w:val="21"/>
                <w:szCs w:val="21"/>
              </w:rPr>
            </w:pPr>
            <w:r w:rsidRPr="00212EB5">
              <w:rPr>
                <w:rFonts w:hint="eastAsia"/>
                <w:sz w:val="21"/>
                <w:szCs w:val="21"/>
              </w:rPr>
              <w:t>此次调用任务的唯一编号</w:t>
            </w:r>
          </w:p>
        </w:tc>
      </w:tr>
      <w:tr w:rsidR="00434366" w:rsidRPr="00212EB5" w14:paraId="3DE2638B" w14:textId="77777777" w:rsidTr="00332F26">
        <w:tc>
          <w:tcPr>
            <w:tcW w:w="2579" w:type="dxa"/>
          </w:tcPr>
          <w:p w14:paraId="3F1A2CAD" w14:textId="1B74CF04" w:rsidR="00434366" w:rsidRPr="00212EB5" w:rsidRDefault="00434366" w:rsidP="00332F26">
            <w:pPr>
              <w:jc w:val="center"/>
              <w:rPr>
                <w:szCs w:val="21"/>
              </w:rPr>
            </w:pPr>
            <w:r>
              <w:rPr>
                <w:rFonts w:ascii="宋体" w:hAnsi="宋体" w:cs="宋体"/>
                <w:color w:val="333333"/>
                <w:spacing w:val="3"/>
                <w:kern w:val="0"/>
                <w:szCs w:val="24"/>
                <w:bdr w:val="none" w:sz="0" w:space="0" w:color="auto" w:frame="1"/>
              </w:rPr>
              <w:t>s</w:t>
            </w:r>
            <w:r>
              <w:rPr>
                <w:rFonts w:ascii="宋体" w:hAnsi="宋体" w:cs="宋体" w:hint="eastAsia"/>
                <w:color w:val="333333"/>
                <w:spacing w:val="3"/>
                <w:kern w:val="0"/>
                <w:szCs w:val="24"/>
                <w:bdr w:val="none" w:sz="0" w:space="0" w:color="auto" w:frame="1"/>
              </w:rPr>
              <w:t>hort_</w:t>
            </w:r>
            <w:r>
              <w:rPr>
                <w:rFonts w:ascii="宋体" w:hAnsi="宋体" w:cs="宋体"/>
                <w:color w:val="333333"/>
                <w:spacing w:val="3"/>
                <w:kern w:val="0"/>
                <w:szCs w:val="24"/>
                <w:bdr w:val="none" w:sz="0" w:space="0" w:color="auto" w:frame="1"/>
              </w:rPr>
              <w:t>video</w:t>
            </w:r>
            <w:r>
              <w:rPr>
                <w:rFonts w:ascii="宋体" w:hAnsi="宋体" w:cs="宋体"/>
                <w:color w:val="333333"/>
                <w:spacing w:val="3"/>
                <w:kern w:val="0"/>
                <w:sz w:val="20"/>
                <w:szCs w:val="20"/>
                <w:bdr w:val="none" w:sz="0" w:space="0" w:color="auto" w:frame="1"/>
              </w:rPr>
              <w:t>_url</w:t>
            </w:r>
          </w:p>
        </w:tc>
        <w:tc>
          <w:tcPr>
            <w:tcW w:w="1216" w:type="dxa"/>
          </w:tcPr>
          <w:p w14:paraId="6A30BF9D" w14:textId="7E1163C6" w:rsidR="00434366" w:rsidRPr="00212EB5" w:rsidRDefault="00434366" w:rsidP="00332F26">
            <w:pPr>
              <w:jc w:val="center"/>
              <w:rPr>
                <w:szCs w:val="21"/>
              </w:rPr>
            </w:pPr>
            <w:r w:rsidRPr="00212EB5">
              <w:rPr>
                <w:rFonts w:hint="eastAsia"/>
                <w:sz w:val="21"/>
                <w:szCs w:val="21"/>
              </w:rPr>
              <w:t>string</w:t>
            </w:r>
          </w:p>
        </w:tc>
        <w:tc>
          <w:tcPr>
            <w:tcW w:w="4727" w:type="dxa"/>
            <w:gridSpan w:val="3"/>
          </w:tcPr>
          <w:p w14:paraId="6B33D0E9" w14:textId="66239554" w:rsidR="00434366" w:rsidRPr="00212EB5" w:rsidRDefault="007B14B7" w:rsidP="00332F26">
            <w:pPr>
              <w:rPr>
                <w:szCs w:val="21"/>
              </w:rPr>
            </w:pPr>
            <w:r>
              <w:rPr>
                <w:rFonts w:hint="eastAsia"/>
                <w:szCs w:val="24"/>
              </w:rPr>
              <w:t>精彩短视频在</w:t>
            </w:r>
            <w:r>
              <w:rPr>
                <w:rFonts w:hint="eastAsia"/>
                <w:szCs w:val="24"/>
              </w:rPr>
              <w:t>FTP</w:t>
            </w:r>
            <w:r>
              <w:rPr>
                <w:rFonts w:hint="eastAsia"/>
                <w:szCs w:val="24"/>
              </w:rPr>
              <w:t>服务器上</w:t>
            </w:r>
            <w:r>
              <w:rPr>
                <w:szCs w:val="24"/>
              </w:rPr>
              <w:t>的路径</w:t>
            </w:r>
            <w:r>
              <w:rPr>
                <w:rFonts w:hint="eastAsia"/>
                <w:szCs w:val="24"/>
              </w:rPr>
              <w:t>，子</w:t>
            </w:r>
            <w:r>
              <w:rPr>
                <w:szCs w:val="24"/>
              </w:rPr>
              <w:t>目录以</w:t>
            </w:r>
            <w:r>
              <w:rPr>
                <w:rFonts w:hint="eastAsia"/>
                <w:szCs w:val="24"/>
              </w:rPr>
              <w:t>task_id</w:t>
            </w:r>
            <w:r>
              <w:rPr>
                <w:rFonts w:hint="eastAsia"/>
                <w:szCs w:val="24"/>
              </w:rPr>
              <w:t>命名</w:t>
            </w:r>
          </w:p>
        </w:tc>
      </w:tr>
    </w:tbl>
    <w:p w14:paraId="309F1F0A" w14:textId="77777777" w:rsidR="008E3334" w:rsidRDefault="008E3334" w:rsidP="008E3334">
      <w:pPr>
        <w:spacing w:line="360" w:lineRule="auto"/>
        <w:ind w:firstLineChars="200" w:firstLine="480"/>
        <w:rPr>
          <w:color w:val="000000" w:themeColor="text1"/>
          <w:sz w:val="24"/>
          <w:szCs w:val="24"/>
        </w:rPr>
      </w:pPr>
    </w:p>
    <w:p w14:paraId="48626454" w14:textId="131BE7FA" w:rsidR="008E3334" w:rsidRDefault="008E3334" w:rsidP="008E3334">
      <w:pPr>
        <w:spacing w:line="360" w:lineRule="auto"/>
        <w:ind w:firstLineChars="200" w:firstLine="480"/>
        <w:rPr>
          <w:color w:val="000000" w:themeColor="text1"/>
          <w:sz w:val="24"/>
          <w:szCs w:val="24"/>
        </w:rPr>
      </w:pPr>
      <w:r>
        <w:rPr>
          <w:color w:val="000000" w:themeColor="text1"/>
          <w:sz w:val="24"/>
          <w:szCs w:val="24"/>
        </w:rPr>
        <w:t>AI</w:t>
      </w:r>
      <w:r>
        <w:rPr>
          <w:rFonts w:hint="eastAsia"/>
          <w:color w:val="000000" w:themeColor="text1"/>
          <w:sz w:val="24"/>
          <w:szCs w:val="24"/>
        </w:rPr>
        <w:t>模型服务回调咪咕</w:t>
      </w:r>
      <w:r>
        <w:rPr>
          <w:color w:val="000000" w:themeColor="text1"/>
          <w:sz w:val="24"/>
          <w:szCs w:val="24"/>
        </w:rPr>
        <w:t>游戏地址</w:t>
      </w:r>
      <w:r w:rsidRPr="000241B5">
        <w:rPr>
          <w:rFonts w:hint="eastAsia"/>
          <w:color w:val="000000" w:themeColor="text1"/>
          <w:sz w:val="24"/>
          <w:szCs w:val="24"/>
        </w:rPr>
        <w:t>，内容包含了</w:t>
      </w:r>
      <w:r>
        <w:rPr>
          <w:rFonts w:hint="eastAsia"/>
          <w:color w:val="000000" w:themeColor="text1"/>
          <w:sz w:val="24"/>
          <w:szCs w:val="24"/>
        </w:rPr>
        <w:t>4</w:t>
      </w:r>
      <w:r>
        <w:rPr>
          <w:rFonts w:hint="eastAsia"/>
          <w:color w:val="000000" w:themeColor="text1"/>
          <w:sz w:val="24"/>
          <w:szCs w:val="24"/>
        </w:rPr>
        <w:t>位数的响应码和</w:t>
      </w:r>
      <w:r w:rsidRPr="000241B5">
        <w:rPr>
          <w:rFonts w:hint="eastAsia"/>
          <w:color w:val="000000" w:themeColor="text1"/>
          <w:sz w:val="24"/>
          <w:szCs w:val="24"/>
        </w:rPr>
        <w:t>一</w:t>
      </w:r>
      <w:r>
        <w:rPr>
          <w:rFonts w:hint="eastAsia"/>
          <w:color w:val="000000" w:themeColor="text1"/>
          <w:sz w:val="24"/>
          <w:szCs w:val="24"/>
        </w:rPr>
        <w:t>组关键场景</w:t>
      </w:r>
      <w:r w:rsidRPr="000241B5">
        <w:rPr>
          <w:rFonts w:hint="eastAsia"/>
          <w:color w:val="000000" w:themeColor="text1"/>
          <w:sz w:val="24"/>
          <w:szCs w:val="24"/>
        </w:rPr>
        <w:t>的</w:t>
      </w:r>
      <w:r>
        <w:rPr>
          <w:rFonts w:hint="eastAsia"/>
          <w:color w:val="000000" w:themeColor="text1"/>
          <w:sz w:val="24"/>
          <w:szCs w:val="24"/>
        </w:rPr>
        <w:t>Json</w:t>
      </w:r>
      <w:r w:rsidRPr="000241B5">
        <w:rPr>
          <w:rFonts w:hint="eastAsia"/>
          <w:color w:val="000000" w:themeColor="text1"/>
          <w:sz w:val="24"/>
          <w:szCs w:val="24"/>
        </w:rPr>
        <w:t>数组（上述定义中的</w:t>
      </w:r>
      <w:r w:rsidRPr="007F420E">
        <w:rPr>
          <w:color w:val="000000" w:themeColor="text1"/>
          <w:sz w:val="24"/>
          <w:szCs w:val="24"/>
        </w:rPr>
        <w:t>specified_scene</w:t>
      </w:r>
      <w:r w:rsidRPr="000241B5">
        <w:rPr>
          <w:color w:val="000000" w:themeColor="text1"/>
          <w:sz w:val="24"/>
          <w:szCs w:val="24"/>
        </w:rPr>
        <w:t>_items</w:t>
      </w:r>
      <w:r w:rsidRPr="000241B5">
        <w:rPr>
          <w:rFonts w:hint="eastAsia"/>
          <w:color w:val="000000" w:themeColor="text1"/>
          <w:sz w:val="24"/>
          <w:szCs w:val="24"/>
        </w:rPr>
        <w:t>），这个数组是由游戏</w:t>
      </w:r>
      <w:r w:rsidRPr="000241B5">
        <w:rPr>
          <w:rFonts w:hint="eastAsia"/>
          <w:color w:val="000000" w:themeColor="text1"/>
          <w:sz w:val="24"/>
          <w:szCs w:val="24"/>
        </w:rPr>
        <w:t>AI</w:t>
      </w:r>
      <w:r w:rsidRPr="000241B5">
        <w:rPr>
          <w:rFonts w:hint="eastAsia"/>
          <w:color w:val="000000" w:themeColor="text1"/>
          <w:sz w:val="24"/>
          <w:szCs w:val="24"/>
        </w:rPr>
        <w:t>引擎分析完整个视频得到的，数组中的每个元素是一个包含</w:t>
      </w:r>
      <w:r w:rsidRPr="000241B5">
        <w:rPr>
          <w:rFonts w:hint="eastAsia"/>
          <w:color w:val="000000" w:themeColor="text1"/>
          <w:sz w:val="24"/>
          <w:szCs w:val="24"/>
        </w:rPr>
        <w:t>5</w:t>
      </w:r>
      <w:r w:rsidRPr="000241B5">
        <w:rPr>
          <w:rFonts w:hint="eastAsia"/>
          <w:color w:val="000000" w:themeColor="text1"/>
          <w:sz w:val="24"/>
          <w:szCs w:val="24"/>
        </w:rPr>
        <w:t>个字段的结构体（上述定义中的</w:t>
      </w:r>
      <w:r w:rsidRPr="007F420E">
        <w:rPr>
          <w:color w:val="000000" w:themeColor="text1"/>
          <w:sz w:val="24"/>
          <w:szCs w:val="24"/>
        </w:rPr>
        <w:t>specified_scene</w:t>
      </w:r>
      <w:r w:rsidRPr="000241B5">
        <w:rPr>
          <w:color w:val="000000" w:themeColor="text1"/>
          <w:sz w:val="24"/>
          <w:szCs w:val="24"/>
        </w:rPr>
        <w:t>_item</w:t>
      </w:r>
      <w:r w:rsidRPr="000241B5">
        <w:rPr>
          <w:rFonts w:hint="eastAsia"/>
          <w:color w:val="000000" w:themeColor="text1"/>
          <w:sz w:val="24"/>
          <w:szCs w:val="24"/>
        </w:rPr>
        <w:t>）：</w:t>
      </w:r>
      <w:r>
        <w:rPr>
          <w:rFonts w:hint="eastAsia"/>
          <w:color w:val="000000" w:themeColor="text1"/>
          <w:sz w:val="24"/>
          <w:szCs w:val="24"/>
        </w:rPr>
        <w:t>场景编号</w:t>
      </w:r>
      <w:r w:rsidRPr="000241B5">
        <w:rPr>
          <w:rFonts w:hint="eastAsia"/>
          <w:color w:val="000000" w:themeColor="text1"/>
          <w:sz w:val="24"/>
          <w:szCs w:val="24"/>
        </w:rPr>
        <w:t>、所处的起始帧、结束帧、起始时间、结束时间</w:t>
      </w:r>
      <w:r>
        <w:rPr>
          <w:rFonts w:hint="eastAsia"/>
          <w:color w:val="000000" w:themeColor="text1"/>
          <w:sz w:val="24"/>
          <w:szCs w:val="24"/>
        </w:rPr>
        <w:t>、咪咕云视频</w:t>
      </w:r>
      <w:r>
        <w:rPr>
          <w:rFonts w:hint="eastAsia"/>
          <w:color w:val="000000" w:themeColor="text1"/>
          <w:sz w:val="24"/>
          <w:szCs w:val="24"/>
        </w:rPr>
        <w:t>vid</w:t>
      </w:r>
      <w:r>
        <w:rPr>
          <w:rFonts w:hint="eastAsia"/>
          <w:color w:val="000000" w:themeColor="text1"/>
          <w:sz w:val="24"/>
          <w:szCs w:val="24"/>
        </w:rPr>
        <w:t>、</w:t>
      </w:r>
      <w:r>
        <w:rPr>
          <w:rFonts w:hint="eastAsia"/>
          <w:color w:val="000000" w:themeColor="text1"/>
          <w:sz w:val="24"/>
          <w:szCs w:val="24"/>
        </w:rPr>
        <w:t>location</w:t>
      </w:r>
      <w:r>
        <w:rPr>
          <w:rFonts w:hint="eastAsia"/>
          <w:color w:val="000000" w:themeColor="text1"/>
          <w:sz w:val="24"/>
          <w:szCs w:val="24"/>
        </w:rPr>
        <w:t>、</w:t>
      </w:r>
      <w:r>
        <w:rPr>
          <w:rFonts w:hint="eastAsia"/>
          <w:color w:val="000000" w:themeColor="text1"/>
          <w:sz w:val="24"/>
          <w:szCs w:val="24"/>
        </w:rPr>
        <w:t>play</w:t>
      </w:r>
      <w:r>
        <w:rPr>
          <w:color w:val="000000" w:themeColor="text1"/>
          <w:sz w:val="24"/>
          <w:szCs w:val="24"/>
        </w:rPr>
        <w:t>_url</w:t>
      </w:r>
      <w:r>
        <w:rPr>
          <w:rFonts w:hint="eastAsia"/>
          <w:color w:val="000000" w:themeColor="text1"/>
          <w:sz w:val="24"/>
          <w:szCs w:val="24"/>
        </w:rPr>
        <w:t>、该场景的封面照片</w:t>
      </w:r>
      <w:r w:rsidRPr="000241B5">
        <w:rPr>
          <w:rFonts w:hint="eastAsia"/>
          <w:color w:val="000000" w:themeColor="text1"/>
          <w:sz w:val="24"/>
          <w:szCs w:val="24"/>
        </w:rPr>
        <w:t>。</w:t>
      </w:r>
    </w:p>
    <w:p w14:paraId="01AFD00C" w14:textId="77777777" w:rsidR="008E3334" w:rsidRDefault="008E3334" w:rsidP="008E3334">
      <w:pPr>
        <w:spacing w:line="360" w:lineRule="auto"/>
        <w:ind w:firstLineChars="200" w:firstLine="480"/>
        <w:rPr>
          <w:color w:val="000000" w:themeColor="text1"/>
          <w:sz w:val="24"/>
          <w:szCs w:val="24"/>
        </w:rPr>
      </w:pPr>
      <w:r>
        <w:rPr>
          <w:rFonts w:hint="eastAsia"/>
          <w:color w:val="000000" w:themeColor="text1"/>
          <w:sz w:val="24"/>
          <w:szCs w:val="24"/>
        </w:rPr>
        <w:t>响应码设计如下：</w:t>
      </w:r>
    </w:p>
    <w:tbl>
      <w:tblPr>
        <w:tblStyle w:val="af"/>
        <w:tblW w:w="0" w:type="auto"/>
        <w:tblLook w:val="04A0" w:firstRow="1" w:lastRow="0" w:firstColumn="1" w:lastColumn="0" w:noHBand="0" w:noVBand="1"/>
      </w:tblPr>
      <w:tblGrid>
        <w:gridCol w:w="3051"/>
        <w:gridCol w:w="1735"/>
        <w:gridCol w:w="3736"/>
      </w:tblGrid>
      <w:tr w:rsidR="008E3334" w:rsidRPr="000241B5" w14:paraId="0729EFDB" w14:textId="77777777" w:rsidTr="00332F26">
        <w:tc>
          <w:tcPr>
            <w:tcW w:w="3051" w:type="dxa"/>
          </w:tcPr>
          <w:p w14:paraId="50CD148E" w14:textId="77777777" w:rsidR="008E3334" w:rsidRPr="000241B5" w:rsidRDefault="008E3334" w:rsidP="00332F26">
            <w:pPr>
              <w:jc w:val="center"/>
              <w:rPr>
                <w:szCs w:val="24"/>
              </w:rPr>
            </w:pPr>
            <w:r>
              <w:rPr>
                <w:rFonts w:hint="eastAsia"/>
                <w:szCs w:val="24"/>
              </w:rPr>
              <w:t>响应码</w:t>
            </w:r>
          </w:p>
        </w:tc>
        <w:tc>
          <w:tcPr>
            <w:tcW w:w="1735" w:type="dxa"/>
          </w:tcPr>
          <w:p w14:paraId="669A6E44" w14:textId="77777777" w:rsidR="008E3334" w:rsidRPr="000241B5" w:rsidRDefault="008E3334" w:rsidP="00332F26">
            <w:pPr>
              <w:jc w:val="center"/>
              <w:rPr>
                <w:szCs w:val="24"/>
              </w:rPr>
            </w:pPr>
            <w:r w:rsidRPr="000241B5">
              <w:rPr>
                <w:rFonts w:hint="eastAsia"/>
                <w:szCs w:val="24"/>
              </w:rPr>
              <w:t>类型</w:t>
            </w:r>
          </w:p>
        </w:tc>
        <w:tc>
          <w:tcPr>
            <w:tcW w:w="3736" w:type="dxa"/>
          </w:tcPr>
          <w:p w14:paraId="4D852003" w14:textId="77777777" w:rsidR="008E3334" w:rsidRPr="000241B5" w:rsidRDefault="008E3334" w:rsidP="00332F26">
            <w:pPr>
              <w:jc w:val="center"/>
              <w:rPr>
                <w:szCs w:val="24"/>
              </w:rPr>
            </w:pPr>
            <w:r w:rsidRPr="000241B5">
              <w:rPr>
                <w:rFonts w:hint="eastAsia"/>
                <w:szCs w:val="24"/>
              </w:rPr>
              <w:t>描述</w:t>
            </w:r>
          </w:p>
        </w:tc>
      </w:tr>
      <w:tr w:rsidR="008E3334" w:rsidRPr="000241B5" w14:paraId="3E9CDACE" w14:textId="77777777" w:rsidTr="00332F26">
        <w:tc>
          <w:tcPr>
            <w:tcW w:w="3051" w:type="dxa"/>
          </w:tcPr>
          <w:p w14:paraId="6EE35316" w14:textId="77777777" w:rsidR="008E3334" w:rsidRPr="000241B5" w:rsidRDefault="008E3334" w:rsidP="00332F26">
            <w:pPr>
              <w:jc w:val="center"/>
              <w:rPr>
                <w:szCs w:val="24"/>
              </w:rPr>
            </w:pPr>
            <w:r w:rsidRPr="000241B5">
              <w:rPr>
                <w:rFonts w:hint="eastAsia"/>
                <w:szCs w:val="24"/>
              </w:rPr>
              <w:t>code</w:t>
            </w:r>
          </w:p>
        </w:tc>
        <w:tc>
          <w:tcPr>
            <w:tcW w:w="1735" w:type="dxa"/>
          </w:tcPr>
          <w:p w14:paraId="21F76B7B" w14:textId="77777777" w:rsidR="008E3334" w:rsidRPr="000241B5" w:rsidRDefault="008E3334" w:rsidP="00332F26">
            <w:pPr>
              <w:jc w:val="center"/>
              <w:rPr>
                <w:szCs w:val="24"/>
              </w:rPr>
            </w:pPr>
            <w:r>
              <w:rPr>
                <w:szCs w:val="24"/>
              </w:rPr>
              <w:t>S</w:t>
            </w:r>
            <w:r>
              <w:rPr>
                <w:rFonts w:hint="eastAsia"/>
                <w:szCs w:val="24"/>
              </w:rPr>
              <w:t>tring</w:t>
            </w:r>
          </w:p>
        </w:tc>
        <w:tc>
          <w:tcPr>
            <w:tcW w:w="3736" w:type="dxa"/>
          </w:tcPr>
          <w:p w14:paraId="2BE30428" w14:textId="77777777" w:rsidR="008E3334" w:rsidRDefault="008E3334" w:rsidP="00332F26">
            <w:pPr>
              <w:rPr>
                <w:szCs w:val="24"/>
              </w:rPr>
            </w:pPr>
            <w:r>
              <w:rPr>
                <w:rFonts w:hint="eastAsia"/>
                <w:szCs w:val="24"/>
              </w:rPr>
              <w:t>0000</w:t>
            </w:r>
            <w:r>
              <w:rPr>
                <w:rFonts w:hint="eastAsia"/>
                <w:szCs w:val="24"/>
              </w:rPr>
              <w:t>英雄人物识别成功</w:t>
            </w:r>
            <w:r w:rsidRPr="000241B5">
              <w:rPr>
                <w:rFonts w:hint="eastAsia"/>
                <w:szCs w:val="24"/>
              </w:rPr>
              <w:t>；</w:t>
            </w:r>
          </w:p>
          <w:p w14:paraId="3F234E65" w14:textId="77777777" w:rsidR="008E3334" w:rsidRDefault="008E3334" w:rsidP="00332F26">
            <w:pPr>
              <w:rPr>
                <w:szCs w:val="24"/>
              </w:rPr>
            </w:pPr>
            <w:r>
              <w:rPr>
                <w:rFonts w:hint="eastAsia"/>
                <w:szCs w:val="24"/>
              </w:rPr>
              <w:t>2011</w:t>
            </w:r>
            <w:r>
              <w:rPr>
                <w:szCs w:val="24"/>
              </w:rPr>
              <w:t xml:space="preserve"> </w:t>
            </w:r>
            <w:r>
              <w:rPr>
                <w:rFonts w:hint="eastAsia"/>
                <w:szCs w:val="24"/>
              </w:rPr>
              <w:t>输入视频无法下载</w:t>
            </w:r>
          </w:p>
          <w:p w14:paraId="488346B1" w14:textId="77777777" w:rsidR="008E3334" w:rsidRDefault="008E3334" w:rsidP="00332F26">
            <w:pPr>
              <w:rPr>
                <w:szCs w:val="24"/>
              </w:rPr>
            </w:pPr>
            <w:r>
              <w:rPr>
                <w:rFonts w:hint="eastAsia"/>
                <w:szCs w:val="24"/>
              </w:rPr>
              <w:t>2012</w:t>
            </w:r>
            <w:r>
              <w:rPr>
                <w:szCs w:val="24"/>
              </w:rPr>
              <w:t xml:space="preserve"> </w:t>
            </w:r>
            <w:r>
              <w:rPr>
                <w:rFonts w:hint="eastAsia"/>
                <w:szCs w:val="24"/>
              </w:rPr>
              <w:t>视频无法打开进行分析</w:t>
            </w:r>
          </w:p>
          <w:p w14:paraId="6F3BD182" w14:textId="77777777" w:rsidR="008E3334" w:rsidRDefault="008E3334" w:rsidP="00332F26">
            <w:pPr>
              <w:rPr>
                <w:szCs w:val="24"/>
              </w:rPr>
            </w:pPr>
            <w:r>
              <w:rPr>
                <w:rFonts w:hint="eastAsia"/>
                <w:szCs w:val="24"/>
              </w:rPr>
              <w:t>2013</w:t>
            </w:r>
            <w:r>
              <w:rPr>
                <w:szCs w:val="24"/>
              </w:rPr>
              <w:t xml:space="preserve"> </w:t>
            </w:r>
            <w:r>
              <w:rPr>
                <w:rFonts w:hint="eastAsia"/>
                <w:szCs w:val="24"/>
              </w:rPr>
              <w:t>AI</w:t>
            </w:r>
            <w:r>
              <w:rPr>
                <w:rFonts w:hint="eastAsia"/>
                <w:szCs w:val="24"/>
              </w:rPr>
              <w:t>能力内部逻辑异常</w:t>
            </w:r>
          </w:p>
          <w:p w14:paraId="64E166EE" w14:textId="77777777" w:rsidR="008E3334" w:rsidRDefault="008E3334" w:rsidP="00332F26">
            <w:pPr>
              <w:rPr>
                <w:szCs w:val="24"/>
              </w:rPr>
            </w:pPr>
            <w:r>
              <w:rPr>
                <w:rFonts w:hint="eastAsia"/>
                <w:szCs w:val="24"/>
              </w:rPr>
              <w:t>2014</w:t>
            </w:r>
            <w:r>
              <w:rPr>
                <w:szCs w:val="24"/>
              </w:rPr>
              <w:t xml:space="preserve"> </w:t>
            </w:r>
            <w:r>
              <w:rPr>
                <w:rFonts w:hint="eastAsia"/>
                <w:szCs w:val="24"/>
              </w:rPr>
              <w:t>没有发现待检测对象</w:t>
            </w:r>
          </w:p>
          <w:p w14:paraId="3636984C" w14:textId="77777777" w:rsidR="008E3334" w:rsidRDefault="008E3334" w:rsidP="00332F26">
            <w:pPr>
              <w:rPr>
                <w:szCs w:val="24"/>
              </w:rPr>
            </w:pPr>
            <w:r>
              <w:rPr>
                <w:rFonts w:hint="eastAsia"/>
                <w:szCs w:val="24"/>
              </w:rPr>
              <w:t>2015</w:t>
            </w:r>
            <w:r>
              <w:rPr>
                <w:szCs w:val="24"/>
              </w:rPr>
              <w:t xml:space="preserve"> </w:t>
            </w:r>
            <w:r>
              <w:rPr>
                <w:rFonts w:hint="eastAsia"/>
                <w:szCs w:val="24"/>
              </w:rPr>
              <w:t>AI</w:t>
            </w:r>
            <w:r>
              <w:rPr>
                <w:rFonts w:hint="eastAsia"/>
                <w:szCs w:val="24"/>
              </w:rPr>
              <w:t>能力分析超时</w:t>
            </w:r>
          </w:p>
          <w:p w14:paraId="677D5B4C" w14:textId="77777777" w:rsidR="008E3334" w:rsidRDefault="008E3334" w:rsidP="00332F26">
            <w:pPr>
              <w:rPr>
                <w:szCs w:val="24"/>
              </w:rPr>
            </w:pPr>
            <w:r>
              <w:rPr>
                <w:rFonts w:hint="eastAsia"/>
                <w:szCs w:val="24"/>
              </w:rPr>
              <w:t>2020</w:t>
            </w:r>
            <w:r>
              <w:rPr>
                <w:szCs w:val="24"/>
              </w:rPr>
              <w:t xml:space="preserve"> </w:t>
            </w:r>
            <w:r>
              <w:rPr>
                <w:rFonts w:hint="eastAsia"/>
                <w:szCs w:val="24"/>
              </w:rPr>
              <w:t>创建上传咪咕云的</w:t>
            </w:r>
            <w:r>
              <w:rPr>
                <w:rFonts w:hint="eastAsia"/>
                <w:szCs w:val="24"/>
              </w:rPr>
              <w:t>task</w:t>
            </w:r>
            <w:r>
              <w:rPr>
                <w:rFonts w:hint="eastAsia"/>
                <w:szCs w:val="24"/>
              </w:rPr>
              <w:t>出错</w:t>
            </w:r>
          </w:p>
          <w:p w14:paraId="4F245B95" w14:textId="77777777" w:rsidR="008E3334" w:rsidRDefault="008E3334" w:rsidP="00332F26">
            <w:pPr>
              <w:rPr>
                <w:szCs w:val="24"/>
              </w:rPr>
            </w:pPr>
            <w:r>
              <w:rPr>
                <w:rFonts w:hint="eastAsia"/>
                <w:szCs w:val="24"/>
              </w:rPr>
              <w:t>2021</w:t>
            </w:r>
            <w:r>
              <w:rPr>
                <w:szCs w:val="24"/>
              </w:rPr>
              <w:t xml:space="preserve"> </w:t>
            </w:r>
            <w:r>
              <w:rPr>
                <w:rFonts w:hint="eastAsia"/>
                <w:szCs w:val="24"/>
              </w:rPr>
              <w:t>上传视频出错</w:t>
            </w:r>
          </w:p>
          <w:p w14:paraId="40DA4F53" w14:textId="77777777" w:rsidR="008E3334" w:rsidRDefault="008E3334" w:rsidP="00332F26">
            <w:pPr>
              <w:rPr>
                <w:szCs w:val="24"/>
              </w:rPr>
            </w:pPr>
            <w:r>
              <w:rPr>
                <w:rFonts w:hint="eastAsia"/>
                <w:szCs w:val="24"/>
              </w:rPr>
              <w:t>2022</w:t>
            </w:r>
            <w:r>
              <w:rPr>
                <w:szCs w:val="24"/>
              </w:rPr>
              <w:t xml:space="preserve"> </w:t>
            </w:r>
            <w:r>
              <w:rPr>
                <w:rFonts w:hint="eastAsia"/>
                <w:szCs w:val="24"/>
              </w:rPr>
              <w:t>产生短视频至本地文件系统时</w:t>
            </w:r>
            <w:r>
              <w:rPr>
                <w:rFonts w:hint="eastAsia"/>
                <w:szCs w:val="24"/>
              </w:rPr>
              <w:lastRenderedPageBreak/>
              <w:t>出错</w:t>
            </w:r>
          </w:p>
          <w:p w14:paraId="12220815" w14:textId="77777777" w:rsidR="008E3334" w:rsidRPr="000241B5" w:rsidRDefault="008E3334" w:rsidP="00332F26">
            <w:pPr>
              <w:rPr>
                <w:szCs w:val="24"/>
              </w:rPr>
            </w:pPr>
            <w:r>
              <w:rPr>
                <w:rFonts w:hint="eastAsia"/>
                <w:szCs w:val="24"/>
              </w:rPr>
              <w:t>2023</w:t>
            </w:r>
            <w:r>
              <w:rPr>
                <w:szCs w:val="24"/>
              </w:rPr>
              <w:t xml:space="preserve"> </w:t>
            </w:r>
            <w:r>
              <w:rPr>
                <w:rFonts w:hint="eastAsia"/>
                <w:szCs w:val="24"/>
              </w:rPr>
              <w:t>上传视频超时</w:t>
            </w:r>
          </w:p>
        </w:tc>
      </w:tr>
    </w:tbl>
    <w:p w14:paraId="52B2980D" w14:textId="29CFFC77" w:rsidR="000E625D" w:rsidRDefault="000E625D" w:rsidP="008E3334">
      <w:pPr>
        <w:spacing w:line="360" w:lineRule="auto"/>
        <w:rPr>
          <w:color w:val="000000" w:themeColor="text1"/>
          <w:sz w:val="24"/>
        </w:rPr>
      </w:pPr>
    </w:p>
    <w:p w14:paraId="5562DB2B" w14:textId="356BDB72" w:rsidR="000237EC" w:rsidRPr="00443456" w:rsidRDefault="000237EC" w:rsidP="000237EC">
      <w:pPr>
        <w:pStyle w:val="3"/>
        <w:rPr>
          <w:rFonts w:asciiTheme="minorEastAsia" w:eastAsiaTheme="minorEastAsia" w:hAnsiTheme="minorEastAsia"/>
          <w:color w:val="000000" w:themeColor="text1"/>
        </w:rPr>
      </w:pPr>
      <w:bookmarkStart w:id="36" w:name="_Toc495864428"/>
      <w:r>
        <w:rPr>
          <w:rFonts w:asciiTheme="minorEastAsia" w:eastAsiaTheme="minorEastAsia" w:hAnsiTheme="minorEastAsia"/>
          <w:color w:val="000000" w:themeColor="text1"/>
        </w:rPr>
        <w:t>模型</w:t>
      </w:r>
      <w:r w:rsidR="00E700F1">
        <w:rPr>
          <w:rFonts w:asciiTheme="minorEastAsia" w:eastAsiaTheme="minorEastAsia" w:hAnsiTheme="minorEastAsia" w:hint="eastAsia"/>
          <w:color w:val="000000" w:themeColor="text1"/>
        </w:rPr>
        <w:t>结果</w:t>
      </w:r>
      <w:r w:rsidR="00E700F1">
        <w:rPr>
          <w:rFonts w:asciiTheme="minorEastAsia" w:eastAsiaTheme="minorEastAsia" w:hAnsiTheme="minorEastAsia"/>
          <w:color w:val="000000" w:themeColor="text1"/>
        </w:rPr>
        <w:t>输出</w:t>
      </w:r>
      <w:bookmarkEnd w:id="36"/>
    </w:p>
    <w:p w14:paraId="6D85BBBE" w14:textId="77777777" w:rsidR="00BD3289" w:rsidRDefault="00BD3289" w:rsidP="00B5339B">
      <w:pPr>
        <w:pStyle w:val="4"/>
      </w:pPr>
      <w:r>
        <w:t>数据表</w:t>
      </w:r>
    </w:p>
    <w:p w14:paraId="3E805C63" w14:textId="7F72E495" w:rsidR="00BD3289" w:rsidRDefault="00BD3289" w:rsidP="00BD3289">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w:t>
      </w:r>
      <w:r w:rsidR="005D1A8D">
        <w:rPr>
          <w:rFonts w:asciiTheme="minorEastAsia" w:eastAsiaTheme="minorEastAsia" w:hAnsiTheme="minorEastAsia" w:hint="eastAsia"/>
          <w:sz w:val="24"/>
        </w:rPr>
        <w:t>、</w:t>
      </w:r>
      <w:r w:rsidR="00C525F9">
        <w:rPr>
          <w:rFonts w:asciiTheme="minorEastAsia" w:eastAsiaTheme="minorEastAsia" w:hAnsiTheme="minorEastAsia" w:hint="eastAsia"/>
          <w:sz w:val="24"/>
        </w:rPr>
        <w:t>游戏</w:t>
      </w:r>
      <w:r w:rsidR="00C525F9">
        <w:rPr>
          <w:rFonts w:asciiTheme="minorEastAsia" w:eastAsiaTheme="minorEastAsia" w:hAnsiTheme="minorEastAsia"/>
          <w:sz w:val="24"/>
        </w:rPr>
        <w:t>短视频表（</w:t>
      </w:r>
      <w:r w:rsidR="00C525F9">
        <w:rPr>
          <w:rFonts w:asciiTheme="minorEastAsia" w:eastAsiaTheme="minorEastAsia" w:hAnsiTheme="minorEastAsia" w:hint="eastAsia"/>
          <w:sz w:val="24"/>
        </w:rPr>
        <w:t>game_</w:t>
      </w:r>
      <w:r w:rsidR="00C525F9">
        <w:rPr>
          <w:rFonts w:asciiTheme="minorEastAsia" w:eastAsiaTheme="minorEastAsia" w:hAnsiTheme="minorEastAsia"/>
          <w:sz w:val="24"/>
        </w:rPr>
        <w:t>short_video）</w:t>
      </w:r>
      <w:r w:rsidR="00610842">
        <w:rPr>
          <w:rFonts w:asciiTheme="minorEastAsia" w:eastAsiaTheme="minorEastAsia" w:hAnsiTheme="minorEastAsia" w:hint="eastAsia"/>
          <w:sz w:val="24"/>
        </w:rPr>
        <w:t>、</w:t>
      </w:r>
      <w:r w:rsidR="00610842">
        <w:rPr>
          <w:rFonts w:asciiTheme="minorEastAsia" w:eastAsiaTheme="minorEastAsia" w:hAnsiTheme="minorEastAsia"/>
          <w:sz w:val="24"/>
        </w:rPr>
        <w:t>游戏视频标签对应表</w:t>
      </w:r>
      <w:r w:rsidR="00610842">
        <w:rPr>
          <w:rFonts w:asciiTheme="minorEastAsia" w:eastAsiaTheme="minorEastAsia" w:hAnsiTheme="minorEastAsia" w:hint="eastAsia"/>
          <w:sz w:val="24"/>
        </w:rPr>
        <w:t>（game_video_label）</w:t>
      </w:r>
    </w:p>
    <w:p w14:paraId="5D651F40" w14:textId="77777777" w:rsidR="00BD3289" w:rsidRDefault="00BD3289" w:rsidP="00B5339B">
      <w:pPr>
        <w:pStyle w:val="4"/>
      </w:pPr>
      <w:r>
        <w:rPr>
          <w:rFonts w:hint="eastAsia"/>
        </w:rPr>
        <w:t>主要功能</w:t>
      </w:r>
    </w:p>
    <w:p w14:paraId="5C40B56B" w14:textId="6C3A872A" w:rsidR="006A425F" w:rsidRDefault="00B236C0" w:rsidP="00B236C0">
      <w:pPr>
        <w:spacing w:line="360" w:lineRule="auto"/>
        <w:ind w:firstLineChars="200" w:firstLine="480"/>
        <w:rPr>
          <w:rFonts w:asciiTheme="minorEastAsia" w:eastAsiaTheme="minorEastAsia" w:hAnsiTheme="minorEastAsia"/>
          <w:sz w:val="24"/>
        </w:rPr>
      </w:pPr>
      <w:r>
        <w:rPr>
          <w:rFonts w:hint="eastAsia"/>
          <w:color w:val="000000" w:themeColor="text1"/>
          <w:sz w:val="24"/>
        </w:rPr>
        <w:t>互娱</w:t>
      </w:r>
      <w:r w:rsidR="000003DB">
        <w:rPr>
          <w:color w:val="000000" w:themeColor="text1"/>
          <w:sz w:val="24"/>
        </w:rPr>
        <w:t>大数据平台</w:t>
      </w:r>
      <w:r>
        <w:rPr>
          <w:color w:val="000000" w:themeColor="text1"/>
          <w:sz w:val="24"/>
        </w:rPr>
        <w:t>调用</w:t>
      </w:r>
      <w:r>
        <w:rPr>
          <w:rFonts w:hint="eastAsia"/>
          <w:color w:val="000000" w:themeColor="text1"/>
          <w:sz w:val="24"/>
        </w:rPr>
        <w:t>AI</w:t>
      </w:r>
      <w:r>
        <w:rPr>
          <w:rFonts w:hint="eastAsia"/>
          <w:color w:val="000000" w:themeColor="text1"/>
          <w:sz w:val="24"/>
        </w:rPr>
        <w:t>前置</w:t>
      </w:r>
      <w:r>
        <w:rPr>
          <w:color w:val="000000" w:themeColor="text1"/>
          <w:sz w:val="24"/>
        </w:rPr>
        <w:t>平台上的</w:t>
      </w:r>
      <w:r>
        <w:rPr>
          <w:rFonts w:hint="eastAsia"/>
          <w:color w:val="000000" w:themeColor="text1"/>
          <w:sz w:val="24"/>
        </w:rPr>
        <w:t>模型</w:t>
      </w:r>
      <w:r>
        <w:rPr>
          <w:color w:val="000000" w:themeColor="text1"/>
          <w:sz w:val="24"/>
        </w:rPr>
        <w:t>服务</w:t>
      </w:r>
      <w:r>
        <w:rPr>
          <w:rFonts w:hint="eastAsia"/>
          <w:color w:val="000000" w:themeColor="text1"/>
          <w:sz w:val="24"/>
        </w:rPr>
        <w:t>成功</w:t>
      </w:r>
      <w:r>
        <w:rPr>
          <w:color w:val="000000" w:themeColor="text1"/>
          <w:sz w:val="24"/>
        </w:rPr>
        <w:t>后，获取</w:t>
      </w:r>
      <w:r>
        <w:rPr>
          <w:rFonts w:hint="eastAsia"/>
          <w:color w:val="000000" w:themeColor="text1"/>
          <w:sz w:val="24"/>
        </w:rPr>
        <w:t>源视频</w:t>
      </w:r>
      <w:r>
        <w:rPr>
          <w:color w:val="000000" w:themeColor="text1"/>
          <w:sz w:val="24"/>
        </w:rPr>
        <w:t>标签</w:t>
      </w:r>
      <w:r>
        <w:rPr>
          <w:rFonts w:hint="eastAsia"/>
          <w:color w:val="000000" w:themeColor="text1"/>
          <w:sz w:val="24"/>
        </w:rPr>
        <w:t>，</w:t>
      </w:r>
      <w:r w:rsidR="005E182B">
        <w:rPr>
          <w:rFonts w:hint="eastAsia"/>
          <w:color w:val="000000" w:themeColor="text1"/>
          <w:sz w:val="24"/>
        </w:rPr>
        <w:t>并</w:t>
      </w:r>
      <w:r>
        <w:rPr>
          <w:rFonts w:hint="eastAsia"/>
          <w:color w:val="000000" w:themeColor="text1"/>
          <w:sz w:val="24"/>
        </w:rPr>
        <w:t>将</w:t>
      </w:r>
      <w:r>
        <w:rPr>
          <w:color w:val="000000" w:themeColor="text1"/>
          <w:sz w:val="24"/>
        </w:rPr>
        <w:t>标签通过互娱</w:t>
      </w:r>
      <w:r>
        <w:rPr>
          <w:rFonts w:hint="eastAsia"/>
          <w:color w:val="000000" w:themeColor="text1"/>
          <w:sz w:val="24"/>
        </w:rPr>
        <w:t>内部</w:t>
      </w:r>
      <w:r>
        <w:rPr>
          <w:color w:val="000000" w:themeColor="text1"/>
          <w:sz w:val="24"/>
        </w:rPr>
        <w:t>的</w:t>
      </w:r>
      <w:r>
        <w:rPr>
          <w:rFonts w:hint="eastAsia"/>
          <w:color w:val="000000" w:themeColor="text1"/>
          <w:sz w:val="24"/>
        </w:rPr>
        <w:t>Kafka</w:t>
      </w:r>
      <w:r>
        <w:rPr>
          <w:rFonts w:hint="eastAsia"/>
          <w:color w:val="000000" w:themeColor="text1"/>
          <w:sz w:val="24"/>
        </w:rPr>
        <w:t>消息</w:t>
      </w:r>
      <w:r>
        <w:rPr>
          <w:color w:val="000000" w:themeColor="text1"/>
          <w:sz w:val="24"/>
        </w:rPr>
        <w:t>队列</w:t>
      </w:r>
      <w:r>
        <w:rPr>
          <w:rFonts w:hint="eastAsia"/>
          <w:color w:val="000000" w:themeColor="text1"/>
          <w:sz w:val="24"/>
        </w:rPr>
        <w:t>实时</w:t>
      </w:r>
      <w:r>
        <w:rPr>
          <w:color w:val="000000" w:themeColor="text1"/>
          <w:sz w:val="24"/>
        </w:rPr>
        <w:t>同步给</w:t>
      </w:r>
      <w:r>
        <w:rPr>
          <w:rFonts w:hint="eastAsia"/>
          <w:color w:val="000000" w:themeColor="text1"/>
          <w:sz w:val="24"/>
        </w:rPr>
        <w:t>咪咕</w:t>
      </w:r>
      <w:r>
        <w:rPr>
          <w:color w:val="000000" w:themeColor="text1"/>
          <w:sz w:val="24"/>
        </w:rPr>
        <w:t>游戏服务端</w:t>
      </w:r>
      <w:r w:rsidR="00392743">
        <w:rPr>
          <w:rFonts w:hint="eastAsia"/>
          <w:color w:val="000000" w:themeColor="text1"/>
          <w:sz w:val="24"/>
        </w:rPr>
        <w:t>，</w:t>
      </w:r>
      <w:r w:rsidR="00392743">
        <w:rPr>
          <w:rFonts w:asciiTheme="minorEastAsia" w:eastAsiaTheme="minorEastAsia" w:hAnsiTheme="minorEastAsia"/>
          <w:sz w:val="24"/>
        </w:rPr>
        <w:t>数据为</w:t>
      </w:r>
      <w:r w:rsidR="00392743">
        <w:rPr>
          <w:rFonts w:asciiTheme="minorEastAsia" w:eastAsiaTheme="minorEastAsia" w:hAnsiTheme="minorEastAsia" w:hint="eastAsia"/>
          <w:sz w:val="24"/>
        </w:rPr>
        <w:t>JSON格式，</w:t>
      </w:r>
      <w:r w:rsidR="00392743">
        <w:rPr>
          <w:rFonts w:asciiTheme="minorEastAsia" w:eastAsiaTheme="minorEastAsia" w:hAnsiTheme="minorEastAsia"/>
          <w:sz w:val="24"/>
        </w:rPr>
        <w:t>主要字段如下</w:t>
      </w:r>
      <w:r w:rsidR="00392743">
        <w:rPr>
          <w:rFonts w:asciiTheme="minorEastAsia" w:eastAsiaTheme="minorEastAsia" w:hAnsiTheme="minorEastAsia" w:hint="eastAsia"/>
          <w:sz w:val="24"/>
        </w:rPr>
        <w:t>：</w:t>
      </w:r>
    </w:p>
    <w:tbl>
      <w:tblPr>
        <w:tblStyle w:val="af"/>
        <w:tblW w:w="0" w:type="auto"/>
        <w:tblLook w:val="04A0" w:firstRow="1" w:lastRow="0" w:firstColumn="1" w:lastColumn="0" w:noHBand="0" w:noVBand="1"/>
      </w:tblPr>
      <w:tblGrid>
        <w:gridCol w:w="2376"/>
        <w:gridCol w:w="6146"/>
      </w:tblGrid>
      <w:tr w:rsidR="00392743" w:rsidRPr="0093775C" w14:paraId="2814B07C" w14:textId="77777777" w:rsidTr="00BD3289">
        <w:trPr>
          <w:trHeight w:val="20"/>
        </w:trPr>
        <w:tc>
          <w:tcPr>
            <w:tcW w:w="2376" w:type="dxa"/>
            <w:shd w:val="clear" w:color="auto" w:fill="BFBFBF" w:themeFill="background1" w:themeFillShade="BF"/>
          </w:tcPr>
          <w:p w14:paraId="496EDC61" w14:textId="77777777" w:rsidR="00392743" w:rsidRPr="0093775C" w:rsidRDefault="00392743"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3D0947CF" w14:textId="77777777" w:rsidR="00392743" w:rsidRPr="0093775C" w:rsidRDefault="00392743" w:rsidP="00BD3289">
            <w:pPr>
              <w:spacing w:line="360" w:lineRule="auto"/>
              <w:rPr>
                <w:rFonts w:asciiTheme="minorEastAsia" w:hAnsiTheme="minorEastAsia"/>
              </w:rPr>
            </w:pPr>
            <w:r>
              <w:rPr>
                <w:rFonts w:asciiTheme="minorEastAsia" w:hAnsiTheme="minorEastAsia"/>
              </w:rPr>
              <w:t>大数据平台向</w:t>
            </w:r>
            <w:r>
              <w:rPr>
                <w:rFonts w:asciiTheme="minorEastAsia" w:hAnsiTheme="minorEastAsia" w:hint="eastAsia"/>
              </w:rPr>
              <w:t>咪咕</w:t>
            </w:r>
            <w:r>
              <w:rPr>
                <w:rFonts w:asciiTheme="minorEastAsia" w:hAnsiTheme="minorEastAsia"/>
              </w:rPr>
              <w:t>游戏同步</w:t>
            </w:r>
            <w:r>
              <w:rPr>
                <w:rFonts w:asciiTheme="minorEastAsia" w:hAnsiTheme="minorEastAsia" w:hint="eastAsia"/>
              </w:rPr>
              <w:t>长视频标签</w:t>
            </w:r>
          </w:p>
        </w:tc>
      </w:tr>
      <w:tr w:rsidR="00392743" w:rsidRPr="0093775C" w14:paraId="7D4D4F3B" w14:textId="77777777" w:rsidTr="00BD3289">
        <w:trPr>
          <w:trHeight w:val="20"/>
        </w:trPr>
        <w:tc>
          <w:tcPr>
            <w:tcW w:w="2376" w:type="dxa"/>
            <w:shd w:val="clear" w:color="auto" w:fill="DDD9C3" w:themeFill="background2" w:themeFillShade="E6"/>
          </w:tcPr>
          <w:p w14:paraId="3CC3482F" w14:textId="77777777" w:rsidR="00392743" w:rsidRPr="0093775C" w:rsidRDefault="00392743"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2AB50353" w14:textId="77777777" w:rsidR="00392743" w:rsidRPr="0093775C" w:rsidRDefault="00392743" w:rsidP="00BD3289">
            <w:pPr>
              <w:spacing w:line="360" w:lineRule="auto"/>
              <w:rPr>
                <w:rFonts w:asciiTheme="minorEastAsia" w:hAnsiTheme="minorEastAsia"/>
              </w:rPr>
            </w:pPr>
            <w:r>
              <w:rPr>
                <w:rFonts w:asciiTheme="minorEastAsia" w:hAnsiTheme="minorEastAsia"/>
                <w:sz w:val="24"/>
                <w:szCs w:val="24"/>
              </w:rPr>
              <w:t>t_bigdata_to_mggame_video_label</w:t>
            </w:r>
          </w:p>
        </w:tc>
      </w:tr>
      <w:tr w:rsidR="004B41DF" w:rsidRPr="0093775C" w14:paraId="76AB3A11" w14:textId="77777777" w:rsidTr="00BD3289">
        <w:trPr>
          <w:trHeight w:val="20"/>
        </w:trPr>
        <w:tc>
          <w:tcPr>
            <w:tcW w:w="2376" w:type="dxa"/>
            <w:shd w:val="clear" w:color="auto" w:fill="DDD9C3" w:themeFill="background2" w:themeFillShade="E6"/>
          </w:tcPr>
          <w:p w14:paraId="07E0365F" w14:textId="3E322B2C" w:rsidR="004B41DF" w:rsidRPr="0093775C" w:rsidRDefault="004B41DF" w:rsidP="00BD3289">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14:paraId="3F929D59" w14:textId="3B7C432B" w:rsidR="004B41DF" w:rsidRDefault="006D1509"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w:t>
            </w:r>
            <w:r>
              <w:rPr>
                <w:rFonts w:asciiTheme="minorEastAsia" w:eastAsiaTheme="minorEastAsia" w:hAnsiTheme="minorEastAsia"/>
                <w:sz w:val="24"/>
              </w:rPr>
              <w:t>游戏视频标签对应表</w:t>
            </w:r>
            <w:r>
              <w:rPr>
                <w:rFonts w:asciiTheme="minorEastAsia" w:eastAsiaTheme="minorEastAsia" w:hAnsiTheme="minorEastAsia" w:hint="eastAsia"/>
                <w:sz w:val="24"/>
              </w:rPr>
              <w:t>（game_video_label）</w:t>
            </w:r>
          </w:p>
        </w:tc>
      </w:tr>
      <w:tr w:rsidR="00392743" w:rsidRPr="0093775C" w14:paraId="082D3061" w14:textId="77777777" w:rsidTr="00BD3289">
        <w:trPr>
          <w:trHeight w:val="20"/>
        </w:trPr>
        <w:tc>
          <w:tcPr>
            <w:tcW w:w="2376" w:type="dxa"/>
          </w:tcPr>
          <w:p w14:paraId="19E58099" w14:textId="77777777" w:rsidR="00392743" w:rsidRPr="0093775C" w:rsidRDefault="00392743" w:rsidP="00BD3289">
            <w:pPr>
              <w:spacing w:line="360" w:lineRule="auto"/>
              <w:rPr>
                <w:rFonts w:asciiTheme="minorEastAsia" w:hAnsiTheme="minorEastAsia"/>
              </w:rPr>
            </w:pPr>
            <w:r>
              <w:rPr>
                <w:rFonts w:hint="eastAsia"/>
              </w:rPr>
              <w:t>video_id</w:t>
            </w:r>
          </w:p>
        </w:tc>
        <w:tc>
          <w:tcPr>
            <w:tcW w:w="6146" w:type="dxa"/>
          </w:tcPr>
          <w:p w14:paraId="1483324B" w14:textId="77777777" w:rsidR="00392743" w:rsidRPr="0093775C" w:rsidRDefault="00392743" w:rsidP="00BD3289">
            <w:pPr>
              <w:spacing w:line="360" w:lineRule="auto"/>
              <w:rPr>
                <w:rFonts w:asciiTheme="minorEastAsia" w:hAnsiTheme="minorEastAsia"/>
              </w:rPr>
            </w:pPr>
            <w:r>
              <w:rPr>
                <w:rFonts w:asciiTheme="minorEastAsia" w:hAnsiTheme="minorEastAsia" w:hint="eastAsia"/>
                <w:sz w:val="24"/>
                <w:szCs w:val="24"/>
              </w:rPr>
              <w:t>长视频</w:t>
            </w:r>
            <w:r>
              <w:rPr>
                <w:rFonts w:asciiTheme="minorEastAsia" w:hAnsiTheme="minorEastAsia"/>
                <w:sz w:val="24"/>
                <w:szCs w:val="24"/>
              </w:rPr>
              <w:t>编码</w:t>
            </w:r>
          </w:p>
        </w:tc>
      </w:tr>
      <w:tr w:rsidR="00392743" w:rsidRPr="0093775C" w14:paraId="2790D3D1" w14:textId="77777777" w:rsidTr="00BD3289">
        <w:trPr>
          <w:trHeight w:val="20"/>
        </w:trPr>
        <w:tc>
          <w:tcPr>
            <w:tcW w:w="2376" w:type="dxa"/>
          </w:tcPr>
          <w:p w14:paraId="48A5B781" w14:textId="77777777" w:rsidR="00392743" w:rsidRDefault="00392743" w:rsidP="00BD3289">
            <w:pPr>
              <w:spacing w:line="360" w:lineRule="auto"/>
              <w:rPr>
                <w:rFonts w:asciiTheme="minorEastAsia" w:hAnsiTheme="minorEastAsia"/>
              </w:rPr>
            </w:pPr>
            <w:r>
              <w:rPr>
                <w:rFonts w:hint="eastAsia"/>
              </w:rPr>
              <w:t>game_</w:t>
            </w:r>
            <w:r>
              <w:t>person</w:t>
            </w:r>
            <w:r>
              <w:rPr>
                <w:rFonts w:hint="eastAsia"/>
              </w:rPr>
              <w:t>_label</w:t>
            </w:r>
          </w:p>
        </w:tc>
        <w:tc>
          <w:tcPr>
            <w:tcW w:w="6146" w:type="dxa"/>
          </w:tcPr>
          <w:p w14:paraId="187DA788" w14:textId="77777777" w:rsidR="00392743" w:rsidRDefault="00392743" w:rsidP="00BD3289">
            <w:pPr>
              <w:spacing w:line="360" w:lineRule="auto"/>
              <w:rPr>
                <w:rFonts w:asciiTheme="minorEastAsia" w:hAnsiTheme="minorEastAsia"/>
                <w:sz w:val="24"/>
                <w:szCs w:val="24"/>
              </w:rPr>
            </w:pPr>
            <w:r>
              <w:rPr>
                <w:rFonts w:asciiTheme="minorEastAsia" w:hAnsiTheme="minorEastAsia" w:hint="eastAsia"/>
                <w:sz w:val="24"/>
                <w:szCs w:val="24"/>
              </w:rPr>
              <w:t>视频角色</w:t>
            </w:r>
            <w:r>
              <w:rPr>
                <w:rFonts w:asciiTheme="minorEastAsia" w:hAnsiTheme="minorEastAsia"/>
                <w:sz w:val="24"/>
                <w:szCs w:val="24"/>
              </w:rPr>
              <w:t>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392743" w:rsidRPr="003D37B6" w14:paraId="5E7AE106" w14:textId="77777777" w:rsidTr="00BD3289">
        <w:trPr>
          <w:trHeight w:val="20"/>
        </w:trPr>
        <w:tc>
          <w:tcPr>
            <w:tcW w:w="2376" w:type="dxa"/>
          </w:tcPr>
          <w:p w14:paraId="7A1AB05F" w14:textId="77777777" w:rsidR="00392743" w:rsidRDefault="00392743" w:rsidP="00BD3289">
            <w:pPr>
              <w:spacing w:line="360" w:lineRule="auto"/>
              <w:rPr>
                <w:rFonts w:asciiTheme="minorEastAsia" w:hAnsiTheme="minorEastAsia"/>
              </w:rPr>
            </w:pPr>
            <w:r>
              <w:rPr>
                <w:rFonts w:hint="eastAsia"/>
              </w:rPr>
              <w:t>game_scence_label</w:t>
            </w:r>
          </w:p>
        </w:tc>
        <w:tc>
          <w:tcPr>
            <w:tcW w:w="6146" w:type="dxa"/>
          </w:tcPr>
          <w:p w14:paraId="6CED163C" w14:textId="77777777" w:rsidR="00392743" w:rsidRDefault="00392743" w:rsidP="00BD3289">
            <w:pPr>
              <w:spacing w:line="360" w:lineRule="auto"/>
              <w:rPr>
                <w:rFonts w:asciiTheme="minorEastAsia" w:hAnsiTheme="minorEastAsia"/>
                <w:sz w:val="24"/>
                <w:szCs w:val="24"/>
              </w:rPr>
            </w:pPr>
            <w:r>
              <w:rPr>
                <w:rFonts w:asciiTheme="minorEastAsia" w:hAnsiTheme="minorEastAsia" w:hint="eastAsia"/>
                <w:sz w:val="24"/>
                <w:szCs w:val="24"/>
              </w:rPr>
              <w:t>视频</w:t>
            </w:r>
            <w:r>
              <w:rPr>
                <w:rFonts w:asciiTheme="minorEastAsia" w:hAnsiTheme="minorEastAsia"/>
                <w:sz w:val="24"/>
                <w:szCs w:val="24"/>
              </w:rPr>
              <w:t>场景标签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bl>
    <w:p w14:paraId="028BC8DA" w14:textId="35D93799" w:rsidR="00392743" w:rsidRPr="00392743" w:rsidRDefault="00392743" w:rsidP="00392743">
      <w:pPr>
        <w:spacing w:line="360" w:lineRule="auto"/>
        <w:rPr>
          <w:color w:val="000000" w:themeColor="text1"/>
          <w:sz w:val="24"/>
        </w:rPr>
      </w:pPr>
    </w:p>
    <w:p w14:paraId="6936AB31" w14:textId="38D2F6CE" w:rsidR="00392743" w:rsidRDefault="00392743" w:rsidP="00392743">
      <w:pPr>
        <w:spacing w:line="360" w:lineRule="auto"/>
        <w:ind w:firstLineChars="200" w:firstLine="480"/>
        <w:rPr>
          <w:color w:val="000000" w:themeColor="text1"/>
          <w:sz w:val="24"/>
        </w:rPr>
      </w:pPr>
      <w:r>
        <w:rPr>
          <w:rFonts w:hint="eastAsia"/>
          <w:color w:val="000000" w:themeColor="text1"/>
          <w:sz w:val="24"/>
        </w:rPr>
        <w:t>互娱</w:t>
      </w:r>
      <w:r>
        <w:rPr>
          <w:color w:val="000000" w:themeColor="text1"/>
          <w:sz w:val="24"/>
        </w:rPr>
        <w:t>大数据平台调用</w:t>
      </w:r>
      <w:r>
        <w:rPr>
          <w:rFonts w:hint="eastAsia"/>
          <w:color w:val="000000" w:themeColor="text1"/>
          <w:sz w:val="24"/>
        </w:rPr>
        <w:t>AI</w:t>
      </w:r>
      <w:r>
        <w:rPr>
          <w:rFonts w:hint="eastAsia"/>
          <w:color w:val="000000" w:themeColor="text1"/>
          <w:sz w:val="24"/>
        </w:rPr>
        <w:t>前置</w:t>
      </w:r>
      <w:r>
        <w:rPr>
          <w:color w:val="000000" w:themeColor="text1"/>
          <w:sz w:val="24"/>
        </w:rPr>
        <w:t>平台上的</w:t>
      </w:r>
      <w:r>
        <w:rPr>
          <w:rFonts w:hint="eastAsia"/>
          <w:color w:val="000000" w:themeColor="text1"/>
          <w:sz w:val="24"/>
        </w:rPr>
        <w:t>模型</w:t>
      </w:r>
      <w:r>
        <w:rPr>
          <w:color w:val="000000" w:themeColor="text1"/>
          <w:sz w:val="24"/>
        </w:rPr>
        <w:t>服务</w:t>
      </w:r>
      <w:r w:rsidR="000003DB">
        <w:rPr>
          <w:rFonts w:hint="eastAsia"/>
          <w:color w:val="000000" w:themeColor="text1"/>
          <w:sz w:val="24"/>
        </w:rPr>
        <w:t>成功</w:t>
      </w:r>
      <w:r w:rsidR="000003DB">
        <w:rPr>
          <w:color w:val="000000" w:themeColor="text1"/>
          <w:sz w:val="24"/>
        </w:rPr>
        <w:t>后</w:t>
      </w:r>
      <w:r>
        <w:rPr>
          <w:rFonts w:hint="eastAsia"/>
          <w:color w:val="000000" w:themeColor="text1"/>
          <w:sz w:val="24"/>
        </w:rPr>
        <w:t>，</w:t>
      </w:r>
      <w:r>
        <w:rPr>
          <w:color w:val="000000" w:themeColor="text1"/>
          <w:sz w:val="24"/>
        </w:rPr>
        <w:t>将源视频拆分成若干个短视频</w:t>
      </w:r>
      <w:r w:rsidR="00E400C8">
        <w:rPr>
          <w:rFonts w:hint="eastAsia"/>
          <w:color w:val="000000" w:themeColor="text1"/>
          <w:sz w:val="24"/>
        </w:rPr>
        <w:t>并</w:t>
      </w:r>
      <w:r w:rsidR="00E400C8">
        <w:rPr>
          <w:color w:val="000000" w:themeColor="text1"/>
          <w:sz w:val="24"/>
        </w:rPr>
        <w:t>获取视频标签</w:t>
      </w:r>
      <w:r w:rsidR="00643D4C">
        <w:rPr>
          <w:rFonts w:hint="eastAsia"/>
          <w:color w:val="000000" w:themeColor="text1"/>
          <w:sz w:val="24"/>
        </w:rPr>
        <w:t>；互娱</w:t>
      </w:r>
      <w:r w:rsidR="00643D4C">
        <w:rPr>
          <w:color w:val="000000" w:themeColor="text1"/>
          <w:sz w:val="24"/>
        </w:rPr>
        <w:t>大数据平台</w:t>
      </w:r>
      <w:r>
        <w:rPr>
          <w:color w:val="000000" w:themeColor="text1"/>
          <w:sz w:val="24"/>
        </w:rPr>
        <w:t>将短视频上传咪咕云</w:t>
      </w:r>
      <w:r>
        <w:rPr>
          <w:rFonts w:hint="eastAsia"/>
          <w:color w:val="000000" w:themeColor="text1"/>
          <w:sz w:val="24"/>
        </w:rPr>
        <w:t>后</w:t>
      </w:r>
      <w:r>
        <w:rPr>
          <w:color w:val="000000" w:themeColor="text1"/>
          <w:sz w:val="24"/>
        </w:rPr>
        <w:t>，</w:t>
      </w:r>
      <w:r w:rsidR="00643D4C">
        <w:rPr>
          <w:rFonts w:hint="eastAsia"/>
          <w:color w:val="000000" w:themeColor="text1"/>
          <w:sz w:val="24"/>
        </w:rPr>
        <w:t>再</w:t>
      </w:r>
      <w:r>
        <w:rPr>
          <w:color w:val="000000" w:themeColor="text1"/>
          <w:sz w:val="24"/>
        </w:rPr>
        <w:t>将短视频的标签、</w:t>
      </w:r>
      <w:r>
        <w:rPr>
          <w:rFonts w:hint="eastAsia"/>
          <w:color w:val="000000" w:themeColor="text1"/>
          <w:sz w:val="24"/>
        </w:rPr>
        <w:t>存储</w:t>
      </w:r>
      <w:r>
        <w:rPr>
          <w:color w:val="000000" w:themeColor="text1"/>
          <w:sz w:val="24"/>
        </w:rPr>
        <w:t>地址通过互娱</w:t>
      </w:r>
      <w:r>
        <w:rPr>
          <w:rFonts w:hint="eastAsia"/>
          <w:color w:val="000000" w:themeColor="text1"/>
          <w:sz w:val="24"/>
        </w:rPr>
        <w:t>内部</w:t>
      </w:r>
      <w:r>
        <w:rPr>
          <w:color w:val="000000" w:themeColor="text1"/>
          <w:sz w:val="24"/>
        </w:rPr>
        <w:t>的</w:t>
      </w:r>
      <w:r>
        <w:rPr>
          <w:rFonts w:hint="eastAsia"/>
          <w:color w:val="000000" w:themeColor="text1"/>
          <w:sz w:val="24"/>
        </w:rPr>
        <w:t>Kafka</w:t>
      </w:r>
      <w:r>
        <w:rPr>
          <w:rFonts w:hint="eastAsia"/>
          <w:color w:val="000000" w:themeColor="text1"/>
          <w:sz w:val="24"/>
        </w:rPr>
        <w:t>消息</w:t>
      </w:r>
      <w:r>
        <w:rPr>
          <w:color w:val="000000" w:themeColor="text1"/>
          <w:sz w:val="24"/>
        </w:rPr>
        <w:t>队列</w:t>
      </w:r>
      <w:r>
        <w:rPr>
          <w:rFonts w:hint="eastAsia"/>
          <w:color w:val="000000" w:themeColor="text1"/>
          <w:sz w:val="24"/>
        </w:rPr>
        <w:t>实时</w:t>
      </w:r>
      <w:r>
        <w:rPr>
          <w:color w:val="000000" w:themeColor="text1"/>
          <w:sz w:val="24"/>
        </w:rPr>
        <w:t>同步给</w:t>
      </w:r>
      <w:r>
        <w:rPr>
          <w:rFonts w:hint="eastAsia"/>
          <w:color w:val="000000" w:themeColor="text1"/>
          <w:sz w:val="24"/>
        </w:rPr>
        <w:t>咪咕</w:t>
      </w:r>
      <w:r>
        <w:rPr>
          <w:color w:val="000000" w:themeColor="text1"/>
          <w:sz w:val="24"/>
        </w:rPr>
        <w:t>游戏服务端</w:t>
      </w:r>
      <w:r>
        <w:rPr>
          <w:rFonts w:hint="eastAsia"/>
          <w:color w:val="000000" w:themeColor="text1"/>
          <w:sz w:val="24"/>
        </w:rPr>
        <w:t>，</w:t>
      </w:r>
      <w:r>
        <w:rPr>
          <w:rFonts w:asciiTheme="minorEastAsia" w:eastAsiaTheme="minorEastAsia" w:hAnsiTheme="minorEastAsia"/>
          <w:sz w:val="24"/>
        </w:rPr>
        <w:t>数据为</w:t>
      </w:r>
      <w:r>
        <w:rPr>
          <w:rFonts w:asciiTheme="minorEastAsia" w:eastAsiaTheme="minorEastAsia" w:hAnsiTheme="minorEastAsia" w:hint="eastAsia"/>
          <w:sz w:val="24"/>
        </w:rPr>
        <w:t>JSON格式，</w:t>
      </w:r>
      <w:r>
        <w:rPr>
          <w:rFonts w:asciiTheme="minorEastAsia" w:eastAsiaTheme="minorEastAsia" w:hAnsiTheme="minorEastAsia"/>
          <w:sz w:val="24"/>
        </w:rPr>
        <w:t>主要字段如下</w:t>
      </w:r>
      <w:r>
        <w:rPr>
          <w:rFonts w:asciiTheme="minorEastAsia" w:eastAsiaTheme="minorEastAsia" w:hAnsiTheme="minorEastAsia" w:hint="eastAsia"/>
          <w:sz w:val="24"/>
        </w:rPr>
        <w:t>：</w:t>
      </w:r>
    </w:p>
    <w:tbl>
      <w:tblPr>
        <w:tblStyle w:val="af"/>
        <w:tblW w:w="0" w:type="auto"/>
        <w:tblLook w:val="04A0" w:firstRow="1" w:lastRow="0" w:firstColumn="1" w:lastColumn="0" w:noHBand="0" w:noVBand="1"/>
      </w:tblPr>
      <w:tblGrid>
        <w:gridCol w:w="2376"/>
        <w:gridCol w:w="6146"/>
      </w:tblGrid>
      <w:tr w:rsidR="00AB1B5B" w:rsidRPr="0093775C" w14:paraId="1EB1F998" w14:textId="77777777" w:rsidTr="00BD3289">
        <w:trPr>
          <w:trHeight w:val="20"/>
        </w:trPr>
        <w:tc>
          <w:tcPr>
            <w:tcW w:w="2376" w:type="dxa"/>
            <w:shd w:val="clear" w:color="auto" w:fill="BFBFBF" w:themeFill="background1" w:themeFillShade="BF"/>
          </w:tcPr>
          <w:p w14:paraId="11BC824C" w14:textId="77777777" w:rsidR="00AB1B5B" w:rsidRPr="0093775C" w:rsidRDefault="00AB1B5B"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07DF5AFB" w14:textId="51E1DBD1" w:rsidR="00AB1B5B" w:rsidRPr="0093775C" w:rsidRDefault="00AB1B5B" w:rsidP="00BD3289">
            <w:pPr>
              <w:spacing w:line="360" w:lineRule="auto"/>
              <w:rPr>
                <w:rFonts w:asciiTheme="minorEastAsia" w:hAnsiTheme="minorEastAsia"/>
              </w:rPr>
            </w:pPr>
            <w:r>
              <w:rPr>
                <w:rFonts w:asciiTheme="minorEastAsia" w:hAnsiTheme="minorEastAsia"/>
              </w:rPr>
              <w:t>大数据平台向</w:t>
            </w:r>
            <w:r>
              <w:rPr>
                <w:rFonts w:asciiTheme="minorEastAsia" w:hAnsiTheme="minorEastAsia" w:hint="eastAsia"/>
              </w:rPr>
              <w:t>咪咕</w:t>
            </w:r>
            <w:r>
              <w:rPr>
                <w:rFonts w:asciiTheme="minorEastAsia" w:hAnsiTheme="minorEastAsia"/>
              </w:rPr>
              <w:t>游戏同步</w:t>
            </w:r>
            <w:r>
              <w:rPr>
                <w:rFonts w:asciiTheme="minorEastAsia" w:hAnsiTheme="minorEastAsia" w:hint="eastAsia"/>
              </w:rPr>
              <w:t>短视频</w:t>
            </w:r>
            <w:r w:rsidR="00207711">
              <w:rPr>
                <w:rFonts w:asciiTheme="minorEastAsia" w:hAnsiTheme="minorEastAsia" w:hint="eastAsia"/>
              </w:rPr>
              <w:t>和标签</w:t>
            </w:r>
          </w:p>
        </w:tc>
      </w:tr>
      <w:tr w:rsidR="00AB1B5B" w:rsidRPr="0093775C" w14:paraId="0FF4685F" w14:textId="77777777" w:rsidTr="00BD3289">
        <w:trPr>
          <w:trHeight w:val="20"/>
        </w:trPr>
        <w:tc>
          <w:tcPr>
            <w:tcW w:w="2376" w:type="dxa"/>
            <w:shd w:val="clear" w:color="auto" w:fill="DDD9C3" w:themeFill="background2" w:themeFillShade="E6"/>
          </w:tcPr>
          <w:p w14:paraId="2CC10EB7" w14:textId="77777777" w:rsidR="00AB1B5B" w:rsidRPr="0093775C" w:rsidRDefault="00AB1B5B"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055E5BCD" w14:textId="5652E966" w:rsidR="00AB1B5B" w:rsidRPr="0093775C" w:rsidRDefault="00AB1B5B" w:rsidP="00BD3289">
            <w:pPr>
              <w:spacing w:line="360" w:lineRule="auto"/>
              <w:rPr>
                <w:rFonts w:asciiTheme="minorEastAsia" w:hAnsiTheme="minorEastAsia"/>
              </w:rPr>
            </w:pPr>
            <w:r>
              <w:rPr>
                <w:rFonts w:asciiTheme="minorEastAsia" w:hAnsiTheme="minorEastAsia"/>
                <w:sz w:val="24"/>
                <w:szCs w:val="24"/>
              </w:rPr>
              <w:t>t_bigdata_to_mggame_short_video</w:t>
            </w:r>
          </w:p>
        </w:tc>
      </w:tr>
      <w:tr w:rsidR="00CE1129" w:rsidRPr="0093775C" w14:paraId="7D3BE192" w14:textId="77777777" w:rsidTr="00BD3289">
        <w:trPr>
          <w:trHeight w:val="20"/>
        </w:trPr>
        <w:tc>
          <w:tcPr>
            <w:tcW w:w="2376" w:type="dxa"/>
            <w:shd w:val="clear" w:color="auto" w:fill="DDD9C3" w:themeFill="background2" w:themeFillShade="E6"/>
          </w:tcPr>
          <w:p w14:paraId="7E9A8677" w14:textId="6598AB10" w:rsidR="00CE1129" w:rsidRPr="0093775C" w:rsidRDefault="00CE1129" w:rsidP="00BD3289">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14:paraId="09257666" w14:textId="798717C0" w:rsidR="00CE1129" w:rsidRDefault="00CE1129"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w:t>
            </w:r>
            <w:r>
              <w:rPr>
                <w:rFonts w:asciiTheme="minorEastAsia" w:eastAsiaTheme="minorEastAsia" w:hAnsiTheme="minorEastAsia"/>
                <w:sz w:val="24"/>
              </w:rPr>
              <w:t>短视频表（</w:t>
            </w:r>
            <w:r>
              <w:rPr>
                <w:rFonts w:asciiTheme="minorEastAsia" w:eastAsiaTheme="minorEastAsia" w:hAnsiTheme="minorEastAsia" w:hint="eastAsia"/>
                <w:sz w:val="24"/>
              </w:rPr>
              <w:t>game_</w:t>
            </w:r>
            <w:r>
              <w:rPr>
                <w:rFonts w:asciiTheme="minorEastAsia" w:eastAsiaTheme="minorEastAsia" w:hAnsiTheme="minorEastAsia"/>
                <w:sz w:val="24"/>
              </w:rPr>
              <w:t>short_video）</w:t>
            </w:r>
            <w:r>
              <w:rPr>
                <w:rFonts w:asciiTheme="minorEastAsia" w:eastAsiaTheme="minorEastAsia" w:hAnsiTheme="minorEastAsia" w:hint="eastAsia"/>
                <w:sz w:val="24"/>
              </w:rPr>
              <w:t>、</w:t>
            </w:r>
            <w:r>
              <w:rPr>
                <w:rFonts w:asciiTheme="minorEastAsia" w:eastAsiaTheme="minorEastAsia" w:hAnsiTheme="minorEastAsia"/>
                <w:sz w:val="24"/>
              </w:rPr>
              <w:t>游戏视频标签对应</w:t>
            </w:r>
            <w:r>
              <w:rPr>
                <w:rFonts w:asciiTheme="minorEastAsia" w:eastAsiaTheme="minorEastAsia" w:hAnsiTheme="minorEastAsia"/>
                <w:sz w:val="24"/>
              </w:rPr>
              <w:lastRenderedPageBreak/>
              <w:t>表</w:t>
            </w:r>
            <w:r>
              <w:rPr>
                <w:rFonts w:asciiTheme="minorEastAsia" w:eastAsiaTheme="minorEastAsia" w:hAnsiTheme="minorEastAsia" w:hint="eastAsia"/>
                <w:sz w:val="24"/>
              </w:rPr>
              <w:t>（game_video_label）</w:t>
            </w:r>
          </w:p>
        </w:tc>
      </w:tr>
      <w:tr w:rsidR="00AB1B5B" w:rsidRPr="0093775C" w14:paraId="2E5CC810" w14:textId="77777777" w:rsidTr="00BD3289">
        <w:trPr>
          <w:trHeight w:val="20"/>
        </w:trPr>
        <w:tc>
          <w:tcPr>
            <w:tcW w:w="2376" w:type="dxa"/>
          </w:tcPr>
          <w:p w14:paraId="2E54AE06" w14:textId="43B976D2" w:rsidR="00AB1B5B" w:rsidRPr="0093775C" w:rsidRDefault="003D37B6" w:rsidP="00BD3289">
            <w:pPr>
              <w:spacing w:line="360" w:lineRule="auto"/>
              <w:rPr>
                <w:rFonts w:asciiTheme="minorEastAsia" w:hAnsiTheme="minorEastAsia"/>
              </w:rPr>
            </w:pPr>
            <w:r>
              <w:rPr>
                <w:rFonts w:hint="eastAsia"/>
              </w:rPr>
              <w:lastRenderedPageBreak/>
              <w:t>video_id</w:t>
            </w:r>
          </w:p>
        </w:tc>
        <w:tc>
          <w:tcPr>
            <w:tcW w:w="6146" w:type="dxa"/>
          </w:tcPr>
          <w:p w14:paraId="01A4E7C9" w14:textId="039DB47F" w:rsidR="00AB1B5B" w:rsidRPr="0093775C" w:rsidRDefault="003D37B6" w:rsidP="00BD3289">
            <w:pPr>
              <w:spacing w:line="360" w:lineRule="auto"/>
              <w:rPr>
                <w:rFonts w:asciiTheme="minorEastAsia" w:hAnsiTheme="minorEastAsia"/>
              </w:rPr>
            </w:pPr>
            <w:r>
              <w:rPr>
                <w:rFonts w:asciiTheme="minorEastAsia" w:hAnsiTheme="minorEastAsia" w:hint="eastAsia"/>
                <w:sz w:val="24"/>
                <w:szCs w:val="24"/>
              </w:rPr>
              <w:t>长视频</w:t>
            </w:r>
            <w:r>
              <w:rPr>
                <w:rFonts w:asciiTheme="minorEastAsia" w:hAnsiTheme="minorEastAsia"/>
                <w:sz w:val="24"/>
                <w:szCs w:val="24"/>
              </w:rPr>
              <w:t>编码</w:t>
            </w:r>
          </w:p>
        </w:tc>
      </w:tr>
      <w:tr w:rsidR="00AB1B5B" w:rsidRPr="0093775C" w14:paraId="28768FC9" w14:textId="77777777" w:rsidTr="00BD3289">
        <w:trPr>
          <w:trHeight w:val="20"/>
        </w:trPr>
        <w:tc>
          <w:tcPr>
            <w:tcW w:w="2376" w:type="dxa"/>
          </w:tcPr>
          <w:p w14:paraId="3873D093" w14:textId="65DC3868" w:rsidR="00AB1B5B" w:rsidRDefault="003D37B6" w:rsidP="00BD3289">
            <w:pPr>
              <w:spacing w:line="360" w:lineRule="auto"/>
            </w:pPr>
            <w:r>
              <w:rPr>
                <w:rFonts w:hint="eastAsia"/>
              </w:rPr>
              <w:t>vid</w:t>
            </w:r>
          </w:p>
        </w:tc>
        <w:tc>
          <w:tcPr>
            <w:tcW w:w="6146" w:type="dxa"/>
          </w:tcPr>
          <w:p w14:paraId="4E1576AC" w14:textId="1BB15E10" w:rsidR="00AB1B5B" w:rsidRDefault="003D37B6" w:rsidP="00BD3289">
            <w:pPr>
              <w:spacing w:line="360" w:lineRule="auto"/>
              <w:rPr>
                <w:rFonts w:asciiTheme="minorEastAsia" w:hAnsiTheme="minorEastAsia"/>
                <w:sz w:val="24"/>
                <w:szCs w:val="24"/>
              </w:rPr>
            </w:pPr>
            <w:r w:rsidRPr="00B8792F">
              <w:rPr>
                <w:rFonts w:hint="eastAsia"/>
              </w:rPr>
              <w:t>咪咕云视频</w:t>
            </w:r>
            <w:r w:rsidRPr="00B8792F">
              <w:rPr>
                <w:rFonts w:hint="eastAsia"/>
              </w:rPr>
              <w:t>ID</w:t>
            </w:r>
          </w:p>
        </w:tc>
      </w:tr>
      <w:tr w:rsidR="003D37B6" w:rsidRPr="0093775C" w14:paraId="76F036B0" w14:textId="77777777" w:rsidTr="00BD3289">
        <w:trPr>
          <w:trHeight w:val="20"/>
        </w:trPr>
        <w:tc>
          <w:tcPr>
            <w:tcW w:w="2376" w:type="dxa"/>
          </w:tcPr>
          <w:p w14:paraId="6312C72C" w14:textId="69B52D91" w:rsidR="003D37B6" w:rsidRDefault="003D37B6" w:rsidP="00BD3289">
            <w:pPr>
              <w:spacing w:line="360" w:lineRule="auto"/>
            </w:pPr>
            <w:r>
              <w:t>duration</w:t>
            </w:r>
          </w:p>
        </w:tc>
        <w:tc>
          <w:tcPr>
            <w:tcW w:w="6146" w:type="dxa"/>
          </w:tcPr>
          <w:p w14:paraId="626FD2A0" w14:textId="21D8D23A" w:rsidR="003D37B6" w:rsidRPr="00B8792F" w:rsidRDefault="003D37B6" w:rsidP="00BD3289">
            <w:pPr>
              <w:spacing w:line="360" w:lineRule="auto"/>
            </w:pPr>
            <w:r>
              <w:rPr>
                <w:rFonts w:hint="eastAsia"/>
              </w:rPr>
              <w:t>短视频</w:t>
            </w:r>
            <w:r>
              <w:t>时长（</w:t>
            </w:r>
            <w:r>
              <w:rPr>
                <w:rFonts w:hint="eastAsia"/>
              </w:rPr>
              <w:t>秒</w:t>
            </w:r>
            <w:r>
              <w:t>）</w:t>
            </w:r>
            <w:r w:rsidR="00F23E3A">
              <w:rPr>
                <w:rFonts w:hint="eastAsia"/>
              </w:rPr>
              <w:t>，</w:t>
            </w:r>
            <w:r w:rsidR="00F23E3A">
              <w:t>可为空</w:t>
            </w:r>
          </w:p>
        </w:tc>
      </w:tr>
      <w:tr w:rsidR="00F23E3A" w:rsidRPr="0093775C" w14:paraId="2FA21D2F" w14:textId="77777777" w:rsidTr="00BD3289">
        <w:trPr>
          <w:trHeight w:val="20"/>
        </w:trPr>
        <w:tc>
          <w:tcPr>
            <w:tcW w:w="2376" w:type="dxa"/>
          </w:tcPr>
          <w:p w14:paraId="5A2995E7" w14:textId="21D9C856" w:rsidR="00F23E3A" w:rsidRDefault="00F23E3A" w:rsidP="00BD3289">
            <w:pPr>
              <w:spacing w:line="360" w:lineRule="auto"/>
            </w:pPr>
            <w:r>
              <w:t>video_resolution</w:t>
            </w:r>
          </w:p>
        </w:tc>
        <w:tc>
          <w:tcPr>
            <w:tcW w:w="6146" w:type="dxa"/>
          </w:tcPr>
          <w:p w14:paraId="08689829" w14:textId="614B5558" w:rsidR="00F23E3A" w:rsidRDefault="00F23E3A" w:rsidP="00BD3289">
            <w:pPr>
              <w:spacing w:line="360" w:lineRule="auto"/>
            </w:pPr>
            <w:r>
              <w:rPr>
                <w:rFonts w:hint="eastAsia"/>
              </w:rPr>
              <w:t>视频分辨率，宽</w:t>
            </w:r>
            <w:r>
              <w:rPr>
                <w:rFonts w:hint="eastAsia"/>
              </w:rPr>
              <w:t>*</w:t>
            </w:r>
            <w:r>
              <w:rPr>
                <w:rFonts w:hint="eastAsia"/>
              </w:rPr>
              <w:t>高，</w:t>
            </w:r>
            <w:r>
              <w:t>可为空</w:t>
            </w:r>
          </w:p>
        </w:tc>
      </w:tr>
      <w:tr w:rsidR="00AB1B5B" w:rsidRPr="0093775C" w14:paraId="360C8A77" w14:textId="77777777" w:rsidTr="00BD3289">
        <w:trPr>
          <w:trHeight w:val="20"/>
        </w:trPr>
        <w:tc>
          <w:tcPr>
            <w:tcW w:w="2376" w:type="dxa"/>
          </w:tcPr>
          <w:p w14:paraId="6776C9B0" w14:textId="77777777" w:rsidR="00AB1B5B" w:rsidRDefault="00AB1B5B" w:rsidP="00BD3289">
            <w:pPr>
              <w:spacing w:line="360" w:lineRule="auto"/>
              <w:rPr>
                <w:rFonts w:asciiTheme="minorEastAsia" w:hAnsiTheme="minorEastAsia"/>
              </w:rPr>
            </w:pPr>
            <w:r>
              <w:rPr>
                <w:rFonts w:asciiTheme="minorEastAsia" w:hAnsiTheme="minorEastAsia"/>
              </w:rPr>
              <w:t>l</w:t>
            </w:r>
            <w:r>
              <w:rPr>
                <w:rFonts w:asciiTheme="minorEastAsia" w:hAnsiTheme="minorEastAsia" w:hint="eastAsia"/>
              </w:rPr>
              <w:t>ink_</w:t>
            </w:r>
            <w:r>
              <w:rPr>
                <w:rFonts w:asciiTheme="minorEastAsia" w:hAnsiTheme="minorEastAsia"/>
              </w:rPr>
              <w:t>url</w:t>
            </w:r>
          </w:p>
        </w:tc>
        <w:tc>
          <w:tcPr>
            <w:tcW w:w="6146" w:type="dxa"/>
          </w:tcPr>
          <w:p w14:paraId="53246391" w14:textId="77777777" w:rsidR="00AB1B5B" w:rsidRPr="000A1B46" w:rsidRDefault="00AB1B5B" w:rsidP="00BD3289">
            <w:pPr>
              <w:spacing w:line="360" w:lineRule="auto"/>
              <w:rPr>
                <w:rFonts w:asciiTheme="minorEastAsia" w:hAnsiTheme="minorEastAsia"/>
              </w:rPr>
            </w:pPr>
            <w:r>
              <w:rPr>
                <w:rFonts w:asciiTheme="minorEastAsia" w:hAnsiTheme="minorEastAsia" w:hint="eastAsia"/>
                <w:sz w:val="24"/>
                <w:szCs w:val="24"/>
              </w:rPr>
              <w:t>下载</w:t>
            </w:r>
            <w:r>
              <w:rPr>
                <w:rFonts w:asciiTheme="minorEastAsia" w:hAnsiTheme="minorEastAsia"/>
                <w:sz w:val="24"/>
                <w:szCs w:val="24"/>
              </w:rPr>
              <w:t>地址</w:t>
            </w:r>
          </w:p>
        </w:tc>
      </w:tr>
      <w:tr w:rsidR="003D37B6" w:rsidRPr="0093775C" w14:paraId="08C12903" w14:textId="77777777" w:rsidTr="00BD3289">
        <w:trPr>
          <w:trHeight w:val="20"/>
        </w:trPr>
        <w:tc>
          <w:tcPr>
            <w:tcW w:w="2376" w:type="dxa"/>
          </w:tcPr>
          <w:p w14:paraId="6AFBAE72" w14:textId="4D7E12E5" w:rsidR="003D37B6" w:rsidRDefault="003D37B6" w:rsidP="003D37B6">
            <w:pPr>
              <w:spacing w:line="360" w:lineRule="auto"/>
              <w:rPr>
                <w:rFonts w:asciiTheme="minorEastAsia" w:hAnsiTheme="minorEastAsia"/>
              </w:rPr>
            </w:pPr>
            <w:r>
              <w:t>person</w:t>
            </w:r>
            <w:r>
              <w:rPr>
                <w:rFonts w:hint="eastAsia"/>
              </w:rPr>
              <w:t>_label</w:t>
            </w:r>
            <w:r w:rsidR="00E442B5">
              <w:t>s</w:t>
            </w:r>
          </w:p>
        </w:tc>
        <w:tc>
          <w:tcPr>
            <w:tcW w:w="6146" w:type="dxa"/>
          </w:tcPr>
          <w:p w14:paraId="54602D92" w14:textId="5B347E97" w:rsidR="003D37B6" w:rsidRDefault="003D37B6" w:rsidP="003D37B6">
            <w:pPr>
              <w:spacing w:line="360" w:lineRule="auto"/>
              <w:rPr>
                <w:rFonts w:asciiTheme="minorEastAsia" w:hAnsiTheme="minorEastAsia"/>
                <w:sz w:val="24"/>
                <w:szCs w:val="24"/>
              </w:rPr>
            </w:pPr>
            <w:r>
              <w:rPr>
                <w:rFonts w:asciiTheme="minorEastAsia" w:hAnsiTheme="minorEastAsia" w:hint="eastAsia"/>
                <w:sz w:val="24"/>
                <w:szCs w:val="24"/>
              </w:rPr>
              <w:t>视频角色</w:t>
            </w:r>
            <w:r>
              <w:rPr>
                <w:rFonts w:asciiTheme="minorEastAsia" w:hAnsiTheme="minorEastAsia"/>
                <w:sz w:val="24"/>
                <w:szCs w:val="24"/>
              </w:rPr>
              <w:t>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3D37B6" w:rsidRPr="003D37B6" w14:paraId="195E2959" w14:textId="77777777" w:rsidTr="00BD3289">
        <w:trPr>
          <w:trHeight w:val="20"/>
        </w:trPr>
        <w:tc>
          <w:tcPr>
            <w:tcW w:w="2376" w:type="dxa"/>
          </w:tcPr>
          <w:p w14:paraId="2BCEBC6E" w14:textId="0FCE8531" w:rsidR="003D37B6" w:rsidRDefault="003D37B6" w:rsidP="003D37B6">
            <w:pPr>
              <w:spacing w:line="360" w:lineRule="auto"/>
              <w:rPr>
                <w:rFonts w:asciiTheme="minorEastAsia" w:hAnsiTheme="minorEastAsia"/>
              </w:rPr>
            </w:pPr>
            <w:r>
              <w:rPr>
                <w:rFonts w:hint="eastAsia"/>
              </w:rPr>
              <w:t>scence_label</w:t>
            </w:r>
            <w:r w:rsidR="00E442B5">
              <w:t>s</w:t>
            </w:r>
          </w:p>
        </w:tc>
        <w:tc>
          <w:tcPr>
            <w:tcW w:w="6146" w:type="dxa"/>
          </w:tcPr>
          <w:p w14:paraId="351FA087" w14:textId="408C6798" w:rsidR="003D37B6" w:rsidRDefault="003D37B6" w:rsidP="003D37B6">
            <w:pPr>
              <w:spacing w:line="360" w:lineRule="auto"/>
              <w:rPr>
                <w:rFonts w:asciiTheme="minorEastAsia" w:hAnsiTheme="minorEastAsia"/>
                <w:sz w:val="24"/>
                <w:szCs w:val="24"/>
              </w:rPr>
            </w:pPr>
            <w:r>
              <w:rPr>
                <w:rFonts w:asciiTheme="minorEastAsia" w:hAnsiTheme="minorEastAsia" w:hint="eastAsia"/>
                <w:sz w:val="24"/>
                <w:szCs w:val="24"/>
              </w:rPr>
              <w:t>视频</w:t>
            </w:r>
            <w:r>
              <w:rPr>
                <w:rFonts w:asciiTheme="minorEastAsia" w:hAnsiTheme="minorEastAsia"/>
                <w:sz w:val="24"/>
                <w:szCs w:val="24"/>
              </w:rPr>
              <w:t>场景标签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bl>
    <w:p w14:paraId="0EB1E640" w14:textId="2CDD13DA" w:rsidR="006A425F" w:rsidRDefault="006A425F" w:rsidP="00E70A59">
      <w:pPr>
        <w:spacing w:line="360" w:lineRule="auto"/>
        <w:rPr>
          <w:color w:val="000000" w:themeColor="text1"/>
          <w:sz w:val="24"/>
        </w:rPr>
      </w:pPr>
    </w:p>
    <w:p w14:paraId="384F58A1" w14:textId="5E7B94B5" w:rsidR="00F87887" w:rsidRDefault="007F1373" w:rsidP="009D09D8">
      <w:pPr>
        <w:spacing w:line="360" w:lineRule="auto"/>
        <w:ind w:firstLineChars="200" w:firstLine="480"/>
        <w:rPr>
          <w:color w:val="000000" w:themeColor="text1"/>
          <w:sz w:val="24"/>
        </w:rPr>
      </w:pPr>
      <w:r>
        <w:rPr>
          <w:rFonts w:hint="eastAsia"/>
          <w:color w:val="000000" w:themeColor="text1"/>
          <w:sz w:val="24"/>
        </w:rPr>
        <w:t>咪咕</w:t>
      </w:r>
      <w:r w:rsidR="00714962">
        <w:rPr>
          <w:color w:val="000000" w:themeColor="text1"/>
          <w:sz w:val="24"/>
        </w:rPr>
        <w:t>云的视频上传</w:t>
      </w:r>
      <w:r w:rsidR="00714962">
        <w:rPr>
          <w:rFonts w:hint="eastAsia"/>
          <w:color w:val="000000" w:themeColor="text1"/>
          <w:sz w:val="24"/>
        </w:rPr>
        <w:t>、</w:t>
      </w:r>
      <w:r w:rsidR="00714962">
        <w:rPr>
          <w:color w:val="000000" w:themeColor="text1"/>
          <w:sz w:val="24"/>
        </w:rPr>
        <w:t>下载等接口由咪咕视讯提供，具体如下：</w:t>
      </w:r>
    </w:p>
    <w:bookmarkStart w:id="37" w:name="_MON_1569434798"/>
    <w:bookmarkEnd w:id="37"/>
    <w:p w14:paraId="310FBB61" w14:textId="0086BCD6" w:rsidR="007F1373" w:rsidRDefault="00714962" w:rsidP="00E70A59">
      <w:pPr>
        <w:spacing w:line="360" w:lineRule="auto"/>
        <w:rPr>
          <w:color w:val="000000" w:themeColor="text1"/>
          <w:sz w:val="24"/>
        </w:rPr>
      </w:pPr>
      <w:r>
        <w:rPr>
          <w:color w:val="000000" w:themeColor="text1"/>
          <w:sz w:val="24"/>
        </w:rPr>
        <w:object w:dxaOrig="1551" w:dyaOrig="1064" w14:anchorId="4C070441">
          <v:shape id="_x0000_i1033" type="#_x0000_t75" style="width:77pt;height:53.2pt" o:ole="">
            <v:imagedata r:id="rId44" o:title=""/>
          </v:shape>
          <o:OLEObject Type="Embed" ProgID="Word.Document.12" ShapeID="_x0000_i1033" DrawAspect="Icon" ObjectID="_1569845794" r:id="rId45">
            <o:FieldCodes>\s</o:FieldCodes>
          </o:OLEObject>
        </w:object>
      </w:r>
    </w:p>
    <w:p w14:paraId="66B04172" w14:textId="77777777" w:rsidR="00714962" w:rsidRPr="00714962" w:rsidRDefault="00714962" w:rsidP="00E70A59">
      <w:pPr>
        <w:spacing w:line="360" w:lineRule="auto"/>
        <w:rPr>
          <w:color w:val="000000" w:themeColor="text1"/>
          <w:sz w:val="24"/>
        </w:rPr>
      </w:pPr>
    </w:p>
    <w:p w14:paraId="115E5D67" w14:textId="2927C166" w:rsidR="006A425F" w:rsidRDefault="006A425F" w:rsidP="006A425F">
      <w:pPr>
        <w:pStyle w:val="3"/>
        <w:rPr>
          <w:rFonts w:asciiTheme="minorEastAsia" w:eastAsiaTheme="minorEastAsia" w:hAnsiTheme="minorEastAsia"/>
          <w:color w:val="000000" w:themeColor="text1"/>
        </w:rPr>
      </w:pPr>
      <w:bookmarkStart w:id="38" w:name="_Toc495864429"/>
      <w:r>
        <w:rPr>
          <w:rFonts w:asciiTheme="minorEastAsia" w:eastAsiaTheme="minorEastAsia" w:hAnsiTheme="minorEastAsia"/>
          <w:color w:val="000000" w:themeColor="text1"/>
        </w:rPr>
        <w:t>模型</w:t>
      </w:r>
      <w:r>
        <w:rPr>
          <w:rFonts w:asciiTheme="minorEastAsia" w:eastAsiaTheme="minorEastAsia" w:hAnsiTheme="minorEastAsia" w:hint="eastAsia"/>
          <w:color w:val="000000" w:themeColor="text1"/>
        </w:rPr>
        <w:t>反馈</w:t>
      </w:r>
      <w:r>
        <w:rPr>
          <w:rFonts w:asciiTheme="minorEastAsia" w:eastAsiaTheme="minorEastAsia" w:hAnsiTheme="minorEastAsia"/>
          <w:color w:val="000000" w:themeColor="text1"/>
        </w:rPr>
        <w:t>修正</w:t>
      </w:r>
      <w:bookmarkEnd w:id="38"/>
    </w:p>
    <w:p w14:paraId="1FAD9EF5" w14:textId="77777777" w:rsidR="00606F7E" w:rsidRDefault="00606F7E" w:rsidP="00B5339B">
      <w:pPr>
        <w:pStyle w:val="4"/>
      </w:pPr>
      <w:r>
        <w:t>数据表</w:t>
      </w:r>
    </w:p>
    <w:p w14:paraId="62B7D01A" w14:textId="1252DBFE" w:rsidR="00606F7E" w:rsidRDefault="00606F7E" w:rsidP="00606F7E">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）、游戏</w:t>
      </w:r>
      <w:r>
        <w:rPr>
          <w:rFonts w:asciiTheme="minorEastAsia" w:eastAsiaTheme="minorEastAsia" w:hAnsiTheme="minorEastAsia"/>
          <w:sz w:val="24"/>
        </w:rPr>
        <w:t>短视频表（</w:t>
      </w:r>
      <w:r>
        <w:rPr>
          <w:rFonts w:asciiTheme="minorEastAsia" w:eastAsiaTheme="minorEastAsia" w:hAnsiTheme="minorEastAsia" w:hint="eastAsia"/>
          <w:sz w:val="24"/>
        </w:rPr>
        <w:t>game_</w:t>
      </w:r>
      <w:r>
        <w:rPr>
          <w:rFonts w:asciiTheme="minorEastAsia" w:eastAsiaTheme="minorEastAsia" w:hAnsiTheme="minorEastAsia"/>
          <w:sz w:val="24"/>
        </w:rPr>
        <w:t>short_video）</w:t>
      </w:r>
      <w:r>
        <w:rPr>
          <w:rFonts w:asciiTheme="minorEastAsia" w:eastAsiaTheme="minorEastAsia" w:hAnsiTheme="minorEastAsia" w:hint="eastAsia"/>
          <w:sz w:val="24"/>
        </w:rPr>
        <w:t>、</w:t>
      </w:r>
      <w:r>
        <w:rPr>
          <w:rFonts w:asciiTheme="minorEastAsia" w:eastAsiaTheme="minorEastAsia" w:hAnsiTheme="minorEastAsia"/>
          <w:sz w:val="24"/>
        </w:rPr>
        <w:t>游戏视频标签对应表</w:t>
      </w:r>
      <w:r>
        <w:rPr>
          <w:rFonts w:asciiTheme="minorEastAsia" w:eastAsiaTheme="minorEastAsia" w:hAnsiTheme="minorEastAsia" w:hint="eastAsia"/>
          <w:sz w:val="24"/>
        </w:rPr>
        <w:t>（game_video_label）</w:t>
      </w:r>
      <w:r w:rsidR="00B77505">
        <w:rPr>
          <w:rFonts w:asciiTheme="minorEastAsia" w:eastAsiaTheme="minorEastAsia" w:hAnsiTheme="minorEastAsia" w:hint="eastAsia"/>
          <w:sz w:val="24"/>
        </w:rPr>
        <w:t>、游戏</w:t>
      </w:r>
      <w:r w:rsidR="00B77505">
        <w:rPr>
          <w:rFonts w:asciiTheme="minorEastAsia" w:eastAsiaTheme="minorEastAsia" w:hAnsiTheme="minorEastAsia"/>
          <w:sz w:val="24"/>
        </w:rPr>
        <w:t>视频报错表（</w:t>
      </w:r>
      <w:r w:rsidR="00B77505">
        <w:rPr>
          <w:rFonts w:asciiTheme="minorEastAsia" w:eastAsiaTheme="minorEastAsia" w:hAnsiTheme="minorEastAsia" w:hint="eastAsia"/>
          <w:sz w:val="24"/>
        </w:rPr>
        <w:t>game_video_error</w:t>
      </w:r>
      <w:r w:rsidR="00B77505">
        <w:rPr>
          <w:rFonts w:asciiTheme="minorEastAsia" w:eastAsiaTheme="minorEastAsia" w:hAnsiTheme="minorEastAsia"/>
          <w:sz w:val="24"/>
        </w:rPr>
        <w:t>）</w:t>
      </w:r>
    </w:p>
    <w:p w14:paraId="40B77101" w14:textId="77777777" w:rsidR="00606F7E" w:rsidRDefault="00606F7E" w:rsidP="00B5339B">
      <w:pPr>
        <w:pStyle w:val="4"/>
      </w:pPr>
      <w:r>
        <w:rPr>
          <w:rFonts w:hint="eastAsia"/>
        </w:rPr>
        <w:t>主要功能</w:t>
      </w:r>
    </w:p>
    <w:p w14:paraId="2C1E19F5" w14:textId="36053AB3" w:rsidR="00DE5DF9" w:rsidRPr="00B77505" w:rsidRDefault="00B77505" w:rsidP="00450FE7">
      <w:pPr>
        <w:spacing w:line="360" w:lineRule="auto"/>
        <w:ind w:firstLineChars="200" w:firstLine="480"/>
        <w:rPr>
          <w:sz w:val="24"/>
        </w:rPr>
      </w:pPr>
      <w:r w:rsidRPr="00B77505">
        <w:rPr>
          <w:rFonts w:hint="eastAsia"/>
          <w:sz w:val="24"/>
        </w:rPr>
        <w:t>咪咕</w:t>
      </w:r>
      <w:r w:rsidRPr="00B77505">
        <w:rPr>
          <w:sz w:val="24"/>
        </w:rPr>
        <w:t>游戏运营人员</w:t>
      </w:r>
      <w:r>
        <w:rPr>
          <w:rFonts w:hint="eastAsia"/>
          <w:sz w:val="24"/>
        </w:rPr>
        <w:t>在</w:t>
      </w:r>
      <w:r>
        <w:rPr>
          <w:sz w:val="24"/>
        </w:rPr>
        <w:t>审核</w:t>
      </w:r>
      <w:r>
        <w:rPr>
          <w:rFonts w:hint="eastAsia"/>
          <w:sz w:val="24"/>
        </w:rPr>
        <w:t>AI</w:t>
      </w:r>
      <w:r>
        <w:rPr>
          <w:rFonts w:hint="eastAsia"/>
          <w:sz w:val="24"/>
        </w:rPr>
        <w:t>模型</w:t>
      </w:r>
      <w:r w:rsidR="00450FE7">
        <w:rPr>
          <w:rFonts w:hint="eastAsia"/>
          <w:sz w:val="24"/>
        </w:rPr>
        <w:t>处理</w:t>
      </w:r>
      <w:r>
        <w:rPr>
          <w:sz w:val="24"/>
        </w:rPr>
        <w:t>的视频时，如发现</w:t>
      </w:r>
      <w:r>
        <w:rPr>
          <w:rFonts w:hint="eastAsia"/>
          <w:sz w:val="24"/>
        </w:rPr>
        <w:t>视频</w:t>
      </w:r>
      <w:r>
        <w:rPr>
          <w:sz w:val="24"/>
        </w:rPr>
        <w:t>与标签</w:t>
      </w:r>
      <w:r w:rsidR="00450FE7">
        <w:rPr>
          <w:rFonts w:hint="eastAsia"/>
          <w:sz w:val="24"/>
        </w:rPr>
        <w:t>对应</w:t>
      </w:r>
      <w:r w:rsidR="00450FE7">
        <w:rPr>
          <w:sz w:val="24"/>
        </w:rPr>
        <w:t>关系</w:t>
      </w:r>
      <w:r>
        <w:rPr>
          <w:sz w:val="24"/>
        </w:rPr>
        <w:t>错误，可以为视频选择正确标签并向</w:t>
      </w:r>
      <w:r w:rsidR="00612E04">
        <w:rPr>
          <w:rFonts w:hint="eastAsia"/>
          <w:sz w:val="24"/>
        </w:rPr>
        <w:t>互娱</w:t>
      </w:r>
      <w:r>
        <w:rPr>
          <w:rFonts w:hint="eastAsia"/>
          <w:sz w:val="24"/>
        </w:rPr>
        <w:t>大数据</w:t>
      </w:r>
      <w:r>
        <w:rPr>
          <w:sz w:val="24"/>
        </w:rPr>
        <w:t>平台报错，</w:t>
      </w:r>
      <w:r>
        <w:rPr>
          <w:rFonts w:hint="eastAsia"/>
          <w:sz w:val="24"/>
        </w:rPr>
        <w:t>错误</w:t>
      </w:r>
      <w:r>
        <w:rPr>
          <w:sz w:val="24"/>
        </w:rPr>
        <w:t>视频和标签</w:t>
      </w:r>
      <w:r>
        <w:rPr>
          <w:rFonts w:hint="eastAsia"/>
          <w:sz w:val="24"/>
        </w:rPr>
        <w:t>由</w:t>
      </w:r>
      <w:r>
        <w:rPr>
          <w:sz w:val="24"/>
        </w:rPr>
        <w:t>咪咕游戏服务端通过互娱内部的</w:t>
      </w:r>
      <w:r>
        <w:rPr>
          <w:rFonts w:hint="eastAsia"/>
          <w:sz w:val="24"/>
        </w:rPr>
        <w:t>Kafka</w:t>
      </w:r>
      <w:r>
        <w:rPr>
          <w:rFonts w:hint="eastAsia"/>
          <w:sz w:val="24"/>
        </w:rPr>
        <w:t>消息</w:t>
      </w:r>
      <w:r>
        <w:rPr>
          <w:sz w:val="24"/>
        </w:rPr>
        <w:t>队列</w:t>
      </w:r>
      <w:r w:rsidR="00207711">
        <w:rPr>
          <w:rFonts w:hint="eastAsia"/>
          <w:sz w:val="24"/>
        </w:rPr>
        <w:t>实时</w:t>
      </w:r>
      <w:r>
        <w:rPr>
          <w:rFonts w:hint="eastAsia"/>
          <w:sz w:val="24"/>
        </w:rPr>
        <w:t>同步</w:t>
      </w:r>
      <w:r>
        <w:rPr>
          <w:sz w:val="24"/>
        </w:rPr>
        <w:t>给</w:t>
      </w:r>
      <w:r>
        <w:rPr>
          <w:rFonts w:hint="eastAsia"/>
          <w:sz w:val="24"/>
        </w:rPr>
        <w:t>互娱</w:t>
      </w:r>
      <w:r>
        <w:rPr>
          <w:sz w:val="24"/>
        </w:rPr>
        <w:t>大数据平台，</w:t>
      </w:r>
      <w:r>
        <w:rPr>
          <w:rFonts w:hint="eastAsia"/>
          <w:sz w:val="24"/>
        </w:rPr>
        <w:t>错误</w:t>
      </w:r>
      <w:r>
        <w:rPr>
          <w:sz w:val="24"/>
        </w:rPr>
        <w:t>视频</w:t>
      </w:r>
      <w:r>
        <w:rPr>
          <w:rFonts w:hint="eastAsia"/>
          <w:sz w:val="24"/>
        </w:rPr>
        <w:t>可作为</w:t>
      </w:r>
      <w:r>
        <w:rPr>
          <w:sz w:val="24"/>
        </w:rPr>
        <w:t>新的</w:t>
      </w:r>
      <w:r w:rsidR="00450FE7">
        <w:rPr>
          <w:rFonts w:hint="eastAsia"/>
          <w:sz w:val="24"/>
        </w:rPr>
        <w:t>样本</w:t>
      </w:r>
      <w:r w:rsidR="00450FE7">
        <w:rPr>
          <w:sz w:val="24"/>
        </w:rPr>
        <w:t>进行重新标注，并上传到</w:t>
      </w:r>
      <w:r w:rsidR="00450FE7">
        <w:rPr>
          <w:sz w:val="24"/>
        </w:rPr>
        <w:t>AI</w:t>
      </w:r>
      <w:r w:rsidR="00450FE7">
        <w:rPr>
          <w:sz w:val="24"/>
        </w:rPr>
        <w:t>云平台上</w:t>
      </w:r>
      <w:r w:rsidR="00450FE7">
        <w:rPr>
          <w:rFonts w:hint="eastAsia"/>
          <w:sz w:val="24"/>
        </w:rPr>
        <w:t>对</w:t>
      </w:r>
      <w:r w:rsidR="00450FE7">
        <w:rPr>
          <w:sz w:val="24"/>
        </w:rPr>
        <w:t>模型进行重新训练。</w:t>
      </w:r>
      <w:r w:rsidR="00207711">
        <w:rPr>
          <w:rFonts w:asciiTheme="minorEastAsia" w:eastAsiaTheme="minorEastAsia" w:hAnsiTheme="minorEastAsia"/>
          <w:sz w:val="24"/>
        </w:rPr>
        <w:t>数据为</w:t>
      </w:r>
      <w:r w:rsidR="00207711">
        <w:rPr>
          <w:rFonts w:asciiTheme="minorEastAsia" w:eastAsiaTheme="minorEastAsia" w:hAnsiTheme="minorEastAsia" w:hint="eastAsia"/>
          <w:sz w:val="24"/>
        </w:rPr>
        <w:t>JSON格式，</w:t>
      </w:r>
      <w:r w:rsidR="00207711">
        <w:rPr>
          <w:rFonts w:asciiTheme="minorEastAsia" w:eastAsiaTheme="minorEastAsia" w:hAnsiTheme="minorEastAsia"/>
          <w:sz w:val="24"/>
        </w:rPr>
        <w:t>主要字段如下</w:t>
      </w:r>
      <w:r w:rsidR="00207711">
        <w:rPr>
          <w:rFonts w:asciiTheme="minorEastAsia" w:eastAsiaTheme="minorEastAsia" w:hAnsiTheme="minorEastAsia" w:hint="eastAsia"/>
          <w:sz w:val="24"/>
        </w:rPr>
        <w:t>：</w:t>
      </w:r>
    </w:p>
    <w:tbl>
      <w:tblPr>
        <w:tblStyle w:val="af"/>
        <w:tblW w:w="0" w:type="auto"/>
        <w:tblLook w:val="04A0" w:firstRow="1" w:lastRow="0" w:firstColumn="1" w:lastColumn="0" w:noHBand="0" w:noVBand="1"/>
      </w:tblPr>
      <w:tblGrid>
        <w:gridCol w:w="2376"/>
        <w:gridCol w:w="6146"/>
      </w:tblGrid>
      <w:tr w:rsidR="000269DD" w:rsidRPr="0093775C" w14:paraId="7A0B3BF1" w14:textId="77777777" w:rsidTr="00BD3289">
        <w:trPr>
          <w:trHeight w:val="20"/>
        </w:trPr>
        <w:tc>
          <w:tcPr>
            <w:tcW w:w="2376" w:type="dxa"/>
            <w:shd w:val="clear" w:color="auto" w:fill="BFBFBF" w:themeFill="background1" w:themeFillShade="BF"/>
          </w:tcPr>
          <w:p w14:paraId="2ECA280E" w14:textId="77777777" w:rsidR="000269DD" w:rsidRPr="0093775C" w:rsidRDefault="000269DD"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1C6F6F3D" w14:textId="4A834248" w:rsidR="000269DD" w:rsidRPr="0093775C" w:rsidRDefault="000269DD" w:rsidP="00BD3289">
            <w:pPr>
              <w:spacing w:line="360" w:lineRule="auto"/>
              <w:rPr>
                <w:rFonts w:asciiTheme="minorEastAsia" w:hAnsiTheme="minorEastAsia"/>
              </w:rPr>
            </w:pPr>
            <w:r>
              <w:rPr>
                <w:rFonts w:asciiTheme="minorEastAsia" w:hAnsiTheme="minorEastAsia" w:hint="eastAsia"/>
              </w:rPr>
              <w:t>咪咕</w:t>
            </w:r>
            <w:r>
              <w:rPr>
                <w:rFonts w:asciiTheme="minorEastAsia" w:hAnsiTheme="minorEastAsia"/>
              </w:rPr>
              <w:t>游戏</w:t>
            </w:r>
            <w:r>
              <w:rPr>
                <w:rFonts w:asciiTheme="minorEastAsia" w:hAnsiTheme="minorEastAsia" w:hint="eastAsia"/>
              </w:rPr>
              <w:t>向</w:t>
            </w:r>
            <w:r>
              <w:rPr>
                <w:rFonts w:asciiTheme="minorEastAsia" w:hAnsiTheme="minorEastAsia"/>
              </w:rPr>
              <w:t>大数据平台同步</w:t>
            </w:r>
            <w:r>
              <w:rPr>
                <w:rFonts w:asciiTheme="minorEastAsia" w:hAnsiTheme="minorEastAsia" w:hint="eastAsia"/>
              </w:rPr>
              <w:t>短视频出错</w:t>
            </w:r>
            <w:r>
              <w:rPr>
                <w:rFonts w:asciiTheme="minorEastAsia" w:hAnsiTheme="minorEastAsia"/>
              </w:rPr>
              <w:t>记录</w:t>
            </w:r>
          </w:p>
        </w:tc>
      </w:tr>
      <w:tr w:rsidR="000269DD" w:rsidRPr="0093775C" w14:paraId="33ECA77F" w14:textId="77777777" w:rsidTr="00BD3289">
        <w:trPr>
          <w:trHeight w:val="20"/>
        </w:trPr>
        <w:tc>
          <w:tcPr>
            <w:tcW w:w="2376" w:type="dxa"/>
            <w:shd w:val="clear" w:color="auto" w:fill="DDD9C3" w:themeFill="background2" w:themeFillShade="E6"/>
          </w:tcPr>
          <w:p w14:paraId="1C078304" w14:textId="77777777" w:rsidR="000269DD" w:rsidRPr="0093775C" w:rsidRDefault="000269DD"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6739EAAC" w14:textId="71D2A61D" w:rsidR="000269DD" w:rsidRPr="0093775C" w:rsidRDefault="000269DD" w:rsidP="00BD3289">
            <w:pPr>
              <w:spacing w:line="360" w:lineRule="auto"/>
              <w:rPr>
                <w:rFonts w:asciiTheme="minorEastAsia" w:hAnsiTheme="minorEastAsia"/>
              </w:rPr>
            </w:pPr>
            <w:r>
              <w:rPr>
                <w:rFonts w:asciiTheme="minorEastAsia" w:hAnsiTheme="minorEastAsia"/>
                <w:sz w:val="24"/>
                <w:szCs w:val="24"/>
              </w:rPr>
              <w:t>t_mggame_</w:t>
            </w:r>
            <w:r w:rsidR="0046767C">
              <w:rPr>
                <w:rFonts w:asciiTheme="minorEastAsia" w:hAnsiTheme="minorEastAsia"/>
                <w:sz w:val="24"/>
                <w:szCs w:val="24"/>
              </w:rPr>
              <w:t>to_</w:t>
            </w:r>
            <w:r>
              <w:rPr>
                <w:rFonts w:asciiTheme="minorEastAsia" w:hAnsiTheme="minorEastAsia"/>
                <w:sz w:val="24"/>
                <w:szCs w:val="24"/>
              </w:rPr>
              <w:t>bigdata_short_video_error</w:t>
            </w:r>
          </w:p>
        </w:tc>
      </w:tr>
      <w:tr w:rsidR="001C6217" w:rsidRPr="0093775C" w14:paraId="63ACD3CA" w14:textId="77777777" w:rsidTr="00BD3289">
        <w:trPr>
          <w:trHeight w:val="20"/>
        </w:trPr>
        <w:tc>
          <w:tcPr>
            <w:tcW w:w="2376" w:type="dxa"/>
            <w:shd w:val="clear" w:color="auto" w:fill="DDD9C3" w:themeFill="background2" w:themeFillShade="E6"/>
          </w:tcPr>
          <w:p w14:paraId="20EAA527" w14:textId="3925A3C1" w:rsidR="001C6217" w:rsidRPr="0093775C" w:rsidRDefault="001C6217" w:rsidP="00BD3289">
            <w:pPr>
              <w:spacing w:line="360" w:lineRule="auto"/>
              <w:rPr>
                <w:rFonts w:asciiTheme="minorEastAsia" w:hAnsiTheme="minorEastAsia"/>
              </w:rPr>
            </w:pPr>
            <w:r>
              <w:rPr>
                <w:rFonts w:asciiTheme="minorEastAsia" w:hAnsiTheme="minorEastAsia" w:hint="eastAsia"/>
              </w:rPr>
              <w:lastRenderedPageBreak/>
              <w:t>数据</w:t>
            </w:r>
            <w:r>
              <w:rPr>
                <w:rFonts w:asciiTheme="minorEastAsia" w:hAnsiTheme="minorEastAsia"/>
              </w:rPr>
              <w:t>表</w:t>
            </w:r>
          </w:p>
        </w:tc>
        <w:tc>
          <w:tcPr>
            <w:tcW w:w="6146" w:type="dxa"/>
            <w:shd w:val="clear" w:color="auto" w:fill="DDD9C3" w:themeFill="background2" w:themeFillShade="E6"/>
          </w:tcPr>
          <w:p w14:paraId="64CE9166" w14:textId="21139FC7" w:rsidR="001C6217" w:rsidRDefault="001C6217"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w:t>
            </w:r>
            <w:r>
              <w:rPr>
                <w:rFonts w:asciiTheme="minorEastAsia" w:eastAsiaTheme="minorEastAsia" w:hAnsiTheme="minorEastAsia"/>
                <w:sz w:val="24"/>
              </w:rPr>
              <w:t>视频报错表（</w:t>
            </w:r>
            <w:r>
              <w:rPr>
                <w:rFonts w:asciiTheme="minorEastAsia" w:eastAsiaTheme="minorEastAsia" w:hAnsiTheme="minorEastAsia" w:hint="eastAsia"/>
                <w:sz w:val="24"/>
              </w:rPr>
              <w:t>game_video_error</w:t>
            </w:r>
            <w:r>
              <w:rPr>
                <w:rFonts w:asciiTheme="minorEastAsia" w:eastAsiaTheme="minorEastAsia" w:hAnsiTheme="minorEastAsia"/>
                <w:sz w:val="24"/>
              </w:rPr>
              <w:t>）</w:t>
            </w:r>
          </w:p>
        </w:tc>
      </w:tr>
      <w:tr w:rsidR="000269DD" w:rsidRPr="0093775C" w14:paraId="4A97DD36" w14:textId="77777777" w:rsidTr="00BD3289">
        <w:trPr>
          <w:trHeight w:val="20"/>
        </w:trPr>
        <w:tc>
          <w:tcPr>
            <w:tcW w:w="2376" w:type="dxa"/>
          </w:tcPr>
          <w:p w14:paraId="18E272E7" w14:textId="7B97981B" w:rsidR="000269DD" w:rsidRPr="0093775C" w:rsidRDefault="0046767C" w:rsidP="00BD3289">
            <w:pPr>
              <w:spacing w:line="360" w:lineRule="auto"/>
              <w:rPr>
                <w:rFonts w:asciiTheme="minorEastAsia" w:hAnsiTheme="minorEastAsia"/>
              </w:rPr>
            </w:pPr>
            <w:r>
              <w:rPr>
                <w:rFonts w:hint="eastAsia"/>
              </w:rPr>
              <w:t>vid</w:t>
            </w:r>
          </w:p>
        </w:tc>
        <w:tc>
          <w:tcPr>
            <w:tcW w:w="6146" w:type="dxa"/>
          </w:tcPr>
          <w:p w14:paraId="425ED17F" w14:textId="4A8AEC20" w:rsidR="000269DD" w:rsidRPr="0093775C" w:rsidRDefault="00687993" w:rsidP="00BD3289">
            <w:pPr>
              <w:spacing w:line="360" w:lineRule="auto"/>
              <w:rPr>
                <w:rFonts w:asciiTheme="minorEastAsia" w:hAnsiTheme="minorEastAsia"/>
              </w:rPr>
            </w:pPr>
            <w:r>
              <w:rPr>
                <w:rFonts w:asciiTheme="minorEastAsia" w:hAnsiTheme="minorEastAsia" w:hint="eastAsia"/>
                <w:sz w:val="24"/>
                <w:szCs w:val="24"/>
              </w:rPr>
              <w:t>短</w:t>
            </w:r>
            <w:r w:rsidR="000269DD">
              <w:rPr>
                <w:rFonts w:asciiTheme="minorEastAsia" w:hAnsiTheme="minorEastAsia" w:hint="eastAsia"/>
                <w:sz w:val="24"/>
                <w:szCs w:val="24"/>
              </w:rPr>
              <w:t>视频</w:t>
            </w:r>
            <w:r w:rsidR="000269DD">
              <w:rPr>
                <w:rFonts w:asciiTheme="minorEastAsia" w:hAnsiTheme="minorEastAsia"/>
                <w:sz w:val="24"/>
                <w:szCs w:val="24"/>
              </w:rPr>
              <w:t>编码</w:t>
            </w:r>
          </w:p>
        </w:tc>
      </w:tr>
      <w:tr w:rsidR="00435EDA" w:rsidRPr="0093775C" w14:paraId="339631B6" w14:textId="77777777" w:rsidTr="00BD3289">
        <w:trPr>
          <w:trHeight w:val="20"/>
        </w:trPr>
        <w:tc>
          <w:tcPr>
            <w:tcW w:w="2376" w:type="dxa"/>
          </w:tcPr>
          <w:p w14:paraId="4EC60730" w14:textId="0DA4B932" w:rsidR="00435EDA" w:rsidRDefault="00435EDA" w:rsidP="00435EDA">
            <w:pPr>
              <w:spacing w:line="360" w:lineRule="auto"/>
            </w:pPr>
            <w:r>
              <w:t>v</w:t>
            </w:r>
            <w:r>
              <w:rPr>
                <w:rFonts w:hint="eastAsia"/>
              </w:rPr>
              <w:t>ideo_</w:t>
            </w:r>
            <w:r>
              <w:t>id</w:t>
            </w:r>
          </w:p>
        </w:tc>
        <w:tc>
          <w:tcPr>
            <w:tcW w:w="6146" w:type="dxa"/>
          </w:tcPr>
          <w:p w14:paraId="1E0EA9D6" w14:textId="02D00B82" w:rsidR="00435EDA" w:rsidRDefault="00435EDA" w:rsidP="00435EDA">
            <w:pPr>
              <w:spacing w:line="360" w:lineRule="auto"/>
              <w:rPr>
                <w:rFonts w:asciiTheme="minorEastAsia" w:hAnsiTheme="minorEastAsia"/>
                <w:sz w:val="24"/>
                <w:szCs w:val="24"/>
              </w:rPr>
            </w:pPr>
            <w:r>
              <w:rPr>
                <w:rFonts w:asciiTheme="minorEastAsia" w:hAnsiTheme="minorEastAsia" w:hint="eastAsia"/>
                <w:sz w:val="24"/>
                <w:szCs w:val="24"/>
              </w:rPr>
              <w:t>视频</w:t>
            </w:r>
            <w:r>
              <w:rPr>
                <w:rFonts w:asciiTheme="minorEastAsia" w:hAnsiTheme="minorEastAsia"/>
                <w:sz w:val="24"/>
                <w:szCs w:val="24"/>
              </w:rPr>
              <w:t>编码</w:t>
            </w:r>
          </w:p>
        </w:tc>
      </w:tr>
      <w:tr w:rsidR="00435EDA" w:rsidRPr="0093775C" w14:paraId="4711C396" w14:textId="77777777" w:rsidTr="00BD3289">
        <w:trPr>
          <w:trHeight w:val="20"/>
        </w:trPr>
        <w:tc>
          <w:tcPr>
            <w:tcW w:w="2376" w:type="dxa"/>
          </w:tcPr>
          <w:p w14:paraId="60536D11" w14:textId="6CEEE186" w:rsidR="00435EDA" w:rsidRDefault="00435EDA" w:rsidP="00435EDA">
            <w:pPr>
              <w:spacing w:line="360" w:lineRule="auto"/>
              <w:rPr>
                <w:rFonts w:asciiTheme="minorEastAsia" w:hAnsiTheme="minorEastAsia"/>
              </w:rPr>
            </w:pPr>
            <w:r>
              <w:t>person</w:t>
            </w:r>
            <w:r>
              <w:rPr>
                <w:rFonts w:hint="eastAsia"/>
              </w:rPr>
              <w:t>_label</w:t>
            </w:r>
            <w:r>
              <w:t>s</w:t>
            </w:r>
          </w:p>
        </w:tc>
        <w:tc>
          <w:tcPr>
            <w:tcW w:w="6146" w:type="dxa"/>
          </w:tcPr>
          <w:p w14:paraId="7B8C0E69" w14:textId="77777777" w:rsidR="00435EDA" w:rsidRDefault="00435EDA" w:rsidP="00435EDA">
            <w:pPr>
              <w:spacing w:line="360" w:lineRule="auto"/>
              <w:rPr>
                <w:rFonts w:asciiTheme="minorEastAsia" w:hAnsiTheme="minorEastAsia"/>
                <w:sz w:val="24"/>
                <w:szCs w:val="24"/>
              </w:rPr>
            </w:pPr>
            <w:r>
              <w:rPr>
                <w:rFonts w:asciiTheme="minorEastAsia" w:hAnsiTheme="minorEastAsia" w:hint="eastAsia"/>
                <w:sz w:val="24"/>
                <w:szCs w:val="24"/>
              </w:rPr>
              <w:t>视频角色</w:t>
            </w:r>
            <w:r>
              <w:rPr>
                <w:rFonts w:asciiTheme="minorEastAsia" w:hAnsiTheme="minorEastAsia"/>
                <w:sz w:val="24"/>
                <w:szCs w:val="24"/>
              </w:rPr>
              <w:t>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435EDA" w:rsidRPr="003D37B6" w14:paraId="0409FB2E" w14:textId="77777777" w:rsidTr="00BD3289">
        <w:trPr>
          <w:trHeight w:val="20"/>
        </w:trPr>
        <w:tc>
          <w:tcPr>
            <w:tcW w:w="2376" w:type="dxa"/>
          </w:tcPr>
          <w:p w14:paraId="0F892BA2" w14:textId="7F484EFC" w:rsidR="00435EDA" w:rsidRDefault="00435EDA" w:rsidP="00435EDA">
            <w:pPr>
              <w:spacing w:line="360" w:lineRule="auto"/>
              <w:rPr>
                <w:rFonts w:asciiTheme="minorEastAsia" w:hAnsiTheme="minorEastAsia"/>
              </w:rPr>
            </w:pPr>
            <w:r>
              <w:rPr>
                <w:rFonts w:hint="eastAsia"/>
              </w:rPr>
              <w:t>scence_label</w:t>
            </w:r>
            <w:r>
              <w:t>s</w:t>
            </w:r>
          </w:p>
        </w:tc>
        <w:tc>
          <w:tcPr>
            <w:tcW w:w="6146" w:type="dxa"/>
          </w:tcPr>
          <w:p w14:paraId="1C5BAD09" w14:textId="77777777" w:rsidR="00435EDA" w:rsidRDefault="00435EDA" w:rsidP="00435EDA">
            <w:pPr>
              <w:spacing w:line="360" w:lineRule="auto"/>
              <w:rPr>
                <w:rFonts w:asciiTheme="minorEastAsia" w:hAnsiTheme="minorEastAsia"/>
                <w:sz w:val="24"/>
                <w:szCs w:val="24"/>
              </w:rPr>
            </w:pPr>
            <w:r>
              <w:rPr>
                <w:rFonts w:asciiTheme="minorEastAsia" w:hAnsiTheme="minorEastAsia" w:hint="eastAsia"/>
                <w:sz w:val="24"/>
                <w:szCs w:val="24"/>
              </w:rPr>
              <w:t>视频</w:t>
            </w:r>
            <w:r>
              <w:rPr>
                <w:rFonts w:asciiTheme="minorEastAsia" w:hAnsiTheme="minorEastAsia"/>
                <w:sz w:val="24"/>
                <w:szCs w:val="24"/>
              </w:rPr>
              <w:t>场景标签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435EDA" w:rsidRPr="003D37B6" w14:paraId="0324E3A4" w14:textId="77777777" w:rsidTr="00BD3289">
        <w:trPr>
          <w:trHeight w:val="20"/>
        </w:trPr>
        <w:tc>
          <w:tcPr>
            <w:tcW w:w="2376" w:type="dxa"/>
          </w:tcPr>
          <w:p w14:paraId="6650D2F4" w14:textId="6FECF98E" w:rsidR="00435EDA" w:rsidRDefault="00435EDA" w:rsidP="00435EDA">
            <w:pPr>
              <w:spacing w:line="360" w:lineRule="auto"/>
            </w:pPr>
            <w:r>
              <w:rPr>
                <w:rFonts w:hint="eastAsia"/>
              </w:rPr>
              <w:t>error_</w:t>
            </w:r>
            <w:r w:rsidRPr="00DC317D">
              <w:t>describe</w:t>
            </w:r>
          </w:p>
        </w:tc>
        <w:tc>
          <w:tcPr>
            <w:tcW w:w="6146" w:type="dxa"/>
          </w:tcPr>
          <w:p w14:paraId="45B9C770" w14:textId="018D949B" w:rsidR="00435EDA" w:rsidRDefault="00435EDA" w:rsidP="00435EDA">
            <w:pPr>
              <w:spacing w:line="360" w:lineRule="auto"/>
              <w:rPr>
                <w:rFonts w:asciiTheme="minorEastAsia" w:hAnsiTheme="minorEastAsia"/>
                <w:sz w:val="24"/>
                <w:szCs w:val="24"/>
              </w:rPr>
            </w:pPr>
            <w:r>
              <w:rPr>
                <w:rFonts w:asciiTheme="minorEastAsia" w:hAnsiTheme="minorEastAsia" w:hint="eastAsia"/>
                <w:sz w:val="24"/>
                <w:szCs w:val="24"/>
              </w:rPr>
              <w:t>错误</w:t>
            </w:r>
            <w:r>
              <w:rPr>
                <w:rFonts w:asciiTheme="minorEastAsia" w:hAnsiTheme="minorEastAsia"/>
                <w:sz w:val="24"/>
                <w:szCs w:val="24"/>
              </w:rPr>
              <w:t>描述</w:t>
            </w:r>
          </w:p>
        </w:tc>
      </w:tr>
    </w:tbl>
    <w:p w14:paraId="59809ACC" w14:textId="1B1372D4" w:rsidR="000269DD" w:rsidRDefault="000269DD" w:rsidP="00E70A59">
      <w:pPr>
        <w:spacing w:line="360" w:lineRule="auto"/>
        <w:rPr>
          <w:color w:val="000000" w:themeColor="text1"/>
          <w:sz w:val="24"/>
        </w:rPr>
      </w:pPr>
    </w:p>
    <w:tbl>
      <w:tblPr>
        <w:tblStyle w:val="af"/>
        <w:tblW w:w="0" w:type="auto"/>
        <w:tblLook w:val="04A0" w:firstRow="1" w:lastRow="0" w:firstColumn="1" w:lastColumn="0" w:noHBand="0" w:noVBand="1"/>
      </w:tblPr>
      <w:tblGrid>
        <w:gridCol w:w="2376"/>
        <w:gridCol w:w="6146"/>
      </w:tblGrid>
      <w:tr w:rsidR="0046767C" w:rsidRPr="0093775C" w14:paraId="4F05D2DA" w14:textId="77777777" w:rsidTr="00BD3289">
        <w:trPr>
          <w:trHeight w:val="20"/>
        </w:trPr>
        <w:tc>
          <w:tcPr>
            <w:tcW w:w="2376" w:type="dxa"/>
            <w:shd w:val="clear" w:color="auto" w:fill="BFBFBF" w:themeFill="background1" w:themeFillShade="BF"/>
          </w:tcPr>
          <w:p w14:paraId="46A195B4" w14:textId="77777777" w:rsidR="0046767C" w:rsidRPr="0093775C" w:rsidRDefault="0046767C" w:rsidP="00BD3289">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BFBFBF" w:themeFill="background1" w:themeFillShade="BF"/>
          </w:tcPr>
          <w:p w14:paraId="3FF90371" w14:textId="30EB8AFB" w:rsidR="0046767C" w:rsidRPr="0093775C" w:rsidRDefault="0046767C" w:rsidP="00BD3289">
            <w:pPr>
              <w:spacing w:line="360" w:lineRule="auto"/>
              <w:rPr>
                <w:rFonts w:asciiTheme="minorEastAsia" w:hAnsiTheme="minorEastAsia"/>
              </w:rPr>
            </w:pPr>
            <w:r>
              <w:rPr>
                <w:rFonts w:asciiTheme="minorEastAsia" w:hAnsiTheme="minorEastAsia" w:hint="eastAsia"/>
              </w:rPr>
              <w:t>咪咕</w:t>
            </w:r>
            <w:r>
              <w:rPr>
                <w:rFonts w:asciiTheme="minorEastAsia" w:hAnsiTheme="minorEastAsia"/>
              </w:rPr>
              <w:t>游戏</w:t>
            </w:r>
            <w:r>
              <w:rPr>
                <w:rFonts w:asciiTheme="minorEastAsia" w:hAnsiTheme="minorEastAsia" w:hint="eastAsia"/>
              </w:rPr>
              <w:t>向</w:t>
            </w:r>
            <w:r>
              <w:rPr>
                <w:rFonts w:asciiTheme="minorEastAsia" w:hAnsiTheme="minorEastAsia"/>
              </w:rPr>
              <w:t>大数据平台同步</w:t>
            </w:r>
            <w:r>
              <w:rPr>
                <w:rFonts w:asciiTheme="minorEastAsia" w:hAnsiTheme="minorEastAsia" w:hint="eastAsia"/>
              </w:rPr>
              <w:t>长视频出错</w:t>
            </w:r>
            <w:r>
              <w:rPr>
                <w:rFonts w:asciiTheme="minorEastAsia" w:hAnsiTheme="minorEastAsia"/>
              </w:rPr>
              <w:t>记录</w:t>
            </w:r>
          </w:p>
        </w:tc>
      </w:tr>
      <w:tr w:rsidR="0046767C" w:rsidRPr="0093775C" w14:paraId="734237C5" w14:textId="77777777" w:rsidTr="00BD3289">
        <w:trPr>
          <w:trHeight w:val="20"/>
        </w:trPr>
        <w:tc>
          <w:tcPr>
            <w:tcW w:w="2376" w:type="dxa"/>
            <w:shd w:val="clear" w:color="auto" w:fill="DDD9C3" w:themeFill="background2" w:themeFillShade="E6"/>
          </w:tcPr>
          <w:p w14:paraId="2D76D601" w14:textId="77777777" w:rsidR="0046767C" w:rsidRPr="0093775C" w:rsidRDefault="0046767C" w:rsidP="00BD3289">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14:paraId="42FCB1EA" w14:textId="6A1FF515" w:rsidR="0046767C" w:rsidRPr="0093775C" w:rsidRDefault="0046767C" w:rsidP="00BD3289">
            <w:pPr>
              <w:spacing w:line="360" w:lineRule="auto"/>
              <w:rPr>
                <w:rFonts w:asciiTheme="minorEastAsia" w:hAnsiTheme="minorEastAsia"/>
              </w:rPr>
            </w:pPr>
            <w:r>
              <w:rPr>
                <w:rFonts w:asciiTheme="minorEastAsia" w:hAnsiTheme="minorEastAsia"/>
                <w:sz w:val="24"/>
                <w:szCs w:val="24"/>
              </w:rPr>
              <w:t>t_mggame_to_bigdata_video_error</w:t>
            </w:r>
          </w:p>
        </w:tc>
      </w:tr>
      <w:tr w:rsidR="001C6217" w:rsidRPr="0093775C" w14:paraId="7478AD03" w14:textId="77777777" w:rsidTr="00BD3289">
        <w:trPr>
          <w:trHeight w:val="20"/>
        </w:trPr>
        <w:tc>
          <w:tcPr>
            <w:tcW w:w="2376" w:type="dxa"/>
            <w:shd w:val="clear" w:color="auto" w:fill="DDD9C3" w:themeFill="background2" w:themeFillShade="E6"/>
          </w:tcPr>
          <w:p w14:paraId="4C789CCE" w14:textId="17508BCA" w:rsidR="001C6217" w:rsidRPr="0093775C" w:rsidRDefault="001C6217" w:rsidP="00BD3289">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14:paraId="4A247A67" w14:textId="3B07DE65" w:rsidR="001C6217" w:rsidRDefault="001C6217" w:rsidP="00BD3289">
            <w:pPr>
              <w:spacing w:line="360" w:lineRule="auto"/>
              <w:rPr>
                <w:rFonts w:asciiTheme="minorEastAsia" w:hAnsiTheme="minorEastAsia"/>
                <w:sz w:val="24"/>
                <w:szCs w:val="24"/>
              </w:rPr>
            </w:pPr>
            <w:r>
              <w:rPr>
                <w:rFonts w:asciiTheme="minorEastAsia" w:eastAsiaTheme="minorEastAsia" w:hAnsiTheme="minorEastAsia" w:hint="eastAsia"/>
                <w:sz w:val="24"/>
              </w:rPr>
              <w:t>游戏</w:t>
            </w:r>
            <w:r>
              <w:rPr>
                <w:rFonts w:asciiTheme="minorEastAsia" w:eastAsiaTheme="minorEastAsia" w:hAnsiTheme="minorEastAsia"/>
                <w:sz w:val="24"/>
              </w:rPr>
              <w:t>视频报错表（</w:t>
            </w:r>
            <w:r>
              <w:rPr>
                <w:rFonts w:asciiTheme="minorEastAsia" w:eastAsiaTheme="minorEastAsia" w:hAnsiTheme="minorEastAsia" w:hint="eastAsia"/>
                <w:sz w:val="24"/>
              </w:rPr>
              <w:t>game_video_error</w:t>
            </w:r>
            <w:r>
              <w:rPr>
                <w:rFonts w:asciiTheme="minorEastAsia" w:eastAsiaTheme="minorEastAsia" w:hAnsiTheme="minorEastAsia"/>
                <w:sz w:val="24"/>
              </w:rPr>
              <w:t>）</w:t>
            </w:r>
          </w:p>
        </w:tc>
      </w:tr>
      <w:tr w:rsidR="0046767C" w:rsidRPr="0093775C" w14:paraId="02AB6A83" w14:textId="77777777" w:rsidTr="00BD3289">
        <w:trPr>
          <w:trHeight w:val="20"/>
        </w:trPr>
        <w:tc>
          <w:tcPr>
            <w:tcW w:w="2376" w:type="dxa"/>
          </w:tcPr>
          <w:p w14:paraId="4E6271A2" w14:textId="26501E75" w:rsidR="0046767C" w:rsidRPr="0093775C" w:rsidRDefault="00687993" w:rsidP="00BD3289">
            <w:pPr>
              <w:spacing w:line="360" w:lineRule="auto"/>
              <w:rPr>
                <w:rFonts w:asciiTheme="minorEastAsia" w:hAnsiTheme="minorEastAsia"/>
              </w:rPr>
            </w:pPr>
            <w:r>
              <w:t>v</w:t>
            </w:r>
            <w:r>
              <w:rPr>
                <w:rFonts w:hint="eastAsia"/>
              </w:rPr>
              <w:t>ideo_</w:t>
            </w:r>
            <w:r>
              <w:t>id</w:t>
            </w:r>
          </w:p>
        </w:tc>
        <w:tc>
          <w:tcPr>
            <w:tcW w:w="6146" w:type="dxa"/>
          </w:tcPr>
          <w:p w14:paraId="31AE3170" w14:textId="77777777" w:rsidR="0046767C" w:rsidRPr="0093775C" w:rsidRDefault="0046767C" w:rsidP="00BD3289">
            <w:pPr>
              <w:spacing w:line="360" w:lineRule="auto"/>
              <w:rPr>
                <w:rFonts w:asciiTheme="minorEastAsia" w:hAnsiTheme="minorEastAsia"/>
              </w:rPr>
            </w:pPr>
            <w:r>
              <w:rPr>
                <w:rFonts w:asciiTheme="minorEastAsia" w:hAnsiTheme="minorEastAsia" w:hint="eastAsia"/>
                <w:sz w:val="24"/>
                <w:szCs w:val="24"/>
              </w:rPr>
              <w:t>长视频</w:t>
            </w:r>
            <w:r>
              <w:rPr>
                <w:rFonts w:asciiTheme="minorEastAsia" w:hAnsiTheme="minorEastAsia"/>
                <w:sz w:val="24"/>
                <w:szCs w:val="24"/>
              </w:rPr>
              <w:t>编码</w:t>
            </w:r>
          </w:p>
        </w:tc>
      </w:tr>
      <w:tr w:rsidR="0046767C" w:rsidRPr="0093775C" w14:paraId="35F3FAA5" w14:textId="77777777" w:rsidTr="00BD3289">
        <w:trPr>
          <w:trHeight w:val="20"/>
        </w:trPr>
        <w:tc>
          <w:tcPr>
            <w:tcW w:w="2376" w:type="dxa"/>
          </w:tcPr>
          <w:p w14:paraId="0521C862" w14:textId="7187A67C" w:rsidR="0046767C" w:rsidRDefault="0046767C" w:rsidP="00BD3289">
            <w:pPr>
              <w:spacing w:line="360" w:lineRule="auto"/>
              <w:rPr>
                <w:rFonts w:asciiTheme="minorEastAsia" w:hAnsiTheme="minorEastAsia"/>
              </w:rPr>
            </w:pPr>
            <w:r>
              <w:t>person</w:t>
            </w:r>
            <w:r>
              <w:rPr>
                <w:rFonts w:hint="eastAsia"/>
              </w:rPr>
              <w:t>_label</w:t>
            </w:r>
            <w:r w:rsidR="005225E1">
              <w:t>s</w:t>
            </w:r>
          </w:p>
        </w:tc>
        <w:tc>
          <w:tcPr>
            <w:tcW w:w="6146" w:type="dxa"/>
          </w:tcPr>
          <w:p w14:paraId="7C111232" w14:textId="77777777" w:rsidR="0046767C" w:rsidRDefault="0046767C" w:rsidP="00BD3289">
            <w:pPr>
              <w:spacing w:line="360" w:lineRule="auto"/>
              <w:rPr>
                <w:rFonts w:asciiTheme="minorEastAsia" w:hAnsiTheme="minorEastAsia"/>
                <w:sz w:val="24"/>
                <w:szCs w:val="24"/>
              </w:rPr>
            </w:pPr>
            <w:r>
              <w:rPr>
                <w:rFonts w:asciiTheme="minorEastAsia" w:hAnsiTheme="minorEastAsia" w:hint="eastAsia"/>
                <w:sz w:val="24"/>
                <w:szCs w:val="24"/>
              </w:rPr>
              <w:t>视频角色</w:t>
            </w:r>
            <w:r>
              <w:rPr>
                <w:rFonts w:asciiTheme="minorEastAsia" w:hAnsiTheme="minorEastAsia"/>
                <w:sz w:val="24"/>
                <w:szCs w:val="24"/>
              </w:rPr>
              <w:t>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46767C" w:rsidRPr="003D37B6" w14:paraId="5F306260" w14:textId="77777777" w:rsidTr="00BD3289">
        <w:trPr>
          <w:trHeight w:val="20"/>
        </w:trPr>
        <w:tc>
          <w:tcPr>
            <w:tcW w:w="2376" w:type="dxa"/>
          </w:tcPr>
          <w:p w14:paraId="6BE36B9F" w14:textId="53585E22" w:rsidR="0046767C" w:rsidRDefault="0046767C" w:rsidP="00BD3289">
            <w:pPr>
              <w:spacing w:line="360" w:lineRule="auto"/>
              <w:rPr>
                <w:rFonts w:asciiTheme="minorEastAsia" w:hAnsiTheme="minorEastAsia"/>
              </w:rPr>
            </w:pPr>
            <w:r>
              <w:rPr>
                <w:rFonts w:hint="eastAsia"/>
              </w:rPr>
              <w:t>scence_label</w:t>
            </w:r>
            <w:r w:rsidR="005225E1">
              <w:t>s</w:t>
            </w:r>
          </w:p>
        </w:tc>
        <w:tc>
          <w:tcPr>
            <w:tcW w:w="6146" w:type="dxa"/>
          </w:tcPr>
          <w:p w14:paraId="0EA4B13E" w14:textId="77777777" w:rsidR="0046767C" w:rsidRDefault="0046767C" w:rsidP="00BD3289">
            <w:pPr>
              <w:spacing w:line="360" w:lineRule="auto"/>
              <w:rPr>
                <w:rFonts w:asciiTheme="minorEastAsia" w:hAnsiTheme="minorEastAsia"/>
                <w:sz w:val="24"/>
                <w:szCs w:val="24"/>
              </w:rPr>
            </w:pPr>
            <w:r>
              <w:rPr>
                <w:rFonts w:asciiTheme="minorEastAsia" w:hAnsiTheme="minorEastAsia" w:hint="eastAsia"/>
                <w:sz w:val="24"/>
                <w:szCs w:val="24"/>
              </w:rPr>
              <w:t>视频</w:t>
            </w:r>
            <w:r>
              <w:rPr>
                <w:rFonts w:asciiTheme="minorEastAsia" w:hAnsiTheme="minorEastAsia"/>
                <w:sz w:val="24"/>
                <w:szCs w:val="24"/>
              </w:rPr>
              <w:t>场景标签</w:t>
            </w:r>
            <w:r>
              <w:rPr>
                <w:rFonts w:asciiTheme="minorEastAsia" w:hAnsiTheme="minorEastAsia" w:hint="eastAsia"/>
                <w:sz w:val="24"/>
                <w:szCs w:val="24"/>
              </w:rPr>
              <w:t>ID列表</w:t>
            </w:r>
            <w:r>
              <w:rPr>
                <w:rFonts w:asciiTheme="minorEastAsia" w:hAnsiTheme="minorEastAsia"/>
                <w:sz w:val="24"/>
                <w:szCs w:val="24"/>
              </w:rPr>
              <w:t>，</w:t>
            </w:r>
            <w:r>
              <w:rPr>
                <w:rFonts w:asciiTheme="minorEastAsia" w:hAnsiTheme="minorEastAsia" w:hint="eastAsia"/>
                <w:sz w:val="24"/>
                <w:szCs w:val="24"/>
              </w:rPr>
              <w:t>英文</w:t>
            </w:r>
            <w:r>
              <w:rPr>
                <w:rFonts w:asciiTheme="minorEastAsia" w:hAnsiTheme="minorEastAsia"/>
                <w:sz w:val="24"/>
                <w:szCs w:val="24"/>
              </w:rPr>
              <w:t>逗号</w:t>
            </w:r>
            <w:r>
              <w:rPr>
                <w:rFonts w:asciiTheme="minorEastAsia" w:hAnsiTheme="minorEastAsia" w:hint="eastAsia"/>
                <w:sz w:val="24"/>
                <w:szCs w:val="24"/>
              </w:rPr>
              <w:t>分割</w:t>
            </w:r>
          </w:p>
        </w:tc>
      </w:tr>
      <w:tr w:rsidR="005225E1" w:rsidRPr="003D37B6" w14:paraId="3DF47148" w14:textId="77777777" w:rsidTr="00BD3289">
        <w:trPr>
          <w:trHeight w:val="20"/>
        </w:trPr>
        <w:tc>
          <w:tcPr>
            <w:tcW w:w="2376" w:type="dxa"/>
          </w:tcPr>
          <w:p w14:paraId="2ADC8058" w14:textId="1B290621" w:rsidR="005225E1" w:rsidRDefault="005225E1" w:rsidP="00BD3289">
            <w:pPr>
              <w:spacing w:line="360" w:lineRule="auto"/>
            </w:pPr>
            <w:r>
              <w:rPr>
                <w:rFonts w:hint="eastAsia"/>
              </w:rPr>
              <w:t>error_</w:t>
            </w:r>
            <w:r w:rsidRPr="00DC317D">
              <w:t>describe</w:t>
            </w:r>
          </w:p>
        </w:tc>
        <w:tc>
          <w:tcPr>
            <w:tcW w:w="6146" w:type="dxa"/>
          </w:tcPr>
          <w:p w14:paraId="68346ADC" w14:textId="0DAD6AFB" w:rsidR="005225E1" w:rsidRDefault="005225E1" w:rsidP="00BD3289">
            <w:pPr>
              <w:spacing w:line="360" w:lineRule="auto"/>
              <w:rPr>
                <w:rFonts w:asciiTheme="minorEastAsia" w:hAnsiTheme="minorEastAsia"/>
                <w:sz w:val="24"/>
                <w:szCs w:val="24"/>
              </w:rPr>
            </w:pPr>
            <w:r>
              <w:rPr>
                <w:rFonts w:asciiTheme="minorEastAsia" w:hAnsiTheme="minorEastAsia" w:hint="eastAsia"/>
                <w:sz w:val="24"/>
                <w:szCs w:val="24"/>
              </w:rPr>
              <w:t>错误</w:t>
            </w:r>
            <w:r>
              <w:rPr>
                <w:rFonts w:asciiTheme="minorEastAsia" w:hAnsiTheme="minorEastAsia"/>
                <w:sz w:val="24"/>
                <w:szCs w:val="24"/>
              </w:rPr>
              <w:t>描述</w:t>
            </w:r>
          </w:p>
        </w:tc>
      </w:tr>
    </w:tbl>
    <w:p w14:paraId="5428EA36" w14:textId="4D65402B" w:rsidR="0046767C" w:rsidRPr="0046767C" w:rsidRDefault="0046767C" w:rsidP="00E70A59">
      <w:pPr>
        <w:spacing w:line="360" w:lineRule="auto"/>
        <w:rPr>
          <w:color w:val="000000" w:themeColor="text1"/>
          <w:sz w:val="24"/>
        </w:rPr>
      </w:pPr>
    </w:p>
    <w:p w14:paraId="557EC809" w14:textId="5ACA8D4F" w:rsidR="00E700F1" w:rsidRDefault="00E700F1" w:rsidP="00E700F1">
      <w:pPr>
        <w:pStyle w:val="2"/>
        <w:rPr>
          <w:rFonts w:asciiTheme="minorEastAsia" w:eastAsiaTheme="minorEastAsia" w:hAnsiTheme="minorEastAsia"/>
          <w:color w:val="000000" w:themeColor="text1"/>
        </w:rPr>
      </w:pPr>
      <w:bookmarkStart w:id="39" w:name="_Toc494555310"/>
      <w:bookmarkStart w:id="40" w:name="_Toc495864430"/>
      <w:r>
        <w:rPr>
          <w:rFonts w:asciiTheme="minorEastAsia" w:eastAsiaTheme="minorEastAsia" w:hAnsiTheme="minorEastAsia" w:hint="eastAsia"/>
          <w:color w:val="000000" w:themeColor="text1"/>
        </w:rPr>
        <w:t>咪咕</w:t>
      </w:r>
      <w:r>
        <w:rPr>
          <w:rFonts w:asciiTheme="minorEastAsia" w:eastAsiaTheme="minorEastAsia" w:hAnsiTheme="minorEastAsia"/>
          <w:color w:val="000000" w:themeColor="text1"/>
        </w:rPr>
        <w:t>游戏配套</w:t>
      </w:r>
      <w:bookmarkEnd w:id="39"/>
      <w:bookmarkEnd w:id="40"/>
    </w:p>
    <w:p w14:paraId="3F6C9619" w14:textId="712FAE0A" w:rsidR="008A20D8" w:rsidRPr="00443456" w:rsidRDefault="008A20D8" w:rsidP="008A20D8">
      <w:pPr>
        <w:pStyle w:val="3"/>
      </w:pPr>
      <w:bookmarkStart w:id="41" w:name="_Toc495864431"/>
      <w:r>
        <w:rPr>
          <w:rFonts w:hint="eastAsia"/>
        </w:rPr>
        <w:t>数据</w:t>
      </w:r>
      <w:r>
        <w:t>表</w:t>
      </w:r>
      <w:bookmarkEnd w:id="41"/>
    </w:p>
    <w:p w14:paraId="43C72203" w14:textId="77777777" w:rsidR="008A20D8" w:rsidRDefault="008A20D8" w:rsidP="008A20D8">
      <w:pPr>
        <w:numPr>
          <w:ilvl w:val="0"/>
          <w:numId w:val="29"/>
        </w:numPr>
        <w:spacing w:line="360" w:lineRule="auto"/>
        <w:rPr>
          <w:b/>
          <w:color w:val="000000" w:themeColor="text1"/>
          <w:sz w:val="24"/>
        </w:rPr>
      </w:pPr>
      <w:r w:rsidRPr="00C76F31">
        <w:rPr>
          <w:rFonts w:hint="eastAsia"/>
          <w:b/>
          <w:color w:val="000000" w:themeColor="text1"/>
          <w:sz w:val="24"/>
        </w:rPr>
        <w:t>视频</w:t>
      </w:r>
      <w:r>
        <w:rPr>
          <w:rFonts w:hint="eastAsia"/>
          <w:b/>
          <w:color w:val="000000" w:themeColor="text1"/>
          <w:sz w:val="24"/>
        </w:rPr>
        <w:t>角色</w:t>
      </w:r>
      <w:r w:rsidRPr="00C76F31">
        <w:rPr>
          <w:rFonts w:hint="eastAsia"/>
          <w:b/>
          <w:color w:val="000000" w:themeColor="text1"/>
          <w:sz w:val="24"/>
        </w:rPr>
        <w:t>标签表</w:t>
      </w:r>
      <w:r>
        <w:rPr>
          <w:rFonts w:hint="eastAsia"/>
          <w:b/>
          <w:color w:val="000000" w:themeColor="text1"/>
          <w:sz w:val="24"/>
        </w:rPr>
        <w:t>game</w:t>
      </w:r>
      <w:r>
        <w:rPr>
          <w:b/>
          <w:color w:val="000000" w:themeColor="text1"/>
          <w:sz w:val="24"/>
        </w:rPr>
        <w:t>_</w:t>
      </w:r>
      <w:r w:rsidRPr="00C76F31">
        <w:rPr>
          <w:rFonts w:hint="eastAsia"/>
          <w:b/>
          <w:color w:val="000000" w:themeColor="text1"/>
          <w:sz w:val="24"/>
        </w:rPr>
        <w:t>video</w:t>
      </w:r>
      <w:r>
        <w:rPr>
          <w:rFonts w:hint="eastAsia"/>
          <w:b/>
          <w:color w:val="000000" w:themeColor="text1"/>
          <w:sz w:val="24"/>
        </w:rPr>
        <w:t>_role</w:t>
      </w:r>
      <w:r w:rsidRPr="00C76F31">
        <w:rPr>
          <w:rFonts w:hint="eastAsia"/>
          <w:b/>
          <w:color w:val="000000" w:themeColor="text1"/>
          <w:sz w:val="24"/>
        </w:rPr>
        <w:t>_label</w:t>
      </w:r>
    </w:p>
    <w:tbl>
      <w:tblPr>
        <w:tblStyle w:val="af"/>
        <w:tblW w:w="8522" w:type="dxa"/>
        <w:tblLayout w:type="fixed"/>
        <w:tblLook w:val="04A0" w:firstRow="1" w:lastRow="0" w:firstColumn="1" w:lastColumn="0" w:noHBand="0" w:noVBand="1"/>
      </w:tblPr>
      <w:tblGrid>
        <w:gridCol w:w="2332"/>
        <w:gridCol w:w="1656"/>
        <w:gridCol w:w="2924"/>
        <w:gridCol w:w="1610"/>
      </w:tblGrid>
      <w:tr w:rsidR="008A20D8" w14:paraId="2D082BA5" w14:textId="77777777" w:rsidTr="00EE1DCD">
        <w:tc>
          <w:tcPr>
            <w:tcW w:w="2332" w:type="dxa"/>
          </w:tcPr>
          <w:p w14:paraId="49709A44" w14:textId="77777777" w:rsidR="008A20D8" w:rsidRDefault="008A20D8" w:rsidP="00EE1DCD">
            <w:r>
              <w:rPr>
                <w:rFonts w:hint="eastAsia"/>
              </w:rPr>
              <w:t>字段</w:t>
            </w:r>
            <w:r>
              <w:t>名称</w:t>
            </w:r>
          </w:p>
        </w:tc>
        <w:tc>
          <w:tcPr>
            <w:tcW w:w="1656" w:type="dxa"/>
          </w:tcPr>
          <w:p w14:paraId="7FDAFFFC" w14:textId="77777777" w:rsidR="008A20D8" w:rsidRDefault="008A20D8" w:rsidP="00EE1DCD">
            <w:r>
              <w:rPr>
                <w:rFonts w:hint="eastAsia"/>
              </w:rPr>
              <w:t>字段</w:t>
            </w:r>
            <w:r>
              <w:t>类型</w:t>
            </w:r>
          </w:p>
        </w:tc>
        <w:tc>
          <w:tcPr>
            <w:tcW w:w="2924" w:type="dxa"/>
          </w:tcPr>
          <w:p w14:paraId="0F9B6C39" w14:textId="77777777" w:rsidR="008A20D8" w:rsidRDefault="008A20D8" w:rsidP="00EE1DCD">
            <w:r>
              <w:rPr>
                <w:rFonts w:hint="eastAsia"/>
              </w:rPr>
              <w:t>表</w:t>
            </w:r>
            <w:r>
              <w:t>字典描述</w:t>
            </w:r>
          </w:p>
        </w:tc>
        <w:tc>
          <w:tcPr>
            <w:tcW w:w="1610" w:type="dxa"/>
          </w:tcPr>
          <w:p w14:paraId="58937BFB" w14:textId="77777777" w:rsidR="008A20D8" w:rsidRDefault="008A20D8" w:rsidP="00EE1DCD">
            <w:r>
              <w:rPr>
                <w:rFonts w:hint="eastAsia"/>
              </w:rPr>
              <w:t>是否必填</w:t>
            </w:r>
          </w:p>
        </w:tc>
      </w:tr>
      <w:tr w:rsidR="008A20D8" w14:paraId="1DDD38EE" w14:textId="77777777" w:rsidTr="00EE1DCD">
        <w:trPr>
          <w:trHeight w:val="290"/>
        </w:trPr>
        <w:tc>
          <w:tcPr>
            <w:tcW w:w="2332" w:type="dxa"/>
          </w:tcPr>
          <w:p w14:paraId="2D7F1C27" w14:textId="77777777" w:rsidR="008A20D8" w:rsidRDefault="008A20D8" w:rsidP="00EE1DCD">
            <w:r>
              <w:rPr>
                <w:rFonts w:hint="eastAsia"/>
              </w:rPr>
              <w:t>ID</w:t>
            </w:r>
          </w:p>
        </w:tc>
        <w:tc>
          <w:tcPr>
            <w:tcW w:w="1656" w:type="dxa"/>
          </w:tcPr>
          <w:p w14:paraId="0067DB64" w14:textId="77777777" w:rsidR="008A20D8" w:rsidRDefault="008A20D8" w:rsidP="00EE1DCD">
            <w:r>
              <w:rPr>
                <w:rFonts w:hint="eastAsia"/>
              </w:rPr>
              <w:t>NUMBER(12)</w:t>
            </w:r>
          </w:p>
        </w:tc>
        <w:tc>
          <w:tcPr>
            <w:tcW w:w="2924" w:type="dxa"/>
          </w:tcPr>
          <w:p w14:paraId="2B5828ED" w14:textId="77777777" w:rsidR="008A20D8" w:rsidRDefault="008A20D8" w:rsidP="00EE1DCD">
            <w:r>
              <w:rPr>
                <w:rFonts w:hint="eastAsia"/>
              </w:rPr>
              <w:t>主键</w:t>
            </w:r>
          </w:p>
        </w:tc>
        <w:tc>
          <w:tcPr>
            <w:tcW w:w="1610" w:type="dxa"/>
          </w:tcPr>
          <w:p w14:paraId="7026DC45" w14:textId="77777777" w:rsidR="008A20D8" w:rsidRDefault="008A20D8" w:rsidP="00EE1DCD">
            <w:r>
              <w:rPr>
                <w:rFonts w:hint="eastAsia"/>
              </w:rPr>
              <w:t>是</w:t>
            </w:r>
          </w:p>
        </w:tc>
      </w:tr>
      <w:tr w:rsidR="008A20D8" w14:paraId="3E00AE2A" w14:textId="77777777" w:rsidTr="00EE1DCD">
        <w:trPr>
          <w:trHeight w:val="290"/>
        </w:trPr>
        <w:tc>
          <w:tcPr>
            <w:tcW w:w="2332" w:type="dxa"/>
          </w:tcPr>
          <w:p w14:paraId="4ADDD1A9" w14:textId="77777777" w:rsidR="008A20D8" w:rsidRDefault="008A20D8" w:rsidP="00EE1DCD">
            <w:r>
              <w:rPr>
                <w:rFonts w:hint="eastAsia"/>
              </w:rPr>
              <w:t>content_id</w:t>
            </w:r>
          </w:p>
        </w:tc>
        <w:tc>
          <w:tcPr>
            <w:tcW w:w="1656" w:type="dxa"/>
          </w:tcPr>
          <w:p w14:paraId="3AC11A02" w14:textId="77777777" w:rsidR="008A20D8" w:rsidRDefault="008A20D8" w:rsidP="00EE1DCD">
            <w:r w:rsidRPr="00AC4451">
              <w:t>VARCHAR2(20)</w:t>
            </w:r>
          </w:p>
        </w:tc>
        <w:tc>
          <w:tcPr>
            <w:tcW w:w="2924" w:type="dxa"/>
          </w:tcPr>
          <w:p w14:paraId="1D0FA1DC" w14:textId="77777777" w:rsidR="008A20D8" w:rsidRDefault="008A20D8" w:rsidP="00EE1DCD">
            <w:r>
              <w:rPr>
                <w:rFonts w:hint="eastAsia"/>
              </w:rPr>
              <w:t>游戏对应</w:t>
            </w:r>
            <w:r w:rsidRPr="00AC4451">
              <w:rPr>
                <w:rFonts w:hint="eastAsia"/>
              </w:rPr>
              <w:t>内容</w:t>
            </w:r>
            <w:r w:rsidRPr="00AC4451">
              <w:rPr>
                <w:rFonts w:hint="eastAsia"/>
              </w:rPr>
              <w:t>ID</w:t>
            </w:r>
          </w:p>
        </w:tc>
        <w:tc>
          <w:tcPr>
            <w:tcW w:w="1610" w:type="dxa"/>
          </w:tcPr>
          <w:p w14:paraId="7BC1344F" w14:textId="77777777" w:rsidR="008A20D8" w:rsidRDefault="008A20D8" w:rsidP="00EE1DCD">
            <w:r>
              <w:rPr>
                <w:rFonts w:hint="eastAsia"/>
              </w:rPr>
              <w:t>是</w:t>
            </w:r>
          </w:p>
        </w:tc>
      </w:tr>
      <w:tr w:rsidR="008A20D8" w14:paraId="70050A22" w14:textId="77777777" w:rsidTr="00EE1DCD">
        <w:tc>
          <w:tcPr>
            <w:tcW w:w="2332" w:type="dxa"/>
          </w:tcPr>
          <w:p w14:paraId="3B2657A7" w14:textId="77777777" w:rsidR="008A20D8" w:rsidRDefault="008A20D8" w:rsidP="00EE1DCD">
            <w:r>
              <w:rPr>
                <w:rFonts w:hint="eastAsia"/>
              </w:rPr>
              <w:t>label _name</w:t>
            </w:r>
          </w:p>
        </w:tc>
        <w:tc>
          <w:tcPr>
            <w:tcW w:w="1656" w:type="dxa"/>
          </w:tcPr>
          <w:p w14:paraId="48FD65B4" w14:textId="77777777" w:rsidR="008A20D8" w:rsidRDefault="008A20D8" w:rsidP="00EE1DCD">
            <w:r>
              <w:rPr>
                <w:rFonts w:hint="eastAsia"/>
              </w:rPr>
              <w:t>Varchar(128)</w:t>
            </w:r>
          </w:p>
        </w:tc>
        <w:tc>
          <w:tcPr>
            <w:tcW w:w="2924" w:type="dxa"/>
          </w:tcPr>
          <w:p w14:paraId="3C338188" w14:textId="77777777" w:rsidR="008A20D8" w:rsidRDefault="008A20D8" w:rsidP="00EE1DCD">
            <w:r>
              <w:rPr>
                <w:rFonts w:hint="eastAsia"/>
              </w:rPr>
              <w:t>标签名称</w:t>
            </w:r>
          </w:p>
        </w:tc>
        <w:tc>
          <w:tcPr>
            <w:tcW w:w="1610" w:type="dxa"/>
          </w:tcPr>
          <w:p w14:paraId="1EFD21C3" w14:textId="77777777" w:rsidR="008A20D8" w:rsidRDefault="008A20D8" w:rsidP="00EE1DCD">
            <w:r>
              <w:rPr>
                <w:rFonts w:hint="eastAsia"/>
              </w:rPr>
              <w:t>是</w:t>
            </w:r>
          </w:p>
        </w:tc>
      </w:tr>
      <w:tr w:rsidR="008A20D8" w14:paraId="3243EA04" w14:textId="77777777" w:rsidTr="00EE1DCD">
        <w:tc>
          <w:tcPr>
            <w:tcW w:w="2332" w:type="dxa"/>
          </w:tcPr>
          <w:p w14:paraId="0C62A175" w14:textId="77777777" w:rsidR="008A20D8" w:rsidRDefault="008A20D8" w:rsidP="00EE1DCD">
            <w:r>
              <w:rPr>
                <w:rFonts w:hint="eastAsia"/>
              </w:rPr>
              <w:t>role_type</w:t>
            </w:r>
          </w:p>
        </w:tc>
        <w:tc>
          <w:tcPr>
            <w:tcW w:w="1656" w:type="dxa"/>
          </w:tcPr>
          <w:p w14:paraId="3ED8B695" w14:textId="77777777" w:rsidR="008A20D8" w:rsidRDefault="008A20D8" w:rsidP="00EE1DCD">
            <w:r>
              <w:rPr>
                <w:rFonts w:hint="eastAsia"/>
              </w:rPr>
              <w:t>Varchar(128)</w:t>
            </w:r>
          </w:p>
        </w:tc>
        <w:tc>
          <w:tcPr>
            <w:tcW w:w="2924" w:type="dxa"/>
          </w:tcPr>
          <w:p w14:paraId="1AE14AFF" w14:textId="77777777" w:rsidR="008A20D8" w:rsidRDefault="008A20D8" w:rsidP="00EE1DCD">
            <w:r>
              <w:rPr>
                <w:rFonts w:hint="eastAsia"/>
              </w:rPr>
              <w:t>角色类型</w:t>
            </w:r>
          </w:p>
        </w:tc>
        <w:tc>
          <w:tcPr>
            <w:tcW w:w="1610" w:type="dxa"/>
          </w:tcPr>
          <w:p w14:paraId="5006DC72" w14:textId="77777777" w:rsidR="008A20D8" w:rsidRDefault="008A20D8" w:rsidP="00EE1DCD">
            <w:r>
              <w:rPr>
                <w:rFonts w:hint="eastAsia"/>
              </w:rPr>
              <w:t>否</w:t>
            </w:r>
          </w:p>
        </w:tc>
      </w:tr>
      <w:tr w:rsidR="008A20D8" w14:paraId="559DFC88" w14:textId="77777777" w:rsidTr="00EE1DCD">
        <w:tc>
          <w:tcPr>
            <w:tcW w:w="2332" w:type="dxa"/>
          </w:tcPr>
          <w:p w14:paraId="727564CE" w14:textId="77777777" w:rsidR="008A20D8" w:rsidRDefault="008A20D8" w:rsidP="00EE1DCD">
            <w:r>
              <w:rPr>
                <w:rFonts w:hint="eastAsia"/>
              </w:rPr>
              <w:t>sex</w:t>
            </w:r>
          </w:p>
        </w:tc>
        <w:tc>
          <w:tcPr>
            <w:tcW w:w="1656" w:type="dxa"/>
          </w:tcPr>
          <w:p w14:paraId="1CA92C5F" w14:textId="77777777" w:rsidR="008A20D8" w:rsidRDefault="008A20D8" w:rsidP="00EE1DCD">
            <w:r>
              <w:rPr>
                <w:rFonts w:hint="eastAsia"/>
              </w:rPr>
              <w:t>NUMBER (1)</w:t>
            </w:r>
          </w:p>
        </w:tc>
        <w:tc>
          <w:tcPr>
            <w:tcW w:w="2924" w:type="dxa"/>
          </w:tcPr>
          <w:p w14:paraId="211803F7" w14:textId="77777777" w:rsidR="008A20D8" w:rsidRDefault="008A20D8" w:rsidP="00EE1DCD">
            <w:r w:rsidRPr="00A1325C">
              <w:rPr>
                <w:rFonts w:hint="eastAsia"/>
              </w:rPr>
              <w:t>性别</w:t>
            </w:r>
            <w:r w:rsidRPr="00A1325C">
              <w:rPr>
                <w:rFonts w:hint="eastAsia"/>
              </w:rPr>
              <w:t>: 0</w:t>
            </w:r>
            <w:r>
              <w:rPr>
                <w:rFonts w:hint="eastAsia"/>
              </w:rPr>
              <w:t>其他</w:t>
            </w:r>
            <w:r w:rsidRPr="00A1325C">
              <w:rPr>
                <w:rFonts w:hint="eastAsia"/>
              </w:rPr>
              <w:t>，</w:t>
            </w:r>
            <w:r w:rsidRPr="00A1325C">
              <w:rPr>
                <w:rFonts w:hint="eastAsia"/>
              </w:rPr>
              <w:t>1</w:t>
            </w:r>
            <w:r w:rsidRPr="00A1325C">
              <w:rPr>
                <w:rFonts w:hint="eastAsia"/>
              </w:rPr>
              <w:t>男，</w:t>
            </w:r>
            <w:r w:rsidRPr="00A1325C">
              <w:rPr>
                <w:rFonts w:hint="eastAsia"/>
              </w:rPr>
              <w:t>2</w:t>
            </w:r>
            <w:r w:rsidRPr="00A1325C">
              <w:rPr>
                <w:rFonts w:hint="eastAsia"/>
              </w:rPr>
              <w:t>女</w:t>
            </w:r>
          </w:p>
        </w:tc>
        <w:tc>
          <w:tcPr>
            <w:tcW w:w="1610" w:type="dxa"/>
          </w:tcPr>
          <w:p w14:paraId="315CF133" w14:textId="77777777" w:rsidR="008A20D8" w:rsidRDefault="008A20D8" w:rsidP="00EE1DCD">
            <w:r>
              <w:rPr>
                <w:rFonts w:hint="eastAsia"/>
              </w:rPr>
              <w:t>是</w:t>
            </w:r>
          </w:p>
        </w:tc>
      </w:tr>
      <w:tr w:rsidR="008A20D8" w14:paraId="49D1C38D" w14:textId="77777777" w:rsidTr="00EE1DCD">
        <w:tc>
          <w:tcPr>
            <w:tcW w:w="2332" w:type="dxa"/>
          </w:tcPr>
          <w:p w14:paraId="28EDC06E" w14:textId="77777777" w:rsidR="008A20D8" w:rsidRDefault="008A20D8" w:rsidP="00EE1DCD">
            <w:r>
              <w:rPr>
                <w:rFonts w:hint="eastAsia"/>
              </w:rPr>
              <w:t>role_</w:t>
            </w:r>
            <w:r w:rsidRPr="00573BD9">
              <w:t>screenshot</w:t>
            </w:r>
            <w:r>
              <w:rPr>
                <w:rFonts w:hint="eastAsia"/>
              </w:rPr>
              <w:t>_id</w:t>
            </w:r>
          </w:p>
        </w:tc>
        <w:tc>
          <w:tcPr>
            <w:tcW w:w="1656" w:type="dxa"/>
          </w:tcPr>
          <w:p w14:paraId="43FBF954" w14:textId="77777777" w:rsidR="008A20D8" w:rsidRDefault="008A20D8" w:rsidP="00EE1DCD">
            <w:r w:rsidRPr="00573BD9">
              <w:t>NUMBER(11)</w:t>
            </w:r>
          </w:p>
        </w:tc>
        <w:tc>
          <w:tcPr>
            <w:tcW w:w="2924" w:type="dxa"/>
          </w:tcPr>
          <w:p w14:paraId="3498DC4A" w14:textId="77777777" w:rsidR="008A20D8" w:rsidRPr="00A1325C" w:rsidRDefault="008A20D8" w:rsidP="00EE1DCD">
            <w:r>
              <w:rPr>
                <w:rFonts w:hint="eastAsia"/>
              </w:rPr>
              <w:t>角色截图</w:t>
            </w:r>
          </w:p>
        </w:tc>
        <w:tc>
          <w:tcPr>
            <w:tcW w:w="1610" w:type="dxa"/>
          </w:tcPr>
          <w:p w14:paraId="6747D560" w14:textId="77777777" w:rsidR="008A20D8" w:rsidRDefault="008A20D8" w:rsidP="00EE1DCD">
            <w:r>
              <w:rPr>
                <w:rFonts w:hint="eastAsia"/>
              </w:rPr>
              <w:t>否</w:t>
            </w:r>
          </w:p>
        </w:tc>
      </w:tr>
      <w:tr w:rsidR="008A20D8" w14:paraId="1F59572D" w14:textId="77777777" w:rsidTr="00EE1DCD">
        <w:tc>
          <w:tcPr>
            <w:tcW w:w="2332" w:type="dxa"/>
          </w:tcPr>
          <w:p w14:paraId="0F47E5D9" w14:textId="77777777" w:rsidR="008A20D8" w:rsidRDefault="008A20D8" w:rsidP="00EE1DCD">
            <w:r>
              <w:t>C</w:t>
            </w:r>
            <w:r>
              <w:rPr>
                <w:rFonts w:hint="eastAsia"/>
              </w:rPr>
              <w:t>reate_</w:t>
            </w:r>
            <w:r>
              <w:t>TIME</w:t>
            </w:r>
          </w:p>
        </w:tc>
        <w:tc>
          <w:tcPr>
            <w:tcW w:w="1656" w:type="dxa"/>
          </w:tcPr>
          <w:p w14:paraId="54495F57" w14:textId="77777777" w:rsidR="008A20D8" w:rsidRDefault="008A20D8" w:rsidP="00EE1DCD">
            <w:r>
              <w:rPr>
                <w:rFonts w:hint="eastAsia"/>
              </w:rPr>
              <w:t>DATE</w:t>
            </w:r>
          </w:p>
        </w:tc>
        <w:tc>
          <w:tcPr>
            <w:tcW w:w="2924" w:type="dxa"/>
          </w:tcPr>
          <w:p w14:paraId="1DDB7E93" w14:textId="77777777" w:rsidR="008A20D8" w:rsidRDefault="008A20D8" w:rsidP="00EE1DCD">
            <w:r>
              <w:rPr>
                <w:rFonts w:hint="eastAsia"/>
              </w:rPr>
              <w:t>创建时间</w:t>
            </w:r>
          </w:p>
        </w:tc>
        <w:tc>
          <w:tcPr>
            <w:tcW w:w="1610" w:type="dxa"/>
          </w:tcPr>
          <w:p w14:paraId="08938B72" w14:textId="77777777" w:rsidR="008A20D8" w:rsidRDefault="008A20D8" w:rsidP="00EE1DCD">
            <w:r>
              <w:rPr>
                <w:rFonts w:hint="eastAsia"/>
              </w:rPr>
              <w:t>否</w:t>
            </w:r>
          </w:p>
        </w:tc>
      </w:tr>
      <w:tr w:rsidR="008A20D8" w14:paraId="664443FF" w14:textId="77777777" w:rsidTr="00EE1DCD">
        <w:tc>
          <w:tcPr>
            <w:tcW w:w="2332" w:type="dxa"/>
          </w:tcPr>
          <w:p w14:paraId="41722D1E" w14:textId="77777777" w:rsidR="008A20D8" w:rsidRDefault="008A20D8" w:rsidP="00EE1DCD">
            <w:r>
              <w:rPr>
                <w:rFonts w:hint="eastAsia"/>
              </w:rPr>
              <w:t>create</w:t>
            </w:r>
            <w:r>
              <w:t>_USER</w:t>
            </w:r>
          </w:p>
        </w:tc>
        <w:tc>
          <w:tcPr>
            <w:tcW w:w="1656" w:type="dxa"/>
          </w:tcPr>
          <w:p w14:paraId="5439B495" w14:textId="77777777" w:rsidR="008A20D8" w:rsidRDefault="008A20D8" w:rsidP="00EE1DCD">
            <w:r>
              <w:rPr>
                <w:rFonts w:hint="eastAsia"/>
              </w:rPr>
              <w:t>VARCHAR2(100)</w:t>
            </w:r>
          </w:p>
        </w:tc>
        <w:tc>
          <w:tcPr>
            <w:tcW w:w="2924" w:type="dxa"/>
          </w:tcPr>
          <w:p w14:paraId="44D1AC6B" w14:textId="77777777" w:rsidR="008A20D8" w:rsidRDefault="008A20D8" w:rsidP="00EE1DCD">
            <w:r>
              <w:rPr>
                <w:rFonts w:hint="eastAsia"/>
              </w:rPr>
              <w:t>创建人</w:t>
            </w:r>
          </w:p>
        </w:tc>
        <w:tc>
          <w:tcPr>
            <w:tcW w:w="1610" w:type="dxa"/>
          </w:tcPr>
          <w:p w14:paraId="3AD05B1D" w14:textId="77777777" w:rsidR="008A20D8" w:rsidRDefault="008A20D8" w:rsidP="00EE1DCD">
            <w:r>
              <w:rPr>
                <w:rFonts w:hint="eastAsia"/>
              </w:rPr>
              <w:t>否</w:t>
            </w:r>
          </w:p>
        </w:tc>
      </w:tr>
      <w:tr w:rsidR="008A20D8" w14:paraId="5FCA20C1" w14:textId="77777777" w:rsidTr="00EE1DCD">
        <w:tc>
          <w:tcPr>
            <w:tcW w:w="2332" w:type="dxa"/>
          </w:tcPr>
          <w:p w14:paraId="63F16D05" w14:textId="77777777" w:rsidR="008A20D8" w:rsidRDefault="008A20D8" w:rsidP="00EE1DCD">
            <w:r>
              <w:t>UPDATE_TIME</w:t>
            </w:r>
          </w:p>
        </w:tc>
        <w:tc>
          <w:tcPr>
            <w:tcW w:w="1656" w:type="dxa"/>
          </w:tcPr>
          <w:p w14:paraId="3FF03B6C" w14:textId="77777777" w:rsidR="008A20D8" w:rsidRDefault="008A20D8" w:rsidP="00EE1DCD">
            <w:r>
              <w:rPr>
                <w:rFonts w:hint="eastAsia"/>
              </w:rPr>
              <w:t>DATE</w:t>
            </w:r>
          </w:p>
        </w:tc>
        <w:tc>
          <w:tcPr>
            <w:tcW w:w="2924" w:type="dxa"/>
          </w:tcPr>
          <w:p w14:paraId="7E247992" w14:textId="77777777" w:rsidR="008A20D8" w:rsidRDefault="008A20D8" w:rsidP="00EE1DCD">
            <w:r>
              <w:rPr>
                <w:rFonts w:hint="eastAsia"/>
              </w:rPr>
              <w:t>更新时间</w:t>
            </w:r>
          </w:p>
        </w:tc>
        <w:tc>
          <w:tcPr>
            <w:tcW w:w="1610" w:type="dxa"/>
          </w:tcPr>
          <w:p w14:paraId="5858BFFD" w14:textId="77777777" w:rsidR="008A20D8" w:rsidRDefault="008A20D8" w:rsidP="00EE1DCD">
            <w:r>
              <w:rPr>
                <w:rFonts w:hint="eastAsia"/>
              </w:rPr>
              <w:t>否</w:t>
            </w:r>
          </w:p>
        </w:tc>
      </w:tr>
      <w:tr w:rsidR="008A20D8" w14:paraId="7681EC3D" w14:textId="77777777" w:rsidTr="00EE1DCD">
        <w:tc>
          <w:tcPr>
            <w:tcW w:w="2332" w:type="dxa"/>
          </w:tcPr>
          <w:p w14:paraId="68576FC4" w14:textId="77777777" w:rsidR="008A20D8" w:rsidRDefault="008A20D8" w:rsidP="00EE1DCD">
            <w:r>
              <w:t>UPDATE_USER</w:t>
            </w:r>
          </w:p>
        </w:tc>
        <w:tc>
          <w:tcPr>
            <w:tcW w:w="1656" w:type="dxa"/>
          </w:tcPr>
          <w:p w14:paraId="7D67A25E" w14:textId="77777777" w:rsidR="008A20D8" w:rsidRDefault="008A20D8" w:rsidP="00EE1DCD">
            <w:r>
              <w:rPr>
                <w:rFonts w:hint="eastAsia"/>
              </w:rPr>
              <w:t>VARCHAR2(100)</w:t>
            </w:r>
          </w:p>
        </w:tc>
        <w:tc>
          <w:tcPr>
            <w:tcW w:w="2924" w:type="dxa"/>
          </w:tcPr>
          <w:p w14:paraId="0BCCED22" w14:textId="77777777" w:rsidR="008A20D8" w:rsidRDefault="008A20D8" w:rsidP="00EE1DCD">
            <w:r>
              <w:rPr>
                <w:rFonts w:hint="eastAsia"/>
              </w:rPr>
              <w:t>更新人</w:t>
            </w:r>
          </w:p>
        </w:tc>
        <w:tc>
          <w:tcPr>
            <w:tcW w:w="1610" w:type="dxa"/>
          </w:tcPr>
          <w:p w14:paraId="4FB1E3ED" w14:textId="77777777" w:rsidR="008A20D8" w:rsidRDefault="008A20D8" w:rsidP="00EE1DCD">
            <w:r>
              <w:rPr>
                <w:rFonts w:hint="eastAsia"/>
              </w:rPr>
              <w:t>否</w:t>
            </w:r>
          </w:p>
        </w:tc>
      </w:tr>
    </w:tbl>
    <w:p w14:paraId="7150C4A3" w14:textId="77777777" w:rsidR="008A20D8" w:rsidRDefault="008A20D8" w:rsidP="008A20D8">
      <w:pPr>
        <w:spacing w:line="360" w:lineRule="auto"/>
        <w:ind w:left="510"/>
        <w:rPr>
          <w:b/>
          <w:color w:val="000000" w:themeColor="text1"/>
          <w:sz w:val="24"/>
        </w:rPr>
      </w:pPr>
    </w:p>
    <w:p w14:paraId="42949162" w14:textId="77777777" w:rsidR="008A20D8" w:rsidRDefault="008A20D8" w:rsidP="008A20D8">
      <w:pPr>
        <w:numPr>
          <w:ilvl w:val="0"/>
          <w:numId w:val="29"/>
        </w:numPr>
        <w:spacing w:line="360" w:lineRule="auto"/>
        <w:rPr>
          <w:b/>
          <w:color w:val="000000" w:themeColor="text1"/>
          <w:sz w:val="24"/>
        </w:rPr>
      </w:pPr>
      <w:r>
        <w:rPr>
          <w:rFonts w:hint="eastAsia"/>
          <w:b/>
          <w:color w:val="000000" w:themeColor="text1"/>
          <w:sz w:val="24"/>
        </w:rPr>
        <w:t>游戏场景标签表</w:t>
      </w:r>
      <w:r>
        <w:rPr>
          <w:rFonts w:hint="eastAsia"/>
          <w:b/>
          <w:color w:val="000000" w:themeColor="text1"/>
          <w:sz w:val="24"/>
        </w:rPr>
        <w:t>game</w:t>
      </w:r>
      <w:r>
        <w:rPr>
          <w:b/>
          <w:color w:val="000000" w:themeColor="text1"/>
          <w:sz w:val="24"/>
        </w:rPr>
        <w:t>_</w:t>
      </w:r>
      <w:r>
        <w:rPr>
          <w:rFonts w:hint="eastAsia"/>
          <w:b/>
          <w:color w:val="000000" w:themeColor="text1"/>
          <w:sz w:val="24"/>
        </w:rPr>
        <w:t>game_</w:t>
      </w:r>
      <w:r w:rsidRPr="00687BFD">
        <w:t xml:space="preserve"> </w:t>
      </w:r>
      <w:r w:rsidRPr="00687BFD">
        <w:rPr>
          <w:b/>
          <w:color w:val="000000" w:themeColor="text1"/>
          <w:sz w:val="24"/>
        </w:rPr>
        <w:t>scene</w:t>
      </w:r>
      <w:r>
        <w:rPr>
          <w:rFonts w:hint="eastAsia"/>
          <w:b/>
          <w:color w:val="000000" w:themeColor="text1"/>
          <w:sz w:val="24"/>
        </w:rPr>
        <w:t>_label</w:t>
      </w:r>
    </w:p>
    <w:tbl>
      <w:tblPr>
        <w:tblStyle w:val="af"/>
        <w:tblW w:w="8522" w:type="dxa"/>
        <w:tblLayout w:type="fixed"/>
        <w:tblLook w:val="04A0" w:firstRow="1" w:lastRow="0" w:firstColumn="1" w:lastColumn="0" w:noHBand="0" w:noVBand="1"/>
      </w:tblPr>
      <w:tblGrid>
        <w:gridCol w:w="2332"/>
        <w:gridCol w:w="1656"/>
        <w:gridCol w:w="2221"/>
        <w:gridCol w:w="2313"/>
      </w:tblGrid>
      <w:tr w:rsidR="008A20D8" w14:paraId="0A5EE29B" w14:textId="77777777" w:rsidTr="00EE1DCD">
        <w:tc>
          <w:tcPr>
            <w:tcW w:w="2332" w:type="dxa"/>
          </w:tcPr>
          <w:p w14:paraId="589A334B" w14:textId="77777777" w:rsidR="008A20D8" w:rsidRDefault="008A20D8" w:rsidP="00EE1DCD">
            <w:r>
              <w:rPr>
                <w:rFonts w:hint="eastAsia"/>
              </w:rPr>
              <w:lastRenderedPageBreak/>
              <w:t>字段</w:t>
            </w:r>
            <w:r>
              <w:t>名称</w:t>
            </w:r>
          </w:p>
        </w:tc>
        <w:tc>
          <w:tcPr>
            <w:tcW w:w="1656" w:type="dxa"/>
          </w:tcPr>
          <w:p w14:paraId="2EAEA428" w14:textId="77777777" w:rsidR="008A20D8" w:rsidRDefault="008A20D8" w:rsidP="00EE1DCD">
            <w:r>
              <w:rPr>
                <w:rFonts w:hint="eastAsia"/>
              </w:rPr>
              <w:t>字段</w:t>
            </w:r>
            <w:r>
              <w:t>类型</w:t>
            </w:r>
          </w:p>
        </w:tc>
        <w:tc>
          <w:tcPr>
            <w:tcW w:w="2221" w:type="dxa"/>
          </w:tcPr>
          <w:p w14:paraId="7CDC592F" w14:textId="77777777" w:rsidR="008A20D8" w:rsidRDefault="008A20D8" w:rsidP="00EE1DCD">
            <w:r>
              <w:rPr>
                <w:rFonts w:hint="eastAsia"/>
              </w:rPr>
              <w:t>表</w:t>
            </w:r>
            <w:r>
              <w:t>字典描述</w:t>
            </w:r>
          </w:p>
        </w:tc>
        <w:tc>
          <w:tcPr>
            <w:tcW w:w="2313" w:type="dxa"/>
          </w:tcPr>
          <w:p w14:paraId="2C566B4B" w14:textId="77777777" w:rsidR="008A20D8" w:rsidRDefault="008A20D8" w:rsidP="00EE1DCD">
            <w:r>
              <w:rPr>
                <w:rFonts w:hint="eastAsia"/>
              </w:rPr>
              <w:t>是否必填</w:t>
            </w:r>
          </w:p>
        </w:tc>
      </w:tr>
      <w:tr w:rsidR="008A20D8" w14:paraId="735C6596" w14:textId="77777777" w:rsidTr="00EE1DCD">
        <w:trPr>
          <w:trHeight w:val="290"/>
        </w:trPr>
        <w:tc>
          <w:tcPr>
            <w:tcW w:w="2332" w:type="dxa"/>
          </w:tcPr>
          <w:p w14:paraId="75281D49" w14:textId="77777777" w:rsidR="008A20D8" w:rsidRDefault="008A20D8" w:rsidP="00EE1DCD">
            <w:r>
              <w:rPr>
                <w:rFonts w:hint="eastAsia"/>
              </w:rPr>
              <w:t>ID</w:t>
            </w:r>
          </w:p>
        </w:tc>
        <w:tc>
          <w:tcPr>
            <w:tcW w:w="1656" w:type="dxa"/>
          </w:tcPr>
          <w:p w14:paraId="1EF87694" w14:textId="77777777" w:rsidR="008A20D8" w:rsidRDefault="008A20D8" w:rsidP="00EE1DCD">
            <w:r>
              <w:rPr>
                <w:rFonts w:hint="eastAsia"/>
              </w:rPr>
              <w:t>NUMBER(12)</w:t>
            </w:r>
          </w:p>
        </w:tc>
        <w:tc>
          <w:tcPr>
            <w:tcW w:w="2221" w:type="dxa"/>
          </w:tcPr>
          <w:p w14:paraId="3CE9C563" w14:textId="77777777" w:rsidR="008A20D8" w:rsidRDefault="008A20D8" w:rsidP="00EE1DCD">
            <w:r>
              <w:rPr>
                <w:rFonts w:hint="eastAsia"/>
              </w:rPr>
              <w:t>主键</w:t>
            </w:r>
          </w:p>
        </w:tc>
        <w:tc>
          <w:tcPr>
            <w:tcW w:w="2313" w:type="dxa"/>
          </w:tcPr>
          <w:p w14:paraId="6F463497" w14:textId="77777777" w:rsidR="008A20D8" w:rsidRDefault="008A20D8" w:rsidP="00EE1DCD">
            <w:r>
              <w:rPr>
                <w:rFonts w:hint="eastAsia"/>
              </w:rPr>
              <w:t>是</w:t>
            </w:r>
          </w:p>
        </w:tc>
      </w:tr>
      <w:tr w:rsidR="008A20D8" w14:paraId="1D138AC3" w14:textId="77777777" w:rsidTr="00EE1DCD">
        <w:trPr>
          <w:trHeight w:val="290"/>
        </w:trPr>
        <w:tc>
          <w:tcPr>
            <w:tcW w:w="2332" w:type="dxa"/>
          </w:tcPr>
          <w:p w14:paraId="3AB21883" w14:textId="77777777" w:rsidR="008A20D8" w:rsidRDefault="008A20D8" w:rsidP="00EE1DCD">
            <w:r>
              <w:rPr>
                <w:rFonts w:hint="eastAsia"/>
              </w:rPr>
              <w:t>content_id</w:t>
            </w:r>
          </w:p>
        </w:tc>
        <w:tc>
          <w:tcPr>
            <w:tcW w:w="1656" w:type="dxa"/>
          </w:tcPr>
          <w:p w14:paraId="5D633E84" w14:textId="77777777" w:rsidR="008A20D8" w:rsidRDefault="008A20D8" w:rsidP="00EE1DCD">
            <w:r w:rsidRPr="00AC4451">
              <w:t>VARCHAR2(20)</w:t>
            </w:r>
          </w:p>
        </w:tc>
        <w:tc>
          <w:tcPr>
            <w:tcW w:w="2221" w:type="dxa"/>
          </w:tcPr>
          <w:p w14:paraId="4362417E" w14:textId="77777777" w:rsidR="008A20D8" w:rsidRDefault="008A20D8" w:rsidP="00EE1DCD">
            <w:r>
              <w:rPr>
                <w:rFonts w:hint="eastAsia"/>
              </w:rPr>
              <w:t>游戏对应</w:t>
            </w:r>
            <w:r w:rsidRPr="00AC4451">
              <w:rPr>
                <w:rFonts w:hint="eastAsia"/>
              </w:rPr>
              <w:t>内容</w:t>
            </w:r>
            <w:r w:rsidRPr="00AC4451">
              <w:rPr>
                <w:rFonts w:hint="eastAsia"/>
              </w:rPr>
              <w:t>ID</w:t>
            </w:r>
          </w:p>
        </w:tc>
        <w:tc>
          <w:tcPr>
            <w:tcW w:w="2313" w:type="dxa"/>
          </w:tcPr>
          <w:p w14:paraId="2B775C10" w14:textId="77777777" w:rsidR="008A20D8" w:rsidRDefault="008A20D8" w:rsidP="00EE1DCD">
            <w:r>
              <w:rPr>
                <w:rFonts w:hint="eastAsia"/>
              </w:rPr>
              <w:t>是</w:t>
            </w:r>
          </w:p>
        </w:tc>
      </w:tr>
      <w:tr w:rsidR="008A20D8" w14:paraId="25C5C6AF" w14:textId="77777777" w:rsidTr="00EE1DCD">
        <w:tc>
          <w:tcPr>
            <w:tcW w:w="2332" w:type="dxa"/>
          </w:tcPr>
          <w:p w14:paraId="11BF101E" w14:textId="77777777" w:rsidR="008A20D8" w:rsidRDefault="008A20D8" w:rsidP="00EE1DCD">
            <w:r>
              <w:rPr>
                <w:rFonts w:hint="eastAsia"/>
              </w:rPr>
              <w:t>game_scence</w:t>
            </w:r>
          </w:p>
        </w:tc>
        <w:tc>
          <w:tcPr>
            <w:tcW w:w="1656" w:type="dxa"/>
          </w:tcPr>
          <w:p w14:paraId="69DA07FE" w14:textId="77777777" w:rsidR="008A20D8" w:rsidRDefault="008A20D8" w:rsidP="00EE1DCD">
            <w:r>
              <w:rPr>
                <w:rFonts w:hint="eastAsia"/>
              </w:rPr>
              <w:t>Varchar(128)</w:t>
            </w:r>
          </w:p>
        </w:tc>
        <w:tc>
          <w:tcPr>
            <w:tcW w:w="2221" w:type="dxa"/>
          </w:tcPr>
          <w:p w14:paraId="6C7184D8" w14:textId="77777777" w:rsidR="008A20D8" w:rsidRDefault="008A20D8" w:rsidP="00EE1DCD">
            <w:r>
              <w:rPr>
                <w:rFonts w:hint="eastAsia"/>
              </w:rPr>
              <w:t>游戏场景</w:t>
            </w:r>
          </w:p>
        </w:tc>
        <w:tc>
          <w:tcPr>
            <w:tcW w:w="2313" w:type="dxa"/>
          </w:tcPr>
          <w:p w14:paraId="5A02500C" w14:textId="77777777" w:rsidR="008A20D8" w:rsidRDefault="008A20D8" w:rsidP="00EE1DCD">
            <w:r>
              <w:rPr>
                <w:rFonts w:hint="eastAsia"/>
              </w:rPr>
              <w:t>是</w:t>
            </w:r>
          </w:p>
        </w:tc>
      </w:tr>
      <w:tr w:rsidR="008A20D8" w14:paraId="08BE95B7" w14:textId="77777777" w:rsidTr="00EE1DCD">
        <w:tc>
          <w:tcPr>
            <w:tcW w:w="2332" w:type="dxa"/>
          </w:tcPr>
          <w:p w14:paraId="2F63F7C0" w14:textId="77777777" w:rsidR="008A20D8" w:rsidRDefault="008A20D8" w:rsidP="00EE1DCD">
            <w:r>
              <w:rPr>
                <w:rFonts w:hint="eastAsia"/>
              </w:rPr>
              <w:t>scence_s</w:t>
            </w:r>
            <w:r w:rsidRPr="00724439">
              <w:t>core</w:t>
            </w:r>
          </w:p>
        </w:tc>
        <w:tc>
          <w:tcPr>
            <w:tcW w:w="1656" w:type="dxa"/>
          </w:tcPr>
          <w:p w14:paraId="292441DD" w14:textId="77777777" w:rsidR="008A20D8" w:rsidRDefault="008A20D8" w:rsidP="00EE1DCD">
            <w:r>
              <w:rPr>
                <w:rFonts w:hint="eastAsia"/>
              </w:rPr>
              <w:t>NUMBER(2)</w:t>
            </w:r>
          </w:p>
        </w:tc>
        <w:tc>
          <w:tcPr>
            <w:tcW w:w="2221" w:type="dxa"/>
          </w:tcPr>
          <w:p w14:paraId="6EFF8F34" w14:textId="77777777" w:rsidR="008A20D8" w:rsidRDefault="008A20D8" w:rsidP="00EE1DCD">
            <w:r>
              <w:rPr>
                <w:rFonts w:hint="eastAsia"/>
              </w:rPr>
              <w:t>场景得分</w:t>
            </w:r>
          </w:p>
        </w:tc>
        <w:tc>
          <w:tcPr>
            <w:tcW w:w="2313" w:type="dxa"/>
          </w:tcPr>
          <w:p w14:paraId="5D25A883" w14:textId="77777777" w:rsidR="008A20D8" w:rsidRDefault="008A20D8" w:rsidP="00EE1DCD">
            <w:r>
              <w:rPr>
                <w:rFonts w:hint="eastAsia"/>
              </w:rPr>
              <w:t>否</w:t>
            </w:r>
          </w:p>
        </w:tc>
      </w:tr>
      <w:tr w:rsidR="008A20D8" w14:paraId="227C2F17" w14:textId="77777777" w:rsidTr="00EE1DCD">
        <w:tc>
          <w:tcPr>
            <w:tcW w:w="2332" w:type="dxa"/>
          </w:tcPr>
          <w:p w14:paraId="12824515" w14:textId="77777777" w:rsidR="008A20D8" w:rsidRDefault="008A20D8" w:rsidP="00EE1DCD">
            <w:r>
              <w:rPr>
                <w:rFonts w:hint="eastAsia"/>
              </w:rPr>
              <w:t>scence_</w:t>
            </w:r>
            <w:r w:rsidRPr="00DC317D">
              <w:t>describe</w:t>
            </w:r>
          </w:p>
        </w:tc>
        <w:tc>
          <w:tcPr>
            <w:tcW w:w="1656" w:type="dxa"/>
          </w:tcPr>
          <w:p w14:paraId="2AA0E190" w14:textId="77777777" w:rsidR="008A20D8" w:rsidRDefault="008A20D8" w:rsidP="00EE1DCD">
            <w:r>
              <w:rPr>
                <w:rFonts w:hint="eastAsia"/>
              </w:rPr>
              <w:t>Varchar(128)</w:t>
            </w:r>
          </w:p>
        </w:tc>
        <w:tc>
          <w:tcPr>
            <w:tcW w:w="2221" w:type="dxa"/>
          </w:tcPr>
          <w:p w14:paraId="78FA2E38" w14:textId="77777777" w:rsidR="008A20D8" w:rsidRDefault="008A20D8" w:rsidP="00EE1DCD">
            <w:r>
              <w:rPr>
                <w:rFonts w:hint="eastAsia"/>
              </w:rPr>
              <w:t>场景描述</w:t>
            </w:r>
          </w:p>
        </w:tc>
        <w:tc>
          <w:tcPr>
            <w:tcW w:w="2313" w:type="dxa"/>
          </w:tcPr>
          <w:p w14:paraId="30CC238A" w14:textId="77777777" w:rsidR="008A20D8" w:rsidRDefault="008A20D8" w:rsidP="00EE1DCD">
            <w:r>
              <w:rPr>
                <w:rFonts w:hint="eastAsia"/>
              </w:rPr>
              <w:t>否</w:t>
            </w:r>
          </w:p>
        </w:tc>
      </w:tr>
      <w:tr w:rsidR="008A20D8" w14:paraId="1A2FB570" w14:textId="77777777" w:rsidTr="00EE1DCD">
        <w:tc>
          <w:tcPr>
            <w:tcW w:w="2332" w:type="dxa"/>
          </w:tcPr>
          <w:p w14:paraId="1127438D" w14:textId="77777777" w:rsidR="008A20D8" w:rsidRDefault="008A20D8" w:rsidP="00EE1DCD">
            <w:r>
              <w:rPr>
                <w:rFonts w:hint="eastAsia"/>
              </w:rPr>
              <w:t>scence_</w:t>
            </w:r>
            <w:r>
              <w:t xml:space="preserve"> </w:t>
            </w:r>
            <w:r w:rsidRPr="00573BD9">
              <w:t>screenshot</w:t>
            </w:r>
            <w:r>
              <w:rPr>
                <w:rFonts w:hint="eastAsia"/>
              </w:rPr>
              <w:t>_id</w:t>
            </w:r>
          </w:p>
        </w:tc>
        <w:tc>
          <w:tcPr>
            <w:tcW w:w="1656" w:type="dxa"/>
          </w:tcPr>
          <w:p w14:paraId="2A57228F" w14:textId="77777777" w:rsidR="008A20D8" w:rsidRDefault="008A20D8" w:rsidP="00EE1DCD">
            <w:r w:rsidRPr="00573BD9">
              <w:t>NUMBER(11)</w:t>
            </w:r>
          </w:p>
        </w:tc>
        <w:tc>
          <w:tcPr>
            <w:tcW w:w="2221" w:type="dxa"/>
          </w:tcPr>
          <w:p w14:paraId="6BD59379" w14:textId="77777777" w:rsidR="008A20D8" w:rsidRPr="00A1325C" w:rsidRDefault="008A20D8" w:rsidP="00EE1DCD">
            <w:r>
              <w:rPr>
                <w:rFonts w:hint="eastAsia"/>
              </w:rPr>
              <w:t>场景截图</w:t>
            </w:r>
          </w:p>
        </w:tc>
        <w:tc>
          <w:tcPr>
            <w:tcW w:w="2313" w:type="dxa"/>
          </w:tcPr>
          <w:p w14:paraId="7B878CC1" w14:textId="77777777" w:rsidR="008A20D8" w:rsidRDefault="008A20D8" w:rsidP="00EE1DCD">
            <w:r>
              <w:rPr>
                <w:rFonts w:hint="eastAsia"/>
              </w:rPr>
              <w:t>否</w:t>
            </w:r>
          </w:p>
        </w:tc>
      </w:tr>
      <w:tr w:rsidR="008A20D8" w14:paraId="2CB8DEF1" w14:textId="77777777" w:rsidTr="00EE1DCD">
        <w:tc>
          <w:tcPr>
            <w:tcW w:w="2332" w:type="dxa"/>
          </w:tcPr>
          <w:p w14:paraId="33503DC4" w14:textId="77777777" w:rsidR="008A20D8" w:rsidRDefault="008A20D8" w:rsidP="00EE1DCD">
            <w:r>
              <w:rPr>
                <w:rFonts w:hint="eastAsia"/>
              </w:rPr>
              <w:t>create</w:t>
            </w:r>
            <w:r>
              <w:t>_TIME</w:t>
            </w:r>
          </w:p>
        </w:tc>
        <w:tc>
          <w:tcPr>
            <w:tcW w:w="1656" w:type="dxa"/>
          </w:tcPr>
          <w:p w14:paraId="285E44E6" w14:textId="77777777" w:rsidR="008A20D8" w:rsidRDefault="008A20D8" w:rsidP="00EE1DCD">
            <w:r>
              <w:rPr>
                <w:rFonts w:hint="eastAsia"/>
              </w:rPr>
              <w:t>DATE</w:t>
            </w:r>
          </w:p>
        </w:tc>
        <w:tc>
          <w:tcPr>
            <w:tcW w:w="2221" w:type="dxa"/>
          </w:tcPr>
          <w:p w14:paraId="4385E3FA" w14:textId="77777777" w:rsidR="008A20D8" w:rsidRDefault="008A20D8" w:rsidP="00EE1DCD">
            <w:r>
              <w:rPr>
                <w:rFonts w:hint="eastAsia"/>
              </w:rPr>
              <w:t>创建时间</w:t>
            </w:r>
          </w:p>
        </w:tc>
        <w:tc>
          <w:tcPr>
            <w:tcW w:w="2313" w:type="dxa"/>
          </w:tcPr>
          <w:p w14:paraId="0287BF0C" w14:textId="77777777" w:rsidR="008A20D8" w:rsidRDefault="008A20D8" w:rsidP="00EE1DCD">
            <w:r>
              <w:rPr>
                <w:rFonts w:hint="eastAsia"/>
              </w:rPr>
              <w:t>否</w:t>
            </w:r>
          </w:p>
        </w:tc>
      </w:tr>
      <w:tr w:rsidR="008A20D8" w14:paraId="4E50942E" w14:textId="77777777" w:rsidTr="00EE1DCD">
        <w:tc>
          <w:tcPr>
            <w:tcW w:w="2332" w:type="dxa"/>
          </w:tcPr>
          <w:p w14:paraId="4B4D8424" w14:textId="77777777" w:rsidR="008A20D8" w:rsidRDefault="008A20D8" w:rsidP="00EE1DCD">
            <w:r>
              <w:rPr>
                <w:rFonts w:hint="eastAsia"/>
              </w:rPr>
              <w:t>create</w:t>
            </w:r>
            <w:r>
              <w:t>_USER</w:t>
            </w:r>
          </w:p>
        </w:tc>
        <w:tc>
          <w:tcPr>
            <w:tcW w:w="1656" w:type="dxa"/>
          </w:tcPr>
          <w:p w14:paraId="77D33995" w14:textId="77777777" w:rsidR="008A20D8" w:rsidRDefault="008A20D8" w:rsidP="00EE1DCD">
            <w:r>
              <w:rPr>
                <w:rFonts w:hint="eastAsia"/>
              </w:rPr>
              <w:t>VARCHAR2(100)</w:t>
            </w:r>
          </w:p>
        </w:tc>
        <w:tc>
          <w:tcPr>
            <w:tcW w:w="2221" w:type="dxa"/>
          </w:tcPr>
          <w:p w14:paraId="7D550788" w14:textId="77777777" w:rsidR="008A20D8" w:rsidRDefault="008A20D8" w:rsidP="00EE1DCD">
            <w:r>
              <w:rPr>
                <w:rFonts w:hint="eastAsia"/>
              </w:rPr>
              <w:t>创建人</w:t>
            </w:r>
          </w:p>
        </w:tc>
        <w:tc>
          <w:tcPr>
            <w:tcW w:w="2313" w:type="dxa"/>
          </w:tcPr>
          <w:p w14:paraId="420ED6BB" w14:textId="77777777" w:rsidR="008A20D8" w:rsidRDefault="008A20D8" w:rsidP="00EE1DCD">
            <w:r>
              <w:rPr>
                <w:rFonts w:hint="eastAsia"/>
              </w:rPr>
              <w:t>否</w:t>
            </w:r>
          </w:p>
        </w:tc>
      </w:tr>
      <w:tr w:rsidR="008A20D8" w14:paraId="614DF948" w14:textId="77777777" w:rsidTr="00EE1DCD">
        <w:tc>
          <w:tcPr>
            <w:tcW w:w="2332" w:type="dxa"/>
          </w:tcPr>
          <w:p w14:paraId="04519729" w14:textId="77777777" w:rsidR="008A20D8" w:rsidRDefault="008A20D8" w:rsidP="00EE1DCD">
            <w:r>
              <w:t>UPDATE_TIME</w:t>
            </w:r>
          </w:p>
        </w:tc>
        <w:tc>
          <w:tcPr>
            <w:tcW w:w="1656" w:type="dxa"/>
          </w:tcPr>
          <w:p w14:paraId="4920A954" w14:textId="77777777" w:rsidR="008A20D8" w:rsidRDefault="008A20D8" w:rsidP="00EE1DCD">
            <w:r>
              <w:rPr>
                <w:rFonts w:hint="eastAsia"/>
              </w:rPr>
              <w:t>DATE</w:t>
            </w:r>
          </w:p>
        </w:tc>
        <w:tc>
          <w:tcPr>
            <w:tcW w:w="2221" w:type="dxa"/>
          </w:tcPr>
          <w:p w14:paraId="050CE684" w14:textId="77777777" w:rsidR="008A20D8" w:rsidRDefault="008A20D8" w:rsidP="00EE1DCD">
            <w:r>
              <w:rPr>
                <w:rFonts w:hint="eastAsia"/>
              </w:rPr>
              <w:t>更新时间</w:t>
            </w:r>
          </w:p>
        </w:tc>
        <w:tc>
          <w:tcPr>
            <w:tcW w:w="2313" w:type="dxa"/>
          </w:tcPr>
          <w:p w14:paraId="5AF4181D" w14:textId="77777777" w:rsidR="008A20D8" w:rsidRDefault="008A20D8" w:rsidP="00EE1DCD">
            <w:r>
              <w:rPr>
                <w:rFonts w:hint="eastAsia"/>
              </w:rPr>
              <w:t>否</w:t>
            </w:r>
          </w:p>
        </w:tc>
      </w:tr>
      <w:tr w:rsidR="008A20D8" w14:paraId="1F5A7243" w14:textId="77777777" w:rsidTr="00EE1DCD">
        <w:tc>
          <w:tcPr>
            <w:tcW w:w="2332" w:type="dxa"/>
          </w:tcPr>
          <w:p w14:paraId="07613CD1" w14:textId="77777777" w:rsidR="008A20D8" w:rsidRDefault="008A20D8" w:rsidP="00EE1DCD">
            <w:r>
              <w:t>UPDATE_USER</w:t>
            </w:r>
          </w:p>
        </w:tc>
        <w:tc>
          <w:tcPr>
            <w:tcW w:w="1656" w:type="dxa"/>
          </w:tcPr>
          <w:p w14:paraId="3866C27E" w14:textId="77777777" w:rsidR="008A20D8" w:rsidRDefault="008A20D8" w:rsidP="00EE1DCD">
            <w:r>
              <w:rPr>
                <w:rFonts w:hint="eastAsia"/>
              </w:rPr>
              <w:t>VARCHAR2(100)</w:t>
            </w:r>
          </w:p>
        </w:tc>
        <w:tc>
          <w:tcPr>
            <w:tcW w:w="2221" w:type="dxa"/>
          </w:tcPr>
          <w:p w14:paraId="594027D3" w14:textId="77777777" w:rsidR="008A20D8" w:rsidRDefault="008A20D8" w:rsidP="00EE1DCD">
            <w:r>
              <w:rPr>
                <w:rFonts w:hint="eastAsia"/>
              </w:rPr>
              <w:t>更新人</w:t>
            </w:r>
          </w:p>
        </w:tc>
        <w:tc>
          <w:tcPr>
            <w:tcW w:w="2313" w:type="dxa"/>
          </w:tcPr>
          <w:p w14:paraId="0D44B182" w14:textId="77777777" w:rsidR="008A20D8" w:rsidRDefault="008A20D8" w:rsidP="00EE1DCD">
            <w:r>
              <w:rPr>
                <w:rFonts w:hint="eastAsia"/>
              </w:rPr>
              <w:t>否</w:t>
            </w:r>
          </w:p>
        </w:tc>
      </w:tr>
    </w:tbl>
    <w:p w14:paraId="6BDE4A5B" w14:textId="77777777" w:rsidR="008A20D8" w:rsidRDefault="008A20D8" w:rsidP="008A20D8">
      <w:pPr>
        <w:spacing w:line="360" w:lineRule="auto"/>
        <w:rPr>
          <w:b/>
          <w:color w:val="000000" w:themeColor="text1"/>
          <w:sz w:val="24"/>
        </w:rPr>
      </w:pPr>
    </w:p>
    <w:p w14:paraId="49D772FA" w14:textId="77777777" w:rsidR="008A20D8" w:rsidRDefault="008A20D8" w:rsidP="008A20D8">
      <w:pPr>
        <w:numPr>
          <w:ilvl w:val="0"/>
          <w:numId w:val="29"/>
        </w:numPr>
        <w:spacing w:line="360" w:lineRule="auto"/>
        <w:rPr>
          <w:b/>
          <w:color w:val="000000" w:themeColor="text1"/>
          <w:sz w:val="24"/>
        </w:rPr>
      </w:pPr>
      <w:r>
        <w:rPr>
          <w:rFonts w:hint="eastAsia"/>
          <w:b/>
          <w:color w:val="000000" w:themeColor="text1"/>
          <w:sz w:val="24"/>
        </w:rPr>
        <w:t>短视频报错表</w:t>
      </w:r>
      <w:r>
        <w:rPr>
          <w:rFonts w:hint="eastAsia"/>
          <w:b/>
          <w:color w:val="000000" w:themeColor="text1"/>
          <w:sz w:val="24"/>
        </w:rPr>
        <w:t>game</w:t>
      </w:r>
      <w:r>
        <w:rPr>
          <w:b/>
          <w:color w:val="000000" w:themeColor="text1"/>
          <w:sz w:val="24"/>
        </w:rPr>
        <w:t>_</w:t>
      </w:r>
      <w:r>
        <w:rPr>
          <w:rFonts w:hint="eastAsia"/>
          <w:b/>
          <w:color w:val="000000" w:themeColor="text1"/>
          <w:sz w:val="24"/>
        </w:rPr>
        <w:t>short_video_error</w:t>
      </w:r>
    </w:p>
    <w:tbl>
      <w:tblPr>
        <w:tblStyle w:val="af"/>
        <w:tblW w:w="8522" w:type="dxa"/>
        <w:tblLayout w:type="fixed"/>
        <w:tblLook w:val="04A0" w:firstRow="1" w:lastRow="0" w:firstColumn="1" w:lastColumn="0" w:noHBand="0" w:noVBand="1"/>
      </w:tblPr>
      <w:tblGrid>
        <w:gridCol w:w="2332"/>
        <w:gridCol w:w="1656"/>
        <w:gridCol w:w="2221"/>
        <w:gridCol w:w="2313"/>
      </w:tblGrid>
      <w:tr w:rsidR="008A20D8" w14:paraId="1B729A3B" w14:textId="77777777" w:rsidTr="00EE1DCD">
        <w:tc>
          <w:tcPr>
            <w:tcW w:w="2332" w:type="dxa"/>
          </w:tcPr>
          <w:p w14:paraId="6962CCA4" w14:textId="77777777" w:rsidR="008A20D8" w:rsidRDefault="008A20D8" w:rsidP="00EE1DCD">
            <w:r>
              <w:rPr>
                <w:rFonts w:hint="eastAsia"/>
              </w:rPr>
              <w:t>字段</w:t>
            </w:r>
            <w:r>
              <w:t>名称</w:t>
            </w:r>
          </w:p>
        </w:tc>
        <w:tc>
          <w:tcPr>
            <w:tcW w:w="1656" w:type="dxa"/>
          </w:tcPr>
          <w:p w14:paraId="0E519808" w14:textId="77777777" w:rsidR="008A20D8" w:rsidRDefault="008A20D8" w:rsidP="00EE1DCD">
            <w:r>
              <w:rPr>
                <w:rFonts w:hint="eastAsia"/>
              </w:rPr>
              <w:t>字段</w:t>
            </w:r>
            <w:r>
              <w:t>类型</w:t>
            </w:r>
          </w:p>
        </w:tc>
        <w:tc>
          <w:tcPr>
            <w:tcW w:w="2221" w:type="dxa"/>
          </w:tcPr>
          <w:p w14:paraId="6B422652" w14:textId="77777777" w:rsidR="008A20D8" w:rsidRDefault="008A20D8" w:rsidP="00EE1DCD">
            <w:r>
              <w:rPr>
                <w:rFonts w:hint="eastAsia"/>
              </w:rPr>
              <w:t>表</w:t>
            </w:r>
            <w:r>
              <w:t>字典描述</w:t>
            </w:r>
          </w:p>
        </w:tc>
        <w:tc>
          <w:tcPr>
            <w:tcW w:w="2313" w:type="dxa"/>
          </w:tcPr>
          <w:p w14:paraId="63C51990" w14:textId="77777777" w:rsidR="008A20D8" w:rsidRDefault="008A20D8" w:rsidP="00EE1DCD">
            <w:r>
              <w:rPr>
                <w:rFonts w:hint="eastAsia"/>
              </w:rPr>
              <w:t>是否必填</w:t>
            </w:r>
          </w:p>
        </w:tc>
      </w:tr>
      <w:tr w:rsidR="008A20D8" w14:paraId="053A834C" w14:textId="77777777" w:rsidTr="00EE1DCD">
        <w:trPr>
          <w:trHeight w:val="290"/>
        </w:trPr>
        <w:tc>
          <w:tcPr>
            <w:tcW w:w="2332" w:type="dxa"/>
          </w:tcPr>
          <w:p w14:paraId="16939903" w14:textId="77777777" w:rsidR="008A20D8" w:rsidRDefault="008A20D8" w:rsidP="00EE1DCD">
            <w:r>
              <w:rPr>
                <w:rFonts w:hint="eastAsia"/>
              </w:rPr>
              <w:t>ID</w:t>
            </w:r>
          </w:p>
        </w:tc>
        <w:tc>
          <w:tcPr>
            <w:tcW w:w="1656" w:type="dxa"/>
          </w:tcPr>
          <w:p w14:paraId="3761B7D2" w14:textId="77777777" w:rsidR="008A20D8" w:rsidRDefault="008A20D8" w:rsidP="00EE1DCD">
            <w:r>
              <w:rPr>
                <w:rFonts w:hint="eastAsia"/>
              </w:rPr>
              <w:t>NUMBER(12)</w:t>
            </w:r>
          </w:p>
        </w:tc>
        <w:tc>
          <w:tcPr>
            <w:tcW w:w="2221" w:type="dxa"/>
          </w:tcPr>
          <w:p w14:paraId="3AD5C1D1" w14:textId="77777777" w:rsidR="008A20D8" w:rsidRDefault="008A20D8" w:rsidP="00EE1DCD">
            <w:r>
              <w:rPr>
                <w:rFonts w:hint="eastAsia"/>
              </w:rPr>
              <w:t>主键</w:t>
            </w:r>
          </w:p>
        </w:tc>
        <w:tc>
          <w:tcPr>
            <w:tcW w:w="2313" w:type="dxa"/>
          </w:tcPr>
          <w:p w14:paraId="35793030" w14:textId="77777777" w:rsidR="008A20D8" w:rsidRDefault="008A20D8" w:rsidP="00EE1DCD">
            <w:r>
              <w:rPr>
                <w:rFonts w:hint="eastAsia"/>
              </w:rPr>
              <w:t>是</w:t>
            </w:r>
          </w:p>
        </w:tc>
      </w:tr>
      <w:tr w:rsidR="008A20D8" w14:paraId="3B0830E0" w14:textId="77777777" w:rsidTr="00EE1DCD">
        <w:tc>
          <w:tcPr>
            <w:tcW w:w="2332" w:type="dxa"/>
          </w:tcPr>
          <w:p w14:paraId="30CBB6A1" w14:textId="77777777" w:rsidR="008A20D8" w:rsidRDefault="008A20D8" w:rsidP="00EE1DCD">
            <w:r w:rsidRPr="00C558D5">
              <w:t>VID</w:t>
            </w:r>
          </w:p>
        </w:tc>
        <w:tc>
          <w:tcPr>
            <w:tcW w:w="1656" w:type="dxa"/>
          </w:tcPr>
          <w:p w14:paraId="122A04ED" w14:textId="77777777" w:rsidR="008A20D8" w:rsidRDefault="008A20D8" w:rsidP="00EE1DCD">
            <w:r w:rsidRPr="00A81ECE">
              <w:t>VARCHAR2(255)</w:t>
            </w:r>
          </w:p>
        </w:tc>
        <w:tc>
          <w:tcPr>
            <w:tcW w:w="2221" w:type="dxa"/>
          </w:tcPr>
          <w:p w14:paraId="710BA1AE" w14:textId="77777777" w:rsidR="008A20D8" w:rsidRDefault="008A20D8" w:rsidP="00EE1DCD">
            <w:r w:rsidRPr="00B8792F">
              <w:rPr>
                <w:rFonts w:hint="eastAsia"/>
              </w:rPr>
              <w:t>咪咕云视频</w:t>
            </w:r>
            <w:r w:rsidRPr="00B8792F">
              <w:rPr>
                <w:rFonts w:hint="eastAsia"/>
              </w:rPr>
              <w:t>ID</w:t>
            </w:r>
          </w:p>
        </w:tc>
        <w:tc>
          <w:tcPr>
            <w:tcW w:w="2313" w:type="dxa"/>
          </w:tcPr>
          <w:p w14:paraId="66468925" w14:textId="77777777" w:rsidR="008A20D8" w:rsidRDefault="008A20D8" w:rsidP="00EE1DCD">
            <w:r>
              <w:rPr>
                <w:rFonts w:hint="eastAsia"/>
              </w:rPr>
              <w:t>是</w:t>
            </w:r>
          </w:p>
        </w:tc>
      </w:tr>
      <w:tr w:rsidR="008A20D8" w14:paraId="6B0EF96D" w14:textId="77777777" w:rsidTr="00EE1DCD">
        <w:tc>
          <w:tcPr>
            <w:tcW w:w="2332" w:type="dxa"/>
          </w:tcPr>
          <w:p w14:paraId="4447D273" w14:textId="77777777" w:rsidR="008A20D8" w:rsidRDefault="008A20D8" w:rsidP="00EE1DCD">
            <w:r w:rsidRPr="007D3A6E">
              <w:t>VIDEO_ID</w:t>
            </w:r>
          </w:p>
        </w:tc>
        <w:tc>
          <w:tcPr>
            <w:tcW w:w="1656" w:type="dxa"/>
          </w:tcPr>
          <w:p w14:paraId="12614DC9" w14:textId="77777777" w:rsidR="008A20D8" w:rsidRDefault="008A20D8" w:rsidP="00EE1DCD">
            <w:r>
              <w:rPr>
                <w:rFonts w:hint="eastAsia"/>
              </w:rPr>
              <w:t>NUMBER(12)</w:t>
            </w:r>
          </w:p>
        </w:tc>
        <w:tc>
          <w:tcPr>
            <w:tcW w:w="2221" w:type="dxa"/>
          </w:tcPr>
          <w:p w14:paraId="39F1E0DA" w14:textId="77777777" w:rsidR="008A20D8" w:rsidRDefault="008A20D8" w:rsidP="00EE1DCD">
            <w:r w:rsidRPr="00B8792F">
              <w:rPr>
                <w:rFonts w:hint="eastAsia"/>
              </w:rPr>
              <w:t>视频</w:t>
            </w:r>
            <w:r w:rsidRPr="00B8792F">
              <w:rPr>
                <w:rFonts w:hint="eastAsia"/>
              </w:rPr>
              <w:t>ID</w:t>
            </w:r>
          </w:p>
        </w:tc>
        <w:tc>
          <w:tcPr>
            <w:tcW w:w="2313" w:type="dxa"/>
          </w:tcPr>
          <w:p w14:paraId="0F4BD3F4" w14:textId="77777777" w:rsidR="008A20D8" w:rsidRDefault="008A20D8" w:rsidP="00EE1DCD">
            <w:r>
              <w:rPr>
                <w:rFonts w:hint="eastAsia"/>
              </w:rPr>
              <w:t>是</w:t>
            </w:r>
          </w:p>
        </w:tc>
      </w:tr>
      <w:tr w:rsidR="008A20D8" w14:paraId="62D1E31C" w14:textId="77777777" w:rsidTr="00EE1DCD">
        <w:tc>
          <w:tcPr>
            <w:tcW w:w="2332" w:type="dxa"/>
          </w:tcPr>
          <w:p w14:paraId="3883B6DF" w14:textId="77777777" w:rsidR="008A20D8" w:rsidRDefault="008A20D8" w:rsidP="00EE1DCD">
            <w:r>
              <w:rPr>
                <w:rFonts w:hint="eastAsia"/>
              </w:rPr>
              <w:t>error_</w:t>
            </w:r>
            <w:r w:rsidRPr="00DC317D">
              <w:t>describe</w:t>
            </w:r>
          </w:p>
        </w:tc>
        <w:tc>
          <w:tcPr>
            <w:tcW w:w="1656" w:type="dxa"/>
          </w:tcPr>
          <w:p w14:paraId="300B4E9F" w14:textId="77777777" w:rsidR="008A20D8" w:rsidRDefault="008A20D8" w:rsidP="00EE1DCD">
            <w:r>
              <w:rPr>
                <w:rFonts w:hint="eastAsia"/>
              </w:rPr>
              <w:t>Varchar(1024)</w:t>
            </w:r>
          </w:p>
        </w:tc>
        <w:tc>
          <w:tcPr>
            <w:tcW w:w="2221" w:type="dxa"/>
          </w:tcPr>
          <w:p w14:paraId="3CD3F9C9" w14:textId="77777777" w:rsidR="008A20D8" w:rsidRDefault="008A20D8" w:rsidP="00EE1DCD">
            <w:r>
              <w:rPr>
                <w:rFonts w:hint="eastAsia"/>
              </w:rPr>
              <w:t>报错描述</w:t>
            </w:r>
          </w:p>
        </w:tc>
        <w:tc>
          <w:tcPr>
            <w:tcW w:w="2313" w:type="dxa"/>
          </w:tcPr>
          <w:p w14:paraId="2B226D8F" w14:textId="77777777" w:rsidR="008A20D8" w:rsidRDefault="008A20D8" w:rsidP="00EE1DCD">
            <w:r>
              <w:rPr>
                <w:rFonts w:hint="eastAsia"/>
              </w:rPr>
              <w:t>是</w:t>
            </w:r>
          </w:p>
        </w:tc>
      </w:tr>
      <w:tr w:rsidR="008A20D8" w14:paraId="526B821C" w14:textId="77777777" w:rsidTr="00EE1DCD">
        <w:tc>
          <w:tcPr>
            <w:tcW w:w="2332" w:type="dxa"/>
            <w:vAlign w:val="bottom"/>
          </w:tcPr>
          <w:p w14:paraId="2902930C" w14:textId="77777777" w:rsidR="008A20D8" w:rsidRDefault="008A20D8" w:rsidP="00EE1DCD">
            <w:r>
              <w:rPr>
                <w:rFonts w:hint="eastAsia"/>
              </w:rPr>
              <w:t>game_scence_label</w:t>
            </w:r>
          </w:p>
        </w:tc>
        <w:tc>
          <w:tcPr>
            <w:tcW w:w="1656" w:type="dxa"/>
          </w:tcPr>
          <w:p w14:paraId="62D00016" w14:textId="77777777" w:rsidR="008A20D8" w:rsidRDefault="008A20D8" w:rsidP="00EE1DCD">
            <w:r>
              <w:rPr>
                <w:rFonts w:hint="eastAsia"/>
              </w:rPr>
              <w:t>Varchar(1024)</w:t>
            </w:r>
          </w:p>
        </w:tc>
        <w:tc>
          <w:tcPr>
            <w:tcW w:w="2221" w:type="dxa"/>
          </w:tcPr>
          <w:p w14:paraId="60A025D4" w14:textId="77777777" w:rsidR="008A20D8" w:rsidRDefault="008A20D8" w:rsidP="00EE1DCD">
            <w:r>
              <w:rPr>
                <w:rFonts w:hint="eastAsia"/>
              </w:rPr>
              <w:t>报错内容，角色标签</w:t>
            </w:r>
            <w:r>
              <w:rPr>
                <w:rFonts w:hint="eastAsia"/>
              </w:rPr>
              <w:t>id</w:t>
            </w:r>
          </w:p>
        </w:tc>
        <w:tc>
          <w:tcPr>
            <w:tcW w:w="2313" w:type="dxa"/>
          </w:tcPr>
          <w:p w14:paraId="7AD82E0C" w14:textId="77777777" w:rsidR="008A20D8" w:rsidRDefault="008A20D8" w:rsidP="00EE1DCD">
            <w:r>
              <w:rPr>
                <w:rFonts w:hint="eastAsia"/>
              </w:rPr>
              <w:t>否</w:t>
            </w:r>
          </w:p>
        </w:tc>
      </w:tr>
      <w:tr w:rsidR="008A20D8" w14:paraId="429A1665" w14:textId="77777777" w:rsidTr="00EE1DCD">
        <w:tc>
          <w:tcPr>
            <w:tcW w:w="2332" w:type="dxa"/>
            <w:vAlign w:val="bottom"/>
          </w:tcPr>
          <w:p w14:paraId="016B60D7" w14:textId="77777777" w:rsidR="008A20D8" w:rsidRDefault="008A20D8" w:rsidP="00EE1DCD">
            <w:r>
              <w:rPr>
                <w:rFonts w:hint="eastAsia"/>
              </w:rPr>
              <w:t>game_role_label</w:t>
            </w:r>
          </w:p>
        </w:tc>
        <w:tc>
          <w:tcPr>
            <w:tcW w:w="1656" w:type="dxa"/>
          </w:tcPr>
          <w:p w14:paraId="0F6EC477" w14:textId="77777777" w:rsidR="008A20D8" w:rsidRDefault="008A20D8" w:rsidP="00EE1DCD">
            <w:r>
              <w:rPr>
                <w:rFonts w:hint="eastAsia"/>
              </w:rPr>
              <w:t>Varchar(1024)</w:t>
            </w:r>
          </w:p>
        </w:tc>
        <w:tc>
          <w:tcPr>
            <w:tcW w:w="2221" w:type="dxa"/>
          </w:tcPr>
          <w:p w14:paraId="2773D117" w14:textId="77777777" w:rsidR="008A20D8" w:rsidRDefault="008A20D8" w:rsidP="00EE1DCD">
            <w:r>
              <w:rPr>
                <w:rFonts w:hint="eastAsia"/>
              </w:rPr>
              <w:t>报错内容，场景标签</w:t>
            </w:r>
            <w:r>
              <w:rPr>
                <w:rFonts w:hint="eastAsia"/>
              </w:rPr>
              <w:t>id</w:t>
            </w:r>
          </w:p>
        </w:tc>
        <w:tc>
          <w:tcPr>
            <w:tcW w:w="2313" w:type="dxa"/>
          </w:tcPr>
          <w:p w14:paraId="212925C1" w14:textId="77777777" w:rsidR="008A20D8" w:rsidRPr="004876D8" w:rsidRDefault="008A20D8" w:rsidP="00EE1DCD">
            <w:r>
              <w:rPr>
                <w:rFonts w:hint="eastAsia"/>
              </w:rPr>
              <w:t>否</w:t>
            </w:r>
          </w:p>
        </w:tc>
      </w:tr>
      <w:tr w:rsidR="008A20D8" w14:paraId="711D4DF2" w14:textId="77777777" w:rsidTr="00EE1DCD">
        <w:tc>
          <w:tcPr>
            <w:tcW w:w="2332" w:type="dxa"/>
          </w:tcPr>
          <w:p w14:paraId="2C5A0882" w14:textId="77777777" w:rsidR="008A20D8" w:rsidRDefault="008A20D8" w:rsidP="00EE1DCD">
            <w:r>
              <w:rPr>
                <w:rFonts w:hint="eastAsia"/>
              </w:rPr>
              <w:t>create</w:t>
            </w:r>
            <w:r>
              <w:t>_TIME</w:t>
            </w:r>
          </w:p>
        </w:tc>
        <w:tc>
          <w:tcPr>
            <w:tcW w:w="1656" w:type="dxa"/>
          </w:tcPr>
          <w:p w14:paraId="15051CED" w14:textId="77777777" w:rsidR="008A20D8" w:rsidRDefault="008A20D8" w:rsidP="00EE1DCD">
            <w:r>
              <w:rPr>
                <w:rFonts w:hint="eastAsia"/>
              </w:rPr>
              <w:t>DATE</w:t>
            </w:r>
          </w:p>
        </w:tc>
        <w:tc>
          <w:tcPr>
            <w:tcW w:w="2221" w:type="dxa"/>
          </w:tcPr>
          <w:p w14:paraId="00335E55" w14:textId="77777777" w:rsidR="008A20D8" w:rsidRDefault="008A20D8" w:rsidP="00EE1DCD">
            <w:r>
              <w:rPr>
                <w:rFonts w:hint="eastAsia"/>
              </w:rPr>
              <w:t>创建时间</w:t>
            </w:r>
          </w:p>
        </w:tc>
        <w:tc>
          <w:tcPr>
            <w:tcW w:w="2313" w:type="dxa"/>
          </w:tcPr>
          <w:p w14:paraId="4DB69920" w14:textId="77777777" w:rsidR="008A20D8" w:rsidRDefault="008A20D8" w:rsidP="00EE1DCD">
            <w:r>
              <w:rPr>
                <w:rFonts w:hint="eastAsia"/>
              </w:rPr>
              <w:t>否</w:t>
            </w:r>
          </w:p>
        </w:tc>
      </w:tr>
      <w:tr w:rsidR="008A20D8" w14:paraId="0752941B" w14:textId="77777777" w:rsidTr="00EE1DCD">
        <w:tc>
          <w:tcPr>
            <w:tcW w:w="2332" w:type="dxa"/>
          </w:tcPr>
          <w:p w14:paraId="0C4425AB" w14:textId="77777777" w:rsidR="008A20D8" w:rsidRDefault="008A20D8" w:rsidP="00EE1DCD">
            <w:r>
              <w:rPr>
                <w:rFonts w:hint="eastAsia"/>
              </w:rPr>
              <w:t>create</w:t>
            </w:r>
            <w:r>
              <w:t>_USER</w:t>
            </w:r>
          </w:p>
        </w:tc>
        <w:tc>
          <w:tcPr>
            <w:tcW w:w="1656" w:type="dxa"/>
          </w:tcPr>
          <w:p w14:paraId="2D65C233" w14:textId="77777777" w:rsidR="008A20D8" w:rsidRDefault="008A20D8" w:rsidP="00EE1DCD">
            <w:r>
              <w:rPr>
                <w:rFonts w:hint="eastAsia"/>
              </w:rPr>
              <w:t>VARCHAR2(100)</w:t>
            </w:r>
          </w:p>
        </w:tc>
        <w:tc>
          <w:tcPr>
            <w:tcW w:w="2221" w:type="dxa"/>
          </w:tcPr>
          <w:p w14:paraId="33D7F765" w14:textId="77777777" w:rsidR="008A20D8" w:rsidRDefault="008A20D8" w:rsidP="00EE1DCD">
            <w:r>
              <w:rPr>
                <w:rFonts w:hint="eastAsia"/>
              </w:rPr>
              <w:t>创建人</w:t>
            </w:r>
          </w:p>
        </w:tc>
        <w:tc>
          <w:tcPr>
            <w:tcW w:w="2313" w:type="dxa"/>
          </w:tcPr>
          <w:p w14:paraId="7F3AA17F" w14:textId="77777777" w:rsidR="008A20D8" w:rsidRDefault="008A20D8" w:rsidP="00EE1DCD">
            <w:r>
              <w:rPr>
                <w:rFonts w:hint="eastAsia"/>
              </w:rPr>
              <w:t>否</w:t>
            </w:r>
          </w:p>
        </w:tc>
      </w:tr>
      <w:tr w:rsidR="008A20D8" w14:paraId="2D80C71E" w14:textId="77777777" w:rsidTr="00EE1DCD">
        <w:tc>
          <w:tcPr>
            <w:tcW w:w="2332" w:type="dxa"/>
          </w:tcPr>
          <w:p w14:paraId="060872CE" w14:textId="77777777" w:rsidR="008A20D8" w:rsidRDefault="008A20D8" w:rsidP="00EE1DCD">
            <w:r>
              <w:t>UPDATE_TIME</w:t>
            </w:r>
          </w:p>
        </w:tc>
        <w:tc>
          <w:tcPr>
            <w:tcW w:w="1656" w:type="dxa"/>
          </w:tcPr>
          <w:p w14:paraId="0D28F5A6" w14:textId="77777777" w:rsidR="008A20D8" w:rsidRDefault="008A20D8" w:rsidP="00EE1DCD">
            <w:r>
              <w:rPr>
                <w:rFonts w:hint="eastAsia"/>
              </w:rPr>
              <w:t>DATE</w:t>
            </w:r>
          </w:p>
        </w:tc>
        <w:tc>
          <w:tcPr>
            <w:tcW w:w="2221" w:type="dxa"/>
          </w:tcPr>
          <w:p w14:paraId="7764863E" w14:textId="77777777" w:rsidR="008A20D8" w:rsidRDefault="008A20D8" w:rsidP="00EE1DCD">
            <w:r>
              <w:rPr>
                <w:rFonts w:hint="eastAsia"/>
              </w:rPr>
              <w:t>更新时间</w:t>
            </w:r>
          </w:p>
        </w:tc>
        <w:tc>
          <w:tcPr>
            <w:tcW w:w="2313" w:type="dxa"/>
          </w:tcPr>
          <w:p w14:paraId="667EE76A" w14:textId="77777777" w:rsidR="008A20D8" w:rsidRDefault="008A20D8" w:rsidP="00EE1DCD">
            <w:r>
              <w:rPr>
                <w:rFonts w:hint="eastAsia"/>
              </w:rPr>
              <w:t>否</w:t>
            </w:r>
          </w:p>
        </w:tc>
      </w:tr>
      <w:tr w:rsidR="008A20D8" w14:paraId="39390EBB" w14:textId="77777777" w:rsidTr="00EE1DCD">
        <w:tc>
          <w:tcPr>
            <w:tcW w:w="2332" w:type="dxa"/>
          </w:tcPr>
          <w:p w14:paraId="40639C2C" w14:textId="77777777" w:rsidR="008A20D8" w:rsidRDefault="008A20D8" w:rsidP="00EE1DCD">
            <w:r>
              <w:t>UPDATE_USER</w:t>
            </w:r>
          </w:p>
        </w:tc>
        <w:tc>
          <w:tcPr>
            <w:tcW w:w="1656" w:type="dxa"/>
          </w:tcPr>
          <w:p w14:paraId="486B0865" w14:textId="77777777" w:rsidR="008A20D8" w:rsidRDefault="008A20D8" w:rsidP="00EE1DCD">
            <w:r>
              <w:rPr>
                <w:rFonts w:hint="eastAsia"/>
              </w:rPr>
              <w:t>VARCHAR2(100)</w:t>
            </w:r>
          </w:p>
        </w:tc>
        <w:tc>
          <w:tcPr>
            <w:tcW w:w="2221" w:type="dxa"/>
          </w:tcPr>
          <w:p w14:paraId="4D2DDE50" w14:textId="77777777" w:rsidR="008A20D8" w:rsidRDefault="008A20D8" w:rsidP="00EE1DCD">
            <w:r>
              <w:rPr>
                <w:rFonts w:hint="eastAsia"/>
              </w:rPr>
              <w:t>更新人</w:t>
            </w:r>
          </w:p>
        </w:tc>
        <w:tc>
          <w:tcPr>
            <w:tcW w:w="2313" w:type="dxa"/>
          </w:tcPr>
          <w:p w14:paraId="73B671CF" w14:textId="77777777" w:rsidR="008A20D8" w:rsidRDefault="008A20D8" w:rsidP="00EE1DCD">
            <w:r>
              <w:rPr>
                <w:rFonts w:hint="eastAsia"/>
              </w:rPr>
              <w:t>否</w:t>
            </w:r>
          </w:p>
        </w:tc>
      </w:tr>
    </w:tbl>
    <w:p w14:paraId="5CF6F193" w14:textId="77777777" w:rsidR="008A20D8" w:rsidRDefault="008A20D8" w:rsidP="008A20D8">
      <w:pPr>
        <w:spacing w:line="360" w:lineRule="auto"/>
        <w:ind w:left="510"/>
        <w:rPr>
          <w:b/>
          <w:color w:val="000000" w:themeColor="text1"/>
          <w:sz w:val="24"/>
        </w:rPr>
      </w:pPr>
    </w:p>
    <w:p w14:paraId="089E85D9" w14:textId="77777777" w:rsidR="008A20D8" w:rsidRDefault="008A20D8" w:rsidP="008A20D8">
      <w:pPr>
        <w:numPr>
          <w:ilvl w:val="0"/>
          <w:numId w:val="29"/>
        </w:numPr>
        <w:spacing w:line="360" w:lineRule="auto"/>
        <w:rPr>
          <w:b/>
          <w:color w:val="000000" w:themeColor="text1"/>
          <w:sz w:val="24"/>
        </w:rPr>
      </w:pPr>
      <w:r>
        <w:rPr>
          <w:rFonts w:hint="eastAsia"/>
          <w:b/>
          <w:color w:val="000000" w:themeColor="text1"/>
          <w:sz w:val="24"/>
        </w:rPr>
        <w:t>短视频表</w:t>
      </w:r>
      <w:r>
        <w:rPr>
          <w:rFonts w:hint="eastAsia"/>
          <w:b/>
          <w:color w:val="000000" w:themeColor="text1"/>
          <w:sz w:val="24"/>
        </w:rPr>
        <w:t>game</w:t>
      </w:r>
      <w:r>
        <w:rPr>
          <w:b/>
          <w:color w:val="000000" w:themeColor="text1"/>
          <w:sz w:val="24"/>
        </w:rPr>
        <w:t>_</w:t>
      </w:r>
      <w:r>
        <w:rPr>
          <w:rFonts w:hint="eastAsia"/>
          <w:b/>
          <w:color w:val="000000" w:themeColor="text1"/>
          <w:sz w:val="24"/>
        </w:rPr>
        <w:t>short_video</w:t>
      </w:r>
    </w:p>
    <w:tbl>
      <w:tblPr>
        <w:tblStyle w:val="af"/>
        <w:tblW w:w="8522" w:type="dxa"/>
        <w:tblLayout w:type="fixed"/>
        <w:tblLook w:val="04A0" w:firstRow="1" w:lastRow="0" w:firstColumn="1" w:lastColumn="0" w:noHBand="0" w:noVBand="1"/>
      </w:tblPr>
      <w:tblGrid>
        <w:gridCol w:w="2332"/>
        <w:gridCol w:w="1887"/>
        <w:gridCol w:w="2410"/>
        <w:gridCol w:w="1893"/>
      </w:tblGrid>
      <w:tr w:rsidR="008A20D8" w14:paraId="72F5DFEE" w14:textId="77777777" w:rsidTr="00EE1DCD">
        <w:tc>
          <w:tcPr>
            <w:tcW w:w="2332" w:type="dxa"/>
          </w:tcPr>
          <w:p w14:paraId="44818975" w14:textId="77777777" w:rsidR="008A20D8" w:rsidRDefault="008A20D8" w:rsidP="00EE1DCD">
            <w:r>
              <w:rPr>
                <w:rFonts w:hint="eastAsia"/>
              </w:rPr>
              <w:t>字段</w:t>
            </w:r>
            <w:r>
              <w:t>名称</w:t>
            </w:r>
          </w:p>
        </w:tc>
        <w:tc>
          <w:tcPr>
            <w:tcW w:w="1887" w:type="dxa"/>
          </w:tcPr>
          <w:p w14:paraId="38832D1D" w14:textId="77777777" w:rsidR="008A20D8" w:rsidRDefault="008A20D8" w:rsidP="00EE1DCD">
            <w:r>
              <w:rPr>
                <w:rFonts w:hint="eastAsia"/>
              </w:rPr>
              <w:t>字段</w:t>
            </w:r>
            <w:r>
              <w:t>类型</w:t>
            </w:r>
          </w:p>
        </w:tc>
        <w:tc>
          <w:tcPr>
            <w:tcW w:w="2410" w:type="dxa"/>
          </w:tcPr>
          <w:p w14:paraId="1B6682AF" w14:textId="77777777" w:rsidR="008A20D8" w:rsidRDefault="008A20D8" w:rsidP="00EE1DCD">
            <w:r>
              <w:rPr>
                <w:rFonts w:hint="eastAsia"/>
              </w:rPr>
              <w:t>表</w:t>
            </w:r>
            <w:r>
              <w:t>字典描述</w:t>
            </w:r>
          </w:p>
        </w:tc>
        <w:tc>
          <w:tcPr>
            <w:tcW w:w="1893" w:type="dxa"/>
          </w:tcPr>
          <w:p w14:paraId="46B0428C" w14:textId="77777777" w:rsidR="008A20D8" w:rsidRDefault="008A20D8" w:rsidP="00EE1DCD">
            <w:r>
              <w:rPr>
                <w:rFonts w:hint="eastAsia"/>
              </w:rPr>
              <w:t>是否必填</w:t>
            </w:r>
          </w:p>
        </w:tc>
      </w:tr>
      <w:tr w:rsidR="008A20D8" w14:paraId="4B41E133" w14:textId="77777777" w:rsidTr="00EE1DCD">
        <w:trPr>
          <w:trHeight w:val="290"/>
        </w:trPr>
        <w:tc>
          <w:tcPr>
            <w:tcW w:w="2332" w:type="dxa"/>
          </w:tcPr>
          <w:p w14:paraId="5D9C9CF4" w14:textId="77777777" w:rsidR="008A20D8" w:rsidRDefault="008A20D8" w:rsidP="00EE1DCD">
            <w:r>
              <w:rPr>
                <w:rFonts w:hint="eastAsia"/>
              </w:rPr>
              <w:t>ID</w:t>
            </w:r>
          </w:p>
        </w:tc>
        <w:tc>
          <w:tcPr>
            <w:tcW w:w="1887" w:type="dxa"/>
          </w:tcPr>
          <w:p w14:paraId="5C3E2145" w14:textId="77777777" w:rsidR="008A20D8" w:rsidRDefault="008A20D8" w:rsidP="00EE1DCD">
            <w:r>
              <w:rPr>
                <w:rFonts w:hint="eastAsia"/>
              </w:rPr>
              <w:t>NUMBER(12)</w:t>
            </w:r>
          </w:p>
        </w:tc>
        <w:tc>
          <w:tcPr>
            <w:tcW w:w="2410" w:type="dxa"/>
          </w:tcPr>
          <w:p w14:paraId="568F2BBB" w14:textId="77777777" w:rsidR="008A20D8" w:rsidRDefault="008A20D8" w:rsidP="00EE1DCD">
            <w:r>
              <w:rPr>
                <w:rFonts w:hint="eastAsia"/>
              </w:rPr>
              <w:t>主键</w:t>
            </w:r>
          </w:p>
        </w:tc>
        <w:tc>
          <w:tcPr>
            <w:tcW w:w="1893" w:type="dxa"/>
          </w:tcPr>
          <w:p w14:paraId="4D8D92B4" w14:textId="77777777" w:rsidR="008A20D8" w:rsidRDefault="008A20D8" w:rsidP="00EE1DCD">
            <w:r>
              <w:rPr>
                <w:rFonts w:hint="eastAsia"/>
              </w:rPr>
              <w:t>是</w:t>
            </w:r>
          </w:p>
        </w:tc>
      </w:tr>
      <w:tr w:rsidR="008A20D8" w14:paraId="3E12F2AB" w14:textId="77777777" w:rsidTr="00EE1DCD">
        <w:tc>
          <w:tcPr>
            <w:tcW w:w="2332" w:type="dxa"/>
          </w:tcPr>
          <w:p w14:paraId="39694B40" w14:textId="77777777" w:rsidR="008A20D8" w:rsidRDefault="008A20D8" w:rsidP="00EE1DCD">
            <w:r w:rsidRPr="00C558D5">
              <w:t>VID</w:t>
            </w:r>
          </w:p>
        </w:tc>
        <w:tc>
          <w:tcPr>
            <w:tcW w:w="1887" w:type="dxa"/>
          </w:tcPr>
          <w:p w14:paraId="1778BB68" w14:textId="77777777" w:rsidR="008A20D8" w:rsidRDefault="008A20D8" w:rsidP="00EE1DCD">
            <w:r w:rsidRPr="00A81ECE">
              <w:t>VARCHAR2(255)</w:t>
            </w:r>
          </w:p>
        </w:tc>
        <w:tc>
          <w:tcPr>
            <w:tcW w:w="2410" w:type="dxa"/>
          </w:tcPr>
          <w:p w14:paraId="0DBA4081" w14:textId="77777777" w:rsidR="008A20D8" w:rsidRDefault="008A20D8" w:rsidP="00EE1DCD">
            <w:r w:rsidRPr="00B8792F">
              <w:rPr>
                <w:rFonts w:hint="eastAsia"/>
              </w:rPr>
              <w:t>咪咕云视频</w:t>
            </w:r>
            <w:r w:rsidRPr="00B8792F">
              <w:rPr>
                <w:rFonts w:hint="eastAsia"/>
              </w:rPr>
              <w:t>ID</w:t>
            </w:r>
          </w:p>
        </w:tc>
        <w:tc>
          <w:tcPr>
            <w:tcW w:w="1893" w:type="dxa"/>
          </w:tcPr>
          <w:p w14:paraId="3D493F6C" w14:textId="77777777" w:rsidR="008A20D8" w:rsidRDefault="008A20D8" w:rsidP="00EE1DCD">
            <w:r>
              <w:rPr>
                <w:rFonts w:hint="eastAsia"/>
              </w:rPr>
              <w:t>是</w:t>
            </w:r>
          </w:p>
        </w:tc>
      </w:tr>
      <w:tr w:rsidR="008A20D8" w14:paraId="5398C032" w14:textId="77777777" w:rsidTr="00EE1DCD">
        <w:tc>
          <w:tcPr>
            <w:tcW w:w="2332" w:type="dxa"/>
          </w:tcPr>
          <w:p w14:paraId="77F45B31" w14:textId="77777777" w:rsidR="008A20D8" w:rsidRDefault="008A20D8" w:rsidP="00EE1DCD">
            <w:r w:rsidRPr="007D3A6E">
              <w:t>VIDEO_ID</w:t>
            </w:r>
          </w:p>
        </w:tc>
        <w:tc>
          <w:tcPr>
            <w:tcW w:w="1887" w:type="dxa"/>
          </w:tcPr>
          <w:p w14:paraId="745B552B" w14:textId="77777777" w:rsidR="008A20D8" w:rsidRDefault="008A20D8" w:rsidP="00EE1DCD">
            <w:r>
              <w:rPr>
                <w:rFonts w:hint="eastAsia"/>
              </w:rPr>
              <w:t>NUMBER(12)</w:t>
            </w:r>
          </w:p>
        </w:tc>
        <w:tc>
          <w:tcPr>
            <w:tcW w:w="2410" w:type="dxa"/>
          </w:tcPr>
          <w:p w14:paraId="6EDF41E3" w14:textId="77777777" w:rsidR="008A20D8" w:rsidRDefault="008A20D8" w:rsidP="00EE1DCD">
            <w:r>
              <w:rPr>
                <w:rFonts w:hint="eastAsia"/>
              </w:rPr>
              <w:t>原</w:t>
            </w:r>
            <w:r w:rsidRPr="00B8792F">
              <w:rPr>
                <w:rFonts w:hint="eastAsia"/>
              </w:rPr>
              <w:t>视频</w:t>
            </w:r>
            <w:r w:rsidRPr="00B8792F">
              <w:rPr>
                <w:rFonts w:hint="eastAsia"/>
              </w:rPr>
              <w:t>ID</w:t>
            </w:r>
          </w:p>
        </w:tc>
        <w:tc>
          <w:tcPr>
            <w:tcW w:w="1893" w:type="dxa"/>
          </w:tcPr>
          <w:p w14:paraId="05EF97A1" w14:textId="77777777" w:rsidR="008A20D8" w:rsidRDefault="008A20D8" w:rsidP="00EE1DCD">
            <w:r>
              <w:rPr>
                <w:rFonts w:hint="eastAsia"/>
              </w:rPr>
              <w:t>是</w:t>
            </w:r>
          </w:p>
        </w:tc>
      </w:tr>
      <w:tr w:rsidR="008A20D8" w14:paraId="10F57029" w14:textId="77777777" w:rsidTr="00EE1DCD">
        <w:tc>
          <w:tcPr>
            <w:tcW w:w="2332" w:type="dxa"/>
            <w:vAlign w:val="bottom"/>
          </w:tcPr>
          <w:p w14:paraId="26122DA9" w14:textId="77777777" w:rsidR="008A20D8" w:rsidRDefault="008A20D8" w:rsidP="00EE1DCD">
            <w:pPr>
              <w:rPr>
                <w:rFonts w:ascii="宋体" w:hAnsi="宋体" w:cs="宋体"/>
                <w:sz w:val="24"/>
                <w:szCs w:val="24"/>
              </w:rPr>
            </w:pPr>
            <w:r>
              <w:rPr>
                <w:rFonts w:hint="eastAsia"/>
              </w:rPr>
              <w:t>VIDEO_RESOLUTION</w:t>
            </w:r>
          </w:p>
        </w:tc>
        <w:tc>
          <w:tcPr>
            <w:tcW w:w="1887" w:type="dxa"/>
            <w:vAlign w:val="bottom"/>
          </w:tcPr>
          <w:p w14:paraId="226E6AA9" w14:textId="77777777" w:rsidR="008A20D8" w:rsidRDefault="008A20D8" w:rsidP="00EE1DCD">
            <w:pPr>
              <w:rPr>
                <w:rFonts w:ascii="宋体" w:hAnsi="宋体" w:cs="宋体"/>
                <w:sz w:val="24"/>
                <w:szCs w:val="24"/>
              </w:rPr>
            </w:pPr>
            <w:r>
              <w:rPr>
                <w:rFonts w:hint="eastAsia"/>
              </w:rPr>
              <w:t>VARCHAR2(20)</w:t>
            </w:r>
          </w:p>
        </w:tc>
        <w:tc>
          <w:tcPr>
            <w:tcW w:w="2410" w:type="dxa"/>
            <w:vAlign w:val="bottom"/>
          </w:tcPr>
          <w:p w14:paraId="00FEAD11" w14:textId="77777777" w:rsidR="008A20D8" w:rsidRDefault="008A20D8" w:rsidP="00EE1DCD">
            <w:pPr>
              <w:rPr>
                <w:rFonts w:ascii="宋体" w:hAnsi="宋体" w:cs="宋体"/>
                <w:sz w:val="24"/>
                <w:szCs w:val="24"/>
              </w:rPr>
            </w:pPr>
            <w:r>
              <w:rPr>
                <w:rFonts w:hint="eastAsia"/>
              </w:rPr>
              <w:t>视频分辨率，宽</w:t>
            </w:r>
            <w:r>
              <w:rPr>
                <w:rFonts w:hint="eastAsia"/>
              </w:rPr>
              <w:t>*</w:t>
            </w:r>
            <w:r>
              <w:rPr>
                <w:rFonts w:hint="eastAsia"/>
              </w:rPr>
              <w:t>高</w:t>
            </w:r>
          </w:p>
        </w:tc>
        <w:tc>
          <w:tcPr>
            <w:tcW w:w="1893" w:type="dxa"/>
            <w:vAlign w:val="bottom"/>
          </w:tcPr>
          <w:p w14:paraId="45420638" w14:textId="77777777" w:rsidR="008A20D8" w:rsidRDefault="008A20D8" w:rsidP="00EE1DCD">
            <w:pPr>
              <w:rPr>
                <w:rFonts w:ascii="宋体" w:hAnsi="宋体" w:cs="宋体"/>
                <w:sz w:val="24"/>
                <w:szCs w:val="24"/>
              </w:rPr>
            </w:pPr>
            <w:r>
              <w:rPr>
                <w:rFonts w:hint="eastAsia"/>
              </w:rPr>
              <w:t>否</w:t>
            </w:r>
          </w:p>
        </w:tc>
      </w:tr>
      <w:tr w:rsidR="008A20D8" w14:paraId="36423204" w14:textId="77777777" w:rsidTr="00EE1DCD">
        <w:tc>
          <w:tcPr>
            <w:tcW w:w="2332" w:type="dxa"/>
            <w:vAlign w:val="bottom"/>
          </w:tcPr>
          <w:p w14:paraId="32DC7D5B" w14:textId="77777777" w:rsidR="008A20D8" w:rsidRDefault="008A20D8" w:rsidP="00EE1DCD">
            <w:r>
              <w:rPr>
                <w:rFonts w:hint="eastAsia"/>
              </w:rPr>
              <w:t>game_scence_label</w:t>
            </w:r>
          </w:p>
        </w:tc>
        <w:tc>
          <w:tcPr>
            <w:tcW w:w="1887" w:type="dxa"/>
            <w:vAlign w:val="bottom"/>
          </w:tcPr>
          <w:p w14:paraId="4FC1E932" w14:textId="77777777" w:rsidR="008A20D8" w:rsidRDefault="008A20D8" w:rsidP="00EE1DCD">
            <w:r>
              <w:rPr>
                <w:rFonts w:hint="eastAsia"/>
              </w:rPr>
              <w:t>VARCHAR2(120)</w:t>
            </w:r>
          </w:p>
        </w:tc>
        <w:tc>
          <w:tcPr>
            <w:tcW w:w="2410" w:type="dxa"/>
            <w:vAlign w:val="bottom"/>
          </w:tcPr>
          <w:p w14:paraId="5D1BF489" w14:textId="77777777" w:rsidR="008A20D8" w:rsidRDefault="008A20D8" w:rsidP="00EE1DCD">
            <w:r>
              <w:rPr>
                <w:rFonts w:ascii="宋体" w:hint="eastAsia"/>
              </w:rPr>
              <w:t>游戏场景标签id,多个标签用id分割</w:t>
            </w:r>
          </w:p>
        </w:tc>
        <w:tc>
          <w:tcPr>
            <w:tcW w:w="1893" w:type="dxa"/>
            <w:vAlign w:val="bottom"/>
          </w:tcPr>
          <w:p w14:paraId="14810FA7" w14:textId="77777777" w:rsidR="008A20D8" w:rsidRDefault="008A20D8" w:rsidP="00EE1DCD">
            <w:r>
              <w:rPr>
                <w:rFonts w:hint="eastAsia"/>
              </w:rPr>
              <w:t>否</w:t>
            </w:r>
          </w:p>
        </w:tc>
      </w:tr>
      <w:tr w:rsidR="008A20D8" w14:paraId="27E3E92E" w14:textId="77777777" w:rsidTr="00EE1DCD">
        <w:tc>
          <w:tcPr>
            <w:tcW w:w="2332" w:type="dxa"/>
            <w:vAlign w:val="bottom"/>
          </w:tcPr>
          <w:p w14:paraId="24858DB6" w14:textId="77777777" w:rsidR="008A20D8" w:rsidRDefault="008A20D8" w:rsidP="00EE1DCD">
            <w:r>
              <w:rPr>
                <w:rFonts w:hint="eastAsia"/>
              </w:rPr>
              <w:t>game_role_label</w:t>
            </w:r>
          </w:p>
        </w:tc>
        <w:tc>
          <w:tcPr>
            <w:tcW w:w="1887" w:type="dxa"/>
            <w:vAlign w:val="bottom"/>
          </w:tcPr>
          <w:p w14:paraId="329A32D2" w14:textId="77777777" w:rsidR="008A20D8" w:rsidRDefault="008A20D8" w:rsidP="00EE1DCD">
            <w:r>
              <w:rPr>
                <w:rFonts w:hint="eastAsia"/>
              </w:rPr>
              <w:t>VARCHAR2(120)</w:t>
            </w:r>
          </w:p>
        </w:tc>
        <w:tc>
          <w:tcPr>
            <w:tcW w:w="2410" w:type="dxa"/>
            <w:vAlign w:val="bottom"/>
          </w:tcPr>
          <w:p w14:paraId="609C6280" w14:textId="77777777" w:rsidR="008A20D8" w:rsidRDefault="008A20D8" w:rsidP="00EE1DCD">
            <w:pPr>
              <w:rPr>
                <w:rFonts w:ascii="宋体"/>
              </w:rPr>
            </w:pPr>
            <w:r>
              <w:rPr>
                <w:rFonts w:ascii="宋体" w:hint="eastAsia"/>
              </w:rPr>
              <w:t>游戏角色标签id, 多个标签用id分割</w:t>
            </w:r>
          </w:p>
        </w:tc>
        <w:tc>
          <w:tcPr>
            <w:tcW w:w="1893" w:type="dxa"/>
            <w:vAlign w:val="bottom"/>
          </w:tcPr>
          <w:p w14:paraId="6A7BBBE3" w14:textId="77777777" w:rsidR="008A20D8" w:rsidRDefault="008A20D8" w:rsidP="00EE1DCD">
            <w:r>
              <w:rPr>
                <w:rFonts w:hint="eastAsia"/>
              </w:rPr>
              <w:t>否</w:t>
            </w:r>
          </w:p>
        </w:tc>
      </w:tr>
      <w:tr w:rsidR="008A20D8" w14:paraId="11E9F14E" w14:textId="77777777" w:rsidTr="00EE1DCD">
        <w:tc>
          <w:tcPr>
            <w:tcW w:w="2332" w:type="dxa"/>
            <w:vAlign w:val="bottom"/>
          </w:tcPr>
          <w:p w14:paraId="6D754AE5" w14:textId="77777777" w:rsidR="008A20D8" w:rsidRDefault="008A20D8" w:rsidP="00EE1DCD">
            <w:pPr>
              <w:rPr>
                <w:rFonts w:ascii="宋体" w:hAnsi="宋体" w:cs="宋体"/>
                <w:sz w:val="24"/>
                <w:szCs w:val="24"/>
              </w:rPr>
            </w:pPr>
            <w:r>
              <w:rPr>
                <w:rFonts w:hint="eastAsia"/>
              </w:rPr>
              <w:t>DURATION</w:t>
            </w:r>
          </w:p>
        </w:tc>
        <w:tc>
          <w:tcPr>
            <w:tcW w:w="1887" w:type="dxa"/>
            <w:vAlign w:val="bottom"/>
          </w:tcPr>
          <w:p w14:paraId="47C73471" w14:textId="77777777" w:rsidR="008A20D8" w:rsidRDefault="008A20D8" w:rsidP="00EE1DCD">
            <w:pPr>
              <w:rPr>
                <w:rFonts w:ascii="宋体" w:hAnsi="宋体" w:cs="宋体"/>
                <w:sz w:val="24"/>
                <w:szCs w:val="24"/>
              </w:rPr>
            </w:pPr>
            <w:r>
              <w:rPr>
                <w:rFonts w:hint="eastAsia"/>
              </w:rPr>
              <w:t>NUMBER</w:t>
            </w:r>
          </w:p>
        </w:tc>
        <w:tc>
          <w:tcPr>
            <w:tcW w:w="2410" w:type="dxa"/>
            <w:vAlign w:val="bottom"/>
          </w:tcPr>
          <w:p w14:paraId="4033B9A1" w14:textId="77777777" w:rsidR="008A20D8" w:rsidRDefault="008A20D8" w:rsidP="00EE1DCD">
            <w:pPr>
              <w:rPr>
                <w:rFonts w:ascii="宋体" w:hAnsi="宋体" w:cs="宋体"/>
                <w:sz w:val="24"/>
                <w:szCs w:val="24"/>
              </w:rPr>
            </w:pPr>
            <w:r>
              <w:rPr>
                <w:rFonts w:hint="eastAsia"/>
              </w:rPr>
              <w:t>时长</w:t>
            </w:r>
          </w:p>
        </w:tc>
        <w:tc>
          <w:tcPr>
            <w:tcW w:w="1893" w:type="dxa"/>
            <w:vAlign w:val="bottom"/>
          </w:tcPr>
          <w:p w14:paraId="1B652284" w14:textId="77777777" w:rsidR="008A20D8" w:rsidRDefault="008A20D8" w:rsidP="00EE1DCD">
            <w:pPr>
              <w:rPr>
                <w:rFonts w:ascii="宋体" w:hAnsi="宋体" w:cs="宋体"/>
                <w:sz w:val="24"/>
                <w:szCs w:val="24"/>
              </w:rPr>
            </w:pPr>
            <w:r>
              <w:rPr>
                <w:rFonts w:hint="eastAsia"/>
              </w:rPr>
              <w:t>否</w:t>
            </w:r>
          </w:p>
        </w:tc>
      </w:tr>
      <w:tr w:rsidR="008A20D8" w14:paraId="5EF08D09" w14:textId="77777777" w:rsidTr="00EE1DCD">
        <w:tc>
          <w:tcPr>
            <w:tcW w:w="2332" w:type="dxa"/>
          </w:tcPr>
          <w:p w14:paraId="56DAFE86" w14:textId="77777777" w:rsidR="008A20D8" w:rsidRPr="007D3A6E" w:rsidRDefault="008A20D8" w:rsidP="00EE1DCD">
            <w:r w:rsidRPr="00BA6AEF">
              <w:t>LINK_URL</w:t>
            </w:r>
          </w:p>
        </w:tc>
        <w:tc>
          <w:tcPr>
            <w:tcW w:w="1887" w:type="dxa"/>
          </w:tcPr>
          <w:p w14:paraId="2A633592" w14:textId="77777777" w:rsidR="008A20D8" w:rsidRDefault="008A20D8" w:rsidP="00EE1DCD">
            <w:r w:rsidRPr="00BA6AEF">
              <w:t>VARCHAR2(1024)</w:t>
            </w:r>
          </w:p>
        </w:tc>
        <w:tc>
          <w:tcPr>
            <w:tcW w:w="2410" w:type="dxa"/>
          </w:tcPr>
          <w:p w14:paraId="3B0AE22E" w14:textId="77777777" w:rsidR="008A20D8" w:rsidRPr="00B8792F" w:rsidRDefault="008A20D8" w:rsidP="00EE1DCD">
            <w:r>
              <w:rPr>
                <w:rFonts w:hint="eastAsia"/>
              </w:rPr>
              <w:t>咪咕云</w:t>
            </w:r>
            <w:r w:rsidRPr="00BA6AEF">
              <w:rPr>
                <w:rFonts w:hint="eastAsia"/>
              </w:rPr>
              <w:t>视频</w:t>
            </w:r>
            <w:r>
              <w:rPr>
                <w:rFonts w:hint="eastAsia"/>
              </w:rPr>
              <w:t>播放</w:t>
            </w:r>
            <w:r w:rsidRPr="00BA6AEF">
              <w:rPr>
                <w:rFonts w:hint="eastAsia"/>
              </w:rPr>
              <w:t>地址</w:t>
            </w:r>
          </w:p>
        </w:tc>
        <w:tc>
          <w:tcPr>
            <w:tcW w:w="1893" w:type="dxa"/>
          </w:tcPr>
          <w:p w14:paraId="2B93C4C5" w14:textId="77777777" w:rsidR="008A20D8" w:rsidRDefault="008A20D8" w:rsidP="00EE1DCD">
            <w:r>
              <w:rPr>
                <w:rFonts w:hint="eastAsia"/>
              </w:rPr>
              <w:t>是</w:t>
            </w:r>
          </w:p>
        </w:tc>
      </w:tr>
      <w:tr w:rsidR="008A20D8" w14:paraId="7D10953C" w14:textId="77777777" w:rsidTr="00EE1DCD">
        <w:tc>
          <w:tcPr>
            <w:tcW w:w="2332" w:type="dxa"/>
          </w:tcPr>
          <w:p w14:paraId="4D5F7972" w14:textId="77777777" w:rsidR="008A20D8" w:rsidRPr="00BA6AEF" w:rsidRDefault="008A20D8" w:rsidP="00EE1DCD">
            <w:r w:rsidRPr="00BD24BF">
              <w:t>Merge</w:t>
            </w:r>
            <w:r>
              <w:rPr>
                <w:rFonts w:hint="eastAsia"/>
              </w:rPr>
              <w:t>_</w:t>
            </w:r>
            <w:r w:rsidRPr="007D3A6E">
              <w:t>VIDEO_ID</w:t>
            </w:r>
          </w:p>
        </w:tc>
        <w:tc>
          <w:tcPr>
            <w:tcW w:w="1887" w:type="dxa"/>
          </w:tcPr>
          <w:p w14:paraId="62C2E8D2" w14:textId="77777777" w:rsidR="008A20D8" w:rsidRPr="00BA6AEF" w:rsidRDefault="008A20D8" w:rsidP="00EE1DCD">
            <w:r>
              <w:rPr>
                <w:rFonts w:hint="eastAsia"/>
              </w:rPr>
              <w:t>NUMBER(12)</w:t>
            </w:r>
          </w:p>
        </w:tc>
        <w:tc>
          <w:tcPr>
            <w:tcW w:w="2410" w:type="dxa"/>
          </w:tcPr>
          <w:p w14:paraId="6A6ABB65" w14:textId="77777777" w:rsidR="008A20D8" w:rsidRDefault="008A20D8" w:rsidP="00EE1DCD">
            <w:r>
              <w:rPr>
                <w:rFonts w:hint="eastAsia"/>
              </w:rPr>
              <w:t>合并后对应的视频</w:t>
            </w:r>
            <w:r>
              <w:rPr>
                <w:rFonts w:hint="eastAsia"/>
              </w:rPr>
              <w:t>id</w:t>
            </w:r>
          </w:p>
        </w:tc>
        <w:tc>
          <w:tcPr>
            <w:tcW w:w="1893" w:type="dxa"/>
          </w:tcPr>
          <w:p w14:paraId="1BA3FC3E" w14:textId="77777777" w:rsidR="008A20D8" w:rsidRDefault="008A20D8" w:rsidP="00EE1DCD">
            <w:r>
              <w:rPr>
                <w:rFonts w:hint="eastAsia"/>
              </w:rPr>
              <w:t>否</w:t>
            </w:r>
          </w:p>
        </w:tc>
      </w:tr>
      <w:tr w:rsidR="008A20D8" w14:paraId="0516D225" w14:textId="77777777" w:rsidTr="00EE1DCD">
        <w:tc>
          <w:tcPr>
            <w:tcW w:w="2332" w:type="dxa"/>
          </w:tcPr>
          <w:p w14:paraId="003A2047" w14:textId="77777777" w:rsidR="008A20D8" w:rsidRDefault="008A20D8" w:rsidP="00EE1DCD">
            <w:r>
              <w:rPr>
                <w:rFonts w:hint="eastAsia"/>
              </w:rPr>
              <w:t>create</w:t>
            </w:r>
            <w:r>
              <w:t>_TIME</w:t>
            </w:r>
          </w:p>
        </w:tc>
        <w:tc>
          <w:tcPr>
            <w:tcW w:w="1887" w:type="dxa"/>
          </w:tcPr>
          <w:p w14:paraId="50F4F279" w14:textId="77777777" w:rsidR="008A20D8" w:rsidRDefault="008A20D8" w:rsidP="00EE1DCD">
            <w:r>
              <w:rPr>
                <w:rFonts w:hint="eastAsia"/>
              </w:rPr>
              <w:t>DATE</w:t>
            </w:r>
          </w:p>
        </w:tc>
        <w:tc>
          <w:tcPr>
            <w:tcW w:w="2410" w:type="dxa"/>
          </w:tcPr>
          <w:p w14:paraId="6006EC04" w14:textId="77777777" w:rsidR="008A20D8" w:rsidRDefault="008A20D8" w:rsidP="00EE1DCD">
            <w:r>
              <w:rPr>
                <w:rFonts w:hint="eastAsia"/>
              </w:rPr>
              <w:t>创建时间</w:t>
            </w:r>
          </w:p>
        </w:tc>
        <w:tc>
          <w:tcPr>
            <w:tcW w:w="1893" w:type="dxa"/>
          </w:tcPr>
          <w:p w14:paraId="04993870" w14:textId="77777777" w:rsidR="008A20D8" w:rsidRDefault="008A20D8" w:rsidP="00EE1DCD">
            <w:r>
              <w:rPr>
                <w:rFonts w:hint="eastAsia"/>
              </w:rPr>
              <w:t>否</w:t>
            </w:r>
          </w:p>
        </w:tc>
      </w:tr>
      <w:tr w:rsidR="008A20D8" w14:paraId="1310296B" w14:textId="77777777" w:rsidTr="00EE1DCD">
        <w:tc>
          <w:tcPr>
            <w:tcW w:w="2332" w:type="dxa"/>
          </w:tcPr>
          <w:p w14:paraId="5788846C" w14:textId="77777777" w:rsidR="008A20D8" w:rsidRDefault="008A20D8" w:rsidP="00EE1DCD">
            <w:r>
              <w:rPr>
                <w:rFonts w:hint="eastAsia"/>
              </w:rPr>
              <w:lastRenderedPageBreak/>
              <w:t>create</w:t>
            </w:r>
            <w:r>
              <w:t>_USER</w:t>
            </w:r>
          </w:p>
        </w:tc>
        <w:tc>
          <w:tcPr>
            <w:tcW w:w="1887" w:type="dxa"/>
          </w:tcPr>
          <w:p w14:paraId="2B4CF8CE" w14:textId="77777777" w:rsidR="008A20D8" w:rsidRDefault="008A20D8" w:rsidP="00EE1DCD">
            <w:r>
              <w:rPr>
                <w:rFonts w:hint="eastAsia"/>
              </w:rPr>
              <w:t>VARCHAR2(100)</w:t>
            </w:r>
          </w:p>
        </w:tc>
        <w:tc>
          <w:tcPr>
            <w:tcW w:w="2410" w:type="dxa"/>
          </w:tcPr>
          <w:p w14:paraId="42F1BAF2" w14:textId="77777777" w:rsidR="008A20D8" w:rsidRDefault="008A20D8" w:rsidP="00EE1DCD">
            <w:r>
              <w:rPr>
                <w:rFonts w:hint="eastAsia"/>
              </w:rPr>
              <w:t>创建人</w:t>
            </w:r>
          </w:p>
        </w:tc>
        <w:tc>
          <w:tcPr>
            <w:tcW w:w="1893" w:type="dxa"/>
          </w:tcPr>
          <w:p w14:paraId="4E9DB406" w14:textId="77777777" w:rsidR="008A20D8" w:rsidRDefault="008A20D8" w:rsidP="00EE1DCD">
            <w:r>
              <w:rPr>
                <w:rFonts w:hint="eastAsia"/>
              </w:rPr>
              <w:t>否</w:t>
            </w:r>
          </w:p>
        </w:tc>
      </w:tr>
      <w:tr w:rsidR="008A20D8" w14:paraId="693034C9" w14:textId="77777777" w:rsidTr="00EE1DCD">
        <w:tc>
          <w:tcPr>
            <w:tcW w:w="2332" w:type="dxa"/>
          </w:tcPr>
          <w:p w14:paraId="6E119C2D" w14:textId="77777777" w:rsidR="008A20D8" w:rsidRDefault="008A20D8" w:rsidP="00EE1DCD">
            <w:r>
              <w:t>UPDATE_TIME</w:t>
            </w:r>
          </w:p>
        </w:tc>
        <w:tc>
          <w:tcPr>
            <w:tcW w:w="1887" w:type="dxa"/>
          </w:tcPr>
          <w:p w14:paraId="34A14DEE" w14:textId="77777777" w:rsidR="008A20D8" w:rsidRDefault="008A20D8" w:rsidP="00EE1DCD">
            <w:r>
              <w:rPr>
                <w:rFonts w:hint="eastAsia"/>
              </w:rPr>
              <w:t>DATE</w:t>
            </w:r>
          </w:p>
        </w:tc>
        <w:tc>
          <w:tcPr>
            <w:tcW w:w="2410" w:type="dxa"/>
          </w:tcPr>
          <w:p w14:paraId="2B376660" w14:textId="77777777" w:rsidR="008A20D8" w:rsidRDefault="008A20D8" w:rsidP="00EE1DCD">
            <w:r>
              <w:rPr>
                <w:rFonts w:hint="eastAsia"/>
              </w:rPr>
              <w:t>更新时间</w:t>
            </w:r>
          </w:p>
        </w:tc>
        <w:tc>
          <w:tcPr>
            <w:tcW w:w="1893" w:type="dxa"/>
          </w:tcPr>
          <w:p w14:paraId="075F2C39" w14:textId="77777777" w:rsidR="008A20D8" w:rsidRDefault="008A20D8" w:rsidP="00EE1DCD">
            <w:r>
              <w:rPr>
                <w:rFonts w:hint="eastAsia"/>
              </w:rPr>
              <w:t>否</w:t>
            </w:r>
          </w:p>
        </w:tc>
      </w:tr>
      <w:tr w:rsidR="008A20D8" w14:paraId="3631EF25" w14:textId="77777777" w:rsidTr="00EE1DCD">
        <w:tc>
          <w:tcPr>
            <w:tcW w:w="2332" w:type="dxa"/>
          </w:tcPr>
          <w:p w14:paraId="7965F80E" w14:textId="77777777" w:rsidR="008A20D8" w:rsidRDefault="008A20D8" w:rsidP="00EE1DCD">
            <w:r>
              <w:t>UPDATE_USER</w:t>
            </w:r>
          </w:p>
        </w:tc>
        <w:tc>
          <w:tcPr>
            <w:tcW w:w="1887" w:type="dxa"/>
          </w:tcPr>
          <w:p w14:paraId="57EA26A6" w14:textId="77777777" w:rsidR="008A20D8" w:rsidRDefault="008A20D8" w:rsidP="00EE1DCD">
            <w:r>
              <w:rPr>
                <w:rFonts w:hint="eastAsia"/>
              </w:rPr>
              <w:t>VARCHAR2(100)</w:t>
            </w:r>
          </w:p>
        </w:tc>
        <w:tc>
          <w:tcPr>
            <w:tcW w:w="2410" w:type="dxa"/>
          </w:tcPr>
          <w:p w14:paraId="4CD987FE" w14:textId="77777777" w:rsidR="008A20D8" w:rsidRDefault="008A20D8" w:rsidP="00EE1DCD">
            <w:r>
              <w:rPr>
                <w:rFonts w:hint="eastAsia"/>
              </w:rPr>
              <w:t>更新人</w:t>
            </w:r>
          </w:p>
        </w:tc>
        <w:tc>
          <w:tcPr>
            <w:tcW w:w="1893" w:type="dxa"/>
          </w:tcPr>
          <w:p w14:paraId="5043055F" w14:textId="77777777" w:rsidR="008A20D8" w:rsidRDefault="008A20D8" w:rsidP="00EE1DCD">
            <w:r>
              <w:rPr>
                <w:rFonts w:hint="eastAsia"/>
              </w:rPr>
              <w:t>否</w:t>
            </w:r>
          </w:p>
        </w:tc>
      </w:tr>
    </w:tbl>
    <w:p w14:paraId="34B02BEB" w14:textId="77777777" w:rsidR="008A20D8" w:rsidRDefault="008A20D8" w:rsidP="008A20D8">
      <w:pPr>
        <w:spacing w:line="360" w:lineRule="auto"/>
        <w:rPr>
          <w:b/>
          <w:color w:val="000000" w:themeColor="text1"/>
          <w:sz w:val="24"/>
        </w:rPr>
      </w:pPr>
    </w:p>
    <w:p w14:paraId="6591A92A" w14:textId="77777777" w:rsidR="008A20D8" w:rsidRDefault="008A20D8" w:rsidP="008A20D8">
      <w:pPr>
        <w:numPr>
          <w:ilvl w:val="0"/>
          <w:numId w:val="29"/>
        </w:numPr>
        <w:spacing w:line="360" w:lineRule="auto"/>
        <w:rPr>
          <w:b/>
          <w:color w:val="000000" w:themeColor="text1"/>
          <w:sz w:val="24"/>
        </w:rPr>
      </w:pPr>
      <w:r>
        <w:rPr>
          <w:rFonts w:hint="eastAsia"/>
          <w:b/>
          <w:color w:val="000000" w:themeColor="text1"/>
          <w:sz w:val="24"/>
        </w:rPr>
        <w:t>视频同步记录表</w:t>
      </w:r>
      <w:r>
        <w:rPr>
          <w:rFonts w:hint="eastAsia"/>
          <w:b/>
          <w:color w:val="000000" w:themeColor="text1"/>
          <w:sz w:val="24"/>
        </w:rPr>
        <w:t>game</w:t>
      </w:r>
      <w:r>
        <w:rPr>
          <w:b/>
          <w:color w:val="000000" w:themeColor="text1"/>
          <w:sz w:val="24"/>
        </w:rPr>
        <w:t>_</w:t>
      </w:r>
      <w:r>
        <w:rPr>
          <w:rFonts w:hint="eastAsia"/>
          <w:b/>
          <w:color w:val="000000" w:themeColor="text1"/>
          <w:sz w:val="24"/>
        </w:rPr>
        <w:t>video_</w:t>
      </w:r>
      <w:r w:rsidRPr="00F40FAD">
        <w:t xml:space="preserve"> </w:t>
      </w:r>
      <w:r w:rsidRPr="00F40FAD">
        <w:rPr>
          <w:b/>
          <w:color w:val="000000" w:themeColor="text1"/>
          <w:sz w:val="24"/>
        </w:rPr>
        <w:t>synchro</w:t>
      </w:r>
      <w:r>
        <w:rPr>
          <w:rFonts w:hint="eastAsia"/>
          <w:b/>
          <w:color w:val="000000" w:themeColor="text1"/>
          <w:sz w:val="24"/>
        </w:rPr>
        <w:t>_record</w:t>
      </w:r>
    </w:p>
    <w:tbl>
      <w:tblPr>
        <w:tblStyle w:val="af"/>
        <w:tblW w:w="8522" w:type="dxa"/>
        <w:tblLayout w:type="fixed"/>
        <w:tblLook w:val="04A0" w:firstRow="1" w:lastRow="0" w:firstColumn="1" w:lastColumn="0" w:noHBand="0" w:noVBand="1"/>
      </w:tblPr>
      <w:tblGrid>
        <w:gridCol w:w="2332"/>
        <w:gridCol w:w="1656"/>
        <w:gridCol w:w="2221"/>
        <w:gridCol w:w="2313"/>
      </w:tblGrid>
      <w:tr w:rsidR="008A20D8" w14:paraId="47CB2DCB" w14:textId="77777777" w:rsidTr="00EE1DCD">
        <w:tc>
          <w:tcPr>
            <w:tcW w:w="2332" w:type="dxa"/>
          </w:tcPr>
          <w:p w14:paraId="2013A573" w14:textId="77777777" w:rsidR="008A20D8" w:rsidRDefault="008A20D8" w:rsidP="00EE1DCD">
            <w:r>
              <w:rPr>
                <w:rFonts w:hint="eastAsia"/>
              </w:rPr>
              <w:t>字段</w:t>
            </w:r>
            <w:r>
              <w:t>名称</w:t>
            </w:r>
          </w:p>
        </w:tc>
        <w:tc>
          <w:tcPr>
            <w:tcW w:w="1656" w:type="dxa"/>
          </w:tcPr>
          <w:p w14:paraId="2CBEE38D" w14:textId="77777777" w:rsidR="008A20D8" w:rsidRDefault="008A20D8" w:rsidP="00EE1DCD">
            <w:r>
              <w:rPr>
                <w:rFonts w:hint="eastAsia"/>
              </w:rPr>
              <w:t>字段</w:t>
            </w:r>
            <w:r>
              <w:t>类型</w:t>
            </w:r>
          </w:p>
        </w:tc>
        <w:tc>
          <w:tcPr>
            <w:tcW w:w="2221" w:type="dxa"/>
          </w:tcPr>
          <w:p w14:paraId="322C6999" w14:textId="77777777" w:rsidR="008A20D8" w:rsidRDefault="008A20D8" w:rsidP="00EE1DCD">
            <w:r>
              <w:rPr>
                <w:rFonts w:hint="eastAsia"/>
              </w:rPr>
              <w:t>表</w:t>
            </w:r>
            <w:r>
              <w:t>字典描述</w:t>
            </w:r>
          </w:p>
        </w:tc>
        <w:tc>
          <w:tcPr>
            <w:tcW w:w="2313" w:type="dxa"/>
          </w:tcPr>
          <w:p w14:paraId="6CDBD019" w14:textId="77777777" w:rsidR="008A20D8" w:rsidRDefault="008A20D8" w:rsidP="00EE1DCD">
            <w:r>
              <w:rPr>
                <w:rFonts w:hint="eastAsia"/>
              </w:rPr>
              <w:t>是否必填</w:t>
            </w:r>
          </w:p>
        </w:tc>
      </w:tr>
      <w:tr w:rsidR="008A20D8" w14:paraId="24DD2469" w14:textId="77777777" w:rsidTr="00EE1DCD">
        <w:trPr>
          <w:trHeight w:val="290"/>
        </w:trPr>
        <w:tc>
          <w:tcPr>
            <w:tcW w:w="2332" w:type="dxa"/>
          </w:tcPr>
          <w:p w14:paraId="58A88F00" w14:textId="77777777" w:rsidR="008A20D8" w:rsidRDefault="008A20D8" w:rsidP="00EE1DCD">
            <w:r>
              <w:rPr>
                <w:rFonts w:hint="eastAsia"/>
              </w:rPr>
              <w:t>ID</w:t>
            </w:r>
          </w:p>
        </w:tc>
        <w:tc>
          <w:tcPr>
            <w:tcW w:w="1656" w:type="dxa"/>
          </w:tcPr>
          <w:p w14:paraId="5582CD10" w14:textId="77777777" w:rsidR="008A20D8" w:rsidRDefault="008A20D8" w:rsidP="00EE1DCD">
            <w:r>
              <w:rPr>
                <w:rFonts w:hint="eastAsia"/>
              </w:rPr>
              <w:t>NUMBER(12)</w:t>
            </w:r>
          </w:p>
        </w:tc>
        <w:tc>
          <w:tcPr>
            <w:tcW w:w="2221" w:type="dxa"/>
          </w:tcPr>
          <w:p w14:paraId="1601C564" w14:textId="77777777" w:rsidR="008A20D8" w:rsidRDefault="008A20D8" w:rsidP="00EE1DCD">
            <w:r>
              <w:rPr>
                <w:rFonts w:hint="eastAsia"/>
              </w:rPr>
              <w:t>主键</w:t>
            </w:r>
          </w:p>
        </w:tc>
        <w:tc>
          <w:tcPr>
            <w:tcW w:w="2313" w:type="dxa"/>
          </w:tcPr>
          <w:p w14:paraId="5CFE5A5A" w14:textId="77777777" w:rsidR="008A20D8" w:rsidRDefault="008A20D8" w:rsidP="00EE1DCD">
            <w:r>
              <w:rPr>
                <w:rFonts w:hint="eastAsia"/>
              </w:rPr>
              <w:t>是</w:t>
            </w:r>
          </w:p>
        </w:tc>
      </w:tr>
      <w:tr w:rsidR="008A20D8" w14:paraId="1AF8B11C" w14:textId="77777777" w:rsidTr="00EE1DCD">
        <w:tc>
          <w:tcPr>
            <w:tcW w:w="2332" w:type="dxa"/>
          </w:tcPr>
          <w:p w14:paraId="52CA9155" w14:textId="77777777" w:rsidR="008A20D8" w:rsidRDefault="008A20D8" w:rsidP="00EE1DCD">
            <w:r w:rsidRPr="007D3A6E">
              <w:t>VIDEO_ID</w:t>
            </w:r>
          </w:p>
        </w:tc>
        <w:tc>
          <w:tcPr>
            <w:tcW w:w="1656" w:type="dxa"/>
          </w:tcPr>
          <w:p w14:paraId="403644C4" w14:textId="77777777" w:rsidR="008A20D8" w:rsidRDefault="008A20D8" w:rsidP="00EE1DCD">
            <w:r>
              <w:rPr>
                <w:rFonts w:hint="eastAsia"/>
              </w:rPr>
              <w:t>NUMBER(12)</w:t>
            </w:r>
          </w:p>
        </w:tc>
        <w:tc>
          <w:tcPr>
            <w:tcW w:w="2221" w:type="dxa"/>
          </w:tcPr>
          <w:p w14:paraId="7CF8F9B4" w14:textId="77777777" w:rsidR="008A20D8" w:rsidRDefault="008A20D8" w:rsidP="00EE1DCD">
            <w:r w:rsidRPr="00B8792F">
              <w:rPr>
                <w:rFonts w:hint="eastAsia"/>
              </w:rPr>
              <w:t>视频</w:t>
            </w:r>
            <w:r w:rsidRPr="00B8792F">
              <w:rPr>
                <w:rFonts w:hint="eastAsia"/>
              </w:rPr>
              <w:t>ID</w:t>
            </w:r>
            <w:r>
              <w:rPr>
                <w:rFonts w:hint="eastAsia"/>
              </w:rPr>
              <w:t>，与</w:t>
            </w:r>
          </w:p>
        </w:tc>
        <w:tc>
          <w:tcPr>
            <w:tcW w:w="2313" w:type="dxa"/>
          </w:tcPr>
          <w:p w14:paraId="76905ACF" w14:textId="77777777" w:rsidR="008A20D8" w:rsidRDefault="008A20D8" w:rsidP="00EE1DCD">
            <w:r>
              <w:rPr>
                <w:rFonts w:hint="eastAsia"/>
              </w:rPr>
              <w:t>是</w:t>
            </w:r>
          </w:p>
        </w:tc>
      </w:tr>
      <w:tr w:rsidR="008A20D8" w14:paraId="10624697" w14:textId="77777777" w:rsidTr="00EE1DCD">
        <w:tc>
          <w:tcPr>
            <w:tcW w:w="2332" w:type="dxa"/>
          </w:tcPr>
          <w:p w14:paraId="51AF4707" w14:textId="77777777" w:rsidR="008A20D8" w:rsidRPr="007D3A6E" w:rsidRDefault="008A20D8" w:rsidP="00EE1DCD">
            <w:r>
              <w:rPr>
                <w:rFonts w:hint="eastAsia"/>
              </w:rPr>
              <w:t>synchro_result_type</w:t>
            </w:r>
          </w:p>
        </w:tc>
        <w:tc>
          <w:tcPr>
            <w:tcW w:w="1656" w:type="dxa"/>
          </w:tcPr>
          <w:p w14:paraId="4C44B8CD" w14:textId="77777777" w:rsidR="008A20D8" w:rsidRDefault="008A20D8" w:rsidP="00EE1DCD">
            <w:r>
              <w:rPr>
                <w:rFonts w:hint="eastAsia"/>
              </w:rPr>
              <w:t>NUMBER(1)</w:t>
            </w:r>
          </w:p>
        </w:tc>
        <w:tc>
          <w:tcPr>
            <w:tcW w:w="2221" w:type="dxa"/>
          </w:tcPr>
          <w:p w14:paraId="03726179" w14:textId="77777777" w:rsidR="008A20D8" w:rsidRPr="00B8792F" w:rsidRDefault="008A20D8" w:rsidP="00EE1DCD">
            <w:r>
              <w:rPr>
                <w:rFonts w:hint="eastAsia"/>
              </w:rPr>
              <w:t>1:</w:t>
            </w:r>
            <w:r>
              <w:rPr>
                <w:rFonts w:hint="eastAsia"/>
              </w:rPr>
              <w:t>成功</w:t>
            </w:r>
            <w:r>
              <w:rPr>
                <w:rFonts w:hint="eastAsia"/>
              </w:rPr>
              <w:t>,2:</w:t>
            </w:r>
            <w:r>
              <w:rPr>
                <w:rFonts w:hint="eastAsia"/>
              </w:rPr>
              <w:t>失败</w:t>
            </w:r>
          </w:p>
        </w:tc>
        <w:tc>
          <w:tcPr>
            <w:tcW w:w="2313" w:type="dxa"/>
          </w:tcPr>
          <w:p w14:paraId="56121FFE" w14:textId="77777777" w:rsidR="008A20D8" w:rsidRDefault="008A20D8" w:rsidP="00EE1DCD">
            <w:r>
              <w:rPr>
                <w:rFonts w:hint="eastAsia"/>
              </w:rPr>
              <w:t>是</w:t>
            </w:r>
          </w:p>
        </w:tc>
      </w:tr>
      <w:tr w:rsidR="008A20D8" w14:paraId="4FE7E10B" w14:textId="77777777" w:rsidTr="00EE1DCD">
        <w:tc>
          <w:tcPr>
            <w:tcW w:w="2332" w:type="dxa"/>
          </w:tcPr>
          <w:p w14:paraId="253AD73D" w14:textId="77777777" w:rsidR="008A20D8" w:rsidRDefault="008A20D8" w:rsidP="00EE1DCD">
            <w:r>
              <w:rPr>
                <w:rFonts w:hint="eastAsia"/>
              </w:rPr>
              <w:t>synchro_</w:t>
            </w:r>
            <w:r w:rsidRPr="00DC317D">
              <w:t>describe</w:t>
            </w:r>
          </w:p>
        </w:tc>
        <w:tc>
          <w:tcPr>
            <w:tcW w:w="1656" w:type="dxa"/>
          </w:tcPr>
          <w:p w14:paraId="5D600478" w14:textId="77777777" w:rsidR="008A20D8" w:rsidRDefault="008A20D8" w:rsidP="00EE1DCD">
            <w:r>
              <w:rPr>
                <w:rFonts w:hint="eastAsia"/>
              </w:rPr>
              <w:t>clob</w:t>
            </w:r>
          </w:p>
        </w:tc>
        <w:tc>
          <w:tcPr>
            <w:tcW w:w="2221" w:type="dxa"/>
          </w:tcPr>
          <w:p w14:paraId="47984A1B" w14:textId="77777777" w:rsidR="008A20D8" w:rsidRDefault="008A20D8" w:rsidP="00EE1DCD">
            <w:r>
              <w:rPr>
                <w:rFonts w:hint="eastAsia"/>
              </w:rPr>
              <w:t>同步结果描述</w:t>
            </w:r>
          </w:p>
        </w:tc>
        <w:tc>
          <w:tcPr>
            <w:tcW w:w="2313" w:type="dxa"/>
          </w:tcPr>
          <w:p w14:paraId="385FD7D5" w14:textId="77777777" w:rsidR="008A20D8" w:rsidRDefault="008A20D8" w:rsidP="00EE1DCD">
            <w:r>
              <w:rPr>
                <w:rFonts w:hint="eastAsia"/>
              </w:rPr>
              <w:t>是</w:t>
            </w:r>
          </w:p>
        </w:tc>
      </w:tr>
      <w:tr w:rsidR="008A20D8" w14:paraId="5A2488D1" w14:textId="77777777" w:rsidTr="00EE1DCD">
        <w:tc>
          <w:tcPr>
            <w:tcW w:w="2332" w:type="dxa"/>
          </w:tcPr>
          <w:p w14:paraId="0DB13499" w14:textId="77777777" w:rsidR="008A20D8" w:rsidRDefault="008A20D8" w:rsidP="00EE1DCD">
            <w:r>
              <w:rPr>
                <w:rFonts w:hint="eastAsia"/>
              </w:rPr>
              <w:t>create</w:t>
            </w:r>
            <w:r>
              <w:t>_TIME</w:t>
            </w:r>
          </w:p>
        </w:tc>
        <w:tc>
          <w:tcPr>
            <w:tcW w:w="1656" w:type="dxa"/>
          </w:tcPr>
          <w:p w14:paraId="623B7DA3" w14:textId="77777777" w:rsidR="008A20D8" w:rsidRDefault="008A20D8" w:rsidP="00EE1DCD">
            <w:r>
              <w:rPr>
                <w:rFonts w:hint="eastAsia"/>
              </w:rPr>
              <w:t>DATE</w:t>
            </w:r>
          </w:p>
        </w:tc>
        <w:tc>
          <w:tcPr>
            <w:tcW w:w="2221" w:type="dxa"/>
          </w:tcPr>
          <w:p w14:paraId="1F4FCEED" w14:textId="77777777" w:rsidR="008A20D8" w:rsidRDefault="008A20D8" w:rsidP="00EE1DCD">
            <w:r>
              <w:rPr>
                <w:rFonts w:hint="eastAsia"/>
              </w:rPr>
              <w:t>创建时间</w:t>
            </w:r>
          </w:p>
        </w:tc>
        <w:tc>
          <w:tcPr>
            <w:tcW w:w="2313" w:type="dxa"/>
          </w:tcPr>
          <w:p w14:paraId="53C2257A" w14:textId="77777777" w:rsidR="008A20D8" w:rsidRDefault="008A20D8" w:rsidP="00EE1DCD">
            <w:r>
              <w:rPr>
                <w:rFonts w:hint="eastAsia"/>
              </w:rPr>
              <w:t>否</w:t>
            </w:r>
          </w:p>
        </w:tc>
      </w:tr>
    </w:tbl>
    <w:p w14:paraId="46A1AF6A" w14:textId="77777777" w:rsidR="008A20D8" w:rsidRDefault="008A20D8" w:rsidP="008A20D8">
      <w:pPr>
        <w:spacing w:line="360" w:lineRule="auto"/>
        <w:rPr>
          <w:b/>
          <w:color w:val="000000" w:themeColor="text1"/>
          <w:sz w:val="24"/>
        </w:rPr>
      </w:pPr>
    </w:p>
    <w:p w14:paraId="43D34827" w14:textId="77777777" w:rsidR="008A20D8" w:rsidRDefault="008A20D8" w:rsidP="008A20D8">
      <w:pPr>
        <w:numPr>
          <w:ilvl w:val="0"/>
          <w:numId w:val="29"/>
        </w:numPr>
        <w:spacing w:line="360" w:lineRule="auto"/>
        <w:rPr>
          <w:b/>
          <w:color w:val="000000" w:themeColor="text1"/>
          <w:sz w:val="24"/>
        </w:rPr>
      </w:pPr>
      <w:r>
        <w:rPr>
          <w:rFonts w:hint="eastAsia"/>
          <w:b/>
          <w:color w:val="000000" w:themeColor="text1"/>
          <w:sz w:val="24"/>
        </w:rPr>
        <w:t>标签同步错误表</w:t>
      </w:r>
      <w:r>
        <w:rPr>
          <w:rFonts w:hint="eastAsia"/>
          <w:b/>
          <w:color w:val="000000" w:themeColor="text1"/>
          <w:sz w:val="24"/>
        </w:rPr>
        <w:t>game</w:t>
      </w:r>
      <w:r>
        <w:rPr>
          <w:b/>
          <w:color w:val="000000" w:themeColor="text1"/>
          <w:sz w:val="24"/>
        </w:rPr>
        <w:t>_</w:t>
      </w:r>
      <w:r>
        <w:rPr>
          <w:rFonts w:hint="eastAsia"/>
          <w:b/>
          <w:color w:val="000000" w:themeColor="text1"/>
          <w:sz w:val="24"/>
        </w:rPr>
        <w:t>label_</w:t>
      </w:r>
      <w:r w:rsidRPr="00A57539">
        <w:rPr>
          <w:b/>
          <w:color w:val="000000" w:themeColor="text1"/>
          <w:sz w:val="24"/>
        </w:rPr>
        <w:t xml:space="preserve"> </w:t>
      </w:r>
      <w:r w:rsidRPr="00F40FAD">
        <w:rPr>
          <w:b/>
          <w:color w:val="000000" w:themeColor="text1"/>
          <w:sz w:val="24"/>
        </w:rPr>
        <w:t>synchro</w:t>
      </w:r>
      <w:r>
        <w:rPr>
          <w:rFonts w:hint="eastAsia"/>
          <w:b/>
          <w:color w:val="000000" w:themeColor="text1"/>
          <w:sz w:val="24"/>
        </w:rPr>
        <w:t>_error</w:t>
      </w:r>
    </w:p>
    <w:tbl>
      <w:tblPr>
        <w:tblStyle w:val="af"/>
        <w:tblW w:w="8522" w:type="dxa"/>
        <w:tblLayout w:type="fixed"/>
        <w:tblLook w:val="04A0" w:firstRow="1" w:lastRow="0" w:firstColumn="1" w:lastColumn="0" w:noHBand="0" w:noVBand="1"/>
      </w:tblPr>
      <w:tblGrid>
        <w:gridCol w:w="2332"/>
        <w:gridCol w:w="1656"/>
        <w:gridCol w:w="2221"/>
        <w:gridCol w:w="2313"/>
      </w:tblGrid>
      <w:tr w:rsidR="008A20D8" w14:paraId="3766AF62" w14:textId="77777777" w:rsidTr="00EE1DCD">
        <w:tc>
          <w:tcPr>
            <w:tcW w:w="2332" w:type="dxa"/>
          </w:tcPr>
          <w:p w14:paraId="1B83E76C" w14:textId="77777777" w:rsidR="008A20D8" w:rsidRDefault="008A20D8" w:rsidP="00EE1DCD">
            <w:r>
              <w:rPr>
                <w:rFonts w:hint="eastAsia"/>
              </w:rPr>
              <w:t>字段</w:t>
            </w:r>
            <w:r>
              <w:t>名称</w:t>
            </w:r>
          </w:p>
        </w:tc>
        <w:tc>
          <w:tcPr>
            <w:tcW w:w="1656" w:type="dxa"/>
          </w:tcPr>
          <w:p w14:paraId="2E51D940" w14:textId="77777777" w:rsidR="008A20D8" w:rsidRDefault="008A20D8" w:rsidP="00EE1DCD">
            <w:r>
              <w:rPr>
                <w:rFonts w:hint="eastAsia"/>
              </w:rPr>
              <w:t>字段</w:t>
            </w:r>
            <w:r>
              <w:t>类型</w:t>
            </w:r>
          </w:p>
        </w:tc>
        <w:tc>
          <w:tcPr>
            <w:tcW w:w="2221" w:type="dxa"/>
          </w:tcPr>
          <w:p w14:paraId="15083CE0" w14:textId="77777777" w:rsidR="008A20D8" w:rsidRDefault="008A20D8" w:rsidP="00EE1DCD">
            <w:r>
              <w:rPr>
                <w:rFonts w:hint="eastAsia"/>
              </w:rPr>
              <w:t>表</w:t>
            </w:r>
            <w:r>
              <w:t>字典描述</w:t>
            </w:r>
          </w:p>
        </w:tc>
        <w:tc>
          <w:tcPr>
            <w:tcW w:w="2313" w:type="dxa"/>
          </w:tcPr>
          <w:p w14:paraId="781421EE" w14:textId="77777777" w:rsidR="008A20D8" w:rsidRDefault="008A20D8" w:rsidP="00EE1DCD">
            <w:r>
              <w:rPr>
                <w:rFonts w:hint="eastAsia"/>
              </w:rPr>
              <w:t>是否必填</w:t>
            </w:r>
          </w:p>
        </w:tc>
      </w:tr>
      <w:tr w:rsidR="008A20D8" w14:paraId="3505736C" w14:textId="77777777" w:rsidTr="00EE1DCD">
        <w:trPr>
          <w:trHeight w:val="290"/>
        </w:trPr>
        <w:tc>
          <w:tcPr>
            <w:tcW w:w="2332" w:type="dxa"/>
          </w:tcPr>
          <w:p w14:paraId="79630941" w14:textId="77777777" w:rsidR="008A20D8" w:rsidRDefault="008A20D8" w:rsidP="00EE1DCD">
            <w:r>
              <w:rPr>
                <w:rFonts w:hint="eastAsia"/>
              </w:rPr>
              <w:t>ID</w:t>
            </w:r>
          </w:p>
        </w:tc>
        <w:tc>
          <w:tcPr>
            <w:tcW w:w="1656" w:type="dxa"/>
          </w:tcPr>
          <w:p w14:paraId="67670DD4" w14:textId="77777777" w:rsidR="008A20D8" w:rsidRDefault="008A20D8" w:rsidP="00EE1DCD">
            <w:r>
              <w:rPr>
                <w:rFonts w:hint="eastAsia"/>
              </w:rPr>
              <w:t>NUMBER(12)</w:t>
            </w:r>
          </w:p>
        </w:tc>
        <w:tc>
          <w:tcPr>
            <w:tcW w:w="2221" w:type="dxa"/>
          </w:tcPr>
          <w:p w14:paraId="778A6ABC" w14:textId="77777777" w:rsidR="008A20D8" w:rsidRDefault="008A20D8" w:rsidP="00EE1DCD">
            <w:r>
              <w:rPr>
                <w:rFonts w:hint="eastAsia"/>
              </w:rPr>
              <w:t>主键</w:t>
            </w:r>
          </w:p>
        </w:tc>
        <w:tc>
          <w:tcPr>
            <w:tcW w:w="2313" w:type="dxa"/>
          </w:tcPr>
          <w:p w14:paraId="142D9DA5" w14:textId="77777777" w:rsidR="008A20D8" w:rsidRDefault="008A20D8" w:rsidP="00EE1DCD">
            <w:r>
              <w:rPr>
                <w:rFonts w:hint="eastAsia"/>
              </w:rPr>
              <w:t>是</w:t>
            </w:r>
          </w:p>
        </w:tc>
      </w:tr>
      <w:tr w:rsidR="008A20D8" w14:paraId="4E20B5CE" w14:textId="77777777" w:rsidTr="00EE1DCD">
        <w:tc>
          <w:tcPr>
            <w:tcW w:w="2332" w:type="dxa"/>
          </w:tcPr>
          <w:p w14:paraId="2D29BDB8" w14:textId="77777777" w:rsidR="008A20D8" w:rsidRDefault="008A20D8" w:rsidP="00EE1DCD">
            <w:r>
              <w:rPr>
                <w:rFonts w:hint="eastAsia"/>
              </w:rPr>
              <w:t>label</w:t>
            </w:r>
            <w:r w:rsidRPr="007D3A6E">
              <w:t>_ID</w:t>
            </w:r>
          </w:p>
        </w:tc>
        <w:tc>
          <w:tcPr>
            <w:tcW w:w="1656" w:type="dxa"/>
          </w:tcPr>
          <w:p w14:paraId="355FFA43" w14:textId="77777777" w:rsidR="008A20D8" w:rsidRDefault="008A20D8" w:rsidP="00EE1DCD">
            <w:r>
              <w:rPr>
                <w:rFonts w:hint="eastAsia"/>
              </w:rPr>
              <w:t>NUMBER(12)</w:t>
            </w:r>
          </w:p>
        </w:tc>
        <w:tc>
          <w:tcPr>
            <w:tcW w:w="2221" w:type="dxa"/>
          </w:tcPr>
          <w:p w14:paraId="3E109B94" w14:textId="77777777" w:rsidR="008A20D8" w:rsidRDefault="008A20D8" w:rsidP="00EE1DCD">
            <w:r w:rsidRPr="00B8792F">
              <w:rPr>
                <w:rFonts w:hint="eastAsia"/>
              </w:rPr>
              <w:t>视频</w:t>
            </w:r>
            <w:r w:rsidRPr="00B8792F">
              <w:rPr>
                <w:rFonts w:hint="eastAsia"/>
              </w:rPr>
              <w:t>ID</w:t>
            </w:r>
          </w:p>
        </w:tc>
        <w:tc>
          <w:tcPr>
            <w:tcW w:w="2313" w:type="dxa"/>
          </w:tcPr>
          <w:p w14:paraId="1E2D624C" w14:textId="77777777" w:rsidR="008A20D8" w:rsidRDefault="008A20D8" w:rsidP="00EE1DCD">
            <w:r>
              <w:rPr>
                <w:rFonts w:hint="eastAsia"/>
              </w:rPr>
              <w:t>是</w:t>
            </w:r>
          </w:p>
        </w:tc>
      </w:tr>
      <w:tr w:rsidR="008A20D8" w14:paraId="77CA90FA" w14:textId="77777777" w:rsidTr="00EE1DCD">
        <w:tc>
          <w:tcPr>
            <w:tcW w:w="2332" w:type="dxa"/>
          </w:tcPr>
          <w:p w14:paraId="57EB8284" w14:textId="77777777" w:rsidR="008A20D8" w:rsidRPr="007D3A6E" w:rsidRDefault="008A20D8" w:rsidP="00EE1DCD">
            <w:r>
              <w:t>L</w:t>
            </w:r>
            <w:r>
              <w:rPr>
                <w:rFonts w:hint="eastAsia"/>
              </w:rPr>
              <w:t>abel_type</w:t>
            </w:r>
          </w:p>
        </w:tc>
        <w:tc>
          <w:tcPr>
            <w:tcW w:w="1656" w:type="dxa"/>
          </w:tcPr>
          <w:p w14:paraId="00FAE443" w14:textId="77777777" w:rsidR="008A20D8" w:rsidRDefault="008A20D8" w:rsidP="00EE1DCD">
            <w:r>
              <w:rPr>
                <w:rFonts w:hint="eastAsia"/>
              </w:rPr>
              <w:t>NUMBER(1)</w:t>
            </w:r>
          </w:p>
        </w:tc>
        <w:tc>
          <w:tcPr>
            <w:tcW w:w="2221" w:type="dxa"/>
          </w:tcPr>
          <w:p w14:paraId="34139DCE" w14:textId="77777777" w:rsidR="008A20D8" w:rsidRPr="00B8792F" w:rsidRDefault="008A20D8" w:rsidP="00EE1DCD">
            <w:r>
              <w:rPr>
                <w:rFonts w:hint="eastAsia"/>
              </w:rPr>
              <w:t>1:</w:t>
            </w:r>
            <w:r>
              <w:rPr>
                <w:rFonts w:hint="eastAsia"/>
              </w:rPr>
              <w:t>角色标签</w:t>
            </w:r>
            <w:r>
              <w:rPr>
                <w:rFonts w:hint="eastAsia"/>
              </w:rPr>
              <w:t>,2</w:t>
            </w:r>
            <w:r>
              <w:rPr>
                <w:rFonts w:hint="eastAsia"/>
              </w:rPr>
              <w:t>：角色标签</w:t>
            </w:r>
          </w:p>
        </w:tc>
        <w:tc>
          <w:tcPr>
            <w:tcW w:w="2313" w:type="dxa"/>
          </w:tcPr>
          <w:p w14:paraId="6F99BBE7" w14:textId="77777777" w:rsidR="008A20D8" w:rsidRDefault="008A20D8" w:rsidP="00EE1DCD">
            <w:r>
              <w:rPr>
                <w:rFonts w:hint="eastAsia"/>
              </w:rPr>
              <w:t>是</w:t>
            </w:r>
          </w:p>
        </w:tc>
      </w:tr>
      <w:tr w:rsidR="008A20D8" w14:paraId="6B657EA4" w14:textId="77777777" w:rsidTr="00EE1DCD">
        <w:tc>
          <w:tcPr>
            <w:tcW w:w="2332" w:type="dxa"/>
          </w:tcPr>
          <w:p w14:paraId="3128B963" w14:textId="77777777" w:rsidR="008A20D8" w:rsidRDefault="008A20D8" w:rsidP="00EE1DCD">
            <w:r>
              <w:rPr>
                <w:rFonts w:hint="eastAsia"/>
              </w:rPr>
              <w:t>error_</w:t>
            </w:r>
            <w:r w:rsidRPr="00DC317D">
              <w:t>describe</w:t>
            </w:r>
          </w:p>
        </w:tc>
        <w:tc>
          <w:tcPr>
            <w:tcW w:w="1656" w:type="dxa"/>
          </w:tcPr>
          <w:p w14:paraId="025CDA78" w14:textId="77777777" w:rsidR="008A20D8" w:rsidRDefault="008A20D8" w:rsidP="00EE1DCD">
            <w:r>
              <w:rPr>
                <w:rFonts w:hint="eastAsia"/>
              </w:rPr>
              <w:t>clob</w:t>
            </w:r>
          </w:p>
        </w:tc>
        <w:tc>
          <w:tcPr>
            <w:tcW w:w="2221" w:type="dxa"/>
          </w:tcPr>
          <w:p w14:paraId="3F35D65B" w14:textId="77777777" w:rsidR="008A20D8" w:rsidRDefault="008A20D8" w:rsidP="00EE1DCD">
            <w:r>
              <w:rPr>
                <w:rFonts w:hint="eastAsia"/>
              </w:rPr>
              <w:t>报错描述</w:t>
            </w:r>
          </w:p>
        </w:tc>
        <w:tc>
          <w:tcPr>
            <w:tcW w:w="2313" w:type="dxa"/>
          </w:tcPr>
          <w:p w14:paraId="0F6D33B6" w14:textId="77777777" w:rsidR="008A20D8" w:rsidRDefault="008A20D8" w:rsidP="00EE1DCD">
            <w:r>
              <w:rPr>
                <w:rFonts w:hint="eastAsia"/>
              </w:rPr>
              <w:t>是</w:t>
            </w:r>
          </w:p>
        </w:tc>
      </w:tr>
      <w:tr w:rsidR="008A20D8" w14:paraId="79B0D628" w14:textId="77777777" w:rsidTr="00EE1DCD">
        <w:tc>
          <w:tcPr>
            <w:tcW w:w="2332" w:type="dxa"/>
          </w:tcPr>
          <w:p w14:paraId="2FB85C41" w14:textId="77777777" w:rsidR="008A20D8" w:rsidRDefault="008A20D8" w:rsidP="00EE1DCD">
            <w:r>
              <w:rPr>
                <w:rFonts w:hint="eastAsia"/>
              </w:rPr>
              <w:t>create</w:t>
            </w:r>
            <w:r>
              <w:t>_TIME</w:t>
            </w:r>
          </w:p>
        </w:tc>
        <w:tc>
          <w:tcPr>
            <w:tcW w:w="1656" w:type="dxa"/>
          </w:tcPr>
          <w:p w14:paraId="4EB7FB0F" w14:textId="77777777" w:rsidR="008A20D8" w:rsidRDefault="008A20D8" w:rsidP="00EE1DCD">
            <w:r>
              <w:rPr>
                <w:rFonts w:hint="eastAsia"/>
              </w:rPr>
              <w:t>DATE</w:t>
            </w:r>
          </w:p>
        </w:tc>
        <w:tc>
          <w:tcPr>
            <w:tcW w:w="2221" w:type="dxa"/>
          </w:tcPr>
          <w:p w14:paraId="0327594D" w14:textId="77777777" w:rsidR="008A20D8" w:rsidRDefault="008A20D8" w:rsidP="00EE1DCD">
            <w:r>
              <w:rPr>
                <w:rFonts w:hint="eastAsia"/>
              </w:rPr>
              <w:t>创建时间</w:t>
            </w:r>
          </w:p>
        </w:tc>
        <w:tc>
          <w:tcPr>
            <w:tcW w:w="2313" w:type="dxa"/>
          </w:tcPr>
          <w:p w14:paraId="17999333" w14:textId="77777777" w:rsidR="008A20D8" w:rsidRDefault="008A20D8" w:rsidP="00EE1DCD">
            <w:r>
              <w:rPr>
                <w:rFonts w:hint="eastAsia"/>
              </w:rPr>
              <w:t>否</w:t>
            </w:r>
          </w:p>
        </w:tc>
      </w:tr>
    </w:tbl>
    <w:p w14:paraId="1014AA14" w14:textId="77777777" w:rsidR="008A20D8" w:rsidRDefault="008A20D8" w:rsidP="008A20D8">
      <w:pPr>
        <w:spacing w:line="360" w:lineRule="auto"/>
        <w:rPr>
          <w:b/>
          <w:color w:val="000000" w:themeColor="text1"/>
          <w:sz w:val="24"/>
        </w:rPr>
      </w:pPr>
    </w:p>
    <w:p w14:paraId="03CD8A53" w14:textId="77777777" w:rsidR="008A20D8" w:rsidRPr="00850FED" w:rsidRDefault="008A20D8" w:rsidP="008A20D8">
      <w:pPr>
        <w:numPr>
          <w:ilvl w:val="0"/>
          <w:numId w:val="29"/>
        </w:numPr>
        <w:spacing w:line="360" w:lineRule="auto"/>
        <w:rPr>
          <w:b/>
          <w:color w:val="000000" w:themeColor="text1"/>
          <w:sz w:val="24"/>
        </w:rPr>
      </w:pPr>
      <w:r>
        <w:rPr>
          <w:rFonts w:hint="eastAsia"/>
          <w:b/>
          <w:color w:val="000000" w:themeColor="text1"/>
          <w:sz w:val="24"/>
        </w:rPr>
        <w:t>视频表</w:t>
      </w:r>
      <w:r>
        <w:rPr>
          <w:rFonts w:hint="eastAsia"/>
          <w:b/>
          <w:color w:val="000000" w:themeColor="text1"/>
          <w:sz w:val="24"/>
        </w:rPr>
        <w:t>game</w:t>
      </w:r>
      <w:r>
        <w:rPr>
          <w:b/>
          <w:color w:val="000000" w:themeColor="text1"/>
          <w:sz w:val="24"/>
        </w:rPr>
        <w:t>_</w:t>
      </w:r>
      <w:r>
        <w:rPr>
          <w:rFonts w:hint="eastAsia"/>
          <w:b/>
          <w:color w:val="000000" w:themeColor="text1"/>
          <w:sz w:val="24"/>
        </w:rPr>
        <w:t>video_info</w:t>
      </w:r>
    </w:p>
    <w:tbl>
      <w:tblPr>
        <w:tblStyle w:val="af"/>
        <w:tblW w:w="8522" w:type="dxa"/>
        <w:tblLayout w:type="fixed"/>
        <w:tblLook w:val="04A0" w:firstRow="1" w:lastRow="0" w:firstColumn="1" w:lastColumn="0" w:noHBand="0" w:noVBand="1"/>
      </w:tblPr>
      <w:tblGrid>
        <w:gridCol w:w="2332"/>
        <w:gridCol w:w="1887"/>
        <w:gridCol w:w="2552"/>
        <w:gridCol w:w="1751"/>
      </w:tblGrid>
      <w:tr w:rsidR="008A20D8" w14:paraId="3CC23FD9" w14:textId="77777777" w:rsidTr="00EE1DCD">
        <w:tc>
          <w:tcPr>
            <w:tcW w:w="2332" w:type="dxa"/>
          </w:tcPr>
          <w:p w14:paraId="7F404972" w14:textId="77777777" w:rsidR="008A20D8" w:rsidRDefault="008A20D8" w:rsidP="00EE1DCD">
            <w:r>
              <w:rPr>
                <w:rFonts w:hint="eastAsia"/>
              </w:rPr>
              <w:t>字段</w:t>
            </w:r>
            <w:r>
              <w:t>名称</w:t>
            </w:r>
          </w:p>
        </w:tc>
        <w:tc>
          <w:tcPr>
            <w:tcW w:w="1887" w:type="dxa"/>
          </w:tcPr>
          <w:p w14:paraId="604E9C90" w14:textId="77777777" w:rsidR="008A20D8" w:rsidRDefault="008A20D8" w:rsidP="00EE1DCD">
            <w:r>
              <w:rPr>
                <w:rFonts w:hint="eastAsia"/>
              </w:rPr>
              <w:t>字段</w:t>
            </w:r>
            <w:r>
              <w:t>类型</w:t>
            </w:r>
          </w:p>
        </w:tc>
        <w:tc>
          <w:tcPr>
            <w:tcW w:w="2552" w:type="dxa"/>
          </w:tcPr>
          <w:p w14:paraId="42D92DC8" w14:textId="77777777" w:rsidR="008A20D8" w:rsidRDefault="008A20D8" w:rsidP="00EE1DCD">
            <w:r>
              <w:rPr>
                <w:rFonts w:hint="eastAsia"/>
              </w:rPr>
              <w:t>表</w:t>
            </w:r>
            <w:r>
              <w:t>字典描述</w:t>
            </w:r>
          </w:p>
        </w:tc>
        <w:tc>
          <w:tcPr>
            <w:tcW w:w="1751" w:type="dxa"/>
          </w:tcPr>
          <w:p w14:paraId="20BE39F5" w14:textId="77777777" w:rsidR="008A20D8" w:rsidRDefault="008A20D8" w:rsidP="00EE1DCD">
            <w:r>
              <w:rPr>
                <w:rFonts w:hint="eastAsia"/>
              </w:rPr>
              <w:t>是否必填</w:t>
            </w:r>
          </w:p>
        </w:tc>
      </w:tr>
      <w:tr w:rsidR="008A20D8" w14:paraId="7CCECDE7" w14:textId="77777777" w:rsidTr="00EE1DCD">
        <w:trPr>
          <w:trHeight w:val="290"/>
        </w:trPr>
        <w:tc>
          <w:tcPr>
            <w:tcW w:w="2332" w:type="dxa"/>
            <w:vAlign w:val="bottom"/>
          </w:tcPr>
          <w:p w14:paraId="03184B7E" w14:textId="77777777" w:rsidR="008A20D8" w:rsidRDefault="008A20D8" w:rsidP="00EE1DCD">
            <w:pPr>
              <w:rPr>
                <w:rFonts w:ascii="宋体" w:hAnsi="宋体" w:cs="宋体"/>
                <w:sz w:val="24"/>
                <w:szCs w:val="24"/>
              </w:rPr>
            </w:pPr>
            <w:r>
              <w:rPr>
                <w:rFonts w:hint="eastAsia"/>
              </w:rPr>
              <w:t>ID</w:t>
            </w:r>
          </w:p>
        </w:tc>
        <w:tc>
          <w:tcPr>
            <w:tcW w:w="1887" w:type="dxa"/>
            <w:vAlign w:val="bottom"/>
          </w:tcPr>
          <w:p w14:paraId="5614C437"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75B84899" w14:textId="77777777" w:rsidR="008A20D8" w:rsidRDefault="008A20D8" w:rsidP="00EE1DCD">
            <w:pPr>
              <w:rPr>
                <w:rFonts w:ascii="宋体" w:hAnsi="宋体" w:cs="宋体"/>
                <w:sz w:val="24"/>
                <w:szCs w:val="24"/>
              </w:rPr>
            </w:pPr>
            <w:r>
              <w:rPr>
                <w:rFonts w:hint="eastAsia"/>
              </w:rPr>
              <w:t>主键</w:t>
            </w:r>
            <w:r>
              <w:rPr>
                <w:rFonts w:hint="eastAsia"/>
              </w:rPr>
              <w:t>ID</w:t>
            </w:r>
          </w:p>
        </w:tc>
        <w:tc>
          <w:tcPr>
            <w:tcW w:w="1751" w:type="dxa"/>
            <w:vAlign w:val="bottom"/>
          </w:tcPr>
          <w:p w14:paraId="39C60587" w14:textId="77777777" w:rsidR="008A20D8" w:rsidRDefault="008A20D8" w:rsidP="00EE1DCD">
            <w:pPr>
              <w:rPr>
                <w:rFonts w:ascii="宋体" w:hAnsi="宋体" w:cs="宋体"/>
                <w:sz w:val="24"/>
                <w:szCs w:val="24"/>
              </w:rPr>
            </w:pPr>
            <w:r>
              <w:rPr>
                <w:rFonts w:hint="eastAsia"/>
              </w:rPr>
              <w:t>N</w:t>
            </w:r>
          </w:p>
        </w:tc>
      </w:tr>
      <w:tr w:rsidR="008A20D8" w14:paraId="0219BD94" w14:textId="77777777" w:rsidTr="00EE1DCD">
        <w:tc>
          <w:tcPr>
            <w:tcW w:w="2332" w:type="dxa"/>
            <w:vAlign w:val="bottom"/>
          </w:tcPr>
          <w:p w14:paraId="24BE0A29" w14:textId="77777777" w:rsidR="008A20D8" w:rsidRDefault="008A20D8" w:rsidP="00EE1DCD">
            <w:pPr>
              <w:rPr>
                <w:rFonts w:ascii="宋体" w:hAnsi="宋体" w:cs="宋体"/>
                <w:sz w:val="24"/>
                <w:szCs w:val="24"/>
              </w:rPr>
            </w:pPr>
            <w:r>
              <w:rPr>
                <w:rFonts w:hint="eastAsia"/>
              </w:rPr>
              <w:t>VIDEO_NAME</w:t>
            </w:r>
          </w:p>
        </w:tc>
        <w:tc>
          <w:tcPr>
            <w:tcW w:w="1887" w:type="dxa"/>
            <w:vAlign w:val="bottom"/>
          </w:tcPr>
          <w:p w14:paraId="29988875" w14:textId="77777777" w:rsidR="008A20D8" w:rsidRDefault="008A20D8" w:rsidP="00EE1DCD">
            <w:pPr>
              <w:rPr>
                <w:rFonts w:ascii="宋体" w:hAnsi="宋体" w:cs="宋体"/>
                <w:sz w:val="24"/>
                <w:szCs w:val="24"/>
              </w:rPr>
            </w:pPr>
            <w:r>
              <w:rPr>
                <w:rFonts w:hint="eastAsia"/>
              </w:rPr>
              <w:t>VARCHAR2(70)</w:t>
            </w:r>
          </w:p>
        </w:tc>
        <w:tc>
          <w:tcPr>
            <w:tcW w:w="2552" w:type="dxa"/>
            <w:vAlign w:val="bottom"/>
          </w:tcPr>
          <w:p w14:paraId="5BB7C7DE" w14:textId="77777777" w:rsidR="008A20D8" w:rsidRDefault="008A20D8" w:rsidP="00EE1DCD">
            <w:pPr>
              <w:rPr>
                <w:rFonts w:ascii="宋体" w:hAnsi="宋体" w:cs="宋体"/>
                <w:sz w:val="24"/>
                <w:szCs w:val="24"/>
              </w:rPr>
            </w:pPr>
            <w:r>
              <w:rPr>
                <w:rFonts w:hint="eastAsia"/>
              </w:rPr>
              <w:t>名称</w:t>
            </w:r>
          </w:p>
        </w:tc>
        <w:tc>
          <w:tcPr>
            <w:tcW w:w="1751" w:type="dxa"/>
            <w:vAlign w:val="bottom"/>
          </w:tcPr>
          <w:p w14:paraId="347B87E9" w14:textId="77777777" w:rsidR="008A20D8" w:rsidRDefault="008A20D8" w:rsidP="00EE1DCD">
            <w:pPr>
              <w:rPr>
                <w:rFonts w:ascii="宋体" w:hAnsi="宋体" w:cs="宋体"/>
                <w:sz w:val="24"/>
                <w:szCs w:val="24"/>
              </w:rPr>
            </w:pPr>
            <w:r>
              <w:rPr>
                <w:rFonts w:hint="eastAsia"/>
              </w:rPr>
              <w:t>N</w:t>
            </w:r>
          </w:p>
        </w:tc>
      </w:tr>
      <w:tr w:rsidR="008A20D8" w14:paraId="6CE0A098" w14:textId="77777777" w:rsidTr="00EE1DCD">
        <w:tc>
          <w:tcPr>
            <w:tcW w:w="2332" w:type="dxa"/>
            <w:vAlign w:val="bottom"/>
          </w:tcPr>
          <w:p w14:paraId="308A98A1" w14:textId="77777777" w:rsidR="008A20D8" w:rsidRDefault="008A20D8" w:rsidP="00EE1DCD">
            <w:pPr>
              <w:rPr>
                <w:rFonts w:ascii="宋体" w:hAnsi="宋体" w:cs="宋体"/>
                <w:sz w:val="24"/>
                <w:szCs w:val="24"/>
              </w:rPr>
            </w:pPr>
            <w:r>
              <w:rPr>
                <w:rFonts w:hint="eastAsia"/>
              </w:rPr>
              <w:t>LINK_URL</w:t>
            </w:r>
          </w:p>
        </w:tc>
        <w:tc>
          <w:tcPr>
            <w:tcW w:w="1887" w:type="dxa"/>
            <w:vAlign w:val="bottom"/>
          </w:tcPr>
          <w:p w14:paraId="500E255E" w14:textId="77777777" w:rsidR="008A20D8" w:rsidRDefault="008A20D8" w:rsidP="00EE1DCD">
            <w:pPr>
              <w:rPr>
                <w:rFonts w:ascii="宋体" w:hAnsi="宋体" w:cs="宋体"/>
                <w:sz w:val="24"/>
                <w:szCs w:val="24"/>
              </w:rPr>
            </w:pPr>
            <w:r>
              <w:rPr>
                <w:rFonts w:hint="eastAsia"/>
              </w:rPr>
              <w:t>VARCHAR2(1024)</w:t>
            </w:r>
          </w:p>
        </w:tc>
        <w:tc>
          <w:tcPr>
            <w:tcW w:w="2552" w:type="dxa"/>
            <w:vAlign w:val="bottom"/>
          </w:tcPr>
          <w:p w14:paraId="49BC5F90" w14:textId="77777777" w:rsidR="008A20D8" w:rsidRDefault="008A20D8" w:rsidP="00EE1DCD">
            <w:pPr>
              <w:rPr>
                <w:rFonts w:ascii="宋体" w:hAnsi="宋体" w:cs="宋体"/>
                <w:sz w:val="24"/>
                <w:szCs w:val="24"/>
              </w:rPr>
            </w:pPr>
            <w:r>
              <w:rPr>
                <w:rFonts w:hint="eastAsia"/>
              </w:rPr>
              <w:t>视频链接地址</w:t>
            </w:r>
          </w:p>
        </w:tc>
        <w:tc>
          <w:tcPr>
            <w:tcW w:w="1751" w:type="dxa"/>
            <w:vAlign w:val="bottom"/>
          </w:tcPr>
          <w:p w14:paraId="5AAAFE0A" w14:textId="77777777" w:rsidR="008A20D8" w:rsidRDefault="008A20D8" w:rsidP="00EE1DCD">
            <w:pPr>
              <w:rPr>
                <w:rFonts w:ascii="宋体" w:hAnsi="宋体" w:cs="宋体"/>
                <w:sz w:val="24"/>
                <w:szCs w:val="24"/>
              </w:rPr>
            </w:pPr>
            <w:r>
              <w:rPr>
                <w:rFonts w:hint="eastAsia"/>
              </w:rPr>
              <w:t>N</w:t>
            </w:r>
          </w:p>
        </w:tc>
      </w:tr>
      <w:tr w:rsidR="008A20D8" w14:paraId="7EAF5BE7" w14:textId="77777777" w:rsidTr="00EE1DCD">
        <w:tc>
          <w:tcPr>
            <w:tcW w:w="2332" w:type="dxa"/>
            <w:vAlign w:val="bottom"/>
          </w:tcPr>
          <w:p w14:paraId="007DD4B1" w14:textId="77777777" w:rsidR="008A20D8" w:rsidRDefault="008A20D8" w:rsidP="00EE1DCD">
            <w:pPr>
              <w:rPr>
                <w:rFonts w:ascii="宋体" w:hAnsi="宋体" w:cs="宋体"/>
                <w:sz w:val="24"/>
                <w:szCs w:val="24"/>
              </w:rPr>
            </w:pPr>
            <w:r>
              <w:rPr>
                <w:rFonts w:hint="eastAsia"/>
              </w:rPr>
              <w:t>USER_ID</w:t>
            </w:r>
          </w:p>
        </w:tc>
        <w:tc>
          <w:tcPr>
            <w:tcW w:w="1887" w:type="dxa"/>
            <w:vAlign w:val="bottom"/>
          </w:tcPr>
          <w:p w14:paraId="76554C4F"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415D73E1" w14:textId="77777777" w:rsidR="008A20D8" w:rsidRDefault="008A20D8" w:rsidP="00EE1DCD">
            <w:pPr>
              <w:rPr>
                <w:rFonts w:ascii="宋体" w:hAnsi="宋体" w:cs="宋体"/>
                <w:sz w:val="24"/>
                <w:szCs w:val="24"/>
              </w:rPr>
            </w:pPr>
            <w:r>
              <w:rPr>
                <w:rFonts w:hint="eastAsia"/>
              </w:rPr>
              <w:t>用户</w:t>
            </w:r>
            <w:r>
              <w:rPr>
                <w:rFonts w:hint="eastAsia"/>
              </w:rPr>
              <w:t>ID</w:t>
            </w:r>
          </w:p>
        </w:tc>
        <w:tc>
          <w:tcPr>
            <w:tcW w:w="1751" w:type="dxa"/>
            <w:vAlign w:val="bottom"/>
          </w:tcPr>
          <w:p w14:paraId="39334373" w14:textId="77777777" w:rsidR="008A20D8" w:rsidRDefault="008A20D8" w:rsidP="00EE1DCD">
            <w:pPr>
              <w:rPr>
                <w:rFonts w:ascii="宋体" w:hAnsi="宋体" w:cs="宋体"/>
                <w:sz w:val="24"/>
                <w:szCs w:val="24"/>
              </w:rPr>
            </w:pPr>
            <w:r>
              <w:rPr>
                <w:rFonts w:hint="eastAsia"/>
              </w:rPr>
              <w:t>N</w:t>
            </w:r>
          </w:p>
        </w:tc>
      </w:tr>
      <w:tr w:rsidR="008A20D8" w14:paraId="5D23936B" w14:textId="77777777" w:rsidTr="00EE1DCD">
        <w:tc>
          <w:tcPr>
            <w:tcW w:w="2332" w:type="dxa"/>
            <w:vAlign w:val="bottom"/>
          </w:tcPr>
          <w:p w14:paraId="2865B7E9" w14:textId="77777777" w:rsidR="008A20D8" w:rsidRDefault="008A20D8" w:rsidP="00EE1DCD">
            <w:pPr>
              <w:rPr>
                <w:rFonts w:ascii="宋体" w:hAnsi="宋体" w:cs="宋体"/>
                <w:sz w:val="24"/>
                <w:szCs w:val="24"/>
              </w:rPr>
            </w:pPr>
            <w:r>
              <w:rPr>
                <w:rFonts w:hint="eastAsia"/>
              </w:rPr>
              <w:t>VIDEO_STATUS</w:t>
            </w:r>
          </w:p>
        </w:tc>
        <w:tc>
          <w:tcPr>
            <w:tcW w:w="1887" w:type="dxa"/>
            <w:vAlign w:val="bottom"/>
          </w:tcPr>
          <w:p w14:paraId="614D3D62" w14:textId="77777777" w:rsidR="008A20D8" w:rsidRDefault="008A20D8" w:rsidP="00EE1DCD">
            <w:pPr>
              <w:rPr>
                <w:rFonts w:ascii="宋体" w:hAnsi="宋体" w:cs="宋体"/>
                <w:sz w:val="24"/>
                <w:szCs w:val="24"/>
              </w:rPr>
            </w:pPr>
            <w:r>
              <w:rPr>
                <w:rFonts w:hint="eastAsia"/>
              </w:rPr>
              <w:t>VARCHAR2(2)</w:t>
            </w:r>
          </w:p>
        </w:tc>
        <w:tc>
          <w:tcPr>
            <w:tcW w:w="2552" w:type="dxa"/>
            <w:vAlign w:val="bottom"/>
          </w:tcPr>
          <w:p w14:paraId="6B38CD56" w14:textId="77777777" w:rsidR="008A20D8" w:rsidRDefault="008A20D8" w:rsidP="00EE1DCD">
            <w:pPr>
              <w:rPr>
                <w:rFonts w:ascii="宋体" w:hAnsi="宋体" w:cs="宋体"/>
                <w:sz w:val="24"/>
                <w:szCs w:val="24"/>
              </w:rPr>
            </w:pPr>
            <w:r>
              <w:rPr>
                <w:rFonts w:hint="eastAsia"/>
              </w:rPr>
              <w:t>视频状态（</w:t>
            </w:r>
            <w:r>
              <w:rPr>
                <w:rFonts w:hint="eastAsia"/>
              </w:rPr>
              <w:t>1</w:t>
            </w:r>
            <w:r>
              <w:rPr>
                <w:rFonts w:hint="eastAsia"/>
              </w:rPr>
              <w:t>：在线、</w:t>
            </w:r>
            <w:r>
              <w:rPr>
                <w:rFonts w:hint="eastAsia"/>
              </w:rPr>
              <w:t>2</w:t>
            </w:r>
            <w:r>
              <w:rPr>
                <w:rFonts w:hint="eastAsia"/>
              </w:rPr>
              <w:t>：下线、</w:t>
            </w:r>
            <w:r>
              <w:rPr>
                <w:rFonts w:hint="eastAsia"/>
              </w:rPr>
              <w:t>3</w:t>
            </w:r>
            <w:r>
              <w:rPr>
                <w:rFonts w:hint="eastAsia"/>
              </w:rPr>
              <w:t>：上传中、</w:t>
            </w:r>
            <w:r>
              <w:rPr>
                <w:rFonts w:hint="eastAsia"/>
              </w:rPr>
              <w:t>4</w:t>
            </w:r>
            <w:r>
              <w:rPr>
                <w:rFonts w:hint="eastAsia"/>
              </w:rPr>
              <w:t>：用户删除）</w:t>
            </w:r>
          </w:p>
        </w:tc>
        <w:tc>
          <w:tcPr>
            <w:tcW w:w="1751" w:type="dxa"/>
            <w:vAlign w:val="bottom"/>
          </w:tcPr>
          <w:p w14:paraId="7D2A5C4B" w14:textId="77777777" w:rsidR="008A20D8" w:rsidRDefault="008A20D8" w:rsidP="00EE1DCD">
            <w:pPr>
              <w:rPr>
                <w:rFonts w:ascii="宋体" w:hAnsi="宋体" w:cs="宋体"/>
                <w:sz w:val="24"/>
                <w:szCs w:val="24"/>
              </w:rPr>
            </w:pPr>
            <w:r>
              <w:rPr>
                <w:rFonts w:hint="eastAsia"/>
              </w:rPr>
              <w:t>N</w:t>
            </w:r>
          </w:p>
        </w:tc>
      </w:tr>
      <w:tr w:rsidR="008A20D8" w14:paraId="082A4959" w14:textId="77777777" w:rsidTr="00EE1DCD">
        <w:tc>
          <w:tcPr>
            <w:tcW w:w="2332" w:type="dxa"/>
            <w:vAlign w:val="bottom"/>
          </w:tcPr>
          <w:p w14:paraId="38DB588C" w14:textId="77777777" w:rsidR="008A20D8" w:rsidRDefault="008A20D8" w:rsidP="00EE1DCD">
            <w:pPr>
              <w:rPr>
                <w:rFonts w:ascii="宋体" w:hAnsi="宋体" w:cs="宋体"/>
                <w:sz w:val="24"/>
                <w:szCs w:val="24"/>
              </w:rPr>
            </w:pPr>
            <w:r>
              <w:rPr>
                <w:rFonts w:hint="eastAsia"/>
              </w:rPr>
              <w:t>VIDEO_TYPE</w:t>
            </w:r>
          </w:p>
        </w:tc>
        <w:tc>
          <w:tcPr>
            <w:tcW w:w="1887" w:type="dxa"/>
            <w:vAlign w:val="bottom"/>
          </w:tcPr>
          <w:p w14:paraId="51E0C32F" w14:textId="77777777" w:rsidR="008A20D8" w:rsidRDefault="008A20D8" w:rsidP="00EE1DCD">
            <w:pPr>
              <w:rPr>
                <w:rFonts w:ascii="宋体" w:hAnsi="宋体" w:cs="宋体"/>
                <w:sz w:val="24"/>
                <w:szCs w:val="24"/>
              </w:rPr>
            </w:pPr>
            <w:r>
              <w:rPr>
                <w:rFonts w:hint="eastAsia"/>
              </w:rPr>
              <w:t>VARCHAR2(2)</w:t>
            </w:r>
          </w:p>
        </w:tc>
        <w:tc>
          <w:tcPr>
            <w:tcW w:w="2552" w:type="dxa"/>
            <w:vAlign w:val="bottom"/>
          </w:tcPr>
          <w:p w14:paraId="36ACB120" w14:textId="77777777" w:rsidR="008A20D8" w:rsidRDefault="008A20D8" w:rsidP="00EE1DCD">
            <w:pPr>
              <w:rPr>
                <w:rFonts w:ascii="宋体" w:hAnsi="宋体" w:cs="宋体"/>
                <w:sz w:val="24"/>
                <w:szCs w:val="24"/>
              </w:rPr>
            </w:pPr>
            <w:r>
              <w:rPr>
                <w:rFonts w:hint="eastAsia"/>
              </w:rPr>
              <w:t>视频类型（</w:t>
            </w:r>
            <w:r>
              <w:rPr>
                <w:rFonts w:hint="eastAsia"/>
              </w:rPr>
              <w:t>1:</w:t>
            </w:r>
            <w:r>
              <w:rPr>
                <w:rFonts w:hint="eastAsia"/>
              </w:rPr>
              <w:t>攻略、</w:t>
            </w:r>
            <w:r>
              <w:rPr>
                <w:rFonts w:hint="eastAsia"/>
              </w:rPr>
              <w:t>2:</w:t>
            </w:r>
            <w:r>
              <w:rPr>
                <w:rFonts w:hint="eastAsia"/>
              </w:rPr>
              <w:t>赛事、</w:t>
            </w:r>
            <w:r>
              <w:rPr>
                <w:rFonts w:hint="eastAsia"/>
              </w:rPr>
              <w:t>3:</w:t>
            </w:r>
            <w:r>
              <w:rPr>
                <w:rFonts w:hint="eastAsia"/>
              </w:rPr>
              <w:t>明星战队、</w:t>
            </w:r>
            <w:r>
              <w:rPr>
                <w:rFonts w:hint="eastAsia"/>
              </w:rPr>
              <w:t>4:</w:t>
            </w:r>
            <w:r>
              <w:rPr>
                <w:rFonts w:hint="eastAsia"/>
              </w:rPr>
              <w:t>游戏风云、</w:t>
            </w:r>
            <w:r>
              <w:rPr>
                <w:rFonts w:hint="eastAsia"/>
              </w:rPr>
              <w:t>5:</w:t>
            </w:r>
            <w:r>
              <w:rPr>
                <w:rFonts w:hint="eastAsia"/>
              </w:rPr>
              <w:t>大神专辑）</w:t>
            </w:r>
          </w:p>
        </w:tc>
        <w:tc>
          <w:tcPr>
            <w:tcW w:w="1751" w:type="dxa"/>
            <w:vAlign w:val="bottom"/>
          </w:tcPr>
          <w:p w14:paraId="1A13E44E" w14:textId="77777777" w:rsidR="008A20D8" w:rsidRDefault="008A20D8" w:rsidP="00EE1DCD">
            <w:pPr>
              <w:rPr>
                <w:rFonts w:ascii="宋体" w:hAnsi="宋体" w:cs="宋体"/>
                <w:sz w:val="24"/>
                <w:szCs w:val="24"/>
              </w:rPr>
            </w:pPr>
            <w:r>
              <w:rPr>
                <w:rFonts w:hint="eastAsia"/>
              </w:rPr>
              <w:t>N</w:t>
            </w:r>
          </w:p>
        </w:tc>
      </w:tr>
      <w:tr w:rsidR="008A20D8" w14:paraId="5A4788AC" w14:textId="77777777" w:rsidTr="00EE1DCD">
        <w:tc>
          <w:tcPr>
            <w:tcW w:w="2332" w:type="dxa"/>
            <w:vAlign w:val="bottom"/>
          </w:tcPr>
          <w:p w14:paraId="594C99F9" w14:textId="77777777" w:rsidR="008A20D8" w:rsidRDefault="008A20D8" w:rsidP="00EE1DCD">
            <w:pPr>
              <w:rPr>
                <w:rFonts w:ascii="宋体" w:hAnsi="宋体" w:cs="宋体"/>
                <w:sz w:val="24"/>
                <w:szCs w:val="24"/>
              </w:rPr>
            </w:pPr>
            <w:r>
              <w:rPr>
                <w:rFonts w:hint="eastAsia"/>
              </w:rPr>
              <w:t>VIDEO_SOURCE</w:t>
            </w:r>
          </w:p>
        </w:tc>
        <w:tc>
          <w:tcPr>
            <w:tcW w:w="1887" w:type="dxa"/>
            <w:vAlign w:val="bottom"/>
          </w:tcPr>
          <w:p w14:paraId="6ABBB999" w14:textId="77777777" w:rsidR="008A20D8" w:rsidRDefault="008A20D8" w:rsidP="00EE1DCD">
            <w:pPr>
              <w:rPr>
                <w:rFonts w:ascii="宋体" w:hAnsi="宋体" w:cs="宋体"/>
                <w:sz w:val="24"/>
                <w:szCs w:val="24"/>
              </w:rPr>
            </w:pPr>
            <w:r>
              <w:rPr>
                <w:rFonts w:hint="eastAsia"/>
              </w:rPr>
              <w:t>VARCHAR2(2)</w:t>
            </w:r>
          </w:p>
        </w:tc>
        <w:tc>
          <w:tcPr>
            <w:tcW w:w="2552" w:type="dxa"/>
            <w:vAlign w:val="bottom"/>
          </w:tcPr>
          <w:p w14:paraId="3ECC221C" w14:textId="77777777" w:rsidR="008A20D8" w:rsidRDefault="008A20D8" w:rsidP="00EE1DCD">
            <w:pPr>
              <w:rPr>
                <w:rFonts w:ascii="宋体" w:hAnsi="宋体" w:cs="宋体"/>
                <w:sz w:val="24"/>
                <w:szCs w:val="24"/>
              </w:rPr>
            </w:pPr>
            <w:r>
              <w:rPr>
                <w:rFonts w:hint="eastAsia"/>
              </w:rPr>
              <w:t>采编状态（</w:t>
            </w:r>
            <w:r>
              <w:rPr>
                <w:rFonts w:hint="eastAsia"/>
              </w:rPr>
              <w:t>1</w:t>
            </w:r>
            <w:r>
              <w:rPr>
                <w:rFonts w:hint="eastAsia"/>
              </w:rPr>
              <w:t>：非采编（手机端上传）、</w:t>
            </w:r>
            <w:r>
              <w:rPr>
                <w:rFonts w:hint="eastAsia"/>
              </w:rPr>
              <w:t>2</w:t>
            </w:r>
            <w:r>
              <w:rPr>
                <w:rFonts w:hint="eastAsia"/>
              </w:rPr>
              <w:t>：采编（后台上传视频）、</w:t>
            </w:r>
            <w:r>
              <w:rPr>
                <w:rFonts w:hint="eastAsia"/>
              </w:rPr>
              <w:t>3</w:t>
            </w:r>
            <w:r>
              <w:rPr>
                <w:rFonts w:hint="eastAsia"/>
              </w:rPr>
              <w:t>：三方渠道引入、</w:t>
            </w:r>
            <w:r>
              <w:rPr>
                <w:rFonts w:hint="eastAsia"/>
              </w:rPr>
              <w:t>4</w:t>
            </w:r>
            <w:r>
              <w:rPr>
                <w:rFonts w:hint="eastAsia"/>
              </w:rPr>
              <w:t>：直播回放）</w:t>
            </w:r>
          </w:p>
        </w:tc>
        <w:tc>
          <w:tcPr>
            <w:tcW w:w="1751" w:type="dxa"/>
            <w:vAlign w:val="bottom"/>
          </w:tcPr>
          <w:p w14:paraId="38456BDB" w14:textId="77777777" w:rsidR="008A20D8" w:rsidRDefault="008A20D8" w:rsidP="00EE1DCD">
            <w:pPr>
              <w:rPr>
                <w:rFonts w:ascii="宋体" w:hAnsi="宋体" w:cs="宋体"/>
                <w:sz w:val="24"/>
                <w:szCs w:val="24"/>
              </w:rPr>
            </w:pPr>
            <w:r>
              <w:rPr>
                <w:rFonts w:hint="eastAsia"/>
              </w:rPr>
              <w:t>N</w:t>
            </w:r>
          </w:p>
        </w:tc>
      </w:tr>
      <w:tr w:rsidR="008A20D8" w14:paraId="715DFA95" w14:textId="77777777" w:rsidTr="00EE1DCD">
        <w:tc>
          <w:tcPr>
            <w:tcW w:w="2332" w:type="dxa"/>
            <w:vAlign w:val="bottom"/>
          </w:tcPr>
          <w:p w14:paraId="05531FB4" w14:textId="77777777" w:rsidR="008A20D8" w:rsidRDefault="008A20D8" w:rsidP="00EE1DCD">
            <w:pPr>
              <w:rPr>
                <w:rFonts w:ascii="宋体" w:hAnsi="宋体" w:cs="宋体"/>
                <w:sz w:val="24"/>
                <w:szCs w:val="24"/>
              </w:rPr>
            </w:pPr>
            <w:r>
              <w:rPr>
                <w:rFonts w:hint="eastAsia"/>
              </w:rPr>
              <w:t>DURATION</w:t>
            </w:r>
          </w:p>
        </w:tc>
        <w:tc>
          <w:tcPr>
            <w:tcW w:w="1887" w:type="dxa"/>
            <w:vAlign w:val="bottom"/>
          </w:tcPr>
          <w:p w14:paraId="60F40179" w14:textId="77777777" w:rsidR="008A20D8" w:rsidRDefault="008A20D8" w:rsidP="00EE1DCD">
            <w:pPr>
              <w:rPr>
                <w:rFonts w:ascii="宋体" w:hAnsi="宋体" w:cs="宋体"/>
                <w:sz w:val="24"/>
                <w:szCs w:val="24"/>
              </w:rPr>
            </w:pPr>
            <w:r>
              <w:rPr>
                <w:rFonts w:hint="eastAsia"/>
              </w:rPr>
              <w:t>NUMBER</w:t>
            </w:r>
          </w:p>
        </w:tc>
        <w:tc>
          <w:tcPr>
            <w:tcW w:w="2552" w:type="dxa"/>
            <w:vAlign w:val="bottom"/>
          </w:tcPr>
          <w:p w14:paraId="0BE96AEF" w14:textId="77777777" w:rsidR="008A20D8" w:rsidRDefault="008A20D8" w:rsidP="00EE1DCD">
            <w:pPr>
              <w:rPr>
                <w:rFonts w:ascii="宋体" w:hAnsi="宋体" w:cs="宋体"/>
                <w:sz w:val="24"/>
                <w:szCs w:val="24"/>
              </w:rPr>
            </w:pPr>
            <w:r>
              <w:rPr>
                <w:rFonts w:hint="eastAsia"/>
              </w:rPr>
              <w:t>时长</w:t>
            </w:r>
          </w:p>
        </w:tc>
        <w:tc>
          <w:tcPr>
            <w:tcW w:w="1751" w:type="dxa"/>
            <w:vAlign w:val="bottom"/>
          </w:tcPr>
          <w:p w14:paraId="14B7FC7D" w14:textId="77777777" w:rsidR="008A20D8" w:rsidRDefault="008A20D8" w:rsidP="00EE1DCD">
            <w:pPr>
              <w:rPr>
                <w:rFonts w:ascii="宋体" w:hAnsi="宋体" w:cs="宋体"/>
                <w:sz w:val="24"/>
                <w:szCs w:val="24"/>
              </w:rPr>
            </w:pPr>
            <w:r>
              <w:rPr>
                <w:rFonts w:hint="eastAsia"/>
              </w:rPr>
              <w:t>N</w:t>
            </w:r>
          </w:p>
        </w:tc>
      </w:tr>
      <w:tr w:rsidR="008A20D8" w14:paraId="63E581EF" w14:textId="77777777" w:rsidTr="00EE1DCD">
        <w:tc>
          <w:tcPr>
            <w:tcW w:w="2332" w:type="dxa"/>
            <w:vAlign w:val="bottom"/>
          </w:tcPr>
          <w:p w14:paraId="3D6328A8" w14:textId="77777777" w:rsidR="008A20D8" w:rsidRDefault="008A20D8" w:rsidP="00EE1DCD">
            <w:pPr>
              <w:rPr>
                <w:rFonts w:ascii="宋体" w:hAnsi="宋体" w:cs="宋体"/>
                <w:sz w:val="24"/>
                <w:szCs w:val="24"/>
              </w:rPr>
            </w:pPr>
            <w:r>
              <w:rPr>
                <w:rFonts w:hint="eastAsia"/>
              </w:rPr>
              <w:t>RECORD_COMPLETED_TIME</w:t>
            </w:r>
          </w:p>
        </w:tc>
        <w:tc>
          <w:tcPr>
            <w:tcW w:w="1887" w:type="dxa"/>
            <w:vAlign w:val="bottom"/>
          </w:tcPr>
          <w:p w14:paraId="201B78B2" w14:textId="77777777" w:rsidR="008A20D8" w:rsidRDefault="008A20D8" w:rsidP="00EE1DCD">
            <w:pPr>
              <w:rPr>
                <w:rFonts w:ascii="宋体" w:hAnsi="宋体" w:cs="宋体"/>
                <w:sz w:val="24"/>
                <w:szCs w:val="24"/>
              </w:rPr>
            </w:pPr>
            <w:r>
              <w:rPr>
                <w:rFonts w:hint="eastAsia"/>
              </w:rPr>
              <w:t>DATE</w:t>
            </w:r>
          </w:p>
        </w:tc>
        <w:tc>
          <w:tcPr>
            <w:tcW w:w="2552" w:type="dxa"/>
            <w:vAlign w:val="bottom"/>
          </w:tcPr>
          <w:p w14:paraId="58F1F8F6" w14:textId="77777777" w:rsidR="008A20D8" w:rsidRDefault="008A20D8" w:rsidP="00EE1DCD">
            <w:pPr>
              <w:rPr>
                <w:rFonts w:ascii="宋体" w:hAnsi="宋体" w:cs="宋体"/>
                <w:sz w:val="24"/>
                <w:szCs w:val="24"/>
              </w:rPr>
            </w:pPr>
            <w:r>
              <w:rPr>
                <w:rFonts w:hint="eastAsia"/>
              </w:rPr>
              <w:t>视频完成时间，格式：</w:t>
            </w:r>
            <w:r>
              <w:rPr>
                <w:rFonts w:hint="eastAsia"/>
              </w:rPr>
              <w:t>yyyy-mm-ddhh:mm:ss</w:t>
            </w:r>
          </w:p>
        </w:tc>
        <w:tc>
          <w:tcPr>
            <w:tcW w:w="1751" w:type="dxa"/>
            <w:vAlign w:val="bottom"/>
          </w:tcPr>
          <w:p w14:paraId="55E8ED54" w14:textId="77777777" w:rsidR="008A20D8" w:rsidRDefault="008A20D8" w:rsidP="00EE1DCD">
            <w:pPr>
              <w:rPr>
                <w:rFonts w:ascii="宋体" w:hAnsi="宋体" w:cs="宋体"/>
                <w:sz w:val="24"/>
                <w:szCs w:val="24"/>
              </w:rPr>
            </w:pPr>
            <w:r>
              <w:rPr>
                <w:rFonts w:hint="eastAsia"/>
              </w:rPr>
              <w:t>Y</w:t>
            </w:r>
          </w:p>
        </w:tc>
      </w:tr>
      <w:tr w:rsidR="008A20D8" w14:paraId="3D95E64B" w14:textId="77777777" w:rsidTr="00EE1DCD">
        <w:tc>
          <w:tcPr>
            <w:tcW w:w="2332" w:type="dxa"/>
            <w:vAlign w:val="bottom"/>
          </w:tcPr>
          <w:p w14:paraId="76B6A688" w14:textId="77777777" w:rsidR="008A20D8" w:rsidRDefault="008A20D8" w:rsidP="00EE1DCD">
            <w:pPr>
              <w:rPr>
                <w:rFonts w:ascii="宋体" w:hAnsi="宋体" w:cs="宋体"/>
                <w:sz w:val="24"/>
                <w:szCs w:val="24"/>
              </w:rPr>
            </w:pPr>
            <w:r>
              <w:rPr>
                <w:rFonts w:hint="eastAsia"/>
              </w:rPr>
              <w:lastRenderedPageBreak/>
              <w:t>VIDEO_COVER</w:t>
            </w:r>
          </w:p>
        </w:tc>
        <w:tc>
          <w:tcPr>
            <w:tcW w:w="1887" w:type="dxa"/>
            <w:vAlign w:val="bottom"/>
          </w:tcPr>
          <w:p w14:paraId="581FA125" w14:textId="77777777" w:rsidR="008A20D8" w:rsidRDefault="008A20D8" w:rsidP="00EE1DCD">
            <w:pPr>
              <w:rPr>
                <w:rFonts w:ascii="宋体" w:hAnsi="宋体" w:cs="宋体"/>
                <w:sz w:val="24"/>
                <w:szCs w:val="24"/>
              </w:rPr>
            </w:pPr>
            <w:r>
              <w:rPr>
                <w:rFonts w:hint="eastAsia"/>
              </w:rPr>
              <w:t>VARCHAR2(200)</w:t>
            </w:r>
          </w:p>
        </w:tc>
        <w:tc>
          <w:tcPr>
            <w:tcW w:w="2552" w:type="dxa"/>
            <w:vAlign w:val="bottom"/>
          </w:tcPr>
          <w:p w14:paraId="5075FE74" w14:textId="77777777" w:rsidR="008A20D8" w:rsidRDefault="008A20D8" w:rsidP="00EE1DCD">
            <w:pPr>
              <w:rPr>
                <w:rFonts w:ascii="宋体" w:hAnsi="宋体" w:cs="宋体"/>
                <w:sz w:val="24"/>
                <w:szCs w:val="24"/>
              </w:rPr>
            </w:pPr>
            <w:r>
              <w:rPr>
                <w:rFonts w:hint="eastAsia"/>
              </w:rPr>
              <w:t>视频封面地址</w:t>
            </w:r>
          </w:p>
        </w:tc>
        <w:tc>
          <w:tcPr>
            <w:tcW w:w="1751" w:type="dxa"/>
            <w:vAlign w:val="bottom"/>
          </w:tcPr>
          <w:p w14:paraId="59AF8533" w14:textId="77777777" w:rsidR="008A20D8" w:rsidRDefault="008A20D8" w:rsidP="00EE1DCD">
            <w:pPr>
              <w:rPr>
                <w:rFonts w:ascii="宋体" w:hAnsi="宋体" w:cs="宋体"/>
                <w:sz w:val="24"/>
                <w:szCs w:val="24"/>
              </w:rPr>
            </w:pPr>
            <w:r>
              <w:rPr>
                <w:rFonts w:hint="eastAsia"/>
              </w:rPr>
              <w:t>N</w:t>
            </w:r>
          </w:p>
        </w:tc>
      </w:tr>
      <w:tr w:rsidR="008A20D8" w14:paraId="3F75F066" w14:textId="77777777" w:rsidTr="00EE1DCD">
        <w:tc>
          <w:tcPr>
            <w:tcW w:w="2332" w:type="dxa"/>
            <w:vAlign w:val="bottom"/>
          </w:tcPr>
          <w:p w14:paraId="3AB0B33F" w14:textId="77777777" w:rsidR="008A20D8" w:rsidRDefault="008A20D8" w:rsidP="00EE1DCD">
            <w:pPr>
              <w:rPr>
                <w:rFonts w:ascii="宋体" w:hAnsi="宋体" w:cs="宋体"/>
                <w:sz w:val="24"/>
                <w:szCs w:val="24"/>
              </w:rPr>
            </w:pPr>
            <w:r>
              <w:rPr>
                <w:rFonts w:hint="eastAsia"/>
              </w:rPr>
              <w:t>SERVICE_ID</w:t>
            </w:r>
          </w:p>
        </w:tc>
        <w:tc>
          <w:tcPr>
            <w:tcW w:w="1887" w:type="dxa"/>
            <w:vAlign w:val="bottom"/>
          </w:tcPr>
          <w:p w14:paraId="27D95639" w14:textId="77777777" w:rsidR="008A20D8" w:rsidRDefault="008A20D8" w:rsidP="00EE1DCD">
            <w:pPr>
              <w:rPr>
                <w:rFonts w:ascii="宋体" w:hAnsi="宋体" w:cs="宋体"/>
                <w:sz w:val="24"/>
                <w:szCs w:val="24"/>
              </w:rPr>
            </w:pPr>
            <w:r>
              <w:rPr>
                <w:rFonts w:hint="eastAsia"/>
              </w:rPr>
              <w:t>VARCHAR2(12)</w:t>
            </w:r>
          </w:p>
        </w:tc>
        <w:tc>
          <w:tcPr>
            <w:tcW w:w="2552" w:type="dxa"/>
            <w:vAlign w:val="bottom"/>
          </w:tcPr>
          <w:p w14:paraId="57CD967B" w14:textId="77777777" w:rsidR="008A20D8" w:rsidRDefault="008A20D8" w:rsidP="00EE1DCD">
            <w:pPr>
              <w:rPr>
                <w:rFonts w:ascii="宋体" w:hAnsi="宋体" w:cs="宋体"/>
                <w:sz w:val="24"/>
                <w:szCs w:val="24"/>
              </w:rPr>
            </w:pPr>
            <w:r>
              <w:rPr>
                <w:rFonts w:hint="eastAsia"/>
              </w:rPr>
              <w:t>业务</w:t>
            </w:r>
            <w:r>
              <w:rPr>
                <w:rFonts w:hint="eastAsia"/>
              </w:rPr>
              <w:t>ID</w:t>
            </w:r>
          </w:p>
        </w:tc>
        <w:tc>
          <w:tcPr>
            <w:tcW w:w="1751" w:type="dxa"/>
            <w:vAlign w:val="bottom"/>
          </w:tcPr>
          <w:p w14:paraId="0512DB5B" w14:textId="77777777" w:rsidR="008A20D8" w:rsidRDefault="008A20D8" w:rsidP="00EE1DCD">
            <w:pPr>
              <w:rPr>
                <w:rFonts w:ascii="宋体" w:hAnsi="宋体" w:cs="宋体"/>
                <w:sz w:val="24"/>
                <w:szCs w:val="24"/>
              </w:rPr>
            </w:pPr>
            <w:r>
              <w:rPr>
                <w:rFonts w:hint="eastAsia"/>
              </w:rPr>
              <w:t>Y</w:t>
            </w:r>
          </w:p>
        </w:tc>
      </w:tr>
      <w:tr w:rsidR="008A20D8" w14:paraId="001BF646" w14:textId="77777777" w:rsidTr="00EE1DCD">
        <w:tc>
          <w:tcPr>
            <w:tcW w:w="2332" w:type="dxa"/>
            <w:vAlign w:val="bottom"/>
          </w:tcPr>
          <w:p w14:paraId="2A9457B1" w14:textId="77777777" w:rsidR="008A20D8" w:rsidRDefault="008A20D8" w:rsidP="00EE1DCD">
            <w:pPr>
              <w:rPr>
                <w:rFonts w:ascii="宋体" w:hAnsi="宋体" w:cs="宋体"/>
                <w:sz w:val="24"/>
                <w:szCs w:val="24"/>
              </w:rPr>
            </w:pPr>
            <w:r>
              <w:rPr>
                <w:rFonts w:hint="eastAsia"/>
              </w:rPr>
              <w:t>SERVICE_NAME</w:t>
            </w:r>
          </w:p>
        </w:tc>
        <w:tc>
          <w:tcPr>
            <w:tcW w:w="1887" w:type="dxa"/>
            <w:vAlign w:val="bottom"/>
          </w:tcPr>
          <w:p w14:paraId="17F4E497" w14:textId="77777777" w:rsidR="008A20D8" w:rsidRDefault="008A20D8" w:rsidP="00EE1DCD">
            <w:pPr>
              <w:rPr>
                <w:rFonts w:ascii="宋体" w:hAnsi="宋体" w:cs="宋体"/>
                <w:sz w:val="24"/>
                <w:szCs w:val="24"/>
              </w:rPr>
            </w:pPr>
            <w:r>
              <w:rPr>
                <w:rFonts w:hint="eastAsia"/>
              </w:rPr>
              <w:t>VARCHAR2(255)</w:t>
            </w:r>
          </w:p>
        </w:tc>
        <w:tc>
          <w:tcPr>
            <w:tcW w:w="2552" w:type="dxa"/>
            <w:vAlign w:val="bottom"/>
          </w:tcPr>
          <w:p w14:paraId="28F22CAE" w14:textId="77777777" w:rsidR="008A20D8" w:rsidRDefault="008A20D8" w:rsidP="00EE1DCD">
            <w:pPr>
              <w:rPr>
                <w:rFonts w:ascii="宋体" w:hAnsi="宋体" w:cs="宋体"/>
                <w:sz w:val="24"/>
                <w:szCs w:val="24"/>
              </w:rPr>
            </w:pPr>
            <w:r>
              <w:rPr>
                <w:rFonts w:hint="eastAsia"/>
              </w:rPr>
              <w:t>业务名称</w:t>
            </w:r>
          </w:p>
        </w:tc>
        <w:tc>
          <w:tcPr>
            <w:tcW w:w="1751" w:type="dxa"/>
            <w:vAlign w:val="bottom"/>
          </w:tcPr>
          <w:p w14:paraId="6DA8CF0C" w14:textId="77777777" w:rsidR="008A20D8" w:rsidRDefault="008A20D8" w:rsidP="00EE1DCD">
            <w:pPr>
              <w:rPr>
                <w:rFonts w:ascii="宋体" w:hAnsi="宋体" w:cs="宋体"/>
                <w:sz w:val="24"/>
                <w:szCs w:val="24"/>
              </w:rPr>
            </w:pPr>
            <w:r>
              <w:rPr>
                <w:rFonts w:hint="eastAsia"/>
              </w:rPr>
              <w:t>Y</w:t>
            </w:r>
          </w:p>
        </w:tc>
      </w:tr>
      <w:tr w:rsidR="008A20D8" w14:paraId="74BD274B" w14:textId="77777777" w:rsidTr="00EE1DCD">
        <w:tc>
          <w:tcPr>
            <w:tcW w:w="2332" w:type="dxa"/>
            <w:vAlign w:val="bottom"/>
          </w:tcPr>
          <w:p w14:paraId="4BC39918" w14:textId="77777777" w:rsidR="008A20D8" w:rsidRDefault="008A20D8" w:rsidP="00EE1DCD">
            <w:pPr>
              <w:rPr>
                <w:rFonts w:ascii="宋体" w:hAnsi="宋体" w:cs="宋体"/>
                <w:sz w:val="24"/>
                <w:szCs w:val="24"/>
              </w:rPr>
            </w:pPr>
            <w:r>
              <w:rPr>
                <w:rFonts w:hint="eastAsia"/>
              </w:rPr>
              <w:t>MATCH_ID</w:t>
            </w:r>
          </w:p>
        </w:tc>
        <w:tc>
          <w:tcPr>
            <w:tcW w:w="1887" w:type="dxa"/>
            <w:vAlign w:val="bottom"/>
          </w:tcPr>
          <w:p w14:paraId="29D51A5E"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6F61588B" w14:textId="77777777" w:rsidR="008A20D8" w:rsidRDefault="008A20D8" w:rsidP="00EE1DCD">
            <w:pPr>
              <w:rPr>
                <w:rFonts w:ascii="宋体" w:hAnsi="宋体" w:cs="宋体"/>
                <w:sz w:val="24"/>
                <w:szCs w:val="24"/>
              </w:rPr>
            </w:pPr>
            <w:r>
              <w:rPr>
                <w:rFonts w:hint="eastAsia"/>
              </w:rPr>
              <w:t>赛事</w:t>
            </w:r>
            <w:r>
              <w:rPr>
                <w:rFonts w:hint="eastAsia"/>
              </w:rPr>
              <w:t>ID</w:t>
            </w:r>
          </w:p>
        </w:tc>
        <w:tc>
          <w:tcPr>
            <w:tcW w:w="1751" w:type="dxa"/>
            <w:vAlign w:val="bottom"/>
          </w:tcPr>
          <w:p w14:paraId="048EC8E2" w14:textId="77777777" w:rsidR="008A20D8" w:rsidRDefault="008A20D8" w:rsidP="00EE1DCD">
            <w:pPr>
              <w:rPr>
                <w:rFonts w:ascii="宋体" w:hAnsi="宋体" w:cs="宋体"/>
                <w:sz w:val="24"/>
                <w:szCs w:val="24"/>
              </w:rPr>
            </w:pPr>
            <w:r>
              <w:rPr>
                <w:rFonts w:hint="eastAsia"/>
              </w:rPr>
              <w:t>Y</w:t>
            </w:r>
          </w:p>
        </w:tc>
      </w:tr>
      <w:tr w:rsidR="008A20D8" w14:paraId="22918DFF" w14:textId="77777777" w:rsidTr="00EE1DCD">
        <w:tc>
          <w:tcPr>
            <w:tcW w:w="2332" w:type="dxa"/>
            <w:vAlign w:val="bottom"/>
          </w:tcPr>
          <w:p w14:paraId="179953FF" w14:textId="77777777" w:rsidR="008A20D8" w:rsidRDefault="008A20D8" w:rsidP="00EE1DCD">
            <w:pPr>
              <w:rPr>
                <w:rFonts w:ascii="宋体" w:hAnsi="宋体" w:cs="宋体"/>
                <w:sz w:val="24"/>
                <w:szCs w:val="24"/>
              </w:rPr>
            </w:pPr>
            <w:r>
              <w:rPr>
                <w:rFonts w:hint="eastAsia"/>
              </w:rPr>
              <w:t>MATCH_NAME</w:t>
            </w:r>
          </w:p>
        </w:tc>
        <w:tc>
          <w:tcPr>
            <w:tcW w:w="1887" w:type="dxa"/>
            <w:vAlign w:val="bottom"/>
          </w:tcPr>
          <w:p w14:paraId="703818E7" w14:textId="77777777" w:rsidR="008A20D8" w:rsidRDefault="008A20D8" w:rsidP="00EE1DCD">
            <w:pPr>
              <w:rPr>
                <w:rFonts w:ascii="宋体" w:hAnsi="宋体" w:cs="宋体"/>
                <w:sz w:val="24"/>
                <w:szCs w:val="24"/>
              </w:rPr>
            </w:pPr>
            <w:r>
              <w:rPr>
                <w:rFonts w:hint="eastAsia"/>
              </w:rPr>
              <w:t>VARCHAR2(50)</w:t>
            </w:r>
          </w:p>
        </w:tc>
        <w:tc>
          <w:tcPr>
            <w:tcW w:w="2552" w:type="dxa"/>
            <w:vAlign w:val="bottom"/>
          </w:tcPr>
          <w:p w14:paraId="332049C2" w14:textId="77777777" w:rsidR="008A20D8" w:rsidRDefault="008A20D8" w:rsidP="00EE1DCD">
            <w:pPr>
              <w:rPr>
                <w:rFonts w:ascii="宋体" w:hAnsi="宋体" w:cs="宋体"/>
                <w:sz w:val="24"/>
                <w:szCs w:val="24"/>
              </w:rPr>
            </w:pPr>
            <w:r>
              <w:rPr>
                <w:rFonts w:hint="eastAsia"/>
              </w:rPr>
              <w:t>赛事名称</w:t>
            </w:r>
          </w:p>
        </w:tc>
        <w:tc>
          <w:tcPr>
            <w:tcW w:w="1751" w:type="dxa"/>
            <w:vAlign w:val="bottom"/>
          </w:tcPr>
          <w:p w14:paraId="78BA6A6B" w14:textId="77777777" w:rsidR="008A20D8" w:rsidRDefault="008A20D8" w:rsidP="00EE1DCD">
            <w:pPr>
              <w:rPr>
                <w:rFonts w:ascii="宋体" w:hAnsi="宋体" w:cs="宋体"/>
                <w:sz w:val="24"/>
                <w:szCs w:val="24"/>
              </w:rPr>
            </w:pPr>
            <w:r>
              <w:rPr>
                <w:rFonts w:hint="eastAsia"/>
              </w:rPr>
              <w:t>Y</w:t>
            </w:r>
          </w:p>
        </w:tc>
      </w:tr>
      <w:tr w:rsidR="008A20D8" w14:paraId="2EFB89AF" w14:textId="77777777" w:rsidTr="00EE1DCD">
        <w:tc>
          <w:tcPr>
            <w:tcW w:w="2332" w:type="dxa"/>
            <w:vAlign w:val="bottom"/>
          </w:tcPr>
          <w:p w14:paraId="450144AE" w14:textId="77777777" w:rsidR="008A20D8" w:rsidRDefault="008A20D8" w:rsidP="00EE1DCD">
            <w:pPr>
              <w:rPr>
                <w:rFonts w:ascii="宋体" w:hAnsi="宋体" w:cs="宋体"/>
                <w:sz w:val="24"/>
                <w:szCs w:val="24"/>
              </w:rPr>
            </w:pPr>
            <w:r>
              <w:rPr>
                <w:rFonts w:hint="eastAsia"/>
              </w:rPr>
              <w:t>CREATE_USER</w:t>
            </w:r>
          </w:p>
        </w:tc>
        <w:tc>
          <w:tcPr>
            <w:tcW w:w="1887" w:type="dxa"/>
            <w:vAlign w:val="bottom"/>
          </w:tcPr>
          <w:p w14:paraId="5CB4A745" w14:textId="77777777" w:rsidR="008A20D8" w:rsidRDefault="008A20D8" w:rsidP="00EE1DCD">
            <w:pPr>
              <w:rPr>
                <w:rFonts w:ascii="宋体" w:hAnsi="宋体" w:cs="宋体"/>
                <w:sz w:val="24"/>
                <w:szCs w:val="24"/>
              </w:rPr>
            </w:pPr>
            <w:r>
              <w:rPr>
                <w:rFonts w:hint="eastAsia"/>
              </w:rPr>
              <w:t>VARCHAR2(20)</w:t>
            </w:r>
          </w:p>
        </w:tc>
        <w:tc>
          <w:tcPr>
            <w:tcW w:w="2552" w:type="dxa"/>
            <w:vAlign w:val="bottom"/>
          </w:tcPr>
          <w:p w14:paraId="1981D6AA" w14:textId="77777777" w:rsidR="008A20D8" w:rsidRDefault="008A20D8" w:rsidP="00EE1DCD">
            <w:pPr>
              <w:rPr>
                <w:rFonts w:ascii="宋体" w:hAnsi="宋体" w:cs="宋体"/>
                <w:sz w:val="24"/>
                <w:szCs w:val="24"/>
              </w:rPr>
            </w:pPr>
            <w:r>
              <w:rPr>
                <w:rFonts w:hint="eastAsia"/>
              </w:rPr>
              <w:t>创建者</w:t>
            </w:r>
          </w:p>
        </w:tc>
        <w:tc>
          <w:tcPr>
            <w:tcW w:w="1751" w:type="dxa"/>
            <w:vAlign w:val="bottom"/>
          </w:tcPr>
          <w:p w14:paraId="2514EE02" w14:textId="77777777" w:rsidR="008A20D8" w:rsidRDefault="008A20D8" w:rsidP="00EE1DCD">
            <w:pPr>
              <w:rPr>
                <w:rFonts w:ascii="宋体" w:hAnsi="宋体" w:cs="宋体"/>
                <w:sz w:val="24"/>
                <w:szCs w:val="24"/>
              </w:rPr>
            </w:pPr>
            <w:r>
              <w:rPr>
                <w:rFonts w:hint="eastAsia"/>
              </w:rPr>
              <w:t>Y</w:t>
            </w:r>
          </w:p>
        </w:tc>
      </w:tr>
      <w:tr w:rsidR="008A20D8" w14:paraId="1D9CFF45" w14:textId="77777777" w:rsidTr="00EE1DCD">
        <w:tc>
          <w:tcPr>
            <w:tcW w:w="2332" w:type="dxa"/>
            <w:vAlign w:val="bottom"/>
          </w:tcPr>
          <w:p w14:paraId="02DDD8F1" w14:textId="77777777" w:rsidR="008A20D8" w:rsidRDefault="008A20D8" w:rsidP="00EE1DCD">
            <w:pPr>
              <w:rPr>
                <w:rFonts w:ascii="宋体" w:hAnsi="宋体" w:cs="宋体"/>
                <w:sz w:val="24"/>
                <w:szCs w:val="24"/>
              </w:rPr>
            </w:pPr>
            <w:r>
              <w:rPr>
                <w:rFonts w:hint="eastAsia"/>
              </w:rPr>
              <w:t>CREATE_TIME</w:t>
            </w:r>
          </w:p>
        </w:tc>
        <w:tc>
          <w:tcPr>
            <w:tcW w:w="1887" w:type="dxa"/>
            <w:vAlign w:val="bottom"/>
          </w:tcPr>
          <w:p w14:paraId="13D84B47" w14:textId="77777777" w:rsidR="008A20D8" w:rsidRDefault="008A20D8" w:rsidP="00EE1DCD">
            <w:pPr>
              <w:rPr>
                <w:rFonts w:ascii="宋体" w:hAnsi="宋体" w:cs="宋体"/>
                <w:sz w:val="24"/>
                <w:szCs w:val="24"/>
              </w:rPr>
            </w:pPr>
            <w:r>
              <w:rPr>
                <w:rFonts w:hint="eastAsia"/>
              </w:rPr>
              <w:t>DATE</w:t>
            </w:r>
          </w:p>
        </w:tc>
        <w:tc>
          <w:tcPr>
            <w:tcW w:w="2552" w:type="dxa"/>
            <w:vAlign w:val="bottom"/>
          </w:tcPr>
          <w:p w14:paraId="6BCC9F56" w14:textId="77777777" w:rsidR="008A20D8" w:rsidRDefault="008A20D8" w:rsidP="00EE1DCD">
            <w:pPr>
              <w:rPr>
                <w:rFonts w:ascii="宋体" w:hAnsi="宋体" w:cs="宋体"/>
                <w:sz w:val="24"/>
                <w:szCs w:val="24"/>
              </w:rPr>
            </w:pPr>
            <w:r>
              <w:rPr>
                <w:rFonts w:hint="eastAsia"/>
              </w:rPr>
              <w:t>创建时间</w:t>
            </w:r>
          </w:p>
        </w:tc>
        <w:tc>
          <w:tcPr>
            <w:tcW w:w="1751" w:type="dxa"/>
            <w:vAlign w:val="bottom"/>
          </w:tcPr>
          <w:p w14:paraId="24098E18" w14:textId="77777777" w:rsidR="008A20D8" w:rsidRDefault="008A20D8" w:rsidP="00EE1DCD">
            <w:pPr>
              <w:rPr>
                <w:rFonts w:ascii="宋体" w:hAnsi="宋体" w:cs="宋体"/>
                <w:sz w:val="24"/>
                <w:szCs w:val="24"/>
              </w:rPr>
            </w:pPr>
            <w:r>
              <w:rPr>
                <w:rFonts w:hint="eastAsia"/>
              </w:rPr>
              <w:t>Y</w:t>
            </w:r>
          </w:p>
        </w:tc>
      </w:tr>
      <w:tr w:rsidR="008A20D8" w14:paraId="28AF7CFF" w14:textId="77777777" w:rsidTr="00EE1DCD">
        <w:tc>
          <w:tcPr>
            <w:tcW w:w="2332" w:type="dxa"/>
            <w:vAlign w:val="bottom"/>
          </w:tcPr>
          <w:p w14:paraId="2AF9B7A9" w14:textId="77777777" w:rsidR="008A20D8" w:rsidRDefault="008A20D8" w:rsidP="00EE1DCD">
            <w:pPr>
              <w:rPr>
                <w:rFonts w:ascii="宋体" w:hAnsi="宋体" w:cs="宋体"/>
                <w:sz w:val="24"/>
                <w:szCs w:val="24"/>
              </w:rPr>
            </w:pPr>
            <w:r>
              <w:rPr>
                <w:rFonts w:hint="eastAsia"/>
              </w:rPr>
              <w:t>UPDATE_USER</w:t>
            </w:r>
          </w:p>
        </w:tc>
        <w:tc>
          <w:tcPr>
            <w:tcW w:w="1887" w:type="dxa"/>
            <w:vAlign w:val="bottom"/>
          </w:tcPr>
          <w:p w14:paraId="49078DB5" w14:textId="77777777" w:rsidR="008A20D8" w:rsidRDefault="008A20D8" w:rsidP="00EE1DCD">
            <w:pPr>
              <w:rPr>
                <w:rFonts w:ascii="宋体" w:hAnsi="宋体" w:cs="宋体"/>
                <w:sz w:val="24"/>
                <w:szCs w:val="24"/>
              </w:rPr>
            </w:pPr>
            <w:r>
              <w:rPr>
                <w:rFonts w:hint="eastAsia"/>
              </w:rPr>
              <w:t>VARCHAR2(20)</w:t>
            </w:r>
          </w:p>
        </w:tc>
        <w:tc>
          <w:tcPr>
            <w:tcW w:w="2552" w:type="dxa"/>
            <w:vAlign w:val="bottom"/>
          </w:tcPr>
          <w:p w14:paraId="41D44540" w14:textId="77777777" w:rsidR="008A20D8" w:rsidRDefault="008A20D8" w:rsidP="00EE1DCD">
            <w:pPr>
              <w:rPr>
                <w:rFonts w:ascii="宋体" w:hAnsi="宋体" w:cs="宋体"/>
                <w:sz w:val="24"/>
                <w:szCs w:val="24"/>
              </w:rPr>
            </w:pPr>
            <w:r>
              <w:rPr>
                <w:rFonts w:hint="eastAsia"/>
              </w:rPr>
              <w:t>最新一次修改者</w:t>
            </w:r>
          </w:p>
        </w:tc>
        <w:tc>
          <w:tcPr>
            <w:tcW w:w="1751" w:type="dxa"/>
            <w:vAlign w:val="bottom"/>
          </w:tcPr>
          <w:p w14:paraId="077182B1" w14:textId="77777777" w:rsidR="008A20D8" w:rsidRDefault="008A20D8" w:rsidP="00EE1DCD">
            <w:pPr>
              <w:rPr>
                <w:rFonts w:ascii="宋体" w:hAnsi="宋体" w:cs="宋体"/>
                <w:sz w:val="24"/>
                <w:szCs w:val="24"/>
              </w:rPr>
            </w:pPr>
            <w:r>
              <w:rPr>
                <w:rFonts w:hint="eastAsia"/>
              </w:rPr>
              <w:t>Y</w:t>
            </w:r>
          </w:p>
        </w:tc>
      </w:tr>
      <w:tr w:rsidR="008A20D8" w14:paraId="62346DBA" w14:textId="77777777" w:rsidTr="00EE1DCD">
        <w:tc>
          <w:tcPr>
            <w:tcW w:w="2332" w:type="dxa"/>
            <w:vAlign w:val="bottom"/>
          </w:tcPr>
          <w:p w14:paraId="6F5AFB0E" w14:textId="77777777" w:rsidR="008A20D8" w:rsidRDefault="008A20D8" w:rsidP="00EE1DCD">
            <w:pPr>
              <w:rPr>
                <w:rFonts w:ascii="宋体" w:hAnsi="宋体" w:cs="宋体"/>
                <w:sz w:val="24"/>
                <w:szCs w:val="24"/>
              </w:rPr>
            </w:pPr>
            <w:r>
              <w:rPr>
                <w:rFonts w:hint="eastAsia"/>
              </w:rPr>
              <w:t>UPDATE_TIME</w:t>
            </w:r>
          </w:p>
        </w:tc>
        <w:tc>
          <w:tcPr>
            <w:tcW w:w="1887" w:type="dxa"/>
            <w:vAlign w:val="bottom"/>
          </w:tcPr>
          <w:p w14:paraId="105E3FAD" w14:textId="77777777" w:rsidR="008A20D8" w:rsidRDefault="008A20D8" w:rsidP="00EE1DCD">
            <w:pPr>
              <w:rPr>
                <w:rFonts w:ascii="宋体" w:hAnsi="宋体" w:cs="宋体"/>
                <w:sz w:val="24"/>
                <w:szCs w:val="24"/>
              </w:rPr>
            </w:pPr>
            <w:r>
              <w:rPr>
                <w:rFonts w:hint="eastAsia"/>
              </w:rPr>
              <w:t>DATE</w:t>
            </w:r>
          </w:p>
        </w:tc>
        <w:tc>
          <w:tcPr>
            <w:tcW w:w="2552" w:type="dxa"/>
            <w:vAlign w:val="bottom"/>
          </w:tcPr>
          <w:p w14:paraId="0ABD7F6E" w14:textId="77777777" w:rsidR="008A20D8" w:rsidRDefault="008A20D8" w:rsidP="00EE1DCD">
            <w:pPr>
              <w:rPr>
                <w:rFonts w:ascii="宋体" w:hAnsi="宋体" w:cs="宋体"/>
                <w:sz w:val="24"/>
                <w:szCs w:val="24"/>
              </w:rPr>
            </w:pPr>
            <w:r>
              <w:rPr>
                <w:rFonts w:hint="eastAsia"/>
              </w:rPr>
              <w:t>最新一次修改时间</w:t>
            </w:r>
          </w:p>
        </w:tc>
        <w:tc>
          <w:tcPr>
            <w:tcW w:w="1751" w:type="dxa"/>
            <w:vAlign w:val="bottom"/>
          </w:tcPr>
          <w:p w14:paraId="22CE5F8D" w14:textId="77777777" w:rsidR="008A20D8" w:rsidRDefault="008A20D8" w:rsidP="00EE1DCD">
            <w:pPr>
              <w:rPr>
                <w:rFonts w:ascii="宋体" w:hAnsi="宋体" w:cs="宋体"/>
                <w:sz w:val="24"/>
                <w:szCs w:val="24"/>
              </w:rPr>
            </w:pPr>
            <w:r>
              <w:rPr>
                <w:rFonts w:hint="eastAsia"/>
              </w:rPr>
              <w:t>Y</w:t>
            </w:r>
          </w:p>
        </w:tc>
      </w:tr>
      <w:tr w:rsidR="008A20D8" w14:paraId="6C537036" w14:textId="77777777" w:rsidTr="00EE1DCD">
        <w:tc>
          <w:tcPr>
            <w:tcW w:w="2332" w:type="dxa"/>
            <w:vAlign w:val="bottom"/>
          </w:tcPr>
          <w:p w14:paraId="106259AE" w14:textId="77777777" w:rsidR="008A20D8" w:rsidRDefault="008A20D8" w:rsidP="00EE1DCD">
            <w:pPr>
              <w:rPr>
                <w:rFonts w:ascii="宋体" w:hAnsi="宋体" w:cs="宋体"/>
                <w:sz w:val="24"/>
                <w:szCs w:val="24"/>
              </w:rPr>
            </w:pPr>
            <w:r>
              <w:rPr>
                <w:rFonts w:hint="eastAsia"/>
              </w:rPr>
              <w:t>FILE_SIZE</w:t>
            </w:r>
          </w:p>
        </w:tc>
        <w:tc>
          <w:tcPr>
            <w:tcW w:w="1887" w:type="dxa"/>
            <w:vAlign w:val="bottom"/>
          </w:tcPr>
          <w:p w14:paraId="28172B46"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1BE3E5B6" w14:textId="77777777" w:rsidR="008A20D8" w:rsidRDefault="008A20D8" w:rsidP="00EE1DCD">
            <w:pPr>
              <w:rPr>
                <w:rFonts w:ascii="宋体" w:hAnsi="宋体" w:cs="宋体"/>
                <w:sz w:val="24"/>
                <w:szCs w:val="24"/>
              </w:rPr>
            </w:pPr>
            <w:r>
              <w:rPr>
                <w:rFonts w:hint="eastAsia"/>
              </w:rPr>
              <w:t>视频大小</w:t>
            </w:r>
          </w:p>
        </w:tc>
        <w:tc>
          <w:tcPr>
            <w:tcW w:w="1751" w:type="dxa"/>
            <w:vAlign w:val="bottom"/>
          </w:tcPr>
          <w:p w14:paraId="10F04353" w14:textId="77777777" w:rsidR="008A20D8" w:rsidRDefault="008A20D8" w:rsidP="00EE1DCD">
            <w:pPr>
              <w:rPr>
                <w:rFonts w:ascii="宋体" w:hAnsi="宋体" w:cs="宋体"/>
                <w:sz w:val="24"/>
                <w:szCs w:val="24"/>
              </w:rPr>
            </w:pPr>
            <w:r>
              <w:rPr>
                <w:rFonts w:hint="eastAsia"/>
              </w:rPr>
              <w:t>Y</w:t>
            </w:r>
          </w:p>
        </w:tc>
      </w:tr>
      <w:tr w:rsidR="008A20D8" w14:paraId="62E6B456" w14:textId="77777777" w:rsidTr="00EE1DCD">
        <w:tc>
          <w:tcPr>
            <w:tcW w:w="2332" w:type="dxa"/>
            <w:vAlign w:val="bottom"/>
          </w:tcPr>
          <w:p w14:paraId="5804B623" w14:textId="77777777" w:rsidR="008A20D8" w:rsidRDefault="008A20D8" w:rsidP="00EE1DCD">
            <w:pPr>
              <w:rPr>
                <w:rFonts w:ascii="宋体" w:hAnsi="宋体" w:cs="宋体"/>
                <w:sz w:val="24"/>
                <w:szCs w:val="24"/>
              </w:rPr>
            </w:pPr>
            <w:r>
              <w:rPr>
                <w:rFonts w:hint="eastAsia"/>
              </w:rPr>
              <w:t>VIDEO_DEFINITION</w:t>
            </w:r>
          </w:p>
        </w:tc>
        <w:tc>
          <w:tcPr>
            <w:tcW w:w="1887" w:type="dxa"/>
            <w:vAlign w:val="bottom"/>
          </w:tcPr>
          <w:p w14:paraId="47CC338E" w14:textId="77777777" w:rsidR="008A20D8" w:rsidRDefault="008A20D8" w:rsidP="00EE1DCD">
            <w:pPr>
              <w:rPr>
                <w:rFonts w:ascii="宋体" w:hAnsi="宋体" w:cs="宋体"/>
                <w:sz w:val="24"/>
                <w:szCs w:val="24"/>
              </w:rPr>
            </w:pPr>
            <w:r>
              <w:rPr>
                <w:rFonts w:hint="eastAsia"/>
              </w:rPr>
              <w:t>VARCHAR2(10)</w:t>
            </w:r>
          </w:p>
        </w:tc>
        <w:tc>
          <w:tcPr>
            <w:tcW w:w="2552" w:type="dxa"/>
            <w:vAlign w:val="bottom"/>
          </w:tcPr>
          <w:p w14:paraId="7FE2BC6D" w14:textId="77777777" w:rsidR="008A20D8" w:rsidRDefault="008A20D8" w:rsidP="00EE1DCD">
            <w:pPr>
              <w:rPr>
                <w:rFonts w:ascii="宋体" w:hAnsi="宋体" w:cs="宋体"/>
                <w:sz w:val="24"/>
                <w:szCs w:val="24"/>
              </w:rPr>
            </w:pPr>
            <w:r>
              <w:rPr>
                <w:rFonts w:hint="eastAsia"/>
              </w:rPr>
              <w:t>视频清晰度</w:t>
            </w:r>
            <w:r>
              <w:rPr>
                <w:rFonts w:hint="eastAsia"/>
              </w:rPr>
              <w:t xml:space="preserve">  1:</w:t>
            </w:r>
            <w:r>
              <w:rPr>
                <w:rFonts w:hint="eastAsia"/>
              </w:rPr>
              <w:t>流畅</w:t>
            </w:r>
            <w:r>
              <w:rPr>
                <w:rFonts w:hint="eastAsia"/>
              </w:rPr>
              <w:t xml:space="preserve"> 2</w:t>
            </w:r>
            <w:r>
              <w:rPr>
                <w:rFonts w:hint="eastAsia"/>
              </w:rPr>
              <w:t>：标清</w:t>
            </w:r>
            <w:r>
              <w:rPr>
                <w:rFonts w:hint="eastAsia"/>
              </w:rPr>
              <w:t xml:space="preserve"> 3</w:t>
            </w:r>
            <w:r>
              <w:rPr>
                <w:rFonts w:hint="eastAsia"/>
              </w:rPr>
              <w:t>：高清</w:t>
            </w:r>
            <w:r>
              <w:rPr>
                <w:rFonts w:hint="eastAsia"/>
              </w:rPr>
              <w:t xml:space="preserve"> 4</w:t>
            </w:r>
            <w:r>
              <w:rPr>
                <w:rFonts w:hint="eastAsia"/>
              </w:rPr>
              <w:t>：超清</w:t>
            </w:r>
          </w:p>
        </w:tc>
        <w:tc>
          <w:tcPr>
            <w:tcW w:w="1751" w:type="dxa"/>
            <w:vAlign w:val="bottom"/>
          </w:tcPr>
          <w:p w14:paraId="3863ACBE" w14:textId="77777777" w:rsidR="008A20D8" w:rsidRDefault="008A20D8" w:rsidP="00EE1DCD">
            <w:pPr>
              <w:rPr>
                <w:rFonts w:ascii="宋体" w:hAnsi="宋体" w:cs="宋体"/>
                <w:sz w:val="24"/>
                <w:szCs w:val="24"/>
              </w:rPr>
            </w:pPr>
            <w:r>
              <w:rPr>
                <w:rFonts w:hint="eastAsia"/>
              </w:rPr>
              <w:t>Y</w:t>
            </w:r>
          </w:p>
        </w:tc>
      </w:tr>
      <w:tr w:rsidR="008A20D8" w14:paraId="06C13EBA" w14:textId="77777777" w:rsidTr="00EE1DCD">
        <w:tc>
          <w:tcPr>
            <w:tcW w:w="2332" w:type="dxa"/>
            <w:vAlign w:val="bottom"/>
          </w:tcPr>
          <w:p w14:paraId="47A133BD" w14:textId="77777777" w:rsidR="008A20D8" w:rsidRDefault="008A20D8" w:rsidP="00EE1DCD">
            <w:pPr>
              <w:rPr>
                <w:rFonts w:ascii="宋体" w:hAnsi="宋体" w:cs="宋体"/>
                <w:sz w:val="24"/>
                <w:szCs w:val="24"/>
              </w:rPr>
            </w:pPr>
            <w:r>
              <w:rPr>
                <w:rFonts w:hint="eastAsia"/>
              </w:rPr>
              <w:t>VIDEO_RESOLUTION</w:t>
            </w:r>
          </w:p>
        </w:tc>
        <w:tc>
          <w:tcPr>
            <w:tcW w:w="1887" w:type="dxa"/>
            <w:vAlign w:val="bottom"/>
          </w:tcPr>
          <w:p w14:paraId="0E4AB41A" w14:textId="77777777" w:rsidR="008A20D8" w:rsidRDefault="008A20D8" w:rsidP="00EE1DCD">
            <w:pPr>
              <w:rPr>
                <w:rFonts w:ascii="宋体" w:hAnsi="宋体" w:cs="宋体"/>
                <w:sz w:val="24"/>
                <w:szCs w:val="24"/>
              </w:rPr>
            </w:pPr>
            <w:r>
              <w:rPr>
                <w:rFonts w:hint="eastAsia"/>
              </w:rPr>
              <w:t>VARCHAR2(20)</w:t>
            </w:r>
          </w:p>
        </w:tc>
        <w:tc>
          <w:tcPr>
            <w:tcW w:w="2552" w:type="dxa"/>
            <w:vAlign w:val="bottom"/>
          </w:tcPr>
          <w:p w14:paraId="62EC0623" w14:textId="77777777" w:rsidR="008A20D8" w:rsidRDefault="008A20D8" w:rsidP="00EE1DCD">
            <w:pPr>
              <w:rPr>
                <w:rFonts w:ascii="宋体" w:hAnsi="宋体" w:cs="宋体"/>
                <w:sz w:val="24"/>
                <w:szCs w:val="24"/>
              </w:rPr>
            </w:pPr>
            <w:r>
              <w:rPr>
                <w:rFonts w:hint="eastAsia"/>
              </w:rPr>
              <w:t>视频分辨率，宽</w:t>
            </w:r>
            <w:r>
              <w:rPr>
                <w:rFonts w:hint="eastAsia"/>
              </w:rPr>
              <w:t>*</w:t>
            </w:r>
            <w:r>
              <w:rPr>
                <w:rFonts w:hint="eastAsia"/>
              </w:rPr>
              <w:t>高</w:t>
            </w:r>
          </w:p>
        </w:tc>
        <w:tc>
          <w:tcPr>
            <w:tcW w:w="1751" w:type="dxa"/>
            <w:vAlign w:val="bottom"/>
          </w:tcPr>
          <w:p w14:paraId="13B44B81" w14:textId="77777777" w:rsidR="008A20D8" w:rsidRDefault="008A20D8" w:rsidP="00EE1DCD">
            <w:pPr>
              <w:rPr>
                <w:rFonts w:ascii="宋体" w:hAnsi="宋体" w:cs="宋体"/>
                <w:sz w:val="24"/>
                <w:szCs w:val="24"/>
              </w:rPr>
            </w:pPr>
            <w:r>
              <w:rPr>
                <w:rFonts w:hint="eastAsia"/>
              </w:rPr>
              <w:t>Y</w:t>
            </w:r>
          </w:p>
        </w:tc>
      </w:tr>
      <w:tr w:rsidR="008A20D8" w14:paraId="1CE0D64F" w14:textId="77777777" w:rsidTr="00EE1DCD">
        <w:tc>
          <w:tcPr>
            <w:tcW w:w="2332" w:type="dxa"/>
            <w:vAlign w:val="bottom"/>
          </w:tcPr>
          <w:p w14:paraId="3E901526" w14:textId="77777777" w:rsidR="008A20D8" w:rsidRDefault="008A20D8" w:rsidP="00EE1DCD">
            <w:pPr>
              <w:rPr>
                <w:rFonts w:ascii="宋体" w:hAnsi="宋体" w:cs="宋体"/>
                <w:sz w:val="24"/>
                <w:szCs w:val="24"/>
              </w:rPr>
            </w:pPr>
            <w:r>
              <w:rPr>
                <w:rFonts w:hint="eastAsia"/>
              </w:rPr>
              <w:t>MAX_ONLINE</w:t>
            </w:r>
          </w:p>
        </w:tc>
        <w:tc>
          <w:tcPr>
            <w:tcW w:w="1887" w:type="dxa"/>
            <w:vAlign w:val="bottom"/>
          </w:tcPr>
          <w:p w14:paraId="388839C2"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5D1C90FB" w14:textId="77777777" w:rsidR="008A20D8" w:rsidRDefault="008A20D8" w:rsidP="00EE1DCD">
            <w:pPr>
              <w:rPr>
                <w:rFonts w:ascii="宋体" w:hAnsi="宋体" w:cs="宋体"/>
                <w:sz w:val="24"/>
                <w:szCs w:val="24"/>
              </w:rPr>
            </w:pPr>
            <w:r>
              <w:rPr>
                <w:rFonts w:hint="eastAsia"/>
              </w:rPr>
              <w:t>最高在线人数，针对采编状态为直播回放</w:t>
            </w:r>
          </w:p>
        </w:tc>
        <w:tc>
          <w:tcPr>
            <w:tcW w:w="1751" w:type="dxa"/>
            <w:vAlign w:val="bottom"/>
          </w:tcPr>
          <w:p w14:paraId="2BF2CE4B" w14:textId="77777777" w:rsidR="008A20D8" w:rsidRDefault="008A20D8" w:rsidP="00EE1DCD">
            <w:pPr>
              <w:rPr>
                <w:rFonts w:ascii="宋体" w:hAnsi="宋体" w:cs="宋体"/>
                <w:sz w:val="24"/>
                <w:szCs w:val="24"/>
              </w:rPr>
            </w:pPr>
            <w:r>
              <w:rPr>
                <w:rFonts w:hint="eastAsia"/>
              </w:rPr>
              <w:t>Y</w:t>
            </w:r>
          </w:p>
        </w:tc>
      </w:tr>
      <w:tr w:rsidR="008A20D8" w14:paraId="77817092" w14:textId="77777777" w:rsidTr="00EE1DCD">
        <w:tc>
          <w:tcPr>
            <w:tcW w:w="2332" w:type="dxa"/>
            <w:vAlign w:val="bottom"/>
          </w:tcPr>
          <w:p w14:paraId="788A5DFA" w14:textId="77777777" w:rsidR="008A20D8" w:rsidRDefault="008A20D8" w:rsidP="00EE1DCD">
            <w:pPr>
              <w:rPr>
                <w:rFonts w:ascii="宋体" w:hAnsi="宋体" w:cs="宋体"/>
                <w:sz w:val="24"/>
                <w:szCs w:val="24"/>
              </w:rPr>
            </w:pPr>
            <w:r>
              <w:rPr>
                <w:rFonts w:hint="eastAsia"/>
              </w:rPr>
              <w:t>VIDEO_URL_TYPE</w:t>
            </w:r>
          </w:p>
        </w:tc>
        <w:tc>
          <w:tcPr>
            <w:tcW w:w="1887" w:type="dxa"/>
            <w:vAlign w:val="bottom"/>
          </w:tcPr>
          <w:p w14:paraId="6F443262" w14:textId="77777777" w:rsidR="008A20D8" w:rsidRDefault="008A20D8" w:rsidP="00EE1DCD">
            <w:pPr>
              <w:rPr>
                <w:rFonts w:ascii="宋体" w:hAnsi="宋体" w:cs="宋体"/>
                <w:sz w:val="24"/>
                <w:szCs w:val="24"/>
              </w:rPr>
            </w:pPr>
            <w:r>
              <w:rPr>
                <w:rFonts w:hint="eastAsia"/>
              </w:rPr>
              <w:t>VARCHAR2(2)</w:t>
            </w:r>
          </w:p>
        </w:tc>
        <w:tc>
          <w:tcPr>
            <w:tcW w:w="2552" w:type="dxa"/>
            <w:vAlign w:val="bottom"/>
          </w:tcPr>
          <w:p w14:paraId="264DCF77" w14:textId="77777777" w:rsidR="008A20D8" w:rsidRDefault="008A20D8" w:rsidP="00EE1DCD">
            <w:pPr>
              <w:rPr>
                <w:rFonts w:ascii="宋体" w:hAnsi="宋体" w:cs="宋体"/>
                <w:sz w:val="24"/>
                <w:szCs w:val="24"/>
              </w:rPr>
            </w:pPr>
            <w:r>
              <w:rPr>
                <w:rFonts w:hint="eastAsia"/>
              </w:rPr>
              <w:t>视频文件路径类型</w:t>
            </w:r>
            <w:r>
              <w:rPr>
                <w:rFonts w:hint="eastAsia"/>
              </w:rPr>
              <w:t xml:space="preserve"> 0:</w:t>
            </w:r>
            <w:r>
              <w:rPr>
                <w:rFonts w:hint="eastAsia"/>
              </w:rPr>
              <w:t>相对路径，</w:t>
            </w:r>
            <w:r>
              <w:rPr>
                <w:rFonts w:hint="eastAsia"/>
              </w:rPr>
              <w:t>1</w:t>
            </w:r>
            <w:r>
              <w:rPr>
                <w:rFonts w:hint="eastAsia"/>
              </w:rPr>
              <w:t>：全路径</w:t>
            </w:r>
          </w:p>
        </w:tc>
        <w:tc>
          <w:tcPr>
            <w:tcW w:w="1751" w:type="dxa"/>
            <w:vAlign w:val="bottom"/>
          </w:tcPr>
          <w:p w14:paraId="121CD76F" w14:textId="77777777" w:rsidR="008A20D8" w:rsidRDefault="008A20D8" w:rsidP="00EE1DCD">
            <w:pPr>
              <w:rPr>
                <w:rFonts w:ascii="宋体" w:hAnsi="宋体" w:cs="宋体"/>
                <w:sz w:val="24"/>
                <w:szCs w:val="24"/>
              </w:rPr>
            </w:pPr>
            <w:r>
              <w:rPr>
                <w:rFonts w:hint="eastAsia"/>
              </w:rPr>
              <w:t>N</w:t>
            </w:r>
          </w:p>
        </w:tc>
      </w:tr>
      <w:tr w:rsidR="008A20D8" w14:paraId="71777645" w14:textId="77777777" w:rsidTr="00EE1DCD">
        <w:tc>
          <w:tcPr>
            <w:tcW w:w="2332" w:type="dxa"/>
            <w:vAlign w:val="bottom"/>
          </w:tcPr>
          <w:p w14:paraId="3BC89A88" w14:textId="77777777" w:rsidR="008A20D8" w:rsidRDefault="008A20D8" w:rsidP="00EE1DCD">
            <w:pPr>
              <w:rPr>
                <w:rFonts w:ascii="宋体" w:hAnsi="宋体" w:cs="宋体"/>
                <w:sz w:val="24"/>
                <w:szCs w:val="24"/>
              </w:rPr>
            </w:pPr>
            <w:r>
              <w:rPr>
                <w:rFonts w:hint="eastAsia"/>
              </w:rPr>
              <w:t>PLAY_COUNT</w:t>
            </w:r>
          </w:p>
        </w:tc>
        <w:tc>
          <w:tcPr>
            <w:tcW w:w="1887" w:type="dxa"/>
            <w:vAlign w:val="bottom"/>
          </w:tcPr>
          <w:p w14:paraId="19DD393D"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56E986DE" w14:textId="77777777" w:rsidR="008A20D8" w:rsidRDefault="008A20D8" w:rsidP="00EE1DCD">
            <w:pPr>
              <w:rPr>
                <w:rFonts w:ascii="宋体" w:hAnsi="宋体" w:cs="宋体"/>
                <w:sz w:val="24"/>
                <w:szCs w:val="24"/>
              </w:rPr>
            </w:pPr>
            <w:r>
              <w:rPr>
                <w:rFonts w:hint="eastAsia"/>
              </w:rPr>
              <w:t>播放次数</w:t>
            </w:r>
          </w:p>
        </w:tc>
        <w:tc>
          <w:tcPr>
            <w:tcW w:w="1751" w:type="dxa"/>
            <w:vAlign w:val="bottom"/>
          </w:tcPr>
          <w:p w14:paraId="57E7C4D8" w14:textId="77777777" w:rsidR="008A20D8" w:rsidRDefault="008A20D8" w:rsidP="00EE1DCD">
            <w:pPr>
              <w:rPr>
                <w:rFonts w:ascii="宋体" w:hAnsi="宋体" w:cs="宋体"/>
                <w:sz w:val="24"/>
                <w:szCs w:val="24"/>
              </w:rPr>
            </w:pPr>
            <w:r>
              <w:rPr>
                <w:rFonts w:hint="eastAsia"/>
              </w:rPr>
              <w:t>N</w:t>
            </w:r>
          </w:p>
        </w:tc>
      </w:tr>
      <w:tr w:rsidR="008A20D8" w14:paraId="699450E6" w14:textId="77777777" w:rsidTr="00EE1DCD">
        <w:tc>
          <w:tcPr>
            <w:tcW w:w="2332" w:type="dxa"/>
            <w:vAlign w:val="bottom"/>
          </w:tcPr>
          <w:p w14:paraId="0F01332D" w14:textId="77777777" w:rsidR="008A20D8" w:rsidRDefault="008A20D8" w:rsidP="00EE1DCD">
            <w:pPr>
              <w:rPr>
                <w:rFonts w:ascii="宋体" w:hAnsi="宋体" w:cs="宋体"/>
                <w:sz w:val="24"/>
                <w:szCs w:val="24"/>
              </w:rPr>
            </w:pPr>
            <w:r>
              <w:rPr>
                <w:rFonts w:hint="eastAsia"/>
              </w:rPr>
              <w:t>DESCRIPTION</w:t>
            </w:r>
          </w:p>
        </w:tc>
        <w:tc>
          <w:tcPr>
            <w:tcW w:w="1887" w:type="dxa"/>
            <w:vAlign w:val="bottom"/>
          </w:tcPr>
          <w:p w14:paraId="3C14ED6F" w14:textId="77777777" w:rsidR="008A20D8" w:rsidRDefault="008A20D8" w:rsidP="00EE1DCD">
            <w:pPr>
              <w:rPr>
                <w:rFonts w:ascii="宋体" w:hAnsi="宋体" w:cs="宋体"/>
                <w:sz w:val="24"/>
                <w:szCs w:val="24"/>
              </w:rPr>
            </w:pPr>
            <w:r>
              <w:rPr>
                <w:rFonts w:hint="eastAsia"/>
              </w:rPr>
              <w:t>VARCHAR2(200)</w:t>
            </w:r>
          </w:p>
        </w:tc>
        <w:tc>
          <w:tcPr>
            <w:tcW w:w="2552" w:type="dxa"/>
            <w:vAlign w:val="bottom"/>
          </w:tcPr>
          <w:p w14:paraId="09E59BFC" w14:textId="77777777" w:rsidR="008A20D8" w:rsidRDefault="008A20D8" w:rsidP="00EE1DCD">
            <w:pPr>
              <w:rPr>
                <w:rFonts w:ascii="宋体" w:hAnsi="宋体" w:cs="宋体"/>
                <w:sz w:val="24"/>
                <w:szCs w:val="24"/>
              </w:rPr>
            </w:pPr>
          </w:p>
        </w:tc>
        <w:tc>
          <w:tcPr>
            <w:tcW w:w="1751" w:type="dxa"/>
            <w:vAlign w:val="bottom"/>
          </w:tcPr>
          <w:p w14:paraId="489DD229" w14:textId="77777777" w:rsidR="008A20D8" w:rsidRDefault="008A20D8" w:rsidP="00EE1DCD">
            <w:pPr>
              <w:rPr>
                <w:rFonts w:ascii="宋体" w:hAnsi="宋体" w:cs="宋体"/>
                <w:sz w:val="24"/>
                <w:szCs w:val="24"/>
              </w:rPr>
            </w:pPr>
            <w:r>
              <w:rPr>
                <w:rFonts w:hint="eastAsia"/>
              </w:rPr>
              <w:t>Y</w:t>
            </w:r>
          </w:p>
        </w:tc>
      </w:tr>
      <w:tr w:rsidR="008A20D8" w14:paraId="5CECABA2" w14:textId="77777777" w:rsidTr="00EE1DCD">
        <w:tc>
          <w:tcPr>
            <w:tcW w:w="2332" w:type="dxa"/>
            <w:vAlign w:val="bottom"/>
          </w:tcPr>
          <w:p w14:paraId="79F077DE" w14:textId="77777777" w:rsidR="008A20D8" w:rsidRDefault="008A20D8" w:rsidP="00EE1DCD">
            <w:pPr>
              <w:rPr>
                <w:rFonts w:ascii="宋体" w:hAnsi="宋体" w:cs="宋体"/>
                <w:sz w:val="24"/>
                <w:szCs w:val="24"/>
              </w:rPr>
            </w:pPr>
            <w:r>
              <w:rPr>
                <w:rFonts w:hint="eastAsia"/>
              </w:rPr>
              <w:t>TEAM_ID</w:t>
            </w:r>
          </w:p>
        </w:tc>
        <w:tc>
          <w:tcPr>
            <w:tcW w:w="1887" w:type="dxa"/>
            <w:vAlign w:val="bottom"/>
          </w:tcPr>
          <w:p w14:paraId="19338A91" w14:textId="77777777" w:rsidR="008A20D8" w:rsidRDefault="008A20D8" w:rsidP="00EE1DCD">
            <w:pPr>
              <w:rPr>
                <w:rFonts w:ascii="宋体" w:hAnsi="宋体" w:cs="宋体"/>
                <w:sz w:val="24"/>
                <w:szCs w:val="24"/>
              </w:rPr>
            </w:pPr>
            <w:r>
              <w:rPr>
                <w:rFonts w:hint="eastAsia"/>
              </w:rPr>
              <w:t>NUMBER(11)</w:t>
            </w:r>
          </w:p>
        </w:tc>
        <w:tc>
          <w:tcPr>
            <w:tcW w:w="2552" w:type="dxa"/>
            <w:vAlign w:val="bottom"/>
          </w:tcPr>
          <w:p w14:paraId="6957AD85" w14:textId="77777777" w:rsidR="008A20D8" w:rsidRDefault="008A20D8" w:rsidP="00EE1DCD">
            <w:pPr>
              <w:rPr>
                <w:rFonts w:ascii="宋体" w:hAnsi="宋体" w:cs="宋体"/>
                <w:sz w:val="24"/>
                <w:szCs w:val="24"/>
              </w:rPr>
            </w:pPr>
            <w:r>
              <w:rPr>
                <w:rFonts w:hint="eastAsia"/>
              </w:rPr>
              <w:t>战队</w:t>
            </w:r>
            <w:r>
              <w:rPr>
                <w:rFonts w:hint="eastAsia"/>
              </w:rPr>
              <w:t>ID</w:t>
            </w:r>
          </w:p>
        </w:tc>
        <w:tc>
          <w:tcPr>
            <w:tcW w:w="1751" w:type="dxa"/>
            <w:vAlign w:val="bottom"/>
          </w:tcPr>
          <w:p w14:paraId="63A8C724" w14:textId="77777777" w:rsidR="008A20D8" w:rsidRDefault="008A20D8" w:rsidP="00EE1DCD">
            <w:pPr>
              <w:rPr>
                <w:rFonts w:ascii="宋体" w:hAnsi="宋体" w:cs="宋体"/>
                <w:sz w:val="24"/>
                <w:szCs w:val="24"/>
              </w:rPr>
            </w:pPr>
            <w:r>
              <w:rPr>
                <w:rFonts w:hint="eastAsia"/>
              </w:rPr>
              <w:t>Y</w:t>
            </w:r>
          </w:p>
        </w:tc>
      </w:tr>
      <w:tr w:rsidR="008A20D8" w14:paraId="34623D81" w14:textId="77777777" w:rsidTr="00EE1DCD">
        <w:tc>
          <w:tcPr>
            <w:tcW w:w="2332" w:type="dxa"/>
            <w:vAlign w:val="bottom"/>
          </w:tcPr>
          <w:p w14:paraId="7E8153D8" w14:textId="77777777" w:rsidR="008A20D8" w:rsidRDefault="008A20D8" w:rsidP="00EE1DCD">
            <w:pPr>
              <w:rPr>
                <w:rFonts w:ascii="宋体" w:hAnsi="宋体" w:cs="宋体"/>
                <w:sz w:val="24"/>
                <w:szCs w:val="24"/>
              </w:rPr>
            </w:pPr>
            <w:r>
              <w:rPr>
                <w:rFonts w:hint="eastAsia"/>
              </w:rPr>
              <w:t>TEAM_NAME</w:t>
            </w:r>
          </w:p>
        </w:tc>
        <w:tc>
          <w:tcPr>
            <w:tcW w:w="1887" w:type="dxa"/>
            <w:vAlign w:val="bottom"/>
          </w:tcPr>
          <w:p w14:paraId="427A782F" w14:textId="77777777" w:rsidR="008A20D8" w:rsidRDefault="008A20D8" w:rsidP="00EE1DCD">
            <w:pPr>
              <w:rPr>
                <w:rFonts w:ascii="宋体" w:hAnsi="宋体" w:cs="宋体"/>
                <w:sz w:val="24"/>
                <w:szCs w:val="24"/>
              </w:rPr>
            </w:pPr>
            <w:r>
              <w:rPr>
                <w:rFonts w:hint="eastAsia"/>
              </w:rPr>
              <w:t>VARCHAR2(30)</w:t>
            </w:r>
          </w:p>
        </w:tc>
        <w:tc>
          <w:tcPr>
            <w:tcW w:w="2552" w:type="dxa"/>
            <w:vAlign w:val="bottom"/>
          </w:tcPr>
          <w:p w14:paraId="6F618082" w14:textId="77777777" w:rsidR="008A20D8" w:rsidRDefault="008A20D8" w:rsidP="00EE1DCD">
            <w:pPr>
              <w:rPr>
                <w:rFonts w:ascii="宋体" w:hAnsi="宋体" w:cs="宋体"/>
                <w:sz w:val="24"/>
                <w:szCs w:val="24"/>
              </w:rPr>
            </w:pPr>
            <w:r>
              <w:rPr>
                <w:rFonts w:hint="eastAsia"/>
              </w:rPr>
              <w:t>战队名称</w:t>
            </w:r>
          </w:p>
        </w:tc>
        <w:tc>
          <w:tcPr>
            <w:tcW w:w="1751" w:type="dxa"/>
            <w:vAlign w:val="bottom"/>
          </w:tcPr>
          <w:p w14:paraId="0A8BE87A" w14:textId="77777777" w:rsidR="008A20D8" w:rsidRDefault="008A20D8" w:rsidP="00EE1DCD">
            <w:pPr>
              <w:rPr>
                <w:rFonts w:ascii="宋体" w:hAnsi="宋体" w:cs="宋体"/>
                <w:sz w:val="24"/>
                <w:szCs w:val="24"/>
              </w:rPr>
            </w:pPr>
            <w:r>
              <w:rPr>
                <w:rFonts w:hint="eastAsia"/>
              </w:rPr>
              <w:t>Y</w:t>
            </w:r>
          </w:p>
        </w:tc>
      </w:tr>
      <w:tr w:rsidR="008A20D8" w14:paraId="253894CD" w14:textId="77777777" w:rsidTr="00EE1DCD">
        <w:tc>
          <w:tcPr>
            <w:tcW w:w="2332" w:type="dxa"/>
            <w:vAlign w:val="bottom"/>
          </w:tcPr>
          <w:p w14:paraId="37DE45A5" w14:textId="77777777" w:rsidR="008A20D8" w:rsidRDefault="008A20D8" w:rsidP="00EE1DCD">
            <w:pPr>
              <w:rPr>
                <w:rFonts w:ascii="宋体" w:hAnsi="宋体" w:cs="宋体"/>
                <w:sz w:val="24"/>
                <w:szCs w:val="24"/>
              </w:rPr>
            </w:pPr>
            <w:r>
              <w:rPr>
                <w:rFonts w:hint="eastAsia"/>
              </w:rPr>
              <w:t>SHOW_TYPE</w:t>
            </w:r>
          </w:p>
        </w:tc>
        <w:tc>
          <w:tcPr>
            <w:tcW w:w="1887" w:type="dxa"/>
            <w:vAlign w:val="bottom"/>
          </w:tcPr>
          <w:p w14:paraId="6522A53A" w14:textId="77777777" w:rsidR="008A20D8" w:rsidRDefault="008A20D8" w:rsidP="00EE1DCD">
            <w:pPr>
              <w:rPr>
                <w:rFonts w:ascii="宋体" w:hAnsi="宋体" w:cs="宋体"/>
                <w:sz w:val="24"/>
                <w:szCs w:val="24"/>
              </w:rPr>
            </w:pPr>
            <w:r>
              <w:rPr>
                <w:rFonts w:hint="eastAsia"/>
              </w:rPr>
              <w:t>NUMBER(2)</w:t>
            </w:r>
          </w:p>
        </w:tc>
        <w:tc>
          <w:tcPr>
            <w:tcW w:w="2552" w:type="dxa"/>
            <w:vAlign w:val="bottom"/>
          </w:tcPr>
          <w:p w14:paraId="7D299D8C" w14:textId="77777777" w:rsidR="008A20D8" w:rsidRDefault="008A20D8" w:rsidP="00EE1DCD">
            <w:pPr>
              <w:rPr>
                <w:rFonts w:ascii="宋体" w:hAnsi="宋体" w:cs="宋体"/>
                <w:sz w:val="24"/>
                <w:szCs w:val="24"/>
              </w:rPr>
            </w:pPr>
            <w:r>
              <w:rPr>
                <w:rFonts w:hint="eastAsia"/>
              </w:rPr>
              <w:t>直播展示方式</w:t>
            </w:r>
            <w:r>
              <w:rPr>
                <w:rFonts w:hint="eastAsia"/>
              </w:rPr>
              <w:t>1:</w:t>
            </w:r>
            <w:r>
              <w:rPr>
                <w:rFonts w:hint="eastAsia"/>
              </w:rPr>
              <w:t>横屏</w:t>
            </w:r>
            <w:r>
              <w:rPr>
                <w:rFonts w:hint="eastAsia"/>
              </w:rPr>
              <w:t xml:space="preserve"> </w:t>
            </w:r>
            <w:r>
              <w:rPr>
                <w:rFonts w:hint="eastAsia"/>
              </w:rPr>
              <w:t>、</w:t>
            </w:r>
            <w:r>
              <w:rPr>
                <w:rFonts w:hint="eastAsia"/>
              </w:rPr>
              <w:t>2</w:t>
            </w:r>
            <w:r>
              <w:rPr>
                <w:rFonts w:hint="eastAsia"/>
              </w:rPr>
              <w:t>：竖屏</w:t>
            </w:r>
          </w:p>
        </w:tc>
        <w:tc>
          <w:tcPr>
            <w:tcW w:w="1751" w:type="dxa"/>
            <w:vAlign w:val="bottom"/>
          </w:tcPr>
          <w:p w14:paraId="408E1140" w14:textId="77777777" w:rsidR="008A20D8" w:rsidRDefault="008A20D8" w:rsidP="00EE1DCD">
            <w:pPr>
              <w:rPr>
                <w:rFonts w:ascii="宋体" w:hAnsi="宋体" w:cs="宋体"/>
                <w:sz w:val="24"/>
                <w:szCs w:val="24"/>
              </w:rPr>
            </w:pPr>
            <w:r>
              <w:rPr>
                <w:rFonts w:hint="eastAsia"/>
              </w:rPr>
              <w:t>Y</w:t>
            </w:r>
          </w:p>
        </w:tc>
      </w:tr>
      <w:tr w:rsidR="008A20D8" w14:paraId="1FF8CBE7" w14:textId="77777777" w:rsidTr="00EE1DCD">
        <w:tc>
          <w:tcPr>
            <w:tcW w:w="2332" w:type="dxa"/>
            <w:vAlign w:val="bottom"/>
          </w:tcPr>
          <w:p w14:paraId="06B13A11" w14:textId="77777777" w:rsidR="008A20D8" w:rsidRDefault="008A20D8" w:rsidP="00EE1DCD">
            <w:pPr>
              <w:rPr>
                <w:rFonts w:ascii="宋体" w:hAnsi="宋体" w:cs="宋体"/>
                <w:sz w:val="24"/>
                <w:szCs w:val="24"/>
              </w:rPr>
            </w:pPr>
            <w:r>
              <w:rPr>
                <w:rFonts w:hint="eastAsia"/>
              </w:rPr>
              <w:t>PLAY_COEFFICIENT</w:t>
            </w:r>
          </w:p>
        </w:tc>
        <w:tc>
          <w:tcPr>
            <w:tcW w:w="1887" w:type="dxa"/>
            <w:vAlign w:val="bottom"/>
          </w:tcPr>
          <w:p w14:paraId="580D5D7D" w14:textId="77777777" w:rsidR="008A20D8" w:rsidRDefault="008A20D8" w:rsidP="00EE1DCD">
            <w:pPr>
              <w:rPr>
                <w:rFonts w:ascii="宋体" w:hAnsi="宋体" w:cs="宋体"/>
                <w:sz w:val="24"/>
                <w:szCs w:val="24"/>
              </w:rPr>
            </w:pPr>
            <w:r>
              <w:rPr>
                <w:rFonts w:hint="eastAsia"/>
              </w:rPr>
              <w:t>NUMBER(11,1)</w:t>
            </w:r>
          </w:p>
        </w:tc>
        <w:tc>
          <w:tcPr>
            <w:tcW w:w="2552" w:type="dxa"/>
            <w:vAlign w:val="bottom"/>
          </w:tcPr>
          <w:p w14:paraId="13C870E9" w14:textId="77777777" w:rsidR="008A20D8" w:rsidRDefault="008A20D8" w:rsidP="00EE1DCD">
            <w:pPr>
              <w:rPr>
                <w:rFonts w:ascii="宋体" w:hAnsi="宋体" w:cs="宋体"/>
                <w:sz w:val="24"/>
                <w:szCs w:val="24"/>
              </w:rPr>
            </w:pPr>
            <w:r>
              <w:rPr>
                <w:rFonts w:hint="eastAsia"/>
              </w:rPr>
              <w:t>播放次系数。播放次数</w:t>
            </w:r>
            <w:r>
              <w:rPr>
                <w:rFonts w:hint="eastAsia"/>
              </w:rPr>
              <w:t>*</w:t>
            </w:r>
            <w:r>
              <w:rPr>
                <w:rFonts w:hint="eastAsia"/>
              </w:rPr>
              <w:t>播放次系数</w:t>
            </w:r>
            <w:r>
              <w:rPr>
                <w:rFonts w:hint="eastAsia"/>
              </w:rPr>
              <w:t xml:space="preserve"> = </w:t>
            </w:r>
            <w:r>
              <w:rPr>
                <w:rFonts w:hint="eastAsia"/>
              </w:rPr>
              <w:t>展示播放次数</w:t>
            </w:r>
          </w:p>
        </w:tc>
        <w:tc>
          <w:tcPr>
            <w:tcW w:w="1751" w:type="dxa"/>
            <w:vAlign w:val="bottom"/>
          </w:tcPr>
          <w:p w14:paraId="0BA04EB9" w14:textId="77777777" w:rsidR="008A20D8" w:rsidRDefault="008A20D8" w:rsidP="00EE1DCD">
            <w:pPr>
              <w:rPr>
                <w:rFonts w:ascii="宋体" w:hAnsi="宋体" w:cs="宋体"/>
                <w:sz w:val="24"/>
                <w:szCs w:val="24"/>
              </w:rPr>
            </w:pPr>
            <w:r>
              <w:rPr>
                <w:rFonts w:hint="eastAsia"/>
              </w:rPr>
              <w:t>Y</w:t>
            </w:r>
          </w:p>
        </w:tc>
      </w:tr>
    </w:tbl>
    <w:p w14:paraId="26B31557" w14:textId="77777777" w:rsidR="008A20D8" w:rsidRDefault="008A20D8" w:rsidP="008A20D8">
      <w:pPr>
        <w:spacing w:line="360" w:lineRule="auto"/>
        <w:ind w:left="510"/>
        <w:rPr>
          <w:b/>
          <w:color w:val="000000" w:themeColor="text1"/>
          <w:sz w:val="24"/>
        </w:rPr>
      </w:pPr>
    </w:p>
    <w:p w14:paraId="3F467BD4" w14:textId="77777777" w:rsidR="008A20D8" w:rsidRPr="00850FED" w:rsidRDefault="008A20D8" w:rsidP="008A20D8">
      <w:pPr>
        <w:numPr>
          <w:ilvl w:val="0"/>
          <w:numId w:val="29"/>
        </w:numPr>
        <w:spacing w:line="360" w:lineRule="auto"/>
        <w:rPr>
          <w:b/>
          <w:color w:val="000000" w:themeColor="text1"/>
          <w:sz w:val="24"/>
        </w:rPr>
      </w:pPr>
      <w:r>
        <w:rPr>
          <w:rFonts w:hint="eastAsia"/>
          <w:b/>
          <w:color w:val="000000" w:themeColor="text1"/>
          <w:sz w:val="24"/>
        </w:rPr>
        <w:t>视频报错表</w:t>
      </w:r>
      <w:r>
        <w:rPr>
          <w:rFonts w:hint="eastAsia"/>
          <w:b/>
          <w:color w:val="000000" w:themeColor="text1"/>
          <w:sz w:val="24"/>
        </w:rPr>
        <w:t>game</w:t>
      </w:r>
      <w:r>
        <w:rPr>
          <w:b/>
          <w:color w:val="000000" w:themeColor="text1"/>
          <w:sz w:val="24"/>
        </w:rPr>
        <w:t>_</w:t>
      </w:r>
      <w:r>
        <w:rPr>
          <w:rFonts w:hint="eastAsia"/>
          <w:b/>
          <w:color w:val="000000" w:themeColor="text1"/>
          <w:sz w:val="24"/>
        </w:rPr>
        <w:t>video_error</w:t>
      </w:r>
    </w:p>
    <w:tbl>
      <w:tblPr>
        <w:tblStyle w:val="af"/>
        <w:tblW w:w="8522" w:type="dxa"/>
        <w:tblLayout w:type="fixed"/>
        <w:tblLook w:val="04A0" w:firstRow="1" w:lastRow="0" w:firstColumn="1" w:lastColumn="0" w:noHBand="0" w:noVBand="1"/>
      </w:tblPr>
      <w:tblGrid>
        <w:gridCol w:w="2332"/>
        <w:gridCol w:w="1656"/>
        <w:gridCol w:w="2221"/>
        <w:gridCol w:w="2313"/>
      </w:tblGrid>
      <w:tr w:rsidR="008A20D8" w14:paraId="2C743C4E" w14:textId="77777777" w:rsidTr="00EE1DCD">
        <w:tc>
          <w:tcPr>
            <w:tcW w:w="2332" w:type="dxa"/>
          </w:tcPr>
          <w:p w14:paraId="0E0949F6" w14:textId="77777777" w:rsidR="008A20D8" w:rsidRDefault="008A20D8" w:rsidP="00EE1DCD">
            <w:r>
              <w:rPr>
                <w:rFonts w:hint="eastAsia"/>
              </w:rPr>
              <w:t>字段</w:t>
            </w:r>
            <w:r>
              <w:t>名称</w:t>
            </w:r>
          </w:p>
        </w:tc>
        <w:tc>
          <w:tcPr>
            <w:tcW w:w="1656" w:type="dxa"/>
          </w:tcPr>
          <w:p w14:paraId="156722F5" w14:textId="77777777" w:rsidR="008A20D8" w:rsidRDefault="008A20D8" w:rsidP="00EE1DCD">
            <w:r>
              <w:rPr>
                <w:rFonts w:hint="eastAsia"/>
              </w:rPr>
              <w:t>字段</w:t>
            </w:r>
            <w:r>
              <w:t>类型</w:t>
            </w:r>
          </w:p>
        </w:tc>
        <w:tc>
          <w:tcPr>
            <w:tcW w:w="2221" w:type="dxa"/>
          </w:tcPr>
          <w:p w14:paraId="30B4DA83" w14:textId="77777777" w:rsidR="008A20D8" w:rsidRDefault="008A20D8" w:rsidP="00EE1DCD">
            <w:r>
              <w:rPr>
                <w:rFonts w:hint="eastAsia"/>
              </w:rPr>
              <w:t>表</w:t>
            </w:r>
            <w:r>
              <w:t>字典描述</w:t>
            </w:r>
          </w:p>
        </w:tc>
        <w:tc>
          <w:tcPr>
            <w:tcW w:w="2313" w:type="dxa"/>
          </w:tcPr>
          <w:p w14:paraId="252F8E56" w14:textId="77777777" w:rsidR="008A20D8" w:rsidRDefault="008A20D8" w:rsidP="00EE1DCD">
            <w:r>
              <w:rPr>
                <w:rFonts w:hint="eastAsia"/>
              </w:rPr>
              <w:t>是否必填</w:t>
            </w:r>
          </w:p>
        </w:tc>
      </w:tr>
      <w:tr w:rsidR="008A20D8" w14:paraId="4959502F" w14:textId="77777777" w:rsidTr="00EE1DCD">
        <w:trPr>
          <w:trHeight w:val="290"/>
        </w:trPr>
        <w:tc>
          <w:tcPr>
            <w:tcW w:w="2332" w:type="dxa"/>
          </w:tcPr>
          <w:p w14:paraId="023A459F" w14:textId="77777777" w:rsidR="008A20D8" w:rsidRDefault="008A20D8" w:rsidP="00EE1DCD">
            <w:r>
              <w:rPr>
                <w:rFonts w:hint="eastAsia"/>
              </w:rPr>
              <w:t>ID</w:t>
            </w:r>
          </w:p>
        </w:tc>
        <w:tc>
          <w:tcPr>
            <w:tcW w:w="1656" w:type="dxa"/>
          </w:tcPr>
          <w:p w14:paraId="108D8A9B" w14:textId="77777777" w:rsidR="008A20D8" w:rsidRDefault="008A20D8" w:rsidP="00EE1DCD">
            <w:r>
              <w:rPr>
                <w:rFonts w:hint="eastAsia"/>
              </w:rPr>
              <w:t>NUMBER(12)</w:t>
            </w:r>
          </w:p>
        </w:tc>
        <w:tc>
          <w:tcPr>
            <w:tcW w:w="2221" w:type="dxa"/>
          </w:tcPr>
          <w:p w14:paraId="210B0560" w14:textId="77777777" w:rsidR="008A20D8" w:rsidRDefault="008A20D8" w:rsidP="00EE1DCD">
            <w:r>
              <w:rPr>
                <w:rFonts w:hint="eastAsia"/>
              </w:rPr>
              <w:t>主键</w:t>
            </w:r>
          </w:p>
        </w:tc>
        <w:tc>
          <w:tcPr>
            <w:tcW w:w="2313" w:type="dxa"/>
          </w:tcPr>
          <w:p w14:paraId="3ED9ECAC" w14:textId="77777777" w:rsidR="008A20D8" w:rsidRDefault="008A20D8" w:rsidP="00EE1DCD">
            <w:r>
              <w:rPr>
                <w:rFonts w:hint="eastAsia"/>
              </w:rPr>
              <w:t>是</w:t>
            </w:r>
          </w:p>
        </w:tc>
      </w:tr>
      <w:tr w:rsidR="008A20D8" w14:paraId="6B09834C" w14:textId="77777777" w:rsidTr="00EE1DCD">
        <w:tc>
          <w:tcPr>
            <w:tcW w:w="2332" w:type="dxa"/>
          </w:tcPr>
          <w:p w14:paraId="026602C7" w14:textId="77777777" w:rsidR="008A20D8" w:rsidRDefault="008A20D8" w:rsidP="00EE1DCD">
            <w:r w:rsidRPr="007D3A6E">
              <w:t>VIDEO_ID</w:t>
            </w:r>
          </w:p>
        </w:tc>
        <w:tc>
          <w:tcPr>
            <w:tcW w:w="1656" w:type="dxa"/>
          </w:tcPr>
          <w:p w14:paraId="1E854EC2" w14:textId="77777777" w:rsidR="008A20D8" w:rsidRDefault="008A20D8" w:rsidP="00EE1DCD">
            <w:r>
              <w:rPr>
                <w:rFonts w:hint="eastAsia"/>
              </w:rPr>
              <w:t>NUMBER(12)</w:t>
            </w:r>
          </w:p>
        </w:tc>
        <w:tc>
          <w:tcPr>
            <w:tcW w:w="2221" w:type="dxa"/>
          </w:tcPr>
          <w:p w14:paraId="7B2B205F" w14:textId="77777777" w:rsidR="008A20D8" w:rsidRDefault="008A20D8" w:rsidP="00EE1DCD">
            <w:r w:rsidRPr="00B8792F">
              <w:rPr>
                <w:rFonts w:hint="eastAsia"/>
              </w:rPr>
              <w:t>视频</w:t>
            </w:r>
            <w:r w:rsidRPr="00B8792F">
              <w:rPr>
                <w:rFonts w:hint="eastAsia"/>
              </w:rPr>
              <w:t>ID</w:t>
            </w:r>
          </w:p>
        </w:tc>
        <w:tc>
          <w:tcPr>
            <w:tcW w:w="2313" w:type="dxa"/>
          </w:tcPr>
          <w:p w14:paraId="4085E0AF" w14:textId="77777777" w:rsidR="008A20D8" w:rsidRDefault="008A20D8" w:rsidP="00EE1DCD">
            <w:r>
              <w:rPr>
                <w:rFonts w:hint="eastAsia"/>
              </w:rPr>
              <w:t>是</w:t>
            </w:r>
          </w:p>
        </w:tc>
      </w:tr>
      <w:tr w:rsidR="008A20D8" w14:paraId="3D31AEB5" w14:textId="77777777" w:rsidTr="00EE1DCD">
        <w:tc>
          <w:tcPr>
            <w:tcW w:w="2332" w:type="dxa"/>
          </w:tcPr>
          <w:p w14:paraId="66FEDFC3" w14:textId="77777777" w:rsidR="008A20D8" w:rsidRDefault="008A20D8" w:rsidP="00EE1DCD">
            <w:r>
              <w:rPr>
                <w:rFonts w:hint="eastAsia"/>
              </w:rPr>
              <w:t>error_</w:t>
            </w:r>
            <w:r w:rsidRPr="00DC317D">
              <w:t>describe</w:t>
            </w:r>
          </w:p>
        </w:tc>
        <w:tc>
          <w:tcPr>
            <w:tcW w:w="1656" w:type="dxa"/>
          </w:tcPr>
          <w:p w14:paraId="5ADB1E12" w14:textId="77777777" w:rsidR="008A20D8" w:rsidRDefault="008A20D8" w:rsidP="00EE1DCD">
            <w:r>
              <w:rPr>
                <w:rFonts w:hint="eastAsia"/>
              </w:rPr>
              <w:t>Varchar(1024)</w:t>
            </w:r>
          </w:p>
        </w:tc>
        <w:tc>
          <w:tcPr>
            <w:tcW w:w="2221" w:type="dxa"/>
          </w:tcPr>
          <w:p w14:paraId="231D7766" w14:textId="77777777" w:rsidR="008A20D8" w:rsidRDefault="008A20D8" w:rsidP="00EE1DCD">
            <w:r>
              <w:rPr>
                <w:rFonts w:hint="eastAsia"/>
              </w:rPr>
              <w:t>报错描述</w:t>
            </w:r>
          </w:p>
        </w:tc>
        <w:tc>
          <w:tcPr>
            <w:tcW w:w="2313" w:type="dxa"/>
          </w:tcPr>
          <w:p w14:paraId="3C7A5C3F" w14:textId="77777777" w:rsidR="008A20D8" w:rsidRDefault="008A20D8" w:rsidP="00EE1DCD">
            <w:r>
              <w:rPr>
                <w:rFonts w:hint="eastAsia"/>
              </w:rPr>
              <w:t>是</w:t>
            </w:r>
          </w:p>
        </w:tc>
      </w:tr>
      <w:tr w:rsidR="008A20D8" w14:paraId="3043A015" w14:textId="77777777" w:rsidTr="00EE1DCD">
        <w:tc>
          <w:tcPr>
            <w:tcW w:w="2332" w:type="dxa"/>
          </w:tcPr>
          <w:p w14:paraId="36083D15" w14:textId="77777777" w:rsidR="008A20D8" w:rsidRDefault="008A20D8" w:rsidP="00EE1DCD">
            <w:r>
              <w:rPr>
                <w:rFonts w:hint="eastAsia"/>
              </w:rPr>
              <w:t>person_label</w:t>
            </w:r>
          </w:p>
        </w:tc>
        <w:tc>
          <w:tcPr>
            <w:tcW w:w="1656" w:type="dxa"/>
          </w:tcPr>
          <w:p w14:paraId="751C149C" w14:textId="77777777" w:rsidR="008A20D8" w:rsidRDefault="008A20D8" w:rsidP="00EE1DCD">
            <w:r>
              <w:rPr>
                <w:rFonts w:hint="eastAsia"/>
              </w:rPr>
              <w:t>Varchar(1024)</w:t>
            </w:r>
          </w:p>
        </w:tc>
        <w:tc>
          <w:tcPr>
            <w:tcW w:w="2221" w:type="dxa"/>
          </w:tcPr>
          <w:p w14:paraId="514F9789" w14:textId="77777777" w:rsidR="008A20D8" w:rsidRDefault="008A20D8" w:rsidP="00EE1DCD">
            <w:r>
              <w:rPr>
                <w:rFonts w:hint="eastAsia"/>
              </w:rPr>
              <w:t>报错内容，角色标签</w:t>
            </w:r>
            <w:r>
              <w:rPr>
                <w:rFonts w:hint="eastAsia"/>
              </w:rPr>
              <w:t>id</w:t>
            </w:r>
          </w:p>
        </w:tc>
        <w:tc>
          <w:tcPr>
            <w:tcW w:w="2313" w:type="dxa"/>
          </w:tcPr>
          <w:p w14:paraId="75754E24" w14:textId="77777777" w:rsidR="008A20D8" w:rsidRDefault="008A20D8" w:rsidP="00EE1DCD">
            <w:r>
              <w:rPr>
                <w:rFonts w:hint="eastAsia"/>
              </w:rPr>
              <w:t>否</w:t>
            </w:r>
          </w:p>
        </w:tc>
      </w:tr>
      <w:tr w:rsidR="008A20D8" w14:paraId="33886317" w14:textId="77777777" w:rsidTr="00EE1DCD">
        <w:tc>
          <w:tcPr>
            <w:tcW w:w="2332" w:type="dxa"/>
          </w:tcPr>
          <w:p w14:paraId="2D6119C6" w14:textId="77777777" w:rsidR="008A20D8" w:rsidRDefault="008A20D8" w:rsidP="00EE1DCD">
            <w:r>
              <w:rPr>
                <w:rFonts w:hint="eastAsia"/>
              </w:rPr>
              <w:t>scence_label</w:t>
            </w:r>
          </w:p>
        </w:tc>
        <w:tc>
          <w:tcPr>
            <w:tcW w:w="1656" w:type="dxa"/>
          </w:tcPr>
          <w:p w14:paraId="01269A19" w14:textId="77777777" w:rsidR="008A20D8" w:rsidRDefault="008A20D8" w:rsidP="00EE1DCD">
            <w:r>
              <w:rPr>
                <w:rFonts w:hint="eastAsia"/>
              </w:rPr>
              <w:t>Varchar(1024)</w:t>
            </w:r>
          </w:p>
        </w:tc>
        <w:tc>
          <w:tcPr>
            <w:tcW w:w="2221" w:type="dxa"/>
          </w:tcPr>
          <w:p w14:paraId="40F26A67" w14:textId="77777777" w:rsidR="008A20D8" w:rsidRDefault="008A20D8" w:rsidP="00EE1DCD">
            <w:r>
              <w:rPr>
                <w:rFonts w:hint="eastAsia"/>
              </w:rPr>
              <w:t>报错内容，场景标签</w:t>
            </w:r>
            <w:r>
              <w:rPr>
                <w:rFonts w:hint="eastAsia"/>
              </w:rPr>
              <w:t>id</w:t>
            </w:r>
          </w:p>
        </w:tc>
        <w:tc>
          <w:tcPr>
            <w:tcW w:w="2313" w:type="dxa"/>
          </w:tcPr>
          <w:p w14:paraId="2EE8C989" w14:textId="77777777" w:rsidR="008A20D8" w:rsidRPr="004876D8" w:rsidRDefault="008A20D8" w:rsidP="00EE1DCD">
            <w:r>
              <w:rPr>
                <w:rFonts w:hint="eastAsia"/>
              </w:rPr>
              <w:t>否</w:t>
            </w:r>
          </w:p>
        </w:tc>
      </w:tr>
      <w:tr w:rsidR="008A20D8" w14:paraId="4D3F3AD3" w14:textId="77777777" w:rsidTr="00EE1DCD">
        <w:tc>
          <w:tcPr>
            <w:tcW w:w="2332" w:type="dxa"/>
          </w:tcPr>
          <w:p w14:paraId="124E266D" w14:textId="77777777" w:rsidR="008A20D8" w:rsidRDefault="008A20D8" w:rsidP="00EE1DCD">
            <w:r>
              <w:rPr>
                <w:rFonts w:hint="eastAsia"/>
              </w:rPr>
              <w:t>create</w:t>
            </w:r>
            <w:r>
              <w:t>_TIME</w:t>
            </w:r>
          </w:p>
        </w:tc>
        <w:tc>
          <w:tcPr>
            <w:tcW w:w="1656" w:type="dxa"/>
          </w:tcPr>
          <w:p w14:paraId="5B24D87F" w14:textId="77777777" w:rsidR="008A20D8" w:rsidRDefault="008A20D8" w:rsidP="00EE1DCD">
            <w:r>
              <w:rPr>
                <w:rFonts w:hint="eastAsia"/>
              </w:rPr>
              <w:t>DATE</w:t>
            </w:r>
          </w:p>
        </w:tc>
        <w:tc>
          <w:tcPr>
            <w:tcW w:w="2221" w:type="dxa"/>
          </w:tcPr>
          <w:p w14:paraId="2F92631E" w14:textId="77777777" w:rsidR="008A20D8" w:rsidRDefault="008A20D8" w:rsidP="00EE1DCD">
            <w:r>
              <w:rPr>
                <w:rFonts w:hint="eastAsia"/>
              </w:rPr>
              <w:t>创建时间</w:t>
            </w:r>
          </w:p>
        </w:tc>
        <w:tc>
          <w:tcPr>
            <w:tcW w:w="2313" w:type="dxa"/>
          </w:tcPr>
          <w:p w14:paraId="1DF14DB8" w14:textId="77777777" w:rsidR="008A20D8" w:rsidRDefault="008A20D8" w:rsidP="00EE1DCD">
            <w:r>
              <w:rPr>
                <w:rFonts w:hint="eastAsia"/>
              </w:rPr>
              <w:t>否</w:t>
            </w:r>
          </w:p>
        </w:tc>
      </w:tr>
      <w:tr w:rsidR="008A20D8" w14:paraId="372E1D88" w14:textId="77777777" w:rsidTr="00EE1DCD">
        <w:tc>
          <w:tcPr>
            <w:tcW w:w="2332" w:type="dxa"/>
          </w:tcPr>
          <w:p w14:paraId="0DC08639" w14:textId="77777777" w:rsidR="008A20D8" w:rsidRDefault="008A20D8" w:rsidP="00EE1DCD">
            <w:r>
              <w:rPr>
                <w:rFonts w:hint="eastAsia"/>
              </w:rPr>
              <w:t>create</w:t>
            </w:r>
            <w:r>
              <w:t>_USER</w:t>
            </w:r>
          </w:p>
        </w:tc>
        <w:tc>
          <w:tcPr>
            <w:tcW w:w="1656" w:type="dxa"/>
          </w:tcPr>
          <w:p w14:paraId="2DE9FCD1" w14:textId="77777777" w:rsidR="008A20D8" w:rsidRDefault="008A20D8" w:rsidP="00EE1DCD">
            <w:r>
              <w:rPr>
                <w:rFonts w:hint="eastAsia"/>
              </w:rPr>
              <w:t>VARCHAR2(100)</w:t>
            </w:r>
          </w:p>
        </w:tc>
        <w:tc>
          <w:tcPr>
            <w:tcW w:w="2221" w:type="dxa"/>
          </w:tcPr>
          <w:p w14:paraId="0494BC0A" w14:textId="77777777" w:rsidR="008A20D8" w:rsidRDefault="008A20D8" w:rsidP="00EE1DCD">
            <w:r>
              <w:rPr>
                <w:rFonts w:hint="eastAsia"/>
              </w:rPr>
              <w:t>创建人</w:t>
            </w:r>
          </w:p>
        </w:tc>
        <w:tc>
          <w:tcPr>
            <w:tcW w:w="2313" w:type="dxa"/>
          </w:tcPr>
          <w:p w14:paraId="58FE8481" w14:textId="77777777" w:rsidR="008A20D8" w:rsidRDefault="008A20D8" w:rsidP="00EE1DCD">
            <w:r>
              <w:rPr>
                <w:rFonts w:hint="eastAsia"/>
              </w:rPr>
              <w:t>否</w:t>
            </w:r>
          </w:p>
        </w:tc>
      </w:tr>
      <w:tr w:rsidR="008A20D8" w14:paraId="1B563D1A" w14:textId="77777777" w:rsidTr="00EE1DCD">
        <w:tc>
          <w:tcPr>
            <w:tcW w:w="2332" w:type="dxa"/>
          </w:tcPr>
          <w:p w14:paraId="7F2FCDFB" w14:textId="77777777" w:rsidR="008A20D8" w:rsidRDefault="008A20D8" w:rsidP="00EE1DCD">
            <w:r>
              <w:t>UPDATE_TIME</w:t>
            </w:r>
          </w:p>
        </w:tc>
        <w:tc>
          <w:tcPr>
            <w:tcW w:w="1656" w:type="dxa"/>
          </w:tcPr>
          <w:p w14:paraId="67FE25BE" w14:textId="77777777" w:rsidR="008A20D8" w:rsidRDefault="008A20D8" w:rsidP="00EE1DCD">
            <w:r>
              <w:rPr>
                <w:rFonts w:hint="eastAsia"/>
              </w:rPr>
              <w:t>DATE</w:t>
            </w:r>
          </w:p>
        </w:tc>
        <w:tc>
          <w:tcPr>
            <w:tcW w:w="2221" w:type="dxa"/>
          </w:tcPr>
          <w:p w14:paraId="1BFAEB21" w14:textId="77777777" w:rsidR="008A20D8" w:rsidRDefault="008A20D8" w:rsidP="00EE1DCD">
            <w:r>
              <w:rPr>
                <w:rFonts w:hint="eastAsia"/>
              </w:rPr>
              <w:t>更新时间</w:t>
            </w:r>
          </w:p>
        </w:tc>
        <w:tc>
          <w:tcPr>
            <w:tcW w:w="2313" w:type="dxa"/>
          </w:tcPr>
          <w:p w14:paraId="041B0332" w14:textId="77777777" w:rsidR="008A20D8" w:rsidRDefault="008A20D8" w:rsidP="00EE1DCD">
            <w:r>
              <w:rPr>
                <w:rFonts w:hint="eastAsia"/>
              </w:rPr>
              <w:t>否</w:t>
            </w:r>
          </w:p>
        </w:tc>
      </w:tr>
      <w:tr w:rsidR="008A20D8" w14:paraId="7F89653D" w14:textId="77777777" w:rsidTr="00EE1DCD">
        <w:tc>
          <w:tcPr>
            <w:tcW w:w="2332" w:type="dxa"/>
          </w:tcPr>
          <w:p w14:paraId="5672E12A" w14:textId="77777777" w:rsidR="008A20D8" w:rsidRDefault="008A20D8" w:rsidP="00EE1DCD">
            <w:r>
              <w:t>UPDATE_USER</w:t>
            </w:r>
          </w:p>
        </w:tc>
        <w:tc>
          <w:tcPr>
            <w:tcW w:w="1656" w:type="dxa"/>
          </w:tcPr>
          <w:p w14:paraId="1034F67B" w14:textId="77777777" w:rsidR="008A20D8" w:rsidRDefault="008A20D8" w:rsidP="00EE1DCD">
            <w:r>
              <w:rPr>
                <w:rFonts w:hint="eastAsia"/>
              </w:rPr>
              <w:t>VARCHAR2(100)</w:t>
            </w:r>
          </w:p>
        </w:tc>
        <w:tc>
          <w:tcPr>
            <w:tcW w:w="2221" w:type="dxa"/>
          </w:tcPr>
          <w:p w14:paraId="5AE08793" w14:textId="77777777" w:rsidR="008A20D8" w:rsidRDefault="008A20D8" w:rsidP="00EE1DCD">
            <w:r>
              <w:rPr>
                <w:rFonts w:hint="eastAsia"/>
              </w:rPr>
              <w:t>更新人</w:t>
            </w:r>
          </w:p>
        </w:tc>
        <w:tc>
          <w:tcPr>
            <w:tcW w:w="2313" w:type="dxa"/>
          </w:tcPr>
          <w:p w14:paraId="72BE09C3" w14:textId="77777777" w:rsidR="008A20D8" w:rsidRDefault="008A20D8" w:rsidP="00EE1DCD">
            <w:r>
              <w:rPr>
                <w:rFonts w:hint="eastAsia"/>
              </w:rPr>
              <w:t>否</w:t>
            </w:r>
          </w:p>
        </w:tc>
      </w:tr>
    </w:tbl>
    <w:p w14:paraId="279BF11C" w14:textId="58D29445" w:rsidR="008A20D8" w:rsidRPr="008A20D8" w:rsidRDefault="008A20D8" w:rsidP="008A20D8"/>
    <w:p w14:paraId="7BCCE18D" w14:textId="77777777" w:rsidR="00E700F1" w:rsidRDefault="00E700F1" w:rsidP="00E700F1">
      <w:pPr>
        <w:pStyle w:val="3"/>
      </w:pPr>
      <w:bookmarkStart w:id="42" w:name="_Toc494555311"/>
      <w:bookmarkStart w:id="43" w:name="_Toc495864432"/>
      <w:r>
        <w:rPr>
          <w:rFonts w:hint="eastAsia"/>
        </w:rPr>
        <w:lastRenderedPageBreak/>
        <w:t>视频</w:t>
      </w:r>
      <w:r>
        <w:t>标签</w:t>
      </w:r>
      <w:r>
        <w:rPr>
          <w:rFonts w:hint="eastAsia"/>
        </w:rPr>
        <w:t>管理</w:t>
      </w:r>
      <w:bookmarkEnd w:id="42"/>
      <w:bookmarkEnd w:id="43"/>
    </w:p>
    <w:p w14:paraId="37927668" w14:textId="77777777" w:rsidR="00D975F7" w:rsidRDefault="00D975F7" w:rsidP="00B5339B">
      <w:pPr>
        <w:pStyle w:val="4"/>
      </w:pPr>
      <w:r>
        <w:t>数据表</w:t>
      </w:r>
    </w:p>
    <w:p w14:paraId="08D5580A" w14:textId="44269501" w:rsidR="00D975F7" w:rsidRDefault="00B009ED" w:rsidP="00D975F7">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w:t>
      </w:r>
      <w:r>
        <w:rPr>
          <w:rFonts w:asciiTheme="minorEastAsia" w:eastAsiaTheme="minorEastAsia" w:hAnsiTheme="minorEastAsia"/>
          <w:sz w:val="24"/>
        </w:rPr>
        <w:t>场景标签表</w:t>
      </w:r>
      <w:r>
        <w:rPr>
          <w:rFonts w:asciiTheme="minorEastAsia" w:eastAsiaTheme="minorEastAsia" w:hAnsiTheme="minorEastAsia" w:hint="eastAsia"/>
          <w:sz w:val="24"/>
        </w:rPr>
        <w:t>（game_</w:t>
      </w:r>
      <w:r>
        <w:rPr>
          <w:rFonts w:asciiTheme="minorEastAsia" w:eastAsiaTheme="minorEastAsia" w:hAnsiTheme="minorEastAsia"/>
          <w:sz w:val="24"/>
        </w:rPr>
        <w:t>scene_label</w:t>
      </w:r>
      <w:r>
        <w:rPr>
          <w:rFonts w:asciiTheme="minorEastAsia" w:eastAsiaTheme="minorEastAsia" w:hAnsiTheme="minorEastAsia" w:hint="eastAsia"/>
          <w:sz w:val="24"/>
        </w:rPr>
        <w:t>）、游戏</w:t>
      </w:r>
      <w:r>
        <w:rPr>
          <w:rFonts w:asciiTheme="minorEastAsia" w:eastAsiaTheme="minorEastAsia" w:hAnsiTheme="minorEastAsia"/>
          <w:sz w:val="24"/>
        </w:rPr>
        <w:t>角色</w:t>
      </w:r>
      <w:r>
        <w:rPr>
          <w:rFonts w:asciiTheme="minorEastAsia" w:eastAsiaTheme="minorEastAsia" w:hAnsiTheme="minorEastAsia" w:hint="eastAsia"/>
          <w:sz w:val="24"/>
        </w:rPr>
        <w:t>标签</w:t>
      </w:r>
      <w:r>
        <w:rPr>
          <w:rFonts w:asciiTheme="minorEastAsia" w:eastAsiaTheme="minorEastAsia" w:hAnsiTheme="minorEastAsia"/>
          <w:sz w:val="24"/>
        </w:rPr>
        <w:t>表（</w:t>
      </w:r>
      <w:r>
        <w:rPr>
          <w:rFonts w:asciiTheme="minorEastAsia" w:eastAsiaTheme="minorEastAsia" w:hAnsiTheme="minorEastAsia" w:hint="eastAsia"/>
          <w:sz w:val="24"/>
        </w:rPr>
        <w:t>game_role_</w:t>
      </w:r>
      <w:r>
        <w:rPr>
          <w:rFonts w:asciiTheme="minorEastAsia" w:eastAsiaTheme="minorEastAsia" w:hAnsiTheme="minorEastAsia"/>
          <w:sz w:val="24"/>
        </w:rPr>
        <w:t>label）</w:t>
      </w:r>
    </w:p>
    <w:p w14:paraId="7B9F2C74" w14:textId="77777777" w:rsidR="00D975F7" w:rsidRDefault="00D975F7" w:rsidP="00B5339B">
      <w:pPr>
        <w:pStyle w:val="4"/>
      </w:pPr>
      <w:r>
        <w:rPr>
          <w:rFonts w:hint="eastAsia"/>
        </w:rPr>
        <w:t>主要功能</w:t>
      </w:r>
    </w:p>
    <w:p w14:paraId="501254A9" w14:textId="46CA0D16" w:rsidR="00E700F1" w:rsidRDefault="00E700F1" w:rsidP="00E700F1">
      <w:pPr>
        <w:spacing w:line="360" w:lineRule="auto"/>
        <w:ind w:firstLineChars="200" w:firstLine="480"/>
        <w:rPr>
          <w:rFonts w:asciiTheme="minorEastAsia" w:eastAsiaTheme="minorEastAsia" w:hAnsiTheme="minorEastAsia"/>
          <w:sz w:val="24"/>
        </w:rPr>
      </w:pPr>
      <w:r w:rsidRPr="00AB5F5B">
        <w:rPr>
          <w:rFonts w:asciiTheme="minorEastAsia" w:eastAsiaTheme="minorEastAsia" w:hAnsiTheme="minorEastAsia" w:hint="eastAsia"/>
          <w:sz w:val="24"/>
        </w:rPr>
        <w:t>运营人员</w:t>
      </w:r>
      <w:r w:rsidRPr="00AB5F5B">
        <w:rPr>
          <w:rFonts w:asciiTheme="minorEastAsia" w:eastAsiaTheme="minorEastAsia" w:hAnsiTheme="minorEastAsia"/>
          <w:sz w:val="24"/>
        </w:rPr>
        <w:t>在咪咕游戏后台管理系统中</w:t>
      </w:r>
      <w:r w:rsidRPr="00AB5F5B">
        <w:rPr>
          <w:rFonts w:asciiTheme="minorEastAsia" w:eastAsiaTheme="minorEastAsia" w:hAnsiTheme="minorEastAsia" w:hint="eastAsia"/>
          <w:sz w:val="24"/>
        </w:rPr>
        <w:t>通过【视频</w:t>
      </w:r>
      <w:r w:rsidRPr="00AB5F5B">
        <w:rPr>
          <w:rFonts w:asciiTheme="minorEastAsia" w:eastAsiaTheme="minorEastAsia" w:hAnsiTheme="minorEastAsia"/>
          <w:sz w:val="24"/>
        </w:rPr>
        <w:t>标签管理</w:t>
      </w:r>
      <w:r w:rsidRPr="00AB5F5B">
        <w:rPr>
          <w:rFonts w:asciiTheme="minorEastAsia" w:eastAsiaTheme="minorEastAsia" w:hAnsiTheme="minorEastAsia" w:hint="eastAsia"/>
          <w:sz w:val="24"/>
        </w:rPr>
        <w:t>】页面对视频</w:t>
      </w:r>
      <w:r w:rsidRPr="00AB5F5B">
        <w:rPr>
          <w:rFonts w:asciiTheme="minorEastAsia" w:eastAsiaTheme="minorEastAsia" w:hAnsiTheme="minorEastAsia"/>
          <w:sz w:val="24"/>
        </w:rPr>
        <w:t>标签</w:t>
      </w:r>
      <w:r w:rsidRPr="00AB5F5B">
        <w:rPr>
          <w:rFonts w:asciiTheme="minorEastAsia" w:eastAsiaTheme="minorEastAsia" w:hAnsiTheme="minorEastAsia" w:hint="eastAsia"/>
          <w:sz w:val="24"/>
        </w:rPr>
        <w:t>记录</w:t>
      </w:r>
      <w:r w:rsidRPr="00AB5F5B">
        <w:rPr>
          <w:rFonts w:asciiTheme="minorEastAsia" w:eastAsiaTheme="minorEastAsia" w:hAnsiTheme="minorEastAsia"/>
          <w:sz w:val="24"/>
        </w:rPr>
        <w:t>进行维护</w:t>
      </w:r>
      <w:r w:rsidRPr="00AB5F5B">
        <w:rPr>
          <w:rFonts w:asciiTheme="minorEastAsia" w:eastAsiaTheme="minorEastAsia" w:hAnsiTheme="minorEastAsia" w:hint="eastAsia"/>
          <w:sz w:val="24"/>
        </w:rPr>
        <w:t>，</w:t>
      </w:r>
      <w:r w:rsidRPr="00AB5F5B">
        <w:rPr>
          <w:rFonts w:asciiTheme="minorEastAsia" w:eastAsiaTheme="minorEastAsia" w:hAnsiTheme="minorEastAsia"/>
          <w:sz w:val="24"/>
        </w:rPr>
        <w:t>标签</w:t>
      </w:r>
      <w:r w:rsidRPr="00AB5F5B">
        <w:rPr>
          <w:rFonts w:asciiTheme="minorEastAsia" w:eastAsiaTheme="minorEastAsia" w:hAnsiTheme="minorEastAsia" w:hint="eastAsia"/>
          <w:sz w:val="24"/>
        </w:rPr>
        <w:t>分为</w:t>
      </w:r>
      <w:r w:rsidRPr="00AB5F5B">
        <w:rPr>
          <w:rFonts w:asciiTheme="minorEastAsia" w:eastAsiaTheme="minorEastAsia" w:hAnsiTheme="minorEastAsia"/>
          <w:sz w:val="24"/>
        </w:rPr>
        <w:t>游戏角色、</w:t>
      </w:r>
      <w:r w:rsidRPr="00AB5F5B">
        <w:rPr>
          <w:rFonts w:asciiTheme="minorEastAsia" w:eastAsiaTheme="minorEastAsia" w:hAnsiTheme="minorEastAsia" w:hint="eastAsia"/>
          <w:sz w:val="24"/>
        </w:rPr>
        <w:t>游戏</w:t>
      </w:r>
      <w:r w:rsidR="00AF05B5">
        <w:rPr>
          <w:rFonts w:asciiTheme="minorEastAsia" w:eastAsiaTheme="minorEastAsia" w:hAnsiTheme="minorEastAsia"/>
          <w:sz w:val="24"/>
        </w:rPr>
        <w:t>场景两大类</w:t>
      </w:r>
      <w:r w:rsidRPr="00AB5F5B">
        <w:rPr>
          <w:rFonts w:asciiTheme="minorEastAsia" w:eastAsiaTheme="minorEastAsia" w:hAnsiTheme="minorEastAsia"/>
          <w:sz w:val="24"/>
        </w:rPr>
        <w:t>。</w:t>
      </w:r>
    </w:p>
    <w:p w14:paraId="6A46AE29" w14:textId="77777777" w:rsidR="00E700F1" w:rsidRDefault="00E700F1" w:rsidP="00E700F1">
      <w:pPr>
        <w:pStyle w:val="SRS"/>
        <w:numPr>
          <w:ilvl w:val="255"/>
          <w:numId w:val="0"/>
        </w:numPr>
        <w:spacing w:before="0" w:after="0"/>
        <w:ind w:right="210"/>
        <w:rPr>
          <w:b/>
          <w:bCs w:val="0"/>
          <w:sz w:val="24"/>
        </w:rPr>
      </w:pPr>
      <w:r>
        <w:rPr>
          <w:rFonts w:hint="eastAsia"/>
          <w:b/>
          <w:bCs w:val="0"/>
          <w:sz w:val="24"/>
        </w:rPr>
        <w:t>一</w:t>
      </w:r>
      <w:r>
        <w:rPr>
          <w:b/>
          <w:bCs w:val="0"/>
          <w:sz w:val="24"/>
        </w:rPr>
        <w:t>、</w:t>
      </w:r>
      <w:r>
        <w:rPr>
          <w:rFonts w:hint="eastAsia"/>
          <w:b/>
          <w:bCs w:val="0"/>
          <w:sz w:val="24"/>
        </w:rPr>
        <w:t>视频标签</w:t>
      </w:r>
      <w:r>
        <w:rPr>
          <w:b/>
          <w:bCs w:val="0"/>
          <w:sz w:val="24"/>
        </w:rPr>
        <w:t>管理页</w:t>
      </w:r>
    </w:p>
    <w:p w14:paraId="349441C6" w14:textId="77777777" w:rsidR="00E700F1" w:rsidRPr="00AB5F5B" w:rsidRDefault="00E700F1" w:rsidP="00E700F1">
      <w:pPr>
        <w:spacing w:line="360" w:lineRule="auto"/>
        <w:rPr>
          <w:rFonts w:asciiTheme="minorEastAsia" w:eastAsiaTheme="minorEastAsia" w:hAnsiTheme="minorEastAsia"/>
          <w:sz w:val="24"/>
        </w:rPr>
      </w:pPr>
    </w:p>
    <w:p w14:paraId="36AC0B78" w14:textId="51313A76" w:rsidR="00E700F1" w:rsidRDefault="00D975F7" w:rsidP="00E700F1">
      <w:pPr>
        <w:pStyle w:val="SRS"/>
        <w:numPr>
          <w:ilvl w:val="255"/>
          <w:numId w:val="0"/>
        </w:numPr>
        <w:ind w:right="210"/>
        <w:jc w:val="center"/>
        <w:rPr>
          <w:b/>
          <w:bCs w:val="0"/>
        </w:rPr>
      </w:pPr>
      <w:r>
        <w:rPr>
          <w:noProof/>
        </w:rPr>
        <w:drawing>
          <wp:inline distT="0" distB="0" distL="0" distR="0" wp14:anchorId="689CA80B" wp14:editId="06EF03B6">
            <wp:extent cx="3209925" cy="3037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3076" cy="3040202"/>
                    </a:xfrm>
                    <a:prstGeom prst="rect">
                      <a:avLst/>
                    </a:prstGeom>
                  </pic:spPr>
                </pic:pic>
              </a:graphicData>
            </a:graphic>
          </wp:inline>
        </w:drawing>
      </w:r>
    </w:p>
    <w:p w14:paraId="0140B976"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【标签管理页】为一级页面，点击展开“游戏角色”、“游戏场景”两个二级页面，点击“游戏角色”、“游戏场景”展示对应页面，再次点击则关闭页面。</w:t>
      </w:r>
    </w:p>
    <w:p w14:paraId="2B17A68E" w14:textId="77777777" w:rsidR="00E700F1" w:rsidRPr="00D61286" w:rsidRDefault="00E700F1" w:rsidP="00E700F1">
      <w:pPr>
        <w:pStyle w:val="SRS"/>
        <w:numPr>
          <w:ilvl w:val="255"/>
          <w:numId w:val="0"/>
        </w:numPr>
        <w:spacing w:before="0" w:after="0"/>
        <w:ind w:right="210"/>
        <w:rPr>
          <w:sz w:val="24"/>
          <w:szCs w:val="24"/>
        </w:rPr>
      </w:pPr>
    </w:p>
    <w:p w14:paraId="455D6263" w14:textId="77777777" w:rsidR="00E700F1" w:rsidRPr="00D61286" w:rsidRDefault="00E700F1" w:rsidP="00E700F1">
      <w:pPr>
        <w:pStyle w:val="SRS"/>
        <w:numPr>
          <w:ilvl w:val="255"/>
          <w:numId w:val="0"/>
        </w:numPr>
        <w:spacing w:before="0" w:after="0"/>
        <w:ind w:right="210"/>
        <w:rPr>
          <w:b/>
          <w:bCs w:val="0"/>
          <w:sz w:val="24"/>
          <w:szCs w:val="24"/>
        </w:rPr>
      </w:pPr>
      <w:r>
        <w:rPr>
          <w:rFonts w:hint="eastAsia"/>
          <w:b/>
          <w:bCs w:val="0"/>
          <w:sz w:val="24"/>
          <w:szCs w:val="24"/>
        </w:rPr>
        <w:t>二</w:t>
      </w:r>
      <w:r>
        <w:rPr>
          <w:b/>
          <w:bCs w:val="0"/>
          <w:sz w:val="24"/>
          <w:szCs w:val="24"/>
        </w:rPr>
        <w:t>、</w:t>
      </w:r>
      <w:r w:rsidRPr="00D61286">
        <w:rPr>
          <w:rFonts w:hint="eastAsia"/>
          <w:b/>
          <w:bCs w:val="0"/>
          <w:sz w:val="24"/>
          <w:szCs w:val="24"/>
        </w:rPr>
        <w:t>游戏角色</w:t>
      </w:r>
    </w:p>
    <w:p w14:paraId="2A945C46"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b/>
          <w:bCs w:val="0"/>
          <w:sz w:val="24"/>
          <w:szCs w:val="24"/>
        </w:rPr>
        <w:t>查询条件</w:t>
      </w:r>
    </w:p>
    <w:p w14:paraId="18A4C598"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【标签ID】输入标签ID进行精确匹配，不输入则为空。</w:t>
      </w:r>
    </w:p>
    <w:p w14:paraId="043D1BBC"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【游戏角色】输入游戏角色名称进行精准匹配，不输入则为空。</w:t>
      </w:r>
    </w:p>
    <w:p w14:paraId="375DA1A9"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b/>
          <w:bCs w:val="0"/>
          <w:sz w:val="24"/>
          <w:szCs w:val="24"/>
        </w:rPr>
        <w:t>标签列表</w:t>
      </w:r>
    </w:p>
    <w:p w14:paraId="1E0FAA3C"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lastRenderedPageBreak/>
        <w:t>【新增】点击新增拉起“游戏角色新增弹窗”，填写相关信息后进行添加，详见“游戏角色新增弹窗”</w:t>
      </w:r>
    </w:p>
    <w:p w14:paraId="5A029178" w14:textId="77777777" w:rsidR="00E700F1" w:rsidRPr="00D61286" w:rsidRDefault="00E700F1" w:rsidP="00E700F1">
      <w:pPr>
        <w:pStyle w:val="SRS"/>
        <w:numPr>
          <w:ilvl w:val="0"/>
          <w:numId w:val="0"/>
        </w:numPr>
        <w:spacing w:before="0" w:after="0"/>
        <w:ind w:right="210"/>
        <w:rPr>
          <w:sz w:val="24"/>
          <w:szCs w:val="24"/>
        </w:rPr>
      </w:pPr>
      <w:r w:rsidRPr="00D61286">
        <w:rPr>
          <w:rFonts w:hint="eastAsia"/>
          <w:sz w:val="24"/>
          <w:szCs w:val="24"/>
        </w:rPr>
        <w:t>【修改】用户选择标签后点击“修改”，则拉起带有原有内容的“游戏角色新增弹窗”，用户编辑后点击“提交”后进行更新，点击“取消”则保持原有内容不变。如果未选择任何标签点击“修改”则提示用户“请至少选择一条数据”，点击“确定”关闭弹窗。</w:t>
      </w:r>
    </w:p>
    <w:p w14:paraId="2F9381FC" w14:textId="77777777" w:rsidR="00E700F1" w:rsidRPr="00D61286" w:rsidRDefault="00E700F1" w:rsidP="00E700F1">
      <w:pPr>
        <w:pStyle w:val="SRS"/>
        <w:numPr>
          <w:ilvl w:val="0"/>
          <w:numId w:val="0"/>
        </w:numPr>
        <w:spacing w:before="0" w:after="0"/>
        <w:ind w:right="210"/>
        <w:rPr>
          <w:sz w:val="24"/>
          <w:szCs w:val="24"/>
        </w:rPr>
      </w:pPr>
      <w:r w:rsidRPr="00D61286">
        <w:rPr>
          <w:rFonts w:hint="eastAsia"/>
          <w:sz w:val="24"/>
          <w:szCs w:val="24"/>
        </w:rPr>
        <w:t>【删除】用户选择标签后点击“删除”，弹窗提示用户“是否确认删除”，点击“确定”进行删除，点击“取消”则关闭弹窗。</w:t>
      </w:r>
    </w:p>
    <w:p w14:paraId="48EE6EC6" w14:textId="77777777" w:rsidR="00E700F1" w:rsidRPr="00D61286" w:rsidRDefault="00E700F1" w:rsidP="00E700F1">
      <w:pPr>
        <w:pStyle w:val="SRS"/>
        <w:numPr>
          <w:ilvl w:val="255"/>
          <w:numId w:val="0"/>
        </w:numPr>
        <w:spacing w:before="0" w:after="0"/>
        <w:ind w:right="210"/>
        <w:rPr>
          <w:sz w:val="24"/>
          <w:szCs w:val="24"/>
        </w:rPr>
      </w:pPr>
    </w:p>
    <w:p w14:paraId="7E1C6DAE" w14:textId="77777777" w:rsidR="00E700F1" w:rsidRDefault="00E700F1" w:rsidP="00E700F1">
      <w:pPr>
        <w:pStyle w:val="SRS"/>
        <w:numPr>
          <w:ilvl w:val="255"/>
          <w:numId w:val="0"/>
        </w:numPr>
        <w:spacing w:before="0" w:after="0"/>
        <w:ind w:right="210"/>
        <w:rPr>
          <w:b/>
          <w:bCs w:val="0"/>
          <w:sz w:val="24"/>
          <w:szCs w:val="24"/>
        </w:rPr>
      </w:pPr>
      <w:r>
        <w:rPr>
          <w:rFonts w:hint="eastAsia"/>
          <w:b/>
          <w:bCs w:val="0"/>
          <w:sz w:val="24"/>
          <w:szCs w:val="24"/>
        </w:rPr>
        <w:t>三</w:t>
      </w:r>
      <w:r>
        <w:rPr>
          <w:b/>
          <w:bCs w:val="0"/>
          <w:sz w:val="24"/>
          <w:szCs w:val="24"/>
        </w:rPr>
        <w:t>、</w:t>
      </w:r>
      <w:r w:rsidRPr="00D61286">
        <w:rPr>
          <w:rFonts w:hint="eastAsia"/>
          <w:b/>
          <w:bCs w:val="0"/>
          <w:sz w:val="24"/>
          <w:szCs w:val="24"/>
        </w:rPr>
        <w:t>游戏场景</w:t>
      </w:r>
    </w:p>
    <w:p w14:paraId="23A89E8E"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b/>
          <w:bCs w:val="0"/>
          <w:sz w:val="24"/>
          <w:szCs w:val="24"/>
        </w:rPr>
        <w:t>查询条件</w:t>
      </w:r>
    </w:p>
    <w:p w14:paraId="16D76842"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【标签ID】输入标签ID进行精确匹配，不输入则为空。</w:t>
      </w:r>
    </w:p>
    <w:p w14:paraId="60C76811"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【游戏场景】输入游戏场景进行精准匹配，不输入则为空。</w:t>
      </w:r>
    </w:p>
    <w:p w14:paraId="5CF047F0"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b/>
          <w:bCs w:val="0"/>
          <w:sz w:val="24"/>
          <w:szCs w:val="24"/>
        </w:rPr>
        <w:t>标签列表</w:t>
      </w:r>
    </w:p>
    <w:p w14:paraId="0904B462"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【新增】点击新增拉起“游戏场景新增弹窗”，填写相关信息后进行添加，详见“游戏场景新增弹窗”</w:t>
      </w:r>
    </w:p>
    <w:p w14:paraId="1488C030" w14:textId="77777777" w:rsidR="00E700F1" w:rsidRPr="00D61286" w:rsidRDefault="00E700F1" w:rsidP="00E700F1">
      <w:pPr>
        <w:pStyle w:val="SRS"/>
        <w:numPr>
          <w:ilvl w:val="0"/>
          <w:numId w:val="0"/>
        </w:numPr>
        <w:spacing w:before="0" w:after="0"/>
        <w:ind w:right="210"/>
        <w:rPr>
          <w:sz w:val="24"/>
          <w:szCs w:val="24"/>
        </w:rPr>
      </w:pPr>
      <w:r w:rsidRPr="00D61286">
        <w:rPr>
          <w:rFonts w:hint="eastAsia"/>
          <w:sz w:val="24"/>
          <w:szCs w:val="24"/>
        </w:rPr>
        <w:t>【修改】用户选择标签后点击“修改”，则拉起带有原有内容的“游戏场景新增弹窗”，用户编辑后点击“提交”后进行更新，点击“取消”则保持原有内容不变。如果未选择任何标签点击“修改”则提示用户“请至少选择一条数据”，点击“确定”关闭弹窗。</w:t>
      </w:r>
    </w:p>
    <w:p w14:paraId="5D41A7D5" w14:textId="77777777" w:rsidR="00E700F1" w:rsidRDefault="00E700F1" w:rsidP="00E700F1">
      <w:pPr>
        <w:pStyle w:val="SRS"/>
        <w:numPr>
          <w:ilvl w:val="255"/>
          <w:numId w:val="0"/>
        </w:numPr>
        <w:spacing w:before="0" w:after="0"/>
        <w:ind w:right="210"/>
        <w:rPr>
          <w:sz w:val="24"/>
          <w:szCs w:val="24"/>
        </w:rPr>
      </w:pPr>
      <w:r w:rsidRPr="00D61286">
        <w:rPr>
          <w:rFonts w:hint="eastAsia"/>
          <w:sz w:val="24"/>
          <w:szCs w:val="24"/>
        </w:rPr>
        <w:t>【删除】用户选择标签后点击“删除”，弹窗提示用户“是否确认删除”，点击“确定”进行删除，点击“取消”则关闭弹窗。</w:t>
      </w:r>
    </w:p>
    <w:p w14:paraId="3AD091A3" w14:textId="77777777" w:rsidR="00E700F1" w:rsidRPr="00D61286" w:rsidRDefault="00E700F1" w:rsidP="00E700F1">
      <w:pPr>
        <w:pStyle w:val="SRS"/>
        <w:numPr>
          <w:ilvl w:val="255"/>
          <w:numId w:val="0"/>
        </w:numPr>
        <w:spacing w:before="0" w:after="0"/>
        <w:ind w:right="210"/>
        <w:rPr>
          <w:sz w:val="24"/>
          <w:szCs w:val="24"/>
        </w:rPr>
      </w:pPr>
    </w:p>
    <w:p w14:paraId="6E6FEC55" w14:textId="77777777" w:rsidR="00E700F1" w:rsidRPr="00D61286" w:rsidRDefault="00E700F1" w:rsidP="00E700F1">
      <w:pPr>
        <w:pStyle w:val="SRS"/>
        <w:numPr>
          <w:ilvl w:val="255"/>
          <w:numId w:val="0"/>
        </w:numPr>
        <w:spacing w:before="0" w:after="0"/>
        <w:ind w:right="210"/>
        <w:rPr>
          <w:b/>
          <w:bCs w:val="0"/>
          <w:sz w:val="24"/>
          <w:szCs w:val="24"/>
        </w:rPr>
      </w:pPr>
      <w:r>
        <w:rPr>
          <w:rFonts w:hint="eastAsia"/>
          <w:b/>
          <w:bCs w:val="0"/>
          <w:sz w:val="24"/>
          <w:szCs w:val="24"/>
        </w:rPr>
        <w:t>四</w:t>
      </w:r>
      <w:r>
        <w:rPr>
          <w:b/>
          <w:bCs w:val="0"/>
          <w:sz w:val="24"/>
          <w:szCs w:val="24"/>
        </w:rPr>
        <w:t>、</w:t>
      </w:r>
      <w:r w:rsidRPr="00D61286">
        <w:rPr>
          <w:rFonts w:hint="eastAsia"/>
          <w:b/>
          <w:bCs w:val="0"/>
          <w:sz w:val="24"/>
          <w:szCs w:val="24"/>
        </w:rPr>
        <w:t>游戏角色新增弹窗</w:t>
      </w:r>
    </w:p>
    <w:p w14:paraId="56CA7C14"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sz w:val="24"/>
          <w:szCs w:val="24"/>
        </w:rPr>
        <w:t>注：以下内容均不可为空，否则不可进行提交。</w:t>
      </w:r>
    </w:p>
    <w:p w14:paraId="3106E734" w14:textId="77777777" w:rsidR="00E700F1" w:rsidRPr="00D61286" w:rsidRDefault="00E700F1" w:rsidP="00E700F1">
      <w:pPr>
        <w:pStyle w:val="SRS"/>
        <w:numPr>
          <w:ilvl w:val="255"/>
          <w:numId w:val="0"/>
        </w:numPr>
        <w:spacing w:before="0" w:after="0"/>
        <w:ind w:right="210"/>
        <w:jc w:val="center"/>
        <w:rPr>
          <w:sz w:val="24"/>
          <w:szCs w:val="24"/>
        </w:rPr>
      </w:pPr>
      <w:r w:rsidRPr="00D61286">
        <w:rPr>
          <w:rFonts w:hint="eastAsia"/>
          <w:noProof/>
          <w:sz w:val="24"/>
          <w:szCs w:val="24"/>
        </w:rPr>
        <w:lastRenderedPageBreak/>
        <w:drawing>
          <wp:inline distT="0" distB="0" distL="114300" distR="114300" wp14:anchorId="4474F63E" wp14:editId="56177686">
            <wp:extent cx="2516505" cy="1838325"/>
            <wp:effectExtent l="0" t="0" r="17145" b="9525"/>
            <wp:docPr id="15" name="图片 7" descr="8bc17bae25c0a7687a7e90cc441ee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bc17bae25c0a7687a7e90cc441ee305"/>
                    <pic:cNvPicPr>
                      <a:picLocks noChangeAspect="1"/>
                    </pic:cNvPicPr>
                  </pic:nvPicPr>
                  <pic:blipFill>
                    <a:blip r:embed="rId47"/>
                    <a:stretch>
                      <a:fillRect/>
                    </a:stretch>
                  </pic:blipFill>
                  <pic:spPr>
                    <a:xfrm>
                      <a:off x="0" y="0"/>
                      <a:ext cx="2516505" cy="1838325"/>
                    </a:xfrm>
                    <a:prstGeom prst="rect">
                      <a:avLst/>
                    </a:prstGeom>
                  </pic:spPr>
                </pic:pic>
              </a:graphicData>
            </a:graphic>
          </wp:inline>
        </w:drawing>
      </w:r>
    </w:p>
    <w:p w14:paraId="70E08ADB"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【游戏角色】用户输入游戏角色名称，最多70个字符。</w:t>
      </w:r>
    </w:p>
    <w:p w14:paraId="713BF302"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【性别】下拉进行选择，默认为空，枚举值有：男、女、其他</w:t>
      </w:r>
    </w:p>
    <w:p w14:paraId="23E692E2"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【角色类型】用户输入类型，最多70个字符，可同时输入多种角色类型。</w:t>
      </w:r>
    </w:p>
    <w:p w14:paraId="5F9DA504"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【角色截图】点击“浏览”添加格式为gif/jpg/png/jpeg格式的图片。</w:t>
      </w:r>
    </w:p>
    <w:p w14:paraId="3DD07E25"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【提交】如果上述内容均已填完，点击进行提交，如果有任意内容为空则点击无效。</w:t>
      </w:r>
    </w:p>
    <w:p w14:paraId="0284164E" w14:textId="77777777" w:rsidR="00E700F1" w:rsidRDefault="00E700F1" w:rsidP="00E700F1">
      <w:pPr>
        <w:pStyle w:val="SRS"/>
        <w:numPr>
          <w:ilvl w:val="255"/>
          <w:numId w:val="0"/>
        </w:numPr>
        <w:spacing w:before="0" w:after="0"/>
        <w:ind w:right="210"/>
        <w:rPr>
          <w:sz w:val="24"/>
          <w:szCs w:val="24"/>
        </w:rPr>
      </w:pPr>
      <w:r w:rsidRPr="00D61286">
        <w:rPr>
          <w:rFonts w:hint="eastAsia"/>
          <w:sz w:val="24"/>
          <w:szCs w:val="24"/>
        </w:rPr>
        <w:t>【取消】点击取消关闭弹窗。</w:t>
      </w:r>
    </w:p>
    <w:p w14:paraId="20585F0B" w14:textId="77777777" w:rsidR="00E700F1" w:rsidRPr="00D61286" w:rsidRDefault="00E700F1" w:rsidP="00E700F1">
      <w:pPr>
        <w:pStyle w:val="SRS"/>
        <w:numPr>
          <w:ilvl w:val="255"/>
          <w:numId w:val="0"/>
        </w:numPr>
        <w:spacing w:before="0" w:after="0"/>
        <w:ind w:right="210"/>
        <w:rPr>
          <w:sz w:val="24"/>
          <w:szCs w:val="24"/>
        </w:rPr>
      </w:pPr>
    </w:p>
    <w:p w14:paraId="7942DF05" w14:textId="77777777" w:rsidR="00E700F1" w:rsidRPr="00D61286" w:rsidRDefault="00E700F1" w:rsidP="00E700F1">
      <w:pPr>
        <w:pStyle w:val="SRS"/>
        <w:numPr>
          <w:ilvl w:val="255"/>
          <w:numId w:val="0"/>
        </w:numPr>
        <w:spacing w:before="0" w:after="0"/>
        <w:ind w:right="210"/>
        <w:rPr>
          <w:b/>
          <w:bCs w:val="0"/>
          <w:sz w:val="24"/>
          <w:szCs w:val="24"/>
        </w:rPr>
      </w:pPr>
      <w:r>
        <w:rPr>
          <w:rFonts w:hint="eastAsia"/>
          <w:b/>
          <w:bCs w:val="0"/>
          <w:sz w:val="24"/>
          <w:szCs w:val="24"/>
        </w:rPr>
        <w:t>五</w:t>
      </w:r>
      <w:r>
        <w:rPr>
          <w:b/>
          <w:bCs w:val="0"/>
          <w:sz w:val="24"/>
          <w:szCs w:val="24"/>
        </w:rPr>
        <w:t>、</w:t>
      </w:r>
      <w:r w:rsidRPr="00D61286">
        <w:rPr>
          <w:rFonts w:hint="eastAsia"/>
          <w:b/>
          <w:bCs w:val="0"/>
          <w:sz w:val="24"/>
          <w:szCs w:val="24"/>
        </w:rPr>
        <w:t>游戏场景新增弹窗</w:t>
      </w:r>
    </w:p>
    <w:p w14:paraId="1572B23D" w14:textId="77777777" w:rsidR="00E700F1" w:rsidRPr="00D61286" w:rsidRDefault="00E700F1" w:rsidP="00E700F1">
      <w:pPr>
        <w:pStyle w:val="SRS"/>
        <w:numPr>
          <w:ilvl w:val="255"/>
          <w:numId w:val="0"/>
        </w:numPr>
        <w:spacing w:before="0" w:after="0"/>
        <w:ind w:right="210"/>
        <w:rPr>
          <w:b/>
          <w:bCs w:val="0"/>
          <w:sz w:val="24"/>
          <w:szCs w:val="24"/>
        </w:rPr>
      </w:pPr>
      <w:r w:rsidRPr="00D61286">
        <w:rPr>
          <w:rFonts w:hint="eastAsia"/>
          <w:sz w:val="24"/>
          <w:szCs w:val="24"/>
        </w:rPr>
        <w:t>注：以下内容均不可为空，否则不可进行提交。</w:t>
      </w:r>
    </w:p>
    <w:p w14:paraId="6C2C8588" w14:textId="77777777" w:rsidR="00E700F1" w:rsidRPr="00D61286" w:rsidRDefault="00E700F1" w:rsidP="00E700F1">
      <w:pPr>
        <w:pStyle w:val="SRS"/>
        <w:numPr>
          <w:ilvl w:val="255"/>
          <w:numId w:val="0"/>
        </w:numPr>
        <w:spacing w:before="0" w:after="0"/>
        <w:ind w:right="210"/>
        <w:jc w:val="center"/>
        <w:rPr>
          <w:b/>
          <w:bCs w:val="0"/>
          <w:sz w:val="24"/>
          <w:szCs w:val="24"/>
        </w:rPr>
      </w:pPr>
      <w:r w:rsidRPr="00D61286">
        <w:rPr>
          <w:rFonts w:hint="eastAsia"/>
          <w:b/>
          <w:bCs w:val="0"/>
          <w:noProof/>
          <w:sz w:val="24"/>
          <w:szCs w:val="24"/>
        </w:rPr>
        <w:drawing>
          <wp:inline distT="0" distB="0" distL="114300" distR="114300" wp14:anchorId="5D2ACFE4" wp14:editId="4E76362B">
            <wp:extent cx="2478405" cy="1577340"/>
            <wp:effectExtent l="0" t="0" r="17145" b="3810"/>
            <wp:docPr id="12" name="图片 12" descr="edb67423a9dcf1542b4f614af4198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b67423a9dcf1542b4f614af4198c26"/>
                    <pic:cNvPicPr>
                      <a:picLocks noChangeAspect="1"/>
                    </pic:cNvPicPr>
                  </pic:nvPicPr>
                  <pic:blipFill>
                    <a:blip r:embed="rId48"/>
                    <a:stretch>
                      <a:fillRect/>
                    </a:stretch>
                  </pic:blipFill>
                  <pic:spPr>
                    <a:xfrm>
                      <a:off x="0" y="0"/>
                      <a:ext cx="2478405" cy="1577340"/>
                    </a:xfrm>
                    <a:prstGeom prst="rect">
                      <a:avLst/>
                    </a:prstGeom>
                  </pic:spPr>
                </pic:pic>
              </a:graphicData>
            </a:graphic>
          </wp:inline>
        </w:drawing>
      </w:r>
    </w:p>
    <w:p w14:paraId="030B952A"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【游戏场景】用户输入游戏场景名称，最多70个字符。</w:t>
      </w:r>
    </w:p>
    <w:p w14:paraId="6E662F51"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【场景得分】下拉选择，默认为空，枚举值为：1,2,3,4,5</w:t>
      </w:r>
    </w:p>
    <w:p w14:paraId="61322612"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【场景描述】用户输入最多70个字符。</w:t>
      </w:r>
    </w:p>
    <w:p w14:paraId="5BEB63D1"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【场景截图】点击“浏览”添加格式为gif/jpg/png/jpeg格式的图片。</w:t>
      </w:r>
    </w:p>
    <w:p w14:paraId="70613C9D" w14:textId="77777777" w:rsidR="00E700F1" w:rsidRPr="00D61286" w:rsidRDefault="00E700F1" w:rsidP="00E700F1">
      <w:pPr>
        <w:pStyle w:val="SRS"/>
        <w:numPr>
          <w:ilvl w:val="255"/>
          <w:numId w:val="0"/>
        </w:numPr>
        <w:spacing w:before="0" w:after="0"/>
        <w:ind w:right="210"/>
        <w:rPr>
          <w:sz w:val="24"/>
          <w:szCs w:val="24"/>
        </w:rPr>
      </w:pPr>
      <w:r w:rsidRPr="00D61286">
        <w:rPr>
          <w:rFonts w:hint="eastAsia"/>
          <w:sz w:val="24"/>
          <w:szCs w:val="24"/>
        </w:rPr>
        <w:t>【提交】如果上述内容均已填完，点击进行提交，如果有任意内容为空则点击无效。</w:t>
      </w:r>
    </w:p>
    <w:p w14:paraId="5D5F3E42" w14:textId="77777777" w:rsidR="00E700F1" w:rsidRPr="00D61286" w:rsidRDefault="00E700F1" w:rsidP="00E700F1">
      <w:pPr>
        <w:widowControl/>
        <w:spacing w:line="360" w:lineRule="auto"/>
        <w:jc w:val="left"/>
        <w:rPr>
          <w:rFonts w:asciiTheme="minorEastAsia" w:eastAsiaTheme="minorEastAsia" w:hAnsiTheme="minorEastAsia"/>
          <w:color w:val="000000" w:themeColor="text1"/>
          <w:sz w:val="24"/>
          <w:szCs w:val="24"/>
        </w:rPr>
      </w:pPr>
      <w:r w:rsidRPr="00D61286">
        <w:rPr>
          <w:rFonts w:asciiTheme="minorEastAsia" w:eastAsiaTheme="minorEastAsia" w:hAnsiTheme="minorEastAsia" w:hint="eastAsia"/>
          <w:bCs/>
          <w:sz w:val="24"/>
          <w:szCs w:val="24"/>
        </w:rPr>
        <w:t>【取消】点击取消关闭弹窗。</w:t>
      </w:r>
    </w:p>
    <w:p w14:paraId="29E4411F" w14:textId="77777777" w:rsidR="00E700F1" w:rsidRPr="00443456" w:rsidRDefault="00E700F1" w:rsidP="00E700F1">
      <w:pPr>
        <w:pStyle w:val="3"/>
      </w:pPr>
      <w:bookmarkStart w:id="44" w:name="_Toc494555312"/>
      <w:bookmarkStart w:id="45" w:name="_Toc495864433"/>
      <w:r>
        <w:rPr>
          <w:rFonts w:hint="eastAsia"/>
        </w:rPr>
        <w:lastRenderedPageBreak/>
        <w:t>AI</w:t>
      </w:r>
      <w:r>
        <w:rPr>
          <w:rFonts w:hint="eastAsia"/>
        </w:rPr>
        <w:t>视频合成</w:t>
      </w:r>
      <w:bookmarkEnd w:id="44"/>
      <w:bookmarkEnd w:id="45"/>
    </w:p>
    <w:p w14:paraId="11179BBC" w14:textId="77777777" w:rsidR="003B38C9" w:rsidRDefault="003B38C9" w:rsidP="00B5339B">
      <w:pPr>
        <w:pStyle w:val="4"/>
      </w:pPr>
      <w:r>
        <w:t>数据表</w:t>
      </w:r>
    </w:p>
    <w:p w14:paraId="51BE4241" w14:textId="388D5CA2" w:rsidR="003B38C9" w:rsidRDefault="003B38C9" w:rsidP="003B38C9">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w:t>
      </w:r>
      <w:r>
        <w:rPr>
          <w:rFonts w:asciiTheme="minorEastAsia" w:eastAsiaTheme="minorEastAsia" w:hAnsiTheme="minorEastAsia"/>
          <w:sz w:val="24"/>
        </w:rPr>
        <w:t>短视频表（</w:t>
      </w:r>
      <w:r>
        <w:rPr>
          <w:rFonts w:asciiTheme="minorEastAsia" w:eastAsiaTheme="minorEastAsia" w:hAnsiTheme="minorEastAsia" w:hint="eastAsia"/>
          <w:sz w:val="24"/>
        </w:rPr>
        <w:t>game_</w:t>
      </w:r>
      <w:r>
        <w:rPr>
          <w:rFonts w:asciiTheme="minorEastAsia" w:eastAsiaTheme="minorEastAsia" w:hAnsiTheme="minorEastAsia"/>
          <w:sz w:val="24"/>
        </w:rPr>
        <w:t>short_video）</w:t>
      </w:r>
      <w:r>
        <w:rPr>
          <w:rFonts w:asciiTheme="minorEastAsia" w:eastAsiaTheme="minorEastAsia" w:hAnsiTheme="minorEastAsia" w:hint="eastAsia"/>
          <w:sz w:val="24"/>
        </w:rPr>
        <w:t>、</w:t>
      </w:r>
      <w:r>
        <w:rPr>
          <w:rFonts w:asciiTheme="minorEastAsia" w:eastAsiaTheme="minorEastAsia" w:hAnsiTheme="minorEastAsia"/>
          <w:sz w:val="24"/>
        </w:rPr>
        <w:t>游戏视频标签对应表</w:t>
      </w:r>
      <w:r>
        <w:rPr>
          <w:rFonts w:asciiTheme="minorEastAsia" w:eastAsiaTheme="minorEastAsia" w:hAnsiTheme="minorEastAsia" w:hint="eastAsia"/>
          <w:sz w:val="24"/>
        </w:rPr>
        <w:t>（game_video_label）、游戏</w:t>
      </w:r>
      <w:r>
        <w:rPr>
          <w:rFonts w:asciiTheme="minorEastAsia" w:eastAsiaTheme="minorEastAsia" w:hAnsiTheme="minorEastAsia"/>
          <w:sz w:val="24"/>
        </w:rPr>
        <w:t>视频报错表（</w:t>
      </w:r>
      <w:r>
        <w:rPr>
          <w:rFonts w:asciiTheme="minorEastAsia" w:eastAsiaTheme="minorEastAsia" w:hAnsiTheme="minorEastAsia" w:hint="eastAsia"/>
          <w:sz w:val="24"/>
        </w:rPr>
        <w:t>game_video_error</w:t>
      </w:r>
      <w:r>
        <w:rPr>
          <w:rFonts w:asciiTheme="minorEastAsia" w:eastAsiaTheme="minorEastAsia" w:hAnsiTheme="minorEastAsia"/>
          <w:sz w:val="24"/>
        </w:rPr>
        <w:t>）</w:t>
      </w:r>
    </w:p>
    <w:p w14:paraId="0B0091FB" w14:textId="77777777" w:rsidR="003B38C9" w:rsidRDefault="003B38C9" w:rsidP="00B5339B">
      <w:pPr>
        <w:pStyle w:val="4"/>
      </w:pPr>
      <w:r>
        <w:rPr>
          <w:rFonts w:hint="eastAsia"/>
        </w:rPr>
        <w:t>主要功能</w:t>
      </w:r>
    </w:p>
    <w:p w14:paraId="37258F62" w14:textId="77777777" w:rsidR="00E700F1" w:rsidRDefault="00E700F1" w:rsidP="00E700F1">
      <w:pPr>
        <w:widowControl/>
        <w:spacing w:line="360" w:lineRule="auto"/>
        <w:ind w:firstLineChars="200" w:firstLine="480"/>
        <w:jc w:val="left"/>
        <w:rPr>
          <w:rFonts w:asciiTheme="minorEastAsia" w:eastAsiaTheme="minorEastAsia" w:hAnsiTheme="minorEastAsia"/>
          <w:sz w:val="24"/>
        </w:rPr>
      </w:pPr>
      <w:r w:rsidRPr="00AB5F5B">
        <w:rPr>
          <w:rFonts w:asciiTheme="minorEastAsia" w:eastAsiaTheme="minorEastAsia" w:hAnsiTheme="minorEastAsia" w:hint="eastAsia"/>
          <w:sz w:val="24"/>
        </w:rPr>
        <w:t>运营人员</w:t>
      </w:r>
      <w:r w:rsidRPr="00AB5F5B">
        <w:rPr>
          <w:rFonts w:asciiTheme="minorEastAsia" w:eastAsiaTheme="minorEastAsia" w:hAnsiTheme="minorEastAsia"/>
          <w:sz w:val="24"/>
        </w:rPr>
        <w:t>在咪咕游戏后台管理系统中</w:t>
      </w:r>
      <w:r w:rsidRPr="00AB5F5B">
        <w:rPr>
          <w:rFonts w:asciiTheme="minorEastAsia" w:eastAsiaTheme="minorEastAsia" w:hAnsiTheme="minorEastAsia" w:hint="eastAsia"/>
          <w:sz w:val="24"/>
        </w:rPr>
        <w:t>通过【</w:t>
      </w:r>
      <w:r>
        <w:rPr>
          <w:rFonts w:asciiTheme="minorEastAsia" w:eastAsiaTheme="minorEastAsia" w:hAnsiTheme="minorEastAsia" w:hint="eastAsia"/>
          <w:sz w:val="24"/>
        </w:rPr>
        <w:t>A</w:t>
      </w:r>
      <w:r>
        <w:rPr>
          <w:rFonts w:asciiTheme="minorEastAsia" w:eastAsiaTheme="minorEastAsia" w:hAnsiTheme="minorEastAsia"/>
          <w:sz w:val="24"/>
        </w:rPr>
        <w:t>I</w:t>
      </w:r>
      <w:r>
        <w:rPr>
          <w:rFonts w:asciiTheme="minorEastAsia" w:eastAsiaTheme="minorEastAsia" w:hAnsiTheme="minorEastAsia" w:hint="eastAsia"/>
          <w:sz w:val="24"/>
        </w:rPr>
        <w:t>合成</w:t>
      </w:r>
      <w:r>
        <w:rPr>
          <w:rFonts w:asciiTheme="minorEastAsia" w:eastAsiaTheme="minorEastAsia" w:hAnsiTheme="minorEastAsia"/>
          <w:sz w:val="24"/>
        </w:rPr>
        <w:t>视频</w:t>
      </w:r>
      <w:r w:rsidRPr="00AB5F5B">
        <w:rPr>
          <w:rFonts w:asciiTheme="minorEastAsia" w:eastAsiaTheme="minorEastAsia" w:hAnsiTheme="minorEastAsia" w:hint="eastAsia"/>
          <w:sz w:val="24"/>
        </w:rPr>
        <w:t>】页面</w:t>
      </w:r>
      <w:r>
        <w:rPr>
          <w:rFonts w:asciiTheme="minorEastAsia" w:eastAsiaTheme="minorEastAsia" w:hAnsiTheme="minorEastAsia" w:hint="eastAsia"/>
          <w:sz w:val="24"/>
        </w:rPr>
        <w:t>查询、预览</w:t>
      </w:r>
      <w:r>
        <w:rPr>
          <w:rFonts w:asciiTheme="minorEastAsia" w:eastAsiaTheme="minorEastAsia" w:hAnsiTheme="minorEastAsia"/>
          <w:sz w:val="24"/>
        </w:rPr>
        <w:t>、合成</w:t>
      </w:r>
      <w:r>
        <w:rPr>
          <w:rFonts w:asciiTheme="minorEastAsia" w:eastAsiaTheme="minorEastAsia" w:hAnsiTheme="minorEastAsia" w:hint="eastAsia"/>
          <w:sz w:val="24"/>
        </w:rPr>
        <w:t>AI模型</w:t>
      </w:r>
      <w:r>
        <w:rPr>
          <w:rFonts w:asciiTheme="minorEastAsia" w:eastAsiaTheme="minorEastAsia" w:hAnsiTheme="minorEastAsia"/>
          <w:sz w:val="24"/>
        </w:rPr>
        <w:t>生成</w:t>
      </w:r>
      <w:r>
        <w:rPr>
          <w:rFonts w:asciiTheme="minorEastAsia" w:eastAsiaTheme="minorEastAsia" w:hAnsiTheme="minorEastAsia" w:hint="eastAsia"/>
          <w:sz w:val="24"/>
        </w:rPr>
        <w:t>的</w:t>
      </w:r>
      <w:r>
        <w:rPr>
          <w:rFonts w:asciiTheme="minorEastAsia" w:eastAsiaTheme="minorEastAsia" w:hAnsiTheme="minorEastAsia"/>
          <w:sz w:val="24"/>
        </w:rPr>
        <w:t>精彩短视频</w:t>
      </w:r>
      <w:r>
        <w:rPr>
          <w:rFonts w:asciiTheme="minorEastAsia" w:eastAsiaTheme="minorEastAsia" w:hAnsiTheme="minorEastAsia" w:hint="eastAsia"/>
          <w:sz w:val="24"/>
        </w:rPr>
        <w:t>，</w:t>
      </w:r>
      <w:r>
        <w:rPr>
          <w:rFonts w:asciiTheme="minorEastAsia" w:eastAsiaTheme="minorEastAsia" w:hAnsiTheme="minorEastAsia"/>
          <w:sz w:val="24"/>
        </w:rPr>
        <w:t>将短视频</w:t>
      </w:r>
      <w:r>
        <w:rPr>
          <w:rFonts w:asciiTheme="minorEastAsia" w:eastAsiaTheme="minorEastAsia" w:hAnsiTheme="minorEastAsia" w:hint="eastAsia"/>
          <w:sz w:val="24"/>
        </w:rPr>
        <w:t>合成</w:t>
      </w:r>
      <w:r>
        <w:rPr>
          <w:rFonts w:asciiTheme="minorEastAsia" w:eastAsiaTheme="minorEastAsia" w:hAnsiTheme="minorEastAsia"/>
          <w:sz w:val="24"/>
        </w:rPr>
        <w:t>为长视频。</w:t>
      </w:r>
    </w:p>
    <w:p w14:paraId="36FA7A0B" w14:textId="77777777" w:rsidR="00E700F1" w:rsidRPr="00F8397C" w:rsidRDefault="00E700F1" w:rsidP="00E700F1">
      <w:pPr>
        <w:widowControl/>
        <w:spacing w:line="360" w:lineRule="auto"/>
        <w:jc w:val="left"/>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一</w:t>
      </w:r>
      <w:r w:rsidRPr="00F8397C">
        <w:rPr>
          <w:rFonts w:asciiTheme="minorEastAsia" w:eastAsiaTheme="minorEastAsia" w:hAnsiTheme="minorEastAsia"/>
          <w:b/>
          <w:color w:val="000000" w:themeColor="text1"/>
          <w:sz w:val="24"/>
          <w:szCs w:val="24"/>
        </w:rPr>
        <w:t>、</w:t>
      </w:r>
      <w:r>
        <w:rPr>
          <w:rFonts w:asciiTheme="minorEastAsia" w:eastAsiaTheme="minorEastAsia" w:hAnsiTheme="minorEastAsia" w:hint="eastAsia"/>
          <w:b/>
          <w:color w:val="000000" w:themeColor="text1"/>
          <w:sz w:val="24"/>
          <w:szCs w:val="24"/>
        </w:rPr>
        <w:t>审核</w:t>
      </w:r>
      <w:r>
        <w:rPr>
          <w:rFonts w:asciiTheme="minorEastAsia" w:eastAsiaTheme="minorEastAsia" w:hAnsiTheme="minorEastAsia"/>
          <w:b/>
          <w:color w:val="000000" w:themeColor="text1"/>
          <w:sz w:val="24"/>
          <w:szCs w:val="24"/>
        </w:rPr>
        <w:t>短</w:t>
      </w:r>
      <w:r w:rsidRPr="00F8397C">
        <w:rPr>
          <w:rFonts w:asciiTheme="minorEastAsia" w:eastAsiaTheme="minorEastAsia" w:hAnsiTheme="minorEastAsia" w:hint="eastAsia"/>
          <w:b/>
          <w:color w:val="000000" w:themeColor="text1"/>
          <w:sz w:val="24"/>
          <w:szCs w:val="24"/>
        </w:rPr>
        <w:t>视频</w:t>
      </w:r>
      <w:r w:rsidRPr="00F8397C">
        <w:rPr>
          <w:rFonts w:asciiTheme="minorEastAsia" w:eastAsiaTheme="minorEastAsia" w:hAnsiTheme="minorEastAsia"/>
          <w:b/>
          <w:color w:val="000000" w:themeColor="text1"/>
          <w:sz w:val="24"/>
          <w:szCs w:val="24"/>
        </w:rPr>
        <w:t>页</w:t>
      </w:r>
    </w:p>
    <w:p w14:paraId="4228D0DC" w14:textId="77777777" w:rsidR="00E700F1" w:rsidRPr="00F8397C" w:rsidRDefault="00E700F1" w:rsidP="00E700F1">
      <w:pPr>
        <w:widowControl/>
        <w:spacing w:line="360" w:lineRule="auto"/>
        <w:jc w:val="center"/>
        <w:rPr>
          <w:rFonts w:asciiTheme="minorEastAsia" w:eastAsiaTheme="minorEastAsia" w:hAnsiTheme="minorEastAsia"/>
          <w:color w:val="000000" w:themeColor="text1"/>
          <w:sz w:val="24"/>
          <w:szCs w:val="24"/>
        </w:rPr>
      </w:pPr>
      <w:r w:rsidRPr="00F8397C">
        <w:rPr>
          <w:rFonts w:asciiTheme="minorEastAsia" w:eastAsiaTheme="minorEastAsia" w:hAnsiTheme="minorEastAsia" w:hint="eastAsia"/>
          <w:b/>
          <w:bCs/>
          <w:noProof/>
          <w:sz w:val="24"/>
          <w:szCs w:val="24"/>
        </w:rPr>
        <w:drawing>
          <wp:inline distT="0" distB="0" distL="114300" distR="114300" wp14:anchorId="2808EF62" wp14:editId="79D43B52">
            <wp:extent cx="3497580" cy="3077210"/>
            <wp:effectExtent l="0" t="0" r="7620" b="8890"/>
            <wp:docPr id="23" name="图片 23" descr="9e1427e8b4aa5f3fdb67fc8d000cf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e1427e8b4aa5f3fdb67fc8d000cfc4d"/>
                    <pic:cNvPicPr>
                      <a:picLocks noChangeAspect="1"/>
                    </pic:cNvPicPr>
                  </pic:nvPicPr>
                  <pic:blipFill>
                    <a:blip r:embed="rId49"/>
                    <a:stretch>
                      <a:fillRect/>
                    </a:stretch>
                  </pic:blipFill>
                  <pic:spPr>
                    <a:xfrm>
                      <a:off x="0" y="0"/>
                      <a:ext cx="3497580" cy="3077210"/>
                    </a:xfrm>
                    <a:prstGeom prst="rect">
                      <a:avLst/>
                    </a:prstGeom>
                  </pic:spPr>
                </pic:pic>
              </a:graphicData>
            </a:graphic>
          </wp:inline>
        </w:drawing>
      </w:r>
    </w:p>
    <w:p w14:paraId="32E17219" w14:textId="77777777" w:rsidR="00E700F1" w:rsidRPr="00F8397C" w:rsidRDefault="00E700F1" w:rsidP="00E700F1">
      <w:pPr>
        <w:pStyle w:val="SRS"/>
        <w:numPr>
          <w:ilvl w:val="255"/>
          <w:numId w:val="0"/>
        </w:numPr>
        <w:ind w:right="210"/>
        <w:rPr>
          <w:b/>
          <w:bCs w:val="0"/>
          <w:sz w:val="24"/>
          <w:szCs w:val="24"/>
        </w:rPr>
      </w:pPr>
      <w:r w:rsidRPr="00F8397C">
        <w:rPr>
          <w:rFonts w:hint="eastAsia"/>
          <w:b/>
          <w:bCs w:val="0"/>
          <w:sz w:val="24"/>
          <w:szCs w:val="24"/>
        </w:rPr>
        <w:t>查询条件</w:t>
      </w:r>
    </w:p>
    <w:p w14:paraId="0DE2EB52"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【视频ID】输入进行精确匹配，不输入则为空。</w:t>
      </w:r>
    </w:p>
    <w:p w14:paraId="556A7225"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【原视频ID】输入视频ID进行精确匹配，不输入则为空。</w:t>
      </w:r>
    </w:p>
    <w:p w14:paraId="6FA9C89C"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【游戏场景】输入游戏场景进行精确匹配，游戏场景需要经过“游戏场景表”进行“增删改”。</w:t>
      </w:r>
    </w:p>
    <w:p w14:paraId="5F81FA56"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【游戏角色】输入游戏角色进行精确匹配，游戏角色需要经过“游戏角色表”进行“增删改”。</w:t>
      </w:r>
    </w:p>
    <w:p w14:paraId="186DA437"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lastRenderedPageBreak/>
        <w:t>【角色类型】下拉进行选择，默认为“全部”，枚举值包括：坦克</w:t>
      </w:r>
      <w:r w:rsidRPr="00F8397C">
        <w:rPr>
          <w:sz w:val="24"/>
          <w:szCs w:val="24"/>
        </w:rPr>
        <w:t>、</w:t>
      </w:r>
      <w:r w:rsidRPr="00F8397C">
        <w:rPr>
          <w:rFonts w:hint="eastAsia"/>
          <w:sz w:val="24"/>
          <w:szCs w:val="24"/>
        </w:rPr>
        <w:t>战士</w:t>
      </w:r>
      <w:r w:rsidRPr="00F8397C">
        <w:rPr>
          <w:sz w:val="24"/>
          <w:szCs w:val="24"/>
        </w:rPr>
        <w:t>、刺客、辅助、法师</w:t>
      </w:r>
      <w:r w:rsidRPr="00F8397C">
        <w:rPr>
          <w:rFonts w:hint="eastAsia"/>
          <w:sz w:val="24"/>
          <w:szCs w:val="24"/>
        </w:rPr>
        <w:t>、</w:t>
      </w:r>
      <w:r w:rsidRPr="00F8397C">
        <w:rPr>
          <w:sz w:val="24"/>
          <w:szCs w:val="24"/>
        </w:rPr>
        <w:t>射手</w:t>
      </w:r>
      <w:r w:rsidRPr="00F8397C">
        <w:rPr>
          <w:rFonts w:hint="eastAsia"/>
          <w:sz w:val="24"/>
          <w:szCs w:val="24"/>
        </w:rPr>
        <w:t>，一个视频可能有多个角色类型，进行模糊匹配。</w:t>
      </w:r>
    </w:p>
    <w:p w14:paraId="414185D5"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【角色性别】下拉进行选择，默认为“全部”，枚举值包括：男、女、其他，进行精确匹配。</w:t>
      </w:r>
    </w:p>
    <w:p w14:paraId="09B80A88"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【查询】点击“查询”根据已输入的搜索条件进行筛选</w:t>
      </w:r>
    </w:p>
    <w:p w14:paraId="7478C830"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【报错】同“关联视频页”的“报错”按钮</w:t>
      </w:r>
    </w:p>
    <w:p w14:paraId="58A4CFE6" w14:textId="77777777" w:rsidR="00E700F1" w:rsidRPr="00F8397C" w:rsidRDefault="00E700F1" w:rsidP="00E700F1">
      <w:pPr>
        <w:pStyle w:val="SRS"/>
        <w:numPr>
          <w:ilvl w:val="255"/>
          <w:numId w:val="0"/>
        </w:numPr>
        <w:ind w:right="210"/>
        <w:rPr>
          <w:b/>
          <w:bCs w:val="0"/>
          <w:sz w:val="24"/>
          <w:szCs w:val="24"/>
        </w:rPr>
      </w:pPr>
      <w:r w:rsidRPr="00F8397C">
        <w:rPr>
          <w:rFonts w:hint="eastAsia"/>
          <w:b/>
          <w:bCs w:val="0"/>
          <w:sz w:val="24"/>
          <w:szCs w:val="24"/>
        </w:rPr>
        <w:t>视频列表</w:t>
      </w:r>
    </w:p>
    <w:p w14:paraId="45C88B23"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【短视频ID】OMS后台通过</w:t>
      </w:r>
      <w:r>
        <w:rPr>
          <w:rFonts w:hint="eastAsia"/>
          <w:sz w:val="24"/>
          <w:szCs w:val="24"/>
        </w:rPr>
        <w:t>A</w:t>
      </w:r>
      <w:r>
        <w:rPr>
          <w:sz w:val="24"/>
          <w:szCs w:val="24"/>
        </w:rPr>
        <w:t>I</w:t>
      </w:r>
      <w:r>
        <w:rPr>
          <w:rFonts w:hint="eastAsia"/>
          <w:sz w:val="24"/>
          <w:szCs w:val="24"/>
        </w:rPr>
        <w:t>前置</w:t>
      </w:r>
      <w:r w:rsidRPr="00F8397C">
        <w:rPr>
          <w:rFonts w:hint="eastAsia"/>
          <w:sz w:val="24"/>
          <w:szCs w:val="24"/>
        </w:rPr>
        <w:t>平台“短视频返回接口”拿到VID，然后自动生成一一对应的“短视频ID”。</w:t>
      </w:r>
    </w:p>
    <w:p w14:paraId="398E9CBA"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【游戏场景】OMS后台通过</w:t>
      </w:r>
      <w:r>
        <w:rPr>
          <w:rFonts w:hint="eastAsia"/>
          <w:sz w:val="24"/>
          <w:szCs w:val="24"/>
        </w:rPr>
        <w:t>A</w:t>
      </w:r>
      <w:r>
        <w:rPr>
          <w:sz w:val="24"/>
          <w:szCs w:val="24"/>
        </w:rPr>
        <w:t>I</w:t>
      </w:r>
      <w:r>
        <w:rPr>
          <w:rFonts w:hint="eastAsia"/>
          <w:sz w:val="24"/>
          <w:szCs w:val="24"/>
        </w:rPr>
        <w:t>前置</w:t>
      </w:r>
      <w:r w:rsidRPr="00F8397C">
        <w:rPr>
          <w:rFonts w:hint="eastAsia"/>
          <w:sz w:val="24"/>
          <w:szCs w:val="24"/>
        </w:rPr>
        <w:t>平台“短视频返回接口”拿到每一个短视频的游戏场景。</w:t>
      </w:r>
    </w:p>
    <w:p w14:paraId="2F1F4B56"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【游戏角色】OMS后台通过</w:t>
      </w:r>
      <w:r>
        <w:rPr>
          <w:rFonts w:hint="eastAsia"/>
          <w:sz w:val="24"/>
          <w:szCs w:val="24"/>
        </w:rPr>
        <w:t>A</w:t>
      </w:r>
      <w:r>
        <w:rPr>
          <w:sz w:val="24"/>
          <w:szCs w:val="24"/>
        </w:rPr>
        <w:t>I</w:t>
      </w:r>
      <w:r>
        <w:rPr>
          <w:rFonts w:hint="eastAsia"/>
          <w:sz w:val="24"/>
          <w:szCs w:val="24"/>
        </w:rPr>
        <w:t>前置</w:t>
      </w:r>
      <w:r w:rsidRPr="00F8397C">
        <w:rPr>
          <w:rFonts w:hint="eastAsia"/>
          <w:sz w:val="24"/>
          <w:szCs w:val="24"/>
        </w:rPr>
        <w:t>平台“短视频返回接口”拿到每一个短视频的游戏角色。</w:t>
      </w:r>
    </w:p>
    <w:p w14:paraId="5E99EBD2"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【短视频时长】OMS后台通过</w:t>
      </w:r>
      <w:r>
        <w:rPr>
          <w:rFonts w:hint="eastAsia"/>
          <w:sz w:val="24"/>
          <w:szCs w:val="24"/>
        </w:rPr>
        <w:t>A</w:t>
      </w:r>
      <w:r>
        <w:rPr>
          <w:sz w:val="24"/>
          <w:szCs w:val="24"/>
        </w:rPr>
        <w:t>I</w:t>
      </w:r>
      <w:r>
        <w:rPr>
          <w:rFonts w:hint="eastAsia"/>
          <w:sz w:val="24"/>
          <w:szCs w:val="24"/>
        </w:rPr>
        <w:t>前置</w:t>
      </w:r>
      <w:r w:rsidRPr="00F8397C">
        <w:rPr>
          <w:rFonts w:hint="eastAsia"/>
          <w:sz w:val="24"/>
          <w:szCs w:val="24"/>
        </w:rPr>
        <w:t>平台“短视频返回接口”拿到每一个短视频的时长，精确到秒。</w:t>
      </w:r>
    </w:p>
    <w:p w14:paraId="51F8BF5D"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【角色类型】OMS后台根据从“短视频返回接口”拿到的游戏角色，在“游戏角色表”中匹配得到对应的角色类型，一个角色可能对应多个角色类型，</w:t>
      </w:r>
    </w:p>
    <w:p w14:paraId="4ED23816"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【角色性别】OMS后台根据从“短视频返回接口”拿到的游戏角色，在“游戏角色表”中匹配得到对应的角色性别，一个角色只会对应一个性别类型。</w:t>
      </w:r>
    </w:p>
    <w:p w14:paraId="71BE9402" w14:textId="77777777" w:rsidR="00E700F1" w:rsidRDefault="00E700F1" w:rsidP="00E700F1">
      <w:pPr>
        <w:widowControl/>
        <w:spacing w:line="360" w:lineRule="auto"/>
        <w:jc w:val="left"/>
        <w:rPr>
          <w:rFonts w:asciiTheme="minorEastAsia" w:eastAsiaTheme="minorEastAsia" w:hAnsiTheme="minorEastAsia"/>
          <w:sz w:val="24"/>
          <w:szCs w:val="24"/>
        </w:rPr>
      </w:pPr>
      <w:r w:rsidRPr="00F8397C">
        <w:rPr>
          <w:rFonts w:asciiTheme="minorEastAsia" w:eastAsiaTheme="minorEastAsia" w:hAnsiTheme="minorEastAsia" w:hint="eastAsia"/>
          <w:sz w:val="24"/>
          <w:szCs w:val="24"/>
        </w:rPr>
        <w:t>【视频内容】OMS后台通过</w:t>
      </w:r>
      <w:r>
        <w:rPr>
          <w:rFonts w:hint="eastAsia"/>
          <w:sz w:val="24"/>
          <w:szCs w:val="24"/>
        </w:rPr>
        <w:t>A</w:t>
      </w:r>
      <w:r>
        <w:rPr>
          <w:sz w:val="24"/>
          <w:szCs w:val="24"/>
        </w:rPr>
        <w:t>I</w:t>
      </w:r>
      <w:r>
        <w:rPr>
          <w:rFonts w:hint="eastAsia"/>
          <w:sz w:val="24"/>
          <w:szCs w:val="24"/>
        </w:rPr>
        <w:t>前置</w:t>
      </w:r>
      <w:r w:rsidRPr="00F8397C">
        <w:rPr>
          <w:rFonts w:asciiTheme="minorEastAsia" w:eastAsiaTheme="minorEastAsia" w:hAnsiTheme="minorEastAsia" w:hint="eastAsia"/>
          <w:sz w:val="24"/>
          <w:szCs w:val="24"/>
        </w:rPr>
        <w:t>平台“短视频返回接口”拿到每一个短视频的播放地址。</w:t>
      </w:r>
    </w:p>
    <w:p w14:paraId="3740FFC5" w14:textId="77777777" w:rsidR="00E700F1" w:rsidRPr="00F9422A" w:rsidRDefault="00E700F1" w:rsidP="00E700F1">
      <w:pPr>
        <w:widowControl/>
        <w:spacing w:line="360" w:lineRule="auto"/>
        <w:jc w:val="left"/>
        <w:rPr>
          <w:color w:val="000000" w:themeColor="text1"/>
          <w:sz w:val="24"/>
        </w:rPr>
      </w:pPr>
    </w:p>
    <w:p w14:paraId="53A109E6" w14:textId="77777777" w:rsidR="00E700F1" w:rsidRPr="00F8397C" w:rsidRDefault="00E700F1" w:rsidP="00E700F1">
      <w:pPr>
        <w:pStyle w:val="SRS"/>
        <w:numPr>
          <w:ilvl w:val="0"/>
          <w:numId w:val="0"/>
        </w:numPr>
        <w:ind w:right="210"/>
        <w:rPr>
          <w:b/>
          <w:bCs w:val="0"/>
          <w:sz w:val="24"/>
          <w:szCs w:val="24"/>
        </w:rPr>
      </w:pPr>
      <w:r>
        <w:rPr>
          <w:rFonts w:hint="eastAsia"/>
          <w:b/>
          <w:bCs w:val="0"/>
          <w:sz w:val="24"/>
          <w:szCs w:val="24"/>
        </w:rPr>
        <w:t>二</w:t>
      </w:r>
      <w:r w:rsidRPr="00F8397C">
        <w:rPr>
          <w:b/>
          <w:bCs w:val="0"/>
          <w:sz w:val="24"/>
          <w:szCs w:val="24"/>
        </w:rPr>
        <w:t>、</w:t>
      </w:r>
      <w:r w:rsidRPr="00F8397C">
        <w:rPr>
          <w:rFonts w:hint="eastAsia"/>
          <w:b/>
          <w:bCs w:val="0"/>
          <w:sz w:val="24"/>
          <w:szCs w:val="24"/>
        </w:rPr>
        <w:t>AI合成</w:t>
      </w:r>
      <w:r w:rsidRPr="00F8397C">
        <w:rPr>
          <w:b/>
          <w:bCs w:val="0"/>
          <w:sz w:val="24"/>
          <w:szCs w:val="24"/>
        </w:rPr>
        <w:t>视频页</w:t>
      </w:r>
    </w:p>
    <w:p w14:paraId="64059485" w14:textId="77777777" w:rsidR="00E700F1" w:rsidRPr="00F8397C" w:rsidRDefault="00E700F1" w:rsidP="00E700F1">
      <w:pPr>
        <w:pStyle w:val="SRS"/>
        <w:numPr>
          <w:ilvl w:val="0"/>
          <w:numId w:val="0"/>
        </w:numPr>
        <w:ind w:right="210"/>
        <w:jc w:val="center"/>
        <w:rPr>
          <w:b/>
          <w:bCs w:val="0"/>
          <w:sz w:val="24"/>
          <w:szCs w:val="24"/>
        </w:rPr>
      </w:pPr>
      <w:r w:rsidRPr="00F8397C">
        <w:rPr>
          <w:rFonts w:hint="eastAsia"/>
          <w:b/>
          <w:bCs w:val="0"/>
          <w:noProof/>
          <w:sz w:val="24"/>
          <w:szCs w:val="24"/>
        </w:rPr>
        <w:lastRenderedPageBreak/>
        <w:drawing>
          <wp:inline distT="0" distB="0" distL="114300" distR="114300" wp14:anchorId="5DF4A5E2" wp14:editId="0D8CBAED">
            <wp:extent cx="4001770" cy="1892935"/>
            <wp:effectExtent l="0" t="0" r="17780" b="12065"/>
            <wp:docPr id="31" name="图片 31" descr="0a8dd5bb00ba85fe44b5ac923763b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8dd5bb00ba85fe44b5ac923763b502"/>
                    <pic:cNvPicPr>
                      <a:picLocks noChangeAspect="1"/>
                    </pic:cNvPicPr>
                  </pic:nvPicPr>
                  <pic:blipFill>
                    <a:blip r:embed="rId50"/>
                    <a:stretch>
                      <a:fillRect/>
                    </a:stretch>
                  </pic:blipFill>
                  <pic:spPr>
                    <a:xfrm>
                      <a:off x="0" y="0"/>
                      <a:ext cx="4001770" cy="1892935"/>
                    </a:xfrm>
                    <a:prstGeom prst="rect">
                      <a:avLst/>
                    </a:prstGeom>
                  </pic:spPr>
                </pic:pic>
              </a:graphicData>
            </a:graphic>
          </wp:inline>
        </w:drawing>
      </w:r>
    </w:p>
    <w:p w14:paraId="451F9599" w14:textId="77777777" w:rsidR="00E700F1" w:rsidRPr="00F8397C" w:rsidRDefault="00E700F1" w:rsidP="00E700F1">
      <w:pPr>
        <w:pStyle w:val="SRS"/>
        <w:numPr>
          <w:ilvl w:val="0"/>
          <w:numId w:val="0"/>
        </w:numPr>
        <w:ind w:right="210"/>
        <w:rPr>
          <w:b/>
          <w:bCs w:val="0"/>
          <w:sz w:val="24"/>
          <w:szCs w:val="24"/>
        </w:rPr>
      </w:pPr>
      <w:r w:rsidRPr="00F8397C">
        <w:rPr>
          <w:rFonts w:hint="eastAsia"/>
          <w:b/>
          <w:bCs w:val="0"/>
          <w:sz w:val="24"/>
          <w:szCs w:val="24"/>
        </w:rPr>
        <w:t>查询条件</w:t>
      </w:r>
    </w:p>
    <w:p w14:paraId="67BADBE8"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【视频ID】系统生成，不可为空，输入进行精确匹配；</w:t>
      </w:r>
    </w:p>
    <w:p w14:paraId="06933E82"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【视频名称】输入进行精确匹配,不输入则为空白。</w:t>
      </w:r>
    </w:p>
    <w:p w14:paraId="59D1B1EE"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【游戏角色】输入进行模糊匹配，不输入则为空白。</w:t>
      </w:r>
    </w:p>
    <w:p w14:paraId="5CA3D3D9"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【所属业务ID】在进行视频“新增”（详见“新增”解释）时，用户关联额对应业务ID，输入ID进行精确匹配。</w:t>
      </w:r>
    </w:p>
    <w:p w14:paraId="14030440"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【游戏场景】输入进行模糊匹配。</w:t>
      </w:r>
    </w:p>
    <w:p w14:paraId="52C6CB9D"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【采编状态】下拉框展示，枚举值有“采编”、“非采编”、“三方渠道引入”、“直播回放”；</w:t>
      </w:r>
    </w:p>
    <w:p w14:paraId="2F7E2100"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【查询】点击“查询”根据已输入的搜索条件进行筛选</w:t>
      </w:r>
    </w:p>
    <w:p w14:paraId="14C4C41C" w14:textId="77777777" w:rsidR="00E700F1" w:rsidRPr="00F8397C" w:rsidRDefault="00E700F1" w:rsidP="00E700F1">
      <w:pPr>
        <w:pStyle w:val="SRS"/>
        <w:numPr>
          <w:ilvl w:val="0"/>
          <w:numId w:val="0"/>
        </w:numPr>
        <w:ind w:right="210"/>
        <w:rPr>
          <w:b/>
          <w:bCs w:val="0"/>
          <w:sz w:val="24"/>
          <w:szCs w:val="24"/>
        </w:rPr>
      </w:pPr>
      <w:r w:rsidRPr="00F8397C">
        <w:rPr>
          <w:rFonts w:hint="eastAsia"/>
          <w:b/>
          <w:bCs w:val="0"/>
          <w:sz w:val="24"/>
          <w:szCs w:val="24"/>
        </w:rPr>
        <w:t>视频列表</w:t>
      </w:r>
    </w:p>
    <w:p w14:paraId="5BA4281B"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【新增】详见“新增AI合成视频页”</w:t>
      </w:r>
    </w:p>
    <w:p w14:paraId="43A38E04"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修改】选择视频后，点击“修改”则弹出带有原有信息的“新增AI合成视频页”，点击“提交”后刷新原有内容。如果用户为选择任何视频并点击“修改”则提示用户“请至少选择一条数据”，点击“确定”关闭弹窗。</w:t>
      </w:r>
    </w:p>
    <w:p w14:paraId="748C131B"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【删除】选择视频后点击“删除”，弹窗提示用户“是否确认删除”，点击“确定”进行删除，点击“取消”则关闭弹窗。</w:t>
      </w:r>
    </w:p>
    <w:p w14:paraId="3CC5E2FA"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生成】选择视频后点击“生成”，如果该视频没有关联短视频则弹窗提示“请关联至少一个视频”，点击“确定”关闭弹窗。如果以关联视频内容，则将该视频内容转至“视频管理页”，视频ID、视频名称、视频发布者ID、视频发</w:t>
      </w:r>
      <w:r w:rsidRPr="00F8397C">
        <w:rPr>
          <w:rFonts w:hint="eastAsia"/>
          <w:sz w:val="24"/>
          <w:szCs w:val="24"/>
        </w:rPr>
        <w:lastRenderedPageBreak/>
        <w:t>布者昵称、所属业务ID、采编状态、视频时长、视频封面均读取当前视频对应字段内容。分辨率为“短视频返回接口”返回的分辨率值。</w:t>
      </w:r>
    </w:p>
    <w:p w14:paraId="0EA16784"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【视频ID】系统生成ID，不可为空。</w:t>
      </w:r>
    </w:p>
    <w:p w14:paraId="610CEC7F"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【视频名称】在进行“AI长视频页”创建长视频内容时进行编辑，</w:t>
      </w:r>
    </w:p>
    <w:p w14:paraId="47D9B128"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【游戏角色】视频列表页的任意一行右键“关联游戏”（详见“关联游戏”解释），添加的所有短视频内包含的游戏角色，按照视频顺序对角色顺序进行排序，尚未关联视频时显示为空。</w:t>
      </w:r>
    </w:p>
    <w:p w14:paraId="056E3063"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【游戏场景】在视频列表页的任意一行右键“关联游戏”（详见“关联游戏”解释），添加的所有短视频内包含的游戏场景，按照视频顺序对场景顺序进行排序，尚未关联视频时显示为空。</w:t>
      </w:r>
    </w:p>
    <w:p w14:paraId="6F430C2C"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【视频时长】在视频列表页的任意一行右键“关联游戏”（详见“关联游戏”解释），添加的所有短视频的时长总和，尚未关联视频时显示为零，精确到秒。</w:t>
      </w:r>
    </w:p>
    <w:p w14:paraId="7A36D563"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【创建时间】在</w:t>
      </w:r>
      <w:r w:rsidRPr="00F8397C">
        <w:rPr>
          <w:sz w:val="24"/>
          <w:szCs w:val="24"/>
        </w:rPr>
        <w:t>”</w:t>
      </w:r>
      <w:r w:rsidRPr="00F8397C">
        <w:rPr>
          <w:rFonts w:hint="eastAsia"/>
          <w:sz w:val="24"/>
          <w:szCs w:val="24"/>
        </w:rPr>
        <w:t>AI合成视频页”点击“新增”（详见“新增”解释），进行视频相关信息填写后提交生成页面时间，精确到秒。</w:t>
      </w:r>
    </w:p>
    <w:p w14:paraId="24A53C44"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【所属业务ID】为用户在“新增AI合成视频页”中填写的“所属业务ID”</w:t>
      </w:r>
    </w:p>
    <w:p w14:paraId="7205B592"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【采编状态】为用户在“新增AI合成视频页”中填写的“采编状态”</w:t>
      </w:r>
    </w:p>
    <w:p w14:paraId="60139D12"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【预览】点击“预览”则弹出“视频播放页”（详见“视频播放页”）进行视频播放，尚未关联视频时显示为空。</w:t>
      </w:r>
    </w:p>
    <w:p w14:paraId="6B7D9F44" w14:textId="77777777" w:rsidR="00E700F1" w:rsidRPr="00F8397C" w:rsidRDefault="00E700F1" w:rsidP="00E700F1">
      <w:pPr>
        <w:widowControl/>
        <w:spacing w:line="360" w:lineRule="auto"/>
        <w:jc w:val="left"/>
        <w:rPr>
          <w:rFonts w:asciiTheme="minorEastAsia" w:eastAsiaTheme="minorEastAsia" w:hAnsiTheme="minorEastAsia"/>
          <w:bCs/>
          <w:sz w:val="24"/>
          <w:szCs w:val="24"/>
        </w:rPr>
      </w:pPr>
      <w:r w:rsidRPr="00F8397C">
        <w:rPr>
          <w:rFonts w:asciiTheme="minorEastAsia" w:eastAsiaTheme="minorEastAsia" w:hAnsiTheme="minorEastAsia" w:hint="eastAsia"/>
          <w:bCs/>
          <w:sz w:val="24"/>
          <w:szCs w:val="24"/>
        </w:rPr>
        <w:t>【关联游戏】视频列表页的任意一行右键选择“关联游戏”，则弹出关联视频页面如下所示，进行视频关联。</w:t>
      </w:r>
    </w:p>
    <w:p w14:paraId="4D53EAD7" w14:textId="77777777" w:rsidR="00E700F1" w:rsidRPr="00F8397C" w:rsidRDefault="00E700F1" w:rsidP="00E700F1">
      <w:pPr>
        <w:widowControl/>
        <w:spacing w:line="360" w:lineRule="auto"/>
        <w:jc w:val="left"/>
        <w:rPr>
          <w:rFonts w:asciiTheme="minorEastAsia" w:eastAsiaTheme="minorEastAsia" w:hAnsiTheme="minorEastAsia"/>
          <w:bCs/>
          <w:sz w:val="24"/>
          <w:szCs w:val="24"/>
        </w:rPr>
      </w:pPr>
    </w:p>
    <w:p w14:paraId="27650CC1" w14:textId="77777777" w:rsidR="00E700F1" w:rsidRPr="00F8397C" w:rsidRDefault="00E700F1" w:rsidP="00E700F1">
      <w:pPr>
        <w:widowControl/>
        <w:spacing w:line="360" w:lineRule="auto"/>
        <w:jc w:val="left"/>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三</w:t>
      </w:r>
      <w:r w:rsidRPr="00F8397C">
        <w:rPr>
          <w:rFonts w:asciiTheme="minorEastAsia" w:eastAsiaTheme="minorEastAsia" w:hAnsiTheme="minorEastAsia"/>
          <w:b/>
          <w:color w:val="000000" w:themeColor="text1"/>
          <w:sz w:val="24"/>
          <w:szCs w:val="24"/>
        </w:rPr>
        <w:t>、</w:t>
      </w:r>
      <w:r w:rsidRPr="00F8397C">
        <w:rPr>
          <w:rFonts w:asciiTheme="minorEastAsia" w:eastAsiaTheme="minorEastAsia" w:hAnsiTheme="minorEastAsia" w:hint="eastAsia"/>
          <w:b/>
          <w:color w:val="000000" w:themeColor="text1"/>
          <w:sz w:val="24"/>
          <w:szCs w:val="24"/>
        </w:rPr>
        <w:t>AI合成视频预览</w:t>
      </w:r>
      <w:r w:rsidRPr="00F8397C">
        <w:rPr>
          <w:rFonts w:asciiTheme="minorEastAsia" w:eastAsiaTheme="minorEastAsia" w:hAnsiTheme="minorEastAsia"/>
          <w:b/>
          <w:color w:val="000000" w:themeColor="text1"/>
          <w:sz w:val="24"/>
          <w:szCs w:val="24"/>
        </w:rPr>
        <w:t>页</w:t>
      </w:r>
    </w:p>
    <w:p w14:paraId="6AA70900" w14:textId="77777777" w:rsidR="00E700F1" w:rsidRPr="00F8397C" w:rsidRDefault="00E700F1" w:rsidP="00E700F1">
      <w:pPr>
        <w:widowControl/>
        <w:spacing w:line="360" w:lineRule="auto"/>
        <w:jc w:val="center"/>
        <w:rPr>
          <w:rFonts w:asciiTheme="minorEastAsia" w:eastAsiaTheme="minorEastAsia" w:hAnsiTheme="minorEastAsia"/>
          <w:bCs/>
          <w:sz w:val="24"/>
          <w:szCs w:val="24"/>
        </w:rPr>
      </w:pPr>
      <w:r w:rsidRPr="00F8397C">
        <w:rPr>
          <w:rFonts w:asciiTheme="minorEastAsia" w:eastAsiaTheme="minorEastAsia" w:hAnsiTheme="minorEastAsia"/>
          <w:noProof/>
          <w:sz w:val="24"/>
          <w:szCs w:val="24"/>
        </w:rPr>
        <w:lastRenderedPageBreak/>
        <w:drawing>
          <wp:inline distT="0" distB="0" distL="114300" distR="114300" wp14:anchorId="6AEBD82F" wp14:editId="74D164DA">
            <wp:extent cx="3162300" cy="3154680"/>
            <wp:effectExtent l="0" t="0" r="0" b="762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51"/>
                    <a:stretch>
                      <a:fillRect/>
                    </a:stretch>
                  </pic:blipFill>
                  <pic:spPr>
                    <a:xfrm>
                      <a:off x="0" y="0"/>
                      <a:ext cx="3162300" cy="3154680"/>
                    </a:xfrm>
                    <a:prstGeom prst="rect">
                      <a:avLst/>
                    </a:prstGeom>
                    <a:noFill/>
                    <a:ln w="9525">
                      <a:noFill/>
                    </a:ln>
                  </pic:spPr>
                </pic:pic>
              </a:graphicData>
            </a:graphic>
          </wp:inline>
        </w:drawing>
      </w:r>
    </w:p>
    <w:p w14:paraId="25112A61" w14:textId="77777777" w:rsidR="00E700F1" w:rsidRPr="00F8397C" w:rsidRDefault="00E700F1" w:rsidP="00E700F1">
      <w:pPr>
        <w:widowControl/>
        <w:spacing w:line="360" w:lineRule="auto"/>
        <w:ind w:firstLineChars="200" w:firstLine="480"/>
        <w:jc w:val="left"/>
        <w:rPr>
          <w:rFonts w:asciiTheme="minorEastAsia" w:eastAsiaTheme="minorEastAsia" w:hAnsiTheme="minorEastAsia"/>
          <w:sz w:val="24"/>
          <w:szCs w:val="24"/>
        </w:rPr>
      </w:pPr>
      <w:r w:rsidRPr="00F8397C">
        <w:rPr>
          <w:rFonts w:asciiTheme="minorEastAsia" w:eastAsiaTheme="minorEastAsia" w:hAnsiTheme="minorEastAsia" w:hint="eastAsia"/>
          <w:sz w:val="24"/>
          <w:szCs w:val="24"/>
        </w:rPr>
        <w:t>通过该页面可进行短视频、AI合成视频的播放，点击右上角“叉号”进行关闭。</w:t>
      </w:r>
    </w:p>
    <w:p w14:paraId="1E939BDD" w14:textId="77777777" w:rsidR="00E700F1" w:rsidRPr="00F8397C" w:rsidRDefault="00E700F1" w:rsidP="00E700F1">
      <w:pPr>
        <w:widowControl/>
        <w:spacing w:line="360" w:lineRule="auto"/>
        <w:ind w:firstLineChars="200" w:firstLine="480"/>
        <w:jc w:val="left"/>
        <w:rPr>
          <w:rFonts w:asciiTheme="minorEastAsia" w:eastAsiaTheme="minorEastAsia" w:hAnsiTheme="minorEastAsia"/>
          <w:bCs/>
          <w:sz w:val="24"/>
          <w:szCs w:val="24"/>
        </w:rPr>
      </w:pPr>
    </w:p>
    <w:p w14:paraId="1FCF31D9" w14:textId="77777777" w:rsidR="00E700F1" w:rsidRPr="00F8397C" w:rsidRDefault="00E700F1" w:rsidP="00E700F1">
      <w:pPr>
        <w:widowControl/>
        <w:spacing w:line="360" w:lineRule="auto"/>
        <w:jc w:val="left"/>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四</w:t>
      </w:r>
      <w:r w:rsidRPr="00F8397C">
        <w:rPr>
          <w:rFonts w:asciiTheme="minorEastAsia" w:eastAsiaTheme="minorEastAsia" w:hAnsiTheme="minorEastAsia"/>
          <w:b/>
          <w:color w:val="000000" w:themeColor="text1"/>
          <w:sz w:val="24"/>
          <w:szCs w:val="24"/>
        </w:rPr>
        <w:t>、</w:t>
      </w:r>
      <w:r w:rsidRPr="00F8397C">
        <w:rPr>
          <w:rFonts w:asciiTheme="minorEastAsia" w:eastAsiaTheme="minorEastAsia" w:hAnsiTheme="minorEastAsia" w:hint="eastAsia"/>
          <w:b/>
          <w:color w:val="000000" w:themeColor="text1"/>
          <w:sz w:val="24"/>
          <w:szCs w:val="24"/>
        </w:rPr>
        <w:t>新增AI合成视频</w:t>
      </w:r>
      <w:r w:rsidRPr="00F8397C">
        <w:rPr>
          <w:rFonts w:asciiTheme="minorEastAsia" w:eastAsiaTheme="minorEastAsia" w:hAnsiTheme="minorEastAsia"/>
          <w:b/>
          <w:color w:val="000000" w:themeColor="text1"/>
          <w:sz w:val="24"/>
          <w:szCs w:val="24"/>
        </w:rPr>
        <w:t>页</w:t>
      </w:r>
    </w:p>
    <w:p w14:paraId="6AB80D06" w14:textId="77777777" w:rsidR="00E700F1" w:rsidRPr="00F8397C" w:rsidRDefault="00E700F1" w:rsidP="00E700F1">
      <w:pPr>
        <w:widowControl/>
        <w:spacing w:line="360" w:lineRule="auto"/>
        <w:jc w:val="center"/>
        <w:rPr>
          <w:rFonts w:asciiTheme="minorEastAsia" w:eastAsiaTheme="minorEastAsia" w:hAnsiTheme="minorEastAsia"/>
          <w:bCs/>
          <w:sz w:val="24"/>
          <w:szCs w:val="24"/>
        </w:rPr>
      </w:pPr>
      <w:r w:rsidRPr="00F8397C">
        <w:rPr>
          <w:rFonts w:asciiTheme="minorEastAsia" w:eastAsiaTheme="minorEastAsia" w:hAnsiTheme="minorEastAsia" w:hint="eastAsia"/>
          <w:noProof/>
          <w:sz w:val="24"/>
          <w:szCs w:val="24"/>
        </w:rPr>
        <w:drawing>
          <wp:inline distT="0" distB="0" distL="114300" distR="114300" wp14:anchorId="2017010C" wp14:editId="2D8FFAF5">
            <wp:extent cx="4313555" cy="1760855"/>
            <wp:effectExtent l="0" t="0" r="10795" b="10795"/>
            <wp:docPr id="27" name="图片 27" descr="9c6d6b7814d1b5eed38b1096ab837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c6d6b7814d1b5eed38b1096ab8377a3"/>
                    <pic:cNvPicPr>
                      <a:picLocks noChangeAspect="1"/>
                    </pic:cNvPicPr>
                  </pic:nvPicPr>
                  <pic:blipFill>
                    <a:blip r:embed="rId52"/>
                    <a:stretch>
                      <a:fillRect/>
                    </a:stretch>
                  </pic:blipFill>
                  <pic:spPr>
                    <a:xfrm>
                      <a:off x="0" y="0"/>
                      <a:ext cx="4313555" cy="1760855"/>
                    </a:xfrm>
                    <a:prstGeom prst="rect">
                      <a:avLst/>
                    </a:prstGeom>
                  </pic:spPr>
                </pic:pic>
              </a:graphicData>
            </a:graphic>
          </wp:inline>
        </w:drawing>
      </w:r>
    </w:p>
    <w:p w14:paraId="31D88C0D"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注：以下字段均为必填字段，有任意内容为空则不可提交。</w:t>
      </w:r>
    </w:p>
    <w:p w14:paraId="5B81A5A3"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【视频名称】输入名称长度必须在1-70之间</w:t>
      </w:r>
    </w:p>
    <w:p w14:paraId="17BC5308"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【视频发布者ID】用户输入的ID必须是在用户信息管理内存在的用户ID.</w:t>
      </w:r>
    </w:p>
    <w:p w14:paraId="2ECA1434"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【视频发布者昵称】当输入正确的用户ID后，点击空白框则会自动同步对应的昵称信息。</w:t>
      </w:r>
    </w:p>
    <w:p w14:paraId="1975CE82"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【所属业务ID】点击“关联游戏”进入关联游戏页面进行关联，相关页面与“视频管理”页面中的“关联游戏”功能保持一致。</w:t>
      </w:r>
    </w:p>
    <w:p w14:paraId="57800CDE"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lastRenderedPageBreak/>
        <w:t>【采编状态】下拉选择，默认为空白,枚举值包含：非采编、采编、三方渠道引入、直播回放。</w:t>
      </w:r>
    </w:p>
    <w:p w14:paraId="667A90F7"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【视频封面】点击浏览进行视频封面选择，支持gif、jpg、png、jpeg四种格式。</w:t>
      </w:r>
    </w:p>
    <w:p w14:paraId="0718384A" w14:textId="77777777" w:rsidR="00E700F1" w:rsidRPr="00F8397C" w:rsidRDefault="00E700F1" w:rsidP="00E700F1">
      <w:pPr>
        <w:pStyle w:val="SRS"/>
        <w:numPr>
          <w:ilvl w:val="255"/>
          <w:numId w:val="0"/>
        </w:numPr>
        <w:ind w:right="210"/>
        <w:rPr>
          <w:sz w:val="24"/>
          <w:szCs w:val="24"/>
        </w:rPr>
      </w:pPr>
      <w:r w:rsidRPr="00F8397C">
        <w:rPr>
          <w:rFonts w:hint="eastAsia"/>
          <w:sz w:val="24"/>
          <w:szCs w:val="24"/>
        </w:rPr>
        <w:t>【提交】点击提交则在“AI合成视频页”生成新的视频。</w:t>
      </w:r>
    </w:p>
    <w:p w14:paraId="47341938" w14:textId="77777777" w:rsidR="00E700F1" w:rsidRDefault="00E700F1" w:rsidP="00E700F1">
      <w:pPr>
        <w:widowControl/>
        <w:spacing w:line="360" w:lineRule="auto"/>
        <w:rPr>
          <w:rFonts w:asciiTheme="minorEastAsia" w:eastAsiaTheme="minorEastAsia" w:hAnsiTheme="minorEastAsia"/>
          <w:sz w:val="24"/>
          <w:szCs w:val="24"/>
        </w:rPr>
      </w:pPr>
      <w:r w:rsidRPr="00F8397C">
        <w:rPr>
          <w:rFonts w:asciiTheme="minorEastAsia" w:eastAsiaTheme="minorEastAsia" w:hAnsiTheme="minorEastAsia" w:hint="eastAsia"/>
          <w:sz w:val="24"/>
          <w:szCs w:val="24"/>
        </w:rPr>
        <w:t>【取消】点击取消则返回上一页面。</w:t>
      </w:r>
    </w:p>
    <w:p w14:paraId="34B844DF" w14:textId="77777777" w:rsidR="00E700F1" w:rsidRPr="00F8397C" w:rsidRDefault="00E700F1" w:rsidP="00E700F1">
      <w:pPr>
        <w:widowControl/>
        <w:spacing w:line="360" w:lineRule="auto"/>
        <w:rPr>
          <w:rFonts w:asciiTheme="minorEastAsia" w:eastAsiaTheme="minorEastAsia" w:hAnsiTheme="minorEastAsia"/>
          <w:bCs/>
          <w:sz w:val="24"/>
          <w:szCs w:val="24"/>
        </w:rPr>
      </w:pPr>
    </w:p>
    <w:p w14:paraId="1C36FC73" w14:textId="77777777" w:rsidR="00E700F1" w:rsidRPr="00F8397C" w:rsidRDefault="00E700F1" w:rsidP="00E700F1">
      <w:pPr>
        <w:widowControl/>
        <w:spacing w:line="360" w:lineRule="auto"/>
        <w:jc w:val="left"/>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rPr>
        <w:t>五</w:t>
      </w:r>
      <w:r w:rsidRPr="00F8397C">
        <w:rPr>
          <w:rFonts w:asciiTheme="minorEastAsia" w:eastAsiaTheme="minorEastAsia" w:hAnsiTheme="minorEastAsia"/>
          <w:b/>
          <w:color w:val="000000" w:themeColor="text1"/>
          <w:sz w:val="24"/>
          <w:szCs w:val="24"/>
        </w:rPr>
        <w:t>、关联</w:t>
      </w:r>
      <w:r w:rsidRPr="00F8397C">
        <w:rPr>
          <w:rFonts w:asciiTheme="minorEastAsia" w:eastAsiaTheme="minorEastAsia" w:hAnsiTheme="minorEastAsia" w:hint="eastAsia"/>
          <w:b/>
          <w:color w:val="000000" w:themeColor="text1"/>
          <w:sz w:val="24"/>
          <w:szCs w:val="24"/>
        </w:rPr>
        <w:t>视频</w:t>
      </w:r>
      <w:r w:rsidRPr="00F8397C">
        <w:rPr>
          <w:rFonts w:asciiTheme="minorEastAsia" w:eastAsiaTheme="minorEastAsia" w:hAnsiTheme="minorEastAsia"/>
          <w:b/>
          <w:color w:val="000000" w:themeColor="text1"/>
          <w:sz w:val="24"/>
          <w:szCs w:val="24"/>
        </w:rPr>
        <w:t>页</w:t>
      </w:r>
    </w:p>
    <w:p w14:paraId="047F8EAA" w14:textId="77777777" w:rsidR="00E700F1" w:rsidRPr="00F8397C" w:rsidRDefault="00E700F1" w:rsidP="00E700F1">
      <w:pPr>
        <w:widowControl/>
        <w:spacing w:line="360" w:lineRule="auto"/>
        <w:jc w:val="center"/>
        <w:rPr>
          <w:rFonts w:asciiTheme="minorEastAsia" w:eastAsiaTheme="minorEastAsia" w:hAnsiTheme="minorEastAsia"/>
          <w:color w:val="000000" w:themeColor="text1"/>
          <w:sz w:val="24"/>
          <w:szCs w:val="24"/>
        </w:rPr>
      </w:pPr>
      <w:r w:rsidRPr="00F8397C">
        <w:rPr>
          <w:rFonts w:asciiTheme="minorEastAsia" w:eastAsiaTheme="minorEastAsia" w:hAnsiTheme="minorEastAsia" w:hint="eastAsia"/>
          <w:noProof/>
          <w:sz w:val="24"/>
          <w:szCs w:val="24"/>
        </w:rPr>
        <w:drawing>
          <wp:inline distT="0" distB="0" distL="114300" distR="114300" wp14:anchorId="079B5B6E" wp14:editId="6E0F36F1">
            <wp:extent cx="3611880" cy="2352040"/>
            <wp:effectExtent l="0" t="0" r="7620" b="10160"/>
            <wp:docPr id="16" name="图片 1" descr="487fa1dda939628c6f9b08df6c37d3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87fa1dda939628c6f9b08df6c37d3d6"/>
                    <pic:cNvPicPr>
                      <a:picLocks noChangeAspect="1"/>
                    </pic:cNvPicPr>
                  </pic:nvPicPr>
                  <pic:blipFill>
                    <a:blip r:embed="rId53"/>
                    <a:stretch>
                      <a:fillRect/>
                    </a:stretch>
                  </pic:blipFill>
                  <pic:spPr>
                    <a:xfrm>
                      <a:off x="0" y="0"/>
                      <a:ext cx="3611880" cy="2352040"/>
                    </a:xfrm>
                    <a:prstGeom prst="rect">
                      <a:avLst/>
                    </a:prstGeom>
                  </pic:spPr>
                </pic:pic>
              </a:graphicData>
            </a:graphic>
          </wp:inline>
        </w:drawing>
      </w:r>
    </w:p>
    <w:p w14:paraId="2C90BCCB" w14:textId="77777777" w:rsidR="00E700F1" w:rsidRPr="00F8397C" w:rsidRDefault="00E700F1" w:rsidP="00E700F1">
      <w:pPr>
        <w:widowControl/>
        <w:spacing w:line="360" w:lineRule="auto"/>
        <w:rPr>
          <w:rFonts w:asciiTheme="minorEastAsia" w:eastAsiaTheme="minorEastAsia" w:hAnsiTheme="minorEastAsia"/>
          <w:color w:val="000000" w:themeColor="text1"/>
          <w:sz w:val="24"/>
          <w:szCs w:val="24"/>
        </w:rPr>
      </w:pPr>
    </w:p>
    <w:p w14:paraId="47A77197" w14:textId="77777777" w:rsidR="00E700F1" w:rsidRPr="00F8397C" w:rsidRDefault="00E700F1" w:rsidP="00E700F1">
      <w:pPr>
        <w:pStyle w:val="SRS"/>
        <w:numPr>
          <w:ilvl w:val="0"/>
          <w:numId w:val="0"/>
        </w:numPr>
        <w:ind w:right="210"/>
        <w:rPr>
          <w:b/>
          <w:bCs w:val="0"/>
          <w:sz w:val="24"/>
          <w:szCs w:val="24"/>
        </w:rPr>
      </w:pPr>
      <w:r w:rsidRPr="00F8397C">
        <w:rPr>
          <w:rFonts w:hint="eastAsia"/>
          <w:b/>
          <w:bCs w:val="0"/>
          <w:sz w:val="24"/>
          <w:szCs w:val="24"/>
        </w:rPr>
        <w:t>查询条件</w:t>
      </w:r>
    </w:p>
    <w:p w14:paraId="7DBD9062"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【短视频ID】输入进行精确匹配，不输入则为空。</w:t>
      </w:r>
    </w:p>
    <w:p w14:paraId="6C58FA55"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【游戏场景】输入游戏场景进行精确匹配，游戏场景需要经过“游戏场景表”进行“增删改”。</w:t>
      </w:r>
    </w:p>
    <w:p w14:paraId="2C887D1A"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【原视频ID】输入视频ID进行精确匹配，不输入则为空。</w:t>
      </w:r>
    </w:p>
    <w:p w14:paraId="0B34096B"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【游戏角色】输入游戏角色进行精确匹配，游戏角色需要经过“游戏角色表”进行“增删改”。</w:t>
      </w:r>
    </w:p>
    <w:p w14:paraId="6659FF79"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【查询】点击“查询”根据已输入的搜索条件进行筛选</w:t>
      </w:r>
    </w:p>
    <w:p w14:paraId="25AAA83D" w14:textId="77777777" w:rsidR="00E700F1" w:rsidRPr="00F8397C" w:rsidRDefault="00E700F1" w:rsidP="00E700F1">
      <w:pPr>
        <w:pStyle w:val="SRS"/>
        <w:numPr>
          <w:ilvl w:val="0"/>
          <w:numId w:val="0"/>
        </w:numPr>
        <w:ind w:right="210"/>
        <w:rPr>
          <w:b/>
          <w:bCs w:val="0"/>
          <w:sz w:val="24"/>
          <w:szCs w:val="24"/>
        </w:rPr>
      </w:pPr>
      <w:r w:rsidRPr="00F8397C">
        <w:rPr>
          <w:rFonts w:hint="eastAsia"/>
          <w:b/>
          <w:bCs w:val="0"/>
          <w:sz w:val="24"/>
          <w:szCs w:val="24"/>
        </w:rPr>
        <w:t>视频列表</w:t>
      </w:r>
    </w:p>
    <w:p w14:paraId="1F04F97D"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【关联新视频】点击在“短视频页面”进行短视频内容的筛选，具体操作见“短视频页”。</w:t>
      </w:r>
    </w:p>
    <w:p w14:paraId="1CE3F546" w14:textId="77777777" w:rsidR="00E700F1" w:rsidRPr="00F8397C" w:rsidRDefault="00E700F1" w:rsidP="00E700F1">
      <w:pPr>
        <w:pStyle w:val="SRS"/>
        <w:numPr>
          <w:ilvl w:val="0"/>
          <w:numId w:val="0"/>
        </w:numPr>
        <w:ind w:right="210"/>
        <w:rPr>
          <w:sz w:val="24"/>
          <w:szCs w:val="24"/>
        </w:rPr>
      </w:pPr>
      <w:r w:rsidRPr="00F8397C">
        <w:rPr>
          <w:rFonts w:hint="eastAsia"/>
          <w:sz w:val="24"/>
          <w:szCs w:val="24"/>
        </w:rPr>
        <w:lastRenderedPageBreak/>
        <w:t>【取消关联】选择多个视频后，点击“取消关联”则在该页面对视频内容进行删除。如果用户未选择视频且点击“取消关联”则提示用户“请至少选择一条数据”，点击“确定”关闭弹窗。</w:t>
      </w:r>
    </w:p>
    <w:p w14:paraId="70452F21"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【短视频ID】进行视频关联时读取“短视频页”对应的短视频ID</w:t>
      </w:r>
    </w:p>
    <w:p w14:paraId="292E07BD"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【游戏场景】进行视频关联时读取“短视频页”对应的游戏场景</w:t>
      </w:r>
    </w:p>
    <w:p w14:paraId="65EBB626"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【游戏角色】进行视频关联时读取“短视频页”对应的游戏角色</w:t>
      </w:r>
    </w:p>
    <w:p w14:paraId="1EB7BD81"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【短视频时长】进行视频关联时读取“短视频页”对应的短视频时长</w:t>
      </w:r>
    </w:p>
    <w:p w14:paraId="09EDAE58"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【长视频ID】进行视频关联时读取“短视频页”对应的长视频ID</w:t>
      </w:r>
    </w:p>
    <w:p w14:paraId="7E462D72"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【角色类型】进行视频关联时读取“短视频页”对应的角色类型</w:t>
      </w:r>
    </w:p>
    <w:p w14:paraId="654A798E"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【角色性别】进行视频关联时读取“短视频页”对应的角色性别</w:t>
      </w:r>
    </w:p>
    <w:p w14:paraId="75262243" w14:textId="77777777" w:rsidR="00E700F1" w:rsidRPr="00F8397C" w:rsidRDefault="00E700F1" w:rsidP="00E700F1">
      <w:pPr>
        <w:pStyle w:val="SRS"/>
        <w:numPr>
          <w:ilvl w:val="0"/>
          <w:numId w:val="0"/>
        </w:numPr>
        <w:ind w:right="210"/>
        <w:rPr>
          <w:sz w:val="24"/>
          <w:szCs w:val="24"/>
        </w:rPr>
      </w:pPr>
      <w:r w:rsidRPr="00F8397C">
        <w:rPr>
          <w:rFonts w:hint="eastAsia"/>
          <w:sz w:val="24"/>
          <w:szCs w:val="24"/>
        </w:rPr>
        <w:t>【视频内容】进行视频关联时读取“短视频页”对应的视频内容，点击可通过“视频播放页”进行播放。</w:t>
      </w:r>
    </w:p>
    <w:p w14:paraId="52FD50D6" w14:textId="77777777" w:rsidR="00E700F1" w:rsidRPr="00F8397C" w:rsidRDefault="00E700F1" w:rsidP="00E700F1">
      <w:pPr>
        <w:widowControl/>
        <w:spacing w:line="360" w:lineRule="auto"/>
        <w:rPr>
          <w:rFonts w:asciiTheme="minorEastAsia" w:eastAsiaTheme="minorEastAsia" w:hAnsiTheme="minorEastAsia"/>
          <w:bCs/>
          <w:sz w:val="24"/>
          <w:szCs w:val="24"/>
        </w:rPr>
      </w:pPr>
      <w:r w:rsidRPr="00F8397C">
        <w:rPr>
          <w:rFonts w:asciiTheme="minorEastAsia" w:eastAsiaTheme="minorEastAsia" w:hAnsiTheme="minorEastAsia" w:hint="eastAsia"/>
          <w:bCs/>
          <w:sz w:val="24"/>
          <w:szCs w:val="24"/>
        </w:rPr>
        <w:t>【展示顺序】用户选择视频后默认按照“短视频页”视频顺序进行展示，但是可以通过点击“展示顺序”框输入“1/2/3”等顺序数字进行排序，合成的长视频按照此顺序进行短视频播放。</w:t>
      </w:r>
    </w:p>
    <w:p w14:paraId="5B12FC2E" w14:textId="77777777" w:rsidR="00E700F1" w:rsidRPr="00F8397C" w:rsidRDefault="00E700F1" w:rsidP="00E700F1">
      <w:pPr>
        <w:widowControl/>
        <w:spacing w:line="360" w:lineRule="auto"/>
        <w:rPr>
          <w:rFonts w:asciiTheme="minorEastAsia" w:eastAsiaTheme="minorEastAsia" w:hAnsiTheme="minorEastAsia"/>
          <w:color w:val="000000" w:themeColor="text1"/>
          <w:sz w:val="24"/>
          <w:szCs w:val="24"/>
        </w:rPr>
      </w:pPr>
    </w:p>
    <w:p w14:paraId="026153C5" w14:textId="77777777" w:rsidR="00E700F1" w:rsidRPr="00443456" w:rsidRDefault="00E700F1" w:rsidP="00E700F1">
      <w:pPr>
        <w:pStyle w:val="3"/>
      </w:pPr>
      <w:bookmarkStart w:id="46" w:name="_Toc494555313"/>
      <w:bookmarkStart w:id="47" w:name="_Toc495864434"/>
      <w:r>
        <w:rPr>
          <w:rFonts w:hint="eastAsia"/>
        </w:rPr>
        <w:t>AI</w:t>
      </w:r>
      <w:r>
        <w:rPr>
          <w:rFonts w:hint="eastAsia"/>
        </w:rPr>
        <w:t>视频发布</w:t>
      </w:r>
      <w:bookmarkEnd w:id="46"/>
      <w:bookmarkEnd w:id="47"/>
    </w:p>
    <w:p w14:paraId="7E4CF307" w14:textId="77777777" w:rsidR="003B38C9" w:rsidRDefault="003B38C9" w:rsidP="00B5339B">
      <w:pPr>
        <w:pStyle w:val="4"/>
      </w:pPr>
      <w:r>
        <w:t>数据表</w:t>
      </w:r>
    </w:p>
    <w:p w14:paraId="69145325" w14:textId="7B5695A1" w:rsidR="003B38C9" w:rsidRDefault="00030F83" w:rsidP="003B38C9">
      <w:pPr>
        <w:spacing w:line="360" w:lineRule="auto"/>
        <w:rPr>
          <w:rFonts w:asciiTheme="minorEastAsia" w:eastAsiaTheme="minorEastAsia" w:hAnsiTheme="minorEastAsia"/>
          <w:sz w:val="24"/>
        </w:rPr>
      </w:pPr>
      <w:r>
        <w:rPr>
          <w:rFonts w:asciiTheme="minorEastAsia" w:eastAsiaTheme="minorEastAsia" w:hAnsiTheme="minorEastAsia" w:hint="eastAsia"/>
          <w:sz w:val="24"/>
        </w:rPr>
        <w:t>游戏视频</w:t>
      </w:r>
      <w:r>
        <w:rPr>
          <w:rFonts w:asciiTheme="minorEastAsia" w:eastAsiaTheme="minorEastAsia" w:hAnsiTheme="minorEastAsia"/>
          <w:sz w:val="24"/>
        </w:rPr>
        <w:t>表</w:t>
      </w:r>
      <w:r>
        <w:rPr>
          <w:rFonts w:asciiTheme="minorEastAsia" w:eastAsiaTheme="minorEastAsia" w:hAnsiTheme="minorEastAsia" w:hint="eastAsia"/>
          <w:sz w:val="24"/>
        </w:rPr>
        <w:t>（game_</w:t>
      </w:r>
      <w:r>
        <w:rPr>
          <w:rFonts w:asciiTheme="minorEastAsia" w:eastAsiaTheme="minorEastAsia" w:hAnsiTheme="minorEastAsia"/>
          <w:sz w:val="24"/>
        </w:rPr>
        <w:t>video</w:t>
      </w:r>
      <w:r>
        <w:rPr>
          <w:rFonts w:asciiTheme="minorEastAsia" w:eastAsiaTheme="minorEastAsia" w:hAnsiTheme="minorEastAsia" w:hint="eastAsia"/>
          <w:sz w:val="24"/>
        </w:rPr>
        <w:t>）、</w:t>
      </w:r>
      <w:r>
        <w:rPr>
          <w:rFonts w:asciiTheme="minorEastAsia" w:eastAsiaTheme="minorEastAsia" w:hAnsiTheme="minorEastAsia"/>
          <w:sz w:val="24"/>
        </w:rPr>
        <w:t>游戏视频标签对应表</w:t>
      </w:r>
      <w:r>
        <w:rPr>
          <w:rFonts w:asciiTheme="minorEastAsia" w:eastAsiaTheme="minorEastAsia" w:hAnsiTheme="minorEastAsia" w:hint="eastAsia"/>
          <w:sz w:val="24"/>
        </w:rPr>
        <w:t>（game_video_label）</w:t>
      </w:r>
    </w:p>
    <w:p w14:paraId="4BC6992B" w14:textId="77777777" w:rsidR="003B38C9" w:rsidRDefault="003B38C9" w:rsidP="00B5339B">
      <w:pPr>
        <w:pStyle w:val="4"/>
      </w:pPr>
      <w:r>
        <w:rPr>
          <w:rFonts w:hint="eastAsia"/>
        </w:rPr>
        <w:t>主要功能</w:t>
      </w:r>
    </w:p>
    <w:p w14:paraId="08337860" w14:textId="77777777" w:rsidR="00E700F1" w:rsidRDefault="00E700F1" w:rsidP="00E700F1">
      <w:pPr>
        <w:widowControl/>
        <w:spacing w:line="360" w:lineRule="auto"/>
        <w:ind w:firstLineChars="200" w:firstLine="480"/>
        <w:jc w:val="left"/>
        <w:rPr>
          <w:color w:val="000000" w:themeColor="text1"/>
          <w:sz w:val="24"/>
        </w:rPr>
      </w:pPr>
      <w:r w:rsidRPr="00AB5F5B">
        <w:rPr>
          <w:rFonts w:asciiTheme="minorEastAsia" w:eastAsiaTheme="minorEastAsia" w:hAnsiTheme="minorEastAsia" w:hint="eastAsia"/>
          <w:sz w:val="24"/>
        </w:rPr>
        <w:t>运营人员</w:t>
      </w:r>
      <w:r w:rsidRPr="00AB5F5B">
        <w:rPr>
          <w:rFonts w:asciiTheme="minorEastAsia" w:eastAsiaTheme="minorEastAsia" w:hAnsiTheme="minorEastAsia"/>
          <w:sz w:val="24"/>
        </w:rPr>
        <w:t>在咪咕游戏后台管理系统中</w:t>
      </w:r>
      <w:r w:rsidRPr="00AB5F5B">
        <w:rPr>
          <w:rFonts w:asciiTheme="minorEastAsia" w:eastAsiaTheme="minorEastAsia" w:hAnsiTheme="minorEastAsia" w:hint="eastAsia"/>
          <w:sz w:val="24"/>
        </w:rPr>
        <w:t>通过【</w:t>
      </w:r>
      <w:r>
        <w:rPr>
          <w:rFonts w:asciiTheme="minorEastAsia" w:eastAsiaTheme="minorEastAsia" w:hAnsiTheme="minorEastAsia" w:hint="eastAsia"/>
          <w:sz w:val="24"/>
        </w:rPr>
        <w:t>视频</w:t>
      </w:r>
      <w:r>
        <w:rPr>
          <w:rFonts w:asciiTheme="minorEastAsia" w:eastAsiaTheme="minorEastAsia" w:hAnsiTheme="minorEastAsia"/>
          <w:sz w:val="24"/>
        </w:rPr>
        <w:t>管理</w:t>
      </w:r>
      <w:r w:rsidRPr="00AB5F5B">
        <w:rPr>
          <w:rFonts w:asciiTheme="minorEastAsia" w:eastAsiaTheme="minorEastAsia" w:hAnsiTheme="minorEastAsia" w:hint="eastAsia"/>
          <w:sz w:val="24"/>
        </w:rPr>
        <w:t>】页面</w:t>
      </w:r>
      <w:r>
        <w:rPr>
          <w:rFonts w:asciiTheme="minorEastAsia" w:eastAsiaTheme="minorEastAsia" w:hAnsiTheme="minorEastAsia" w:hint="eastAsia"/>
          <w:sz w:val="24"/>
        </w:rPr>
        <w:t>查询</w:t>
      </w:r>
      <w:r>
        <w:rPr>
          <w:rFonts w:asciiTheme="minorEastAsia" w:eastAsiaTheme="minorEastAsia" w:hAnsiTheme="minorEastAsia"/>
          <w:sz w:val="24"/>
        </w:rPr>
        <w:t>、</w:t>
      </w:r>
      <w:r>
        <w:rPr>
          <w:rFonts w:asciiTheme="minorEastAsia" w:eastAsiaTheme="minorEastAsia" w:hAnsiTheme="minorEastAsia" w:hint="eastAsia"/>
          <w:sz w:val="24"/>
        </w:rPr>
        <w:t>发布AI合成</w:t>
      </w:r>
      <w:r>
        <w:rPr>
          <w:rFonts w:asciiTheme="minorEastAsia" w:eastAsiaTheme="minorEastAsia" w:hAnsiTheme="minorEastAsia"/>
          <w:sz w:val="24"/>
        </w:rPr>
        <w:t>视频到</w:t>
      </w:r>
      <w:r>
        <w:rPr>
          <w:rFonts w:asciiTheme="minorEastAsia" w:eastAsiaTheme="minorEastAsia" w:hAnsiTheme="minorEastAsia" w:hint="eastAsia"/>
          <w:sz w:val="24"/>
        </w:rPr>
        <w:t>前端</w:t>
      </w:r>
      <w:r>
        <w:rPr>
          <w:rFonts w:asciiTheme="minorEastAsia" w:eastAsiaTheme="minorEastAsia" w:hAnsiTheme="minorEastAsia"/>
          <w:sz w:val="24"/>
        </w:rPr>
        <w:t>产品</w:t>
      </w:r>
      <w:r>
        <w:rPr>
          <w:rFonts w:asciiTheme="minorEastAsia" w:eastAsiaTheme="minorEastAsia" w:hAnsiTheme="minorEastAsia" w:hint="eastAsia"/>
          <w:sz w:val="24"/>
        </w:rPr>
        <w:t>。</w:t>
      </w:r>
      <w:r>
        <w:rPr>
          <w:rFonts w:asciiTheme="minorEastAsia" w:eastAsiaTheme="minorEastAsia" w:hAnsiTheme="minorEastAsia"/>
          <w:sz w:val="24"/>
        </w:rPr>
        <w:t>如</w:t>
      </w:r>
      <w:r>
        <w:rPr>
          <w:rFonts w:asciiTheme="minorEastAsia" w:eastAsiaTheme="minorEastAsia" w:hAnsiTheme="minorEastAsia" w:hint="eastAsia"/>
          <w:sz w:val="24"/>
        </w:rPr>
        <w:t>发现AI合成</w:t>
      </w:r>
      <w:r>
        <w:rPr>
          <w:rFonts w:asciiTheme="minorEastAsia" w:eastAsiaTheme="minorEastAsia" w:hAnsiTheme="minorEastAsia"/>
          <w:sz w:val="24"/>
        </w:rPr>
        <w:t>视频</w:t>
      </w:r>
      <w:r>
        <w:rPr>
          <w:rFonts w:asciiTheme="minorEastAsia" w:eastAsiaTheme="minorEastAsia" w:hAnsiTheme="minorEastAsia" w:hint="eastAsia"/>
          <w:sz w:val="24"/>
        </w:rPr>
        <w:t>识别</w:t>
      </w:r>
      <w:r>
        <w:rPr>
          <w:rFonts w:asciiTheme="minorEastAsia" w:eastAsiaTheme="minorEastAsia" w:hAnsiTheme="minorEastAsia"/>
          <w:sz w:val="24"/>
        </w:rPr>
        <w:t>标签错误，可向</w:t>
      </w:r>
      <w:r>
        <w:rPr>
          <w:rFonts w:asciiTheme="minorEastAsia" w:eastAsiaTheme="minorEastAsia" w:hAnsiTheme="minorEastAsia" w:hint="eastAsia"/>
          <w:sz w:val="24"/>
        </w:rPr>
        <w:t>AI前置</w:t>
      </w:r>
      <w:r>
        <w:rPr>
          <w:rFonts w:asciiTheme="minorEastAsia" w:eastAsiaTheme="minorEastAsia" w:hAnsiTheme="minorEastAsia"/>
          <w:sz w:val="24"/>
        </w:rPr>
        <w:t>服务平台报错，</w:t>
      </w:r>
      <w:r>
        <w:rPr>
          <w:rFonts w:asciiTheme="minorEastAsia" w:eastAsiaTheme="minorEastAsia" w:hAnsiTheme="minorEastAsia" w:hint="eastAsia"/>
          <w:sz w:val="24"/>
        </w:rPr>
        <w:t>AI前置</w:t>
      </w:r>
      <w:r>
        <w:rPr>
          <w:rFonts w:asciiTheme="minorEastAsia" w:eastAsiaTheme="minorEastAsia" w:hAnsiTheme="minorEastAsia"/>
          <w:sz w:val="24"/>
        </w:rPr>
        <w:t>服务平台更新样本库后，</w:t>
      </w:r>
      <w:r>
        <w:rPr>
          <w:rFonts w:asciiTheme="minorEastAsia" w:eastAsiaTheme="minorEastAsia" w:hAnsiTheme="minorEastAsia" w:hint="eastAsia"/>
          <w:sz w:val="24"/>
        </w:rPr>
        <w:t>将</w:t>
      </w:r>
      <w:r>
        <w:rPr>
          <w:rFonts w:asciiTheme="minorEastAsia" w:eastAsiaTheme="minorEastAsia" w:hAnsiTheme="minorEastAsia"/>
          <w:sz w:val="24"/>
        </w:rPr>
        <w:t>样本上传</w:t>
      </w:r>
      <w:r>
        <w:rPr>
          <w:rFonts w:asciiTheme="minorEastAsia" w:eastAsiaTheme="minorEastAsia" w:hAnsiTheme="minorEastAsia" w:hint="eastAsia"/>
          <w:sz w:val="24"/>
        </w:rPr>
        <w:t>AI</w:t>
      </w:r>
      <w:r>
        <w:rPr>
          <w:rFonts w:asciiTheme="minorEastAsia" w:eastAsiaTheme="minorEastAsia" w:hAnsiTheme="minorEastAsia"/>
          <w:sz w:val="24"/>
        </w:rPr>
        <w:t>云平台</w:t>
      </w:r>
      <w:r>
        <w:rPr>
          <w:rFonts w:asciiTheme="minorEastAsia" w:eastAsiaTheme="minorEastAsia" w:hAnsiTheme="minorEastAsia" w:hint="eastAsia"/>
          <w:sz w:val="24"/>
        </w:rPr>
        <w:t>；</w:t>
      </w:r>
      <w:r>
        <w:rPr>
          <w:rFonts w:asciiTheme="minorEastAsia" w:eastAsiaTheme="minorEastAsia" w:hAnsiTheme="minorEastAsia"/>
          <w:sz w:val="24"/>
        </w:rPr>
        <w:t>算法人员登录</w:t>
      </w:r>
      <w:r>
        <w:rPr>
          <w:rFonts w:asciiTheme="minorEastAsia" w:eastAsiaTheme="minorEastAsia" w:hAnsiTheme="minorEastAsia" w:hint="eastAsia"/>
          <w:sz w:val="24"/>
        </w:rPr>
        <w:t>AI云</w:t>
      </w:r>
      <w:r>
        <w:rPr>
          <w:rFonts w:asciiTheme="minorEastAsia" w:eastAsiaTheme="minorEastAsia" w:hAnsiTheme="minorEastAsia"/>
          <w:sz w:val="24"/>
        </w:rPr>
        <w:t>平台重新训练模型，</w:t>
      </w:r>
      <w:r>
        <w:rPr>
          <w:rFonts w:asciiTheme="minorEastAsia" w:eastAsiaTheme="minorEastAsia" w:hAnsiTheme="minorEastAsia" w:hint="eastAsia"/>
          <w:sz w:val="24"/>
        </w:rPr>
        <w:t>完成</w:t>
      </w:r>
      <w:r>
        <w:rPr>
          <w:rFonts w:asciiTheme="minorEastAsia" w:eastAsiaTheme="minorEastAsia" w:hAnsiTheme="minorEastAsia"/>
          <w:sz w:val="24"/>
        </w:rPr>
        <w:t>训练后</w:t>
      </w:r>
      <w:r>
        <w:rPr>
          <w:rFonts w:asciiTheme="minorEastAsia" w:eastAsiaTheme="minorEastAsia" w:hAnsiTheme="minorEastAsia" w:hint="eastAsia"/>
          <w:sz w:val="24"/>
        </w:rPr>
        <w:t>AI前置</w:t>
      </w:r>
      <w:r>
        <w:rPr>
          <w:rFonts w:asciiTheme="minorEastAsia" w:eastAsiaTheme="minorEastAsia" w:hAnsiTheme="minorEastAsia"/>
          <w:sz w:val="24"/>
        </w:rPr>
        <w:t>服务平台</w:t>
      </w:r>
      <w:r>
        <w:rPr>
          <w:rFonts w:asciiTheme="minorEastAsia" w:eastAsiaTheme="minorEastAsia" w:hAnsiTheme="minorEastAsia" w:hint="eastAsia"/>
          <w:sz w:val="24"/>
        </w:rPr>
        <w:t>重新</w:t>
      </w:r>
      <w:r>
        <w:rPr>
          <w:rFonts w:asciiTheme="minorEastAsia" w:eastAsiaTheme="minorEastAsia" w:hAnsiTheme="minorEastAsia"/>
          <w:sz w:val="24"/>
        </w:rPr>
        <w:t>载入新模型。</w:t>
      </w:r>
    </w:p>
    <w:p w14:paraId="399DB95E" w14:textId="77777777" w:rsidR="00E700F1" w:rsidRDefault="00E700F1" w:rsidP="00E700F1">
      <w:pPr>
        <w:widowControl/>
        <w:spacing w:line="360" w:lineRule="auto"/>
        <w:jc w:val="center"/>
        <w:rPr>
          <w:color w:val="000000" w:themeColor="text1"/>
          <w:sz w:val="24"/>
        </w:rPr>
      </w:pPr>
      <w:r>
        <w:rPr>
          <w:noProof/>
        </w:rPr>
        <w:lastRenderedPageBreak/>
        <w:drawing>
          <wp:inline distT="0" distB="0" distL="114300" distR="114300" wp14:anchorId="58BBAD4A" wp14:editId="32F3E5E5">
            <wp:extent cx="4191635" cy="2712720"/>
            <wp:effectExtent l="0" t="0" r="18415" b="1143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4"/>
                    <a:stretch>
                      <a:fillRect/>
                    </a:stretch>
                  </pic:blipFill>
                  <pic:spPr>
                    <a:xfrm>
                      <a:off x="0" y="0"/>
                      <a:ext cx="4191635" cy="2712720"/>
                    </a:xfrm>
                    <a:prstGeom prst="rect">
                      <a:avLst/>
                    </a:prstGeom>
                    <a:noFill/>
                    <a:ln w="9525">
                      <a:noFill/>
                    </a:ln>
                  </pic:spPr>
                </pic:pic>
              </a:graphicData>
            </a:graphic>
          </wp:inline>
        </w:drawing>
      </w:r>
    </w:p>
    <w:p w14:paraId="72DD115A" w14:textId="77777777" w:rsidR="00E700F1" w:rsidRPr="00F5136F" w:rsidRDefault="00E700F1" w:rsidP="00E700F1">
      <w:pPr>
        <w:widowControl/>
        <w:spacing w:line="360" w:lineRule="auto"/>
        <w:ind w:firstLineChars="200" w:firstLine="480"/>
        <w:rPr>
          <w:rFonts w:ascii="宋体" w:hAnsi="宋体"/>
          <w:sz w:val="24"/>
          <w:szCs w:val="24"/>
        </w:rPr>
      </w:pPr>
      <w:r w:rsidRPr="00F5136F">
        <w:rPr>
          <w:rFonts w:ascii="宋体" w:hAnsi="宋体" w:hint="eastAsia"/>
          <w:sz w:val="24"/>
          <w:szCs w:val="24"/>
        </w:rPr>
        <w:t>注：此部分查询条件及视频列表字段均是在原有“视频管理”页面的基础上进行添加，如有重复则不再添加。</w:t>
      </w:r>
    </w:p>
    <w:p w14:paraId="25EFB178" w14:textId="77777777" w:rsidR="00E700F1" w:rsidRPr="00F5136F" w:rsidRDefault="00E700F1" w:rsidP="00E700F1">
      <w:pPr>
        <w:pStyle w:val="SRS"/>
        <w:numPr>
          <w:ilvl w:val="0"/>
          <w:numId w:val="0"/>
        </w:numPr>
        <w:ind w:leftChars="200" w:left="420" w:right="210"/>
        <w:rPr>
          <w:rFonts w:ascii="宋体" w:eastAsia="宋体" w:hAnsi="宋体"/>
          <w:b/>
          <w:bCs w:val="0"/>
          <w:sz w:val="24"/>
          <w:szCs w:val="24"/>
        </w:rPr>
      </w:pPr>
      <w:r w:rsidRPr="00F5136F">
        <w:rPr>
          <w:rFonts w:ascii="宋体" w:eastAsia="宋体" w:hAnsi="宋体" w:hint="eastAsia"/>
          <w:b/>
          <w:bCs w:val="0"/>
          <w:sz w:val="24"/>
          <w:szCs w:val="24"/>
        </w:rPr>
        <w:t>查询条件：</w:t>
      </w:r>
    </w:p>
    <w:p w14:paraId="77780129" w14:textId="77777777" w:rsidR="00E700F1" w:rsidRPr="006F7937" w:rsidRDefault="00E700F1" w:rsidP="00E700F1">
      <w:pPr>
        <w:pStyle w:val="SRS"/>
        <w:numPr>
          <w:ilvl w:val="0"/>
          <w:numId w:val="0"/>
        </w:numPr>
        <w:ind w:leftChars="100" w:left="210" w:right="210"/>
        <w:rPr>
          <w:rFonts w:ascii="宋体" w:eastAsia="宋体" w:hAnsi="宋体"/>
          <w:bCs w:val="0"/>
          <w:kern w:val="2"/>
          <w:sz w:val="24"/>
          <w:szCs w:val="24"/>
        </w:rPr>
      </w:pPr>
      <w:r w:rsidRPr="006F7937">
        <w:rPr>
          <w:rFonts w:ascii="宋体" w:eastAsia="宋体" w:hAnsi="宋体" w:hint="eastAsia"/>
          <w:bCs w:val="0"/>
          <w:kern w:val="2"/>
          <w:sz w:val="24"/>
          <w:szCs w:val="24"/>
        </w:rPr>
        <w:t>【视频得分】输入最低分、最高分进行视频筛选，无最高限制，不输入则不限制，上线值和下线值均包含在搜索范围内。</w:t>
      </w:r>
    </w:p>
    <w:p w14:paraId="51D1876A" w14:textId="77777777" w:rsidR="00E700F1" w:rsidRPr="006F7937" w:rsidRDefault="00E700F1" w:rsidP="00E700F1">
      <w:pPr>
        <w:pStyle w:val="SRS"/>
        <w:numPr>
          <w:ilvl w:val="0"/>
          <w:numId w:val="0"/>
        </w:numPr>
        <w:ind w:leftChars="100" w:left="630" w:right="210" w:hanging="420"/>
        <w:rPr>
          <w:rFonts w:ascii="宋体" w:eastAsia="宋体" w:hAnsi="宋体"/>
          <w:bCs w:val="0"/>
          <w:kern w:val="2"/>
          <w:sz w:val="24"/>
          <w:szCs w:val="24"/>
        </w:rPr>
      </w:pPr>
      <w:r w:rsidRPr="006F7937">
        <w:rPr>
          <w:rFonts w:ascii="宋体" w:eastAsia="宋体" w:hAnsi="宋体" w:hint="eastAsia"/>
          <w:bCs w:val="0"/>
          <w:kern w:val="2"/>
          <w:sz w:val="24"/>
          <w:szCs w:val="24"/>
        </w:rPr>
        <w:t>【视频ID】输入视频ID进行查询，精确匹配。</w:t>
      </w:r>
    </w:p>
    <w:p w14:paraId="6E44E1B8" w14:textId="77777777" w:rsidR="00E700F1" w:rsidRPr="006F7937" w:rsidRDefault="00E700F1" w:rsidP="00E700F1">
      <w:pPr>
        <w:pStyle w:val="SRS"/>
        <w:numPr>
          <w:ilvl w:val="0"/>
          <w:numId w:val="0"/>
        </w:numPr>
        <w:ind w:leftChars="100" w:left="210" w:right="210"/>
        <w:rPr>
          <w:rFonts w:ascii="宋体" w:eastAsia="宋体" w:hAnsi="宋体"/>
          <w:bCs w:val="0"/>
          <w:kern w:val="2"/>
          <w:sz w:val="24"/>
          <w:szCs w:val="24"/>
        </w:rPr>
      </w:pPr>
      <w:r w:rsidRPr="006F7937">
        <w:rPr>
          <w:rFonts w:ascii="宋体" w:eastAsia="宋体" w:hAnsi="宋体" w:hint="eastAsia"/>
          <w:bCs w:val="0"/>
          <w:kern w:val="2"/>
          <w:sz w:val="24"/>
          <w:szCs w:val="24"/>
        </w:rPr>
        <w:t>【游戏角色】输入角色名称进行精确匹配，游戏角色需要经过“游戏角色表”进行“增删改”。</w:t>
      </w:r>
    </w:p>
    <w:p w14:paraId="6394457B" w14:textId="77777777" w:rsidR="00E700F1" w:rsidRPr="006F7937" w:rsidRDefault="00E700F1" w:rsidP="00E700F1">
      <w:pPr>
        <w:pStyle w:val="SRS"/>
        <w:numPr>
          <w:ilvl w:val="0"/>
          <w:numId w:val="0"/>
        </w:numPr>
        <w:ind w:leftChars="100" w:left="210" w:right="210"/>
        <w:rPr>
          <w:rFonts w:ascii="宋体" w:eastAsia="宋体" w:hAnsi="宋体"/>
          <w:bCs w:val="0"/>
          <w:kern w:val="2"/>
          <w:sz w:val="24"/>
          <w:szCs w:val="24"/>
        </w:rPr>
      </w:pPr>
      <w:r w:rsidRPr="006F7937">
        <w:rPr>
          <w:rFonts w:ascii="宋体" w:eastAsia="宋体" w:hAnsi="宋体" w:hint="eastAsia"/>
          <w:bCs w:val="0"/>
          <w:kern w:val="2"/>
          <w:sz w:val="24"/>
          <w:szCs w:val="24"/>
        </w:rPr>
        <w:t>【游戏场景】输入业务侧定义的场景名称进行精确匹配，游戏场景需经过“游戏场景表”进行“增删改”。</w:t>
      </w:r>
    </w:p>
    <w:p w14:paraId="4A3A606A" w14:textId="77777777" w:rsidR="00E700F1" w:rsidRPr="006F7937" w:rsidRDefault="00E700F1" w:rsidP="00E700F1">
      <w:pPr>
        <w:pStyle w:val="SRS"/>
        <w:numPr>
          <w:ilvl w:val="0"/>
          <w:numId w:val="0"/>
        </w:numPr>
        <w:ind w:leftChars="100" w:left="210" w:right="210"/>
        <w:rPr>
          <w:rFonts w:ascii="宋体" w:eastAsia="宋体" w:hAnsi="宋体"/>
          <w:bCs w:val="0"/>
          <w:kern w:val="2"/>
          <w:sz w:val="24"/>
          <w:szCs w:val="24"/>
        </w:rPr>
      </w:pPr>
      <w:r w:rsidRPr="006F7937">
        <w:rPr>
          <w:rFonts w:ascii="宋体" w:eastAsia="宋体" w:hAnsi="宋体" w:hint="eastAsia"/>
          <w:bCs w:val="0"/>
          <w:kern w:val="2"/>
          <w:sz w:val="24"/>
          <w:szCs w:val="24"/>
        </w:rPr>
        <w:t>【视频分类】所有经过AI化短视频合成的长视频类型均默认为“AI合成视频”，且不可编辑。</w:t>
      </w:r>
    </w:p>
    <w:p w14:paraId="3C91AF74" w14:textId="77777777" w:rsidR="00E700F1" w:rsidRPr="00F5136F" w:rsidRDefault="00E700F1" w:rsidP="00E700F1">
      <w:pPr>
        <w:pStyle w:val="SRS"/>
        <w:numPr>
          <w:ilvl w:val="0"/>
          <w:numId w:val="0"/>
        </w:numPr>
        <w:ind w:right="210" w:firstLineChars="100" w:firstLine="240"/>
        <w:rPr>
          <w:rFonts w:ascii="宋体" w:eastAsia="宋体" w:hAnsi="宋体"/>
          <w:sz w:val="24"/>
          <w:szCs w:val="24"/>
        </w:rPr>
      </w:pPr>
      <w:r w:rsidRPr="006F7937">
        <w:rPr>
          <w:rFonts w:ascii="宋体" w:eastAsia="宋体" w:hAnsi="宋体" w:hint="eastAsia"/>
          <w:bCs w:val="0"/>
          <w:kern w:val="2"/>
          <w:sz w:val="24"/>
          <w:szCs w:val="24"/>
        </w:rPr>
        <w:t>【查询】点击“查询”根据已输入的搜</w:t>
      </w:r>
      <w:r w:rsidRPr="00F5136F">
        <w:rPr>
          <w:rFonts w:ascii="宋体" w:eastAsia="宋体" w:hAnsi="宋体" w:hint="eastAsia"/>
          <w:sz w:val="24"/>
          <w:szCs w:val="24"/>
        </w:rPr>
        <w:t>索条件进行筛选</w:t>
      </w:r>
    </w:p>
    <w:p w14:paraId="3C04D307" w14:textId="77777777" w:rsidR="00E700F1" w:rsidRDefault="00E700F1" w:rsidP="00E700F1">
      <w:pPr>
        <w:widowControl/>
        <w:spacing w:line="360" w:lineRule="auto"/>
        <w:ind w:firstLineChars="100" w:firstLine="240"/>
        <w:rPr>
          <w:rFonts w:ascii="宋体" w:hAnsi="宋体"/>
          <w:sz w:val="24"/>
          <w:szCs w:val="24"/>
        </w:rPr>
      </w:pPr>
      <w:r w:rsidRPr="00F5136F">
        <w:rPr>
          <w:rFonts w:ascii="宋体" w:hAnsi="宋体" w:hint="eastAsia"/>
          <w:sz w:val="24"/>
          <w:szCs w:val="24"/>
        </w:rPr>
        <w:t>【报错】选择多个视频内容，点击“报错”则弹出报错弹窗，如下所示，页面读取“视频ID”、“视频名称”，“报错”内容需用户进行手动编辑，且为必填项，存在任意一个为空则不可提交。点击“取消”则返回原有界面，只针对AI合成视频，如有其它类型视频则不弹出报错页面。</w:t>
      </w:r>
    </w:p>
    <w:p w14:paraId="20207DE0" w14:textId="77777777" w:rsidR="00E700F1" w:rsidRPr="00F5136F" w:rsidRDefault="00E700F1" w:rsidP="00E700F1">
      <w:pPr>
        <w:widowControl/>
        <w:spacing w:line="360" w:lineRule="auto"/>
        <w:jc w:val="center"/>
        <w:rPr>
          <w:rFonts w:ascii="宋体" w:hAnsi="宋体"/>
          <w:color w:val="000000" w:themeColor="text1"/>
          <w:sz w:val="24"/>
          <w:szCs w:val="24"/>
        </w:rPr>
      </w:pPr>
      <w:r>
        <w:rPr>
          <w:noProof/>
        </w:rPr>
        <w:lastRenderedPageBreak/>
        <w:drawing>
          <wp:inline distT="0" distB="0" distL="114300" distR="114300" wp14:anchorId="51C75F40" wp14:editId="689E0B04">
            <wp:extent cx="2320925" cy="1530350"/>
            <wp:effectExtent l="0" t="0" r="3175" b="1270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5"/>
                    <a:stretch>
                      <a:fillRect/>
                    </a:stretch>
                  </pic:blipFill>
                  <pic:spPr>
                    <a:xfrm>
                      <a:off x="0" y="0"/>
                      <a:ext cx="2320925" cy="1530350"/>
                    </a:xfrm>
                    <a:prstGeom prst="rect">
                      <a:avLst/>
                    </a:prstGeom>
                    <a:noFill/>
                    <a:ln w="9525">
                      <a:noFill/>
                    </a:ln>
                  </pic:spPr>
                </pic:pic>
              </a:graphicData>
            </a:graphic>
          </wp:inline>
        </w:drawing>
      </w:r>
    </w:p>
    <w:p w14:paraId="742A6936" w14:textId="77777777" w:rsidR="00850FED" w:rsidRPr="00E700F1" w:rsidRDefault="00850FED" w:rsidP="000237EC">
      <w:pPr>
        <w:spacing w:line="360" w:lineRule="auto"/>
        <w:rPr>
          <w:color w:val="000000" w:themeColor="text1"/>
          <w:sz w:val="24"/>
        </w:rPr>
      </w:pPr>
    </w:p>
    <w:p w14:paraId="7315AFFC" w14:textId="5FCF082C" w:rsidR="00B67CD1" w:rsidRDefault="00B67CD1" w:rsidP="00B67CD1">
      <w:pPr>
        <w:pStyle w:val="2"/>
        <w:rPr>
          <w:rFonts w:asciiTheme="minorEastAsia" w:eastAsiaTheme="minorEastAsia" w:hAnsiTheme="minorEastAsia"/>
          <w:color w:val="000000" w:themeColor="text1"/>
        </w:rPr>
      </w:pPr>
      <w:bookmarkStart w:id="48" w:name="_Toc495864435"/>
      <w:r>
        <w:rPr>
          <w:rFonts w:asciiTheme="minorEastAsia" w:eastAsiaTheme="minorEastAsia" w:hAnsiTheme="minorEastAsia" w:hint="eastAsia"/>
          <w:color w:val="000000" w:themeColor="text1"/>
        </w:rPr>
        <w:t>系统接口</w:t>
      </w:r>
      <w:bookmarkEnd w:id="48"/>
    </w:p>
    <w:p w14:paraId="220D4A9D" w14:textId="77777777" w:rsidR="00B67CD1" w:rsidRDefault="00B67CD1" w:rsidP="00B67CD1">
      <w:pPr>
        <w:pStyle w:val="3"/>
      </w:pPr>
      <w:bookmarkStart w:id="49" w:name="_Toc495864436"/>
      <w:r>
        <w:rPr>
          <w:rFonts w:hint="eastAsia"/>
        </w:rPr>
        <w:t>数据</w:t>
      </w:r>
      <w:r>
        <w:t>上传接口</w:t>
      </w:r>
      <w:bookmarkEnd w:id="49"/>
    </w:p>
    <w:p w14:paraId="37CF3226" w14:textId="0D8AF023" w:rsidR="00755B7D" w:rsidRDefault="00755B7D" w:rsidP="00755B7D">
      <w:pPr>
        <w:numPr>
          <w:ilvl w:val="0"/>
          <w:numId w:val="6"/>
        </w:numPr>
        <w:spacing w:line="360" w:lineRule="auto"/>
        <w:rPr>
          <w:sz w:val="24"/>
        </w:rPr>
      </w:pPr>
      <w:r w:rsidRPr="00404CD0">
        <w:rPr>
          <w:rFonts w:hint="eastAsia"/>
          <w:sz w:val="24"/>
        </w:rPr>
        <w:t>功能描述：</w:t>
      </w:r>
      <w:r>
        <w:rPr>
          <w:rFonts w:hint="eastAsia"/>
          <w:sz w:val="24"/>
        </w:rPr>
        <w:t>将训练样本视频及配套标注、视频元数据说明文件由互娱</w:t>
      </w:r>
      <w:r>
        <w:rPr>
          <w:sz w:val="24"/>
        </w:rPr>
        <w:t>大数据平台</w:t>
      </w:r>
      <w:r>
        <w:rPr>
          <w:rFonts w:hint="eastAsia"/>
          <w:sz w:val="24"/>
        </w:rPr>
        <w:t>上传至</w:t>
      </w:r>
      <w:r>
        <w:rPr>
          <w:rFonts w:hint="eastAsia"/>
          <w:sz w:val="24"/>
        </w:rPr>
        <w:t>AI</w:t>
      </w:r>
      <w:r>
        <w:rPr>
          <w:rFonts w:hint="eastAsia"/>
          <w:sz w:val="24"/>
        </w:rPr>
        <w:t>云平台，</w:t>
      </w:r>
      <w:r>
        <w:rPr>
          <w:sz w:val="24"/>
        </w:rPr>
        <w:t>上传</w:t>
      </w:r>
      <w:r>
        <w:rPr>
          <w:rFonts w:hint="eastAsia"/>
          <w:sz w:val="24"/>
        </w:rPr>
        <w:t>结果</w:t>
      </w:r>
      <w:r>
        <w:rPr>
          <w:sz w:val="24"/>
        </w:rPr>
        <w:t>需要记录日志。</w:t>
      </w:r>
    </w:p>
    <w:p w14:paraId="22C3A8FC" w14:textId="77777777" w:rsidR="00755B7D" w:rsidRPr="00404CD0" w:rsidRDefault="00755B7D" w:rsidP="00755B7D">
      <w:pPr>
        <w:numPr>
          <w:ilvl w:val="0"/>
          <w:numId w:val="6"/>
        </w:numPr>
        <w:spacing w:line="360" w:lineRule="auto"/>
        <w:rPr>
          <w:sz w:val="24"/>
        </w:rPr>
      </w:pPr>
      <w:r>
        <w:rPr>
          <w:rFonts w:hint="eastAsia"/>
          <w:sz w:val="24"/>
        </w:rPr>
        <w:t>接口</w:t>
      </w:r>
      <w:r>
        <w:rPr>
          <w:sz w:val="24"/>
        </w:rPr>
        <w:t>方式：</w:t>
      </w:r>
      <w:r>
        <w:rPr>
          <w:rFonts w:hint="eastAsia"/>
          <w:sz w:val="24"/>
        </w:rPr>
        <w:t>FTP</w:t>
      </w:r>
      <w:r>
        <w:rPr>
          <w:rFonts w:hint="eastAsia"/>
          <w:sz w:val="24"/>
        </w:rPr>
        <w:t>，使用</w:t>
      </w:r>
      <w:r>
        <w:rPr>
          <w:sz w:val="24"/>
        </w:rPr>
        <w:t>现有的</w:t>
      </w:r>
      <w:r>
        <w:rPr>
          <w:rFonts w:hint="eastAsia"/>
          <w:sz w:val="24"/>
        </w:rPr>
        <w:t>大数据</w:t>
      </w:r>
      <w:r>
        <w:rPr>
          <w:sz w:val="24"/>
        </w:rPr>
        <w:t>平台与各子公司之间的数据传输</w:t>
      </w:r>
      <w:r>
        <w:rPr>
          <w:rFonts w:hint="eastAsia"/>
          <w:sz w:val="24"/>
        </w:rPr>
        <w:t>通道</w:t>
      </w:r>
      <w:r>
        <w:rPr>
          <w:sz w:val="24"/>
        </w:rPr>
        <w:t>。</w:t>
      </w:r>
    </w:p>
    <w:p w14:paraId="47368278" w14:textId="77777777" w:rsidR="00755B7D" w:rsidRPr="00404CD0" w:rsidRDefault="00755B7D" w:rsidP="00755B7D">
      <w:pPr>
        <w:numPr>
          <w:ilvl w:val="0"/>
          <w:numId w:val="6"/>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视频源文件、标注文件、视频元数据说明文件</w:t>
      </w:r>
    </w:p>
    <w:p w14:paraId="54A367DF" w14:textId="77777777" w:rsidR="00B67CD1" w:rsidRDefault="00B67CD1" w:rsidP="00B67CD1">
      <w:pPr>
        <w:pStyle w:val="3"/>
      </w:pPr>
      <w:bookmarkStart w:id="50" w:name="_Toc495864437"/>
      <w:r>
        <w:rPr>
          <w:rFonts w:hint="eastAsia"/>
        </w:rPr>
        <w:t>模型</w:t>
      </w:r>
      <w:r w:rsidR="008D0F0E">
        <w:rPr>
          <w:rFonts w:hint="eastAsia"/>
        </w:rPr>
        <w:t>发布</w:t>
      </w:r>
      <w:r>
        <w:t>接口</w:t>
      </w:r>
      <w:bookmarkEnd w:id="50"/>
    </w:p>
    <w:p w14:paraId="1BD4C548" w14:textId="77777777" w:rsidR="00C162A9" w:rsidRDefault="00C162A9" w:rsidP="00A67F0D">
      <w:pPr>
        <w:numPr>
          <w:ilvl w:val="0"/>
          <w:numId w:val="7"/>
        </w:numPr>
        <w:spacing w:line="360" w:lineRule="auto"/>
        <w:rPr>
          <w:sz w:val="24"/>
        </w:rPr>
      </w:pPr>
      <w:r w:rsidRPr="00404CD0">
        <w:rPr>
          <w:rFonts w:hint="eastAsia"/>
          <w:sz w:val="24"/>
        </w:rPr>
        <w:t>功能描述：</w:t>
      </w:r>
      <w:r>
        <w:rPr>
          <w:rFonts w:hint="eastAsia"/>
          <w:sz w:val="24"/>
        </w:rPr>
        <w:t>将训练生成的</w:t>
      </w:r>
      <w:r>
        <w:rPr>
          <w:rFonts w:hint="eastAsia"/>
          <w:sz w:val="24"/>
        </w:rPr>
        <w:t>tensorflow</w:t>
      </w:r>
      <w:r>
        <w:rPr>
          <w:rFonts w:hint="eastAsia"/>
          <w:sz w:val="24"/>
        </w:rPr>
        <w:t>或</w:t>
      </w:r>
      <w:r>
        <w:rPr>
          <w:rFonts w:hint="eastAsia"/>
          <w:sz w:val="24"/>
        </w:rPr>
        <w:t>caffe</w:t>
      </w:r>
      <w:r>
        <w:rPr>
          <w:rFonts w:hint="eastAsia"/>
          <w:sz w:val="24"/>
        </w:rPr>
        <w:t>模型文件、模型</w:t>
      </w:r>
      <w:r>
        <w:rPr>
          <w:sz w:val="24"/>
        </w:rPr>
        <w:t>元数据</w:t>
      </w:r>
      <w:r>
        <w:rPr>
          <w:rFonts w:hint="eastAsia"/>
          <w:sz w:val="24"/>
        </w:rPr>
        <w:t>说明</w:t>
      </w:r>
      <w:r>
        <w:rPr>
          <w:sz w:val="24"/>
        </w:rPr>
        <w:t>文件</w:t>
      </w:r>
      <w:r>
        <w:rPr>
          <w:rFonts w:hint="eastAsia"/>
          <w:sz w:val="24"/>
        </w:rPr>
        <w:t>从</w:t>
      </w:r>
      <w:r>
        <w:rPr>
          <w:rFonts w:hint="eastAsia"/>
          <w:sz w:val="24"/>
        </w:rPr>
        <w:t>AI</w:t>
      </w:r>
      <w:r>
        <w:rPr>
          <w:rFonts w:hint="eastAsia"/>
          <w:sz w:val="24"/>
        </w:rPr>
        <w:t>云平台下载至</w:t>
      </w:r>
      <w:r>
        <w:rPr>
          <w:rFonts w:hint="eastAsia"/>
          <w:sz w:val="24"/>
        </w:rPr>
        <w:t>AI</w:t>
      </w:r>
      <w:r>
        <w:rPr>
          <w:rFonts w:hint="eastAsia"/>
          <w:sz w:val="24"/>
        </w:rPr>
        <w:t>前置</w:t>
      </w:r>
      <w:r>
        <w:rPr>
          <w:sz w:val="24"/>
        </w:rPr>
        <w:t>服务平台</w:t>
      </w:r>
      <w:r>
        <w:rPr>
          <w:rFonts w:hint="eastAsia"/>
          <w:sz w:val="24"/>
        </w:rPr>
        <w:t>，</w:t>
      </w:r>
      <w:r>
        <w:rPr>
          <w:sz w:val="24"/>
        </w:rPr>
        <w:t>在</w:t>
      </w:r>
      <w:r>
        <w:rPr>
          <w:rFonts w:hint="eastAsia"/>
          <w:sz w:val="24"/>
        </w:rPr>
        <w:t>AI</w:t>
      </w:r>
      <w:r>
        <w:rPr>
          <w:rFonts w:hint="eastAsia"/>
          <w:sz w:val="24"/>
        </w:rPr>
        <w:t>前置</w:t>
      </w:r>
      <w:r>
        <w:rPr>
          <w:sz w:val="24"/>
        </w:rPr>
        <w:t>服务平台</w:t>
      </w:r>
      <w:r>
        <w:rPr>
          <w:rFonts w:hint="eastAsia"/>
          <w:sz w:val="24"/>
        </w:rPr>
        <w:t>上发布</w:t>
      </w:r>
      <w:r>
        <w:rPr>
          <w:sz w:val="24"/>
        </w:rPr>
        <w:t>模型</w:t>
      </w:r>
      <w:r>
        <w:rPr>
          <w:rFonts w:hint="eastAsia"/>
          <w:sz w:val="24"/>
        </w:rPr>
        <w:t>，</w:t>
      </w:r>
      <w:r>
        <w:rPr>
          <w:sz w:val="24"/>
        </w:rPr>
        <w:t>解析并</w:t>
      </w:r>
      <w:r>
        <w:rPr>
          <w:rFonts w:hint="eastAsia"/>
          <w:sz w:val="24"/>
        </w:rPr>
        <w:t>保存模型</w:t>
      </w:r>
      <w:r>
        <w:rPr>
          <w:sz w:val="24"/>
        </w:rPr>
        <w:t>元数据，下载和</w:t>
      </w:r>
      <w:r>
        <w:rPr>
          <w:rFonts w:hint="eastAsia"/>
          <w:sz w:val="24"/>
        </w:rPr>
        <w:t>发布</w:t>
      </w:r>
      <w:r>
        <w:rPr>
          <w:sz w:val="24"/>
        </w:rPr>
        <w:t>模型需要记录日志。</w:t>
      </w:r>
    </w:p>
    <w:p w14:paraId="4CA12AE1" w14:textId="77777777" w:rsidR="00C162A9" w:rsidRPr="00404CD0" w:rsidRDefault="00C162A9" w:rsidP="00A67F0D">
      <w:pPr>
        <w:numPr>
          <w:ilvl w:val="0"/>
          <w:numId w:val="7"/>
        </w:numPr>
        <w:spacing w:line="360" w:lineRule="auto"/>
        <w:rPr>
          <w:sz w:val="24"/>
        </w:rPr>
      </w:pPr>
      <w:r>
        <w:rPr>
          <w:rFonts w:hint="eastAsia"/>
          <w:sz w:val="24"/>
        </w:rPr>
        <w:t>接口</w:t>
      </w:r>
      <w:r>
        <w:rPr>
          <w:sz w:val="24"/>
        </w:rPr>
        <w:t>方式：</w:t>
      </w:r>
      <w:r>
        <w:rPr>
          <w:rFonts w:hint="eastAsia"/>
          <w:sz w:val="24"/>
        </w:rPr>
        <w:t>FTP</w:t>
      </w:r>
      <w:r>
        <w:rPr>
          <w:rFonts w:hint="eastAsia"/>
          <w:sz w:val="24"/>
        </w:rPr>
        <w:t>，使用</w:t>
      </w:r>
      <w:r>
        <w:rPr>
          <w:sz w:val="24"/>
        </w:rPr>
        <w:t>现有的</w:t>
      </w:r>
      <w:r>
        <w:rPr>
          <w:rFonts w:hint="eastAsia"/>
          <w:sz w:val="24"/>
        </w:rPr>
        <w:t>大数据</w:t>
      </w:r>
      <w:r>
        <w:rPr>
          <w:sz w:val="24"/>
        </w:rPr>
        <w:t>平台与各子公司之间的数据传输</w:t>
      </w:r>
      <w:r>
        <w:rPr>
          <w:rFonts w:hint="eastAsia"/>
          <w:sz w:val="24"/>
        </w:rPr>
        <w:t>通道</w:t>
      </w:r>
      <w:r>
        <w:rPr>
          <w:sz w:val="24"/>
        </w:rPr>
        <w:t>。</w:t>
      </w:r>
    </w:p>
    <w:p w14:paraId="5DF6DDC4" w14:textId="77777777" w:rsidR="006A7132" w:rsidRPr="00C162A9" w:rsidRDefault="00C162A9" w:rsidP="00A67F0D">
      <w:pPr>
        <w:numPr>
          <w:ilvl w:val="0"/>
          <w:numId w:val="7"/>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模型文件、模型</w:t>
      </w:r>
      <w:r>
        <w:rPr>
          <w:sz w:val="24"/>
        </w:rPr>
        <w:t>元数据</w:t>
      </w:r>
      <w:r>
        <w:rPr>
          <w:rFonts w:hint="eastAsia"/>
          <w:sz w:val="24"/>
        </w:rPr>
        <w:t>说明</w:t>
      </w:r>
      <w:r>
        <w:rPr>
          <w:sz w:val="24"/>
        </w:rPr>
        <w:t>文件</w:t>
      </w:r>
    </w:p>
    <w:p w14:paraId="62A694D9" w14:textId="49746DBE" w:rsidR="00B67CD1" w:rsidRDefault="00B67CD1" w:rsidP="00B67CD1">
      <w:pPr>
        <w:pStyle w:val="3"/>
      </w:pPr>
      <w:bookmarkStart w:id="51" w:name="_Toc495864438"/>
      <w:r>
        <w:rPr>
          <w:rFonts w:hint="eastAsia"/>
        </w:rPr>
        <w:t>模型使用</w:t>
      </w:r>
      <w:r>
        <w:t>接口</w:t>
      </w:r>
      <w:bookmarkEnd w:id="51"/>
    </w:p>
    <w:p w14:paraId="3FF484CE" w14:textId="5618EF82" w:rsidR="00755B7D" w:rsidRDefault="00755B7D" w:rsidP="00755B7D">
      <w:pPr>
        <w:numPr>
          <w:ilvl w:val="0"/>
          <w:numId w:val="35"/>
        </w:numPr>
        <w:spacing w:line="360" w:lineRule="auto"/>
        <w:rPr>
          <w:sz w:val="24"/>
        </w:rPr>
      </w:pPr>
      <w:r w:rsidRPr="00404CD0">
        <w:rPr>
          <w:rFonts w:hint="eastAsia"/>
          <w:sz w:val="24"/>
        </w:rPr>
        <w:t>功能描述：</w:t>
      </w:r>
      <w:r>
        <w:rPr>
          <w:rFonts w:hint="eastAsia"/>
          <w:sz w:val="24"/>
        </w:rPr>
        <w:t>咪咕</w:t>
      </w:r>
      <w:r>
        <w:rPr>
          <w:sz w:val="24"/>
        </w:rPr>
        <w:t>游戏</w:t>
      </w:r>
      <w:r>
        <w:rPr>
          <w:rFonts w:hint="eastAsia"/>
          <w:sz w:val="24"/>
        </w:rPr>
        <w:t>服务端调用互娱大数据</w:t>
      </w:r>
      <w:r>
        <w:rPr>
          <w:sz w:val="24"/>
        </w:rPr>
        <w:t>平台，互娱大数据平台再调用</w:t>
      </w:r>
      <w:r>
        <w:rPr>
          <w:rFonts w:hint="eastAsia"/>
          <w:sz w:val="24"/>
        </w:rPr>
        <w:t>AI</w:t>
      </w:r>
      <w:r>
        <w:rPr>
          <w:rFonts w:hint="eastAsia"/>
          <w:sz w:val="24"/>
        </w:rPr>
        <w:t>前置</w:t>
      </w:r>
      <w:r>
        <w:rPr>
          <w:sz w:val="24"/>
        </w:rPr>
        <w:t>服务</w:t>
      </w:r>
      <w:r>
        <w:rPr>
          <w:rFonts w:hint="eastAsia"/>
          <w:sz w:val="24"/>
        </w:rPr>
        <w:t>平台</w:t>
      </w:r>
      <w:r>
        <w:rPr>
          <w:sz w:val="24"/>
        </w:rPr>
        <w:t>的</w:t>
      </w:r>
      <w:r>
        <w:rPr>
          <w:rFonts w:hint="eastAsia"/>
          <w:sz w:val="24"/>
        </w:rPr>
        <w:t>业务</w:t>
      </w:r>
      <w:r>
        <w:rPr>
          <w:sz w:val="24"/>
        </w:rPr>
        <w:t>调度模块，</w:t>
      </w:r>
      <w:r>
        <w:rPr>
          <w:rFonts w:hint="eastAsia"/>
          <w:sz w:val="24"/>
        </w:rPr>
        <w:t>获取视频</w:t>
      </w:r>
      <w:r>
        <w:rPr>
          <w:sz w:val="24"/>
        </w:rPr>
        <w:t>理解</w:t>
      </w:r>
      <w:r>
        <w:rPr>
          <w:rFonts w:hint="eastAsia"/>
          <w:sz w:val="24"/>
        </w:rPr>
        <w:t>AI</w:t>
      </w:r>
      <w:r>
        <w:rPr>
          <w:rFonts w:hint="eastAsia"/>
          <w:sz w:val="24"/>
        </w:rPr>
        <w:t>能力</w:t>
      </w:r>
      <w:r>
        <w:rPr>
          <w:sz w:val="24"/>
        </w:rPr>
        <w:t>服务</w:t>
      </w:r>
      <w:r>
        <w:rPr>
          <w:rFonts w:hint="eastAsia"/>
          <w:sz w:val="24"/>
        </w:rPr>
        <w:t>，识别</w:t>
      </w:r>
      <w:r>
        <w:rPr>
          <w:sz w:val="24"/>
        </w:rPr>
        <w:t>视频中的游戏</w:t>
      </w:r>
      <w:r>
        <w:rPr>
          <w:rFonts w:hint="eastAsia"/>
          <w:sz w:val="24"/>
        </w:rPr>
        <w:t>标签、精彩短视频及其</w:t>
      </w:r>
      <w:r>
        <w:rPr>
          <w:sz w:val="24"/>
        </w:rPr>
        <w:t>封面图</w:t>
      </w:r>
      <w:r>
        <w:rPr>
          <w:rFonts w:hint="eastAsia"/>
          <w:sz w:val="24"/>
        </w:rPr>
        <w:t>地址</w:t>
      </w:r>
      <w:r>
        <w:rPr>
          <w:sz w:val="24"/>
        </w:rPr>
        <w:t>。</w:t>
      </w:r>
    </w:p>
    <w:p w14:paraId="2297B6B8" w14:textId="77777777" w:rsidR="00755B7D" w:rsidRPr="00404CD0" w:rsidRDefault="00755B7D" w:rsidP="00755B7D">
      <w:pPr>
        <w:numPr>
          <w:ilvl w:val="0"/>
          <w:numId w:val="35"/>
        </w:numPr>
        <w:spacing w:line="360" w:lineRule="auto"/>
        <w:rPr>
          <w:sz w:val="24"/>
        </w:rPr>
      </w:pPr>
      <w:r>
        <w:rPr>
          <w:rFonts w:hint="eastAsia"/>
          <w:sz w:val="24"/>
        </w:rPr>
        <w:t>接口</w:t>
      </w:r>
      <w:r>
        <w:rPr>
          <w:sz w:val="24"/>
        </w:rPr>
        <w:t>方式：</w:t>
      </w:r>
      <w:r>
        <w:rPr>
          <w:rFonts w:hint="eastAsia"/>
          <w:sz w:val="24"/>
        </w:rPr>
        <w:t>RESTFUL</w:t>
      </w:r>
    </w:p>
    <w:p w14:paraId="14D19912" w14:textId="31496931" w:rsidR="00A102B8" w:rsidRPr="00404CD0" w:rsidRDefault="00755B7D" w:rsidP="00755B7D">
      <w:pPr>
        <w:numPr>
          <w:ilvl w:val="0"/>
          <w:numId w:val="8"/>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参见</w:t>
      </w:r>
      <w:r>
        <w:rPr>
          <w:sz w:val="24"/>
        </w:rPr>
        <w:t>第</w:t>
      </w:r>
      <w:r>
        <w:rPr>
          <w:rFonts w:hint="eastAsia"/>
          <w:sz w:val="24"/>
        </w:rPr>
        <w:t>3.2.2</w:t>
      </w:r>
      <w:r>
        <w:rPr>
          <w:rFonts w:hint="eastAsia"/>
          <w:sz w:val="24"/>
        </w:rPr>
        <w:t>节</w:t>
      </w:r>
      <w:r>
        <w:rPr>
          <w:sz w:val="24"/>
        </w:rPr>
        <w:t>。</w:t>
      </w:r>
    </w:p>
    <w:p w14:paraId="56A98356" w14:textId="0A758250" w:rsidR="006A425F" w:rsidRDefault="006A425F" w:rsidP="006A425F">
      <w:pPr>
        <w:pStyle w:val="3"/>
      </w:pPr>
      <w:bookmarkStart w:id="52" w:name="_Toc495864439"/>
      <w:r>
        <w:rPr>
          <w:rFonts w:hint="eastAsia"/>
        </w:rPr>
        <w:lastRenderedPageBreak/>
        <w:t>标签</w:t>
      </w:r>
      <w:r>
        <w:t>同步接口</w:t>
      </w:r>
      <w:bookmarkEnd w:id="52"/>
    </w:p>
    <w:p w14:paraId="62D6B605" w14:textId="6EB6B9E5" w:rsidR="00D134A1" w:rsidRDefault="00D134A1" w:rsidP="00D134A1">
      <w:pPr>
        <w:numPr>
          <w:ilvl w:val="0"/>
          <w:numId w:val="8"/>
        </w:numPr>
        <w:spacing w:line="360" w:lineRule="auto"/>
        <w:rPr>
          <w:sz w:val="24"/>
        </w:rPr>
      </w:pPr>
      <w:r w:rsidRPr="00404CD0">
        <w:rPr>
          <w:rFonts w:hint="eastAsia"/>
          <w:sz w:val="24"/>
        </w:rPr>
        <w:t>功能描述：</w:t>
      </w:r>
      <w:r>
        <w:rPr>
          <w:rFonts w:hint="eastAsia"/>
          <w:sz w:val="24"/>
        </w:rPr>
        <w:t>运营人员</w:t>
      </w:r>
      <w:r>
        <w:rPr>
          <w:sz w:val="24"/>
        </w:rPr>
        <w:t>在咪咕游戏的标签管理界面中维护游戏标签数据后，咪咕游戏服务端实时将标签记录发送至互娱大数据平台</w:t>
      </w:r>
      <w:r>
        <w:rPr>
          <w:rFonts w:hint="eastAsia"/>
          <w:sz w:val="24"/>
        </w:rPr>
        <w:t>，</w:t>
      </w:r>
      <w:r>
        <w:rPr>
          <w:sz w:val="24"/>
        </w:rPr>
        <w:t>用于样本</w:t>
      </w:r>
      <w:r>
        <w:rPr>
          <w:rFonts w:hint="eastAsia"/>
          <w:sz w:val="24"/>
        </w:rPr>
        <w:t>标注</w:t>
      </w:r>
      <w:r>
        <w:rPr>
          <w:rFonts w:ascii="宋体" w:hAnsi="宋体" w:hint="eastAsia"/>
          <w:sz w:val="24"/>
          <w:szCs w:val="24"/>
        </w:rPr>
        <w:t>。</w:t>
      </w:r>
    </w:p>
    <w:p w14:paraId="6211C225" w14:textId="54D27DD4" w:rsidR="00D134A1" w:rsidRPr="00404CD0" w:rsidRDefault="00D134A1" w:rsidP="00D134A1">
      <w:pPr>
        <w:numPr>
          <w:ilvl w:val="0"/>
          <w:numId w:val="8"/>
        </w:numPr>
        <w:spacing w:line="360" w:lineRule="auto"/>
        <w:rPr>
          <w:sz w:val="24"/>
        </w:rPr>
      </w:pPr>
      <w:r>
        <w:rPr>
          <w:rFonts w:hint="eastAsia"/>
          <w:sz w:val="24"/>
        </w:rPr>
        <w:t>接口</w:t>
      </w:r>
      <w:r>
        <w:rPr>
          <w:sz w:val="24"/>
        </w:rPr>
        <w:t>方式：</w:t>
      </w:r>
      <w:r>
        <w:rPr>
          <w:sz w:val="24"/>
        </w:rPr>
        <w:t>Kafka</w:t>
      </w:r>
    </w:p>
    <w:p w14:paraId="5E51E799" w14:textId="69D55795" w:rsidR="00D134A1" w:rsidRDefault="00D134A1" w:rsidP="00D134A1">
      <w:pPr>
        <w:numPr>
          <w:ilvl w:val="0"/>
          <w:numId w:val="8"/>
        </w:numPr>
        <w:spacing w:line="360" w:lineRule="auto"/>
        <w:rPr>
          <w:sz w:val="24"/>
        </w:rPr>
      </w:pPr>
      <w:r>
        <w:rPr>
          <w:rFonts w:hint="eastAsia"/>
          <w:sz w:val="24"/>
        </w:rPr>
        <w:t>传输</w:t>
      </w:r>
      <w:r>
        <w:rPr>
          <w:sz w:val="24"/>
        </w:rPr>
        <w:t>数据</w:t>
      </w:r>
      <w:r w:rsidRPr="00404CD0">
        <w:rPr>
          <w:rFonts w:hint="eastAsia"/>
          <w:sz w:val="24"/>
        </w:rPr>
        <w:t>：</w:t>
      </w:r>
      <w:r>
        <w:rPr>
          <w:rFonts w:hint="eastAsia"/>
          <w:sz w:val="24"/>
        </w:rPr>
        <w:t>参见</w:t>
      </w:r>
      <w:r>
        <w:rPr>
          <w:sz w:val="24"/>
        </w:rPr>
        <w:t>第</w:t>
      </w:r>
      <w:r>
        <w:rPr>
          <w:rFonts w:hint="eastAsia"/>
          <w:sz w:val="24"/>
        </w:rPr>
        <w:t>3.1.2</w:t>
      </w:r>
      <w:r>
        <w:rPr>
          <w:rFonts w:hint="eastAsia"/>
          <w:sz w:val="24"/>
        </w:rPr>
        <w:t>节</w:t>
      </w:r>
    </w:p>
    <w:p w14:paraId="7348B733" w14:textId="06BC6EFC" w:rsidR="006A425F" w:rsidRDefault="006A425F" w:rsidP="006A425F">
      <w:pPr>
        <w:pStyle w:val="3"/>
      </w:pPr>
      <w:bookmarkStart w:id="53" w:name="_Toc495864440"/>
      <w:r>
        <w:rPr>
          <w:rFonts w:hint="eastAsia"/>
        </w:rPr>
        <w:t>视频</w:t>
      </w:r>
      <w:r>
        <w:t>同步接口</w:t>
      </w:r>
      <w:bookmarkEnd w:id="53"/>
    </w:p>
    <w:p w14:paraId="05C3A681" w14:textId="797EDF6F" w:rsidR="00D134A1" w:rsidRDefault="00D134A1" w:rsidP="00D134A1">
      <w:pPr>
        <w:numPr>
          <w:ilvl w:val="0"/>
          <w:numId w:val="8"/>
        </w:numPr>
        <w:spacing w:line="360" w:lineRule="auto"/>
        <w:rPr>
          <w:sz w:val="24"/>
        </w:rPr>
      </w:pPr>
      <w:r w:rsidRPr="00404CD0">
        <w:rPr>
          <w:rFonts w:hint="eastAsia"/>
          <w:sz w:val="24"/>
        </w:rPr>
        <w:t>功能描述：</w:t>
      </w:r>
      <w:r>
        <w:rPr>
          <w:rFonts w:hint="eastAsia"/>
          <w:sz w:val="24"/>
        </w:rPr>
        <w:t>咪咕</w:t>
      </w:r>
      <w:r>
        <w:rPr>
          <w:sz w:val="24"/>
        </w:rPr>
        <w:t>游戏服务端每小时将新增的游戏视频存储地址发送给互娱大数据平台，互娱大数据</w:t>
      </w:r>
      <w:r w:rsidR="00253EBF">
        <w:rPr>
          <w:rFonts w:hint="eastAsia"/>
          <w:sz w:val="24"/>
        </w:rPr>
        <w:t>负责</w:t>
      </w:r>
      <w:r>
        <w:rPr>
          <w:sz w:val="24"/>
        </w:rPr>
        <w:t>下载视频源文件</w:t>
      </w:r>
      <w:r w:rsidR="00253EBF">
        <w:rPr>
          <w:rFonts w:hint="eastAsia"/>
          <w:sz w:val="24"/>
        </w:rPr>
        <w:t>再</w:t>
      </w:r>
      <w:r w:rsidR="00253EBF">
        <w:rPr>
          <w:sz w:val="24"/>
        </w:rPr>
        <w:t>调用模型使用接口分析视频标签，</w:t>
      </w:r>
      <w:r w:rsidR="00253EBF">
        <w:rPr>
          <w:rFonts w:hint="eastAsia"/>
          <w:sz w:val="24"/>
        </w:rPr>
        <w:t>拆解</w:t>
      </w:r>
      <w:r w:rsidR="00253EBF">
        <w:rPr>
          <w:sz w:val="24"/>
        </w:rPr>
        <w:t>成</w:t>
      </w:r>
      <w:r w:rsidR="00253EBF">
        <w:rPr>
          <w:rFonts w:hint="eastAsia"/>
          <w:sz w:val="24"/>
        </w:rPr>
        <w:t>短视频</w:t>
      </w:r>
      <w:r>
        <w:rPr>
          <w:rFonts w:ascii="宋体" w:hAnsi="宋体" w:hint="eastAsia"/>
          <w:sz w:val="24"/>
          <w:szCs w:val="24"/>
        </w:rPr>
        <w:t>。</w:t>
      </w:r>
    </w:p>
    <w:p w14:paraId="3DD758AA" w14:textId="77777777" w:rsidR="00D134A1" w:rsidRPr="00404CD0" w:rsidRDefault="00D134A1" w:rsidP="00D134A1">
      <w:pPr>
        <w:numPr>
          <w:ilvl w:val="0"/>
          <w:numId w:val="8"/>
        </w:numPr>
        <w:spacing w:line="360" w:lineRule="auto"/>
        <w:rPr>
          <w:sz w:val="24"/>
        </w:rPr>
      </w:pPr>
      <w:r>
        <w:rPr>
          <w:rFonts w:hint="eastAsia"/>
          <w:sz w:val="24"/>
        </w:rPr>
        <w:t>接口</w:t>
      </w:r>
      <w:r>
        <w:rPr>
          <w:sz w:val="24"/>
        </w:rPr>
        <w:t>方式：</w:t>
      </w:r>
      <w:r>
        <w:rPr>
          <w:sz w:val="24"/>
        </w:rPr>
        <w:t>Kafka</w:t>
      </w:r>
    </w:p>
    <w:p w14:paraId="09713546" w14:textId="441CB203" w:rsidR="00D134A1" w:rsidRDefault="00D134A1" w:rsidP="00D134A1">
      <w:pPr>
        <w:numPr>
          <w:ilvl w:val="0"/>
          <w:numId w:val="8"/>
        </w:numPr>
        <w:spacing w:line="360" w:lineRule="auto"/>
        <w:rPr>
          <w:sz w:val="24"/>
        </w:rPr>
      </w:pPr>
      <w:r>
        <w:rPr>
          <w:rFonts w:hint="eastAsia"/>
          <w:sz w:val="24"/>
        </w:rPr>
        <w:t>传输</w:t>
      </w:r>
      <w:r>
        <w:rPr>
          <w:sz w:val="24"/>
        </w:rPr>
        <w:t>数据</w:t>
      </w:r>
      <w:r w:rsidRPr="00404CD0">
        <w:rPr>
          <w:rFonts w:hint="eastAsia"/>
          <w:sz w:val="24"/>
        </w:rPr>
        <w:t>：</w:t>
      </w:r>
      <w:r>
        <w:rPr>
          <w:rFonts w:hint="eastAsia"/>
          <w:sz w:val="24"/>
        </w:rPr>
        <w:t>参见</w:t>
      </w:r>
      <w:r>
        <w:rPr>
          <w:sz w:val="24"/>
        </w:rPr>
        <w:t>第</w:t>
      </w:r>
      <w:r w:rsidR="00DC23AE">
        <w:rPr>
          <w:rFonts w:hint="eastAsia"/>
          <w:sz w:val="24"/>
        </w:rPr>
        <w:t>3.</w:t>
      </w:r>
      <w:r>
        <w:rPr>
          <w:rFonts w:hint="eastAsia"/>
          <w:sz w:val="24"/>
        </w:rPr>
        <w:t>2</w:t>
      </w:r>
      <w:r w:rsidR="00DC23AE">
        <w:rPr>
          <w:sz w:val="24"/>
        </w:rPr>
        <w:t>.1</w:t>
      </w:r>
      <w:r>
        <w:rPr>
          <w:rFonts w:hint="eastAsia"/>
          <w:sz w:val="24"/>
        </w:rPr>
        <w:t>节</w:t>
      </w:r>
    </w:p>
    <w:p w14:paraId="5B16D87C" w14:textId="34C37463" w:rsidR="006A425F" w:rsidRDefault="00FD11B8" w:rsidP="006A425F">
      <w:pPr>
        <w:pStyle w:val="3"/>
      </w:pPr>
      <w:bookmarkStart w:id="54" w:name="_Toc495864441"/>
      <w:r>
        <w:rPr>
          <w:rFonts w:hint="eastAsia"/>
        </w:rPr>
        <w:t>结果输出</w:t>
      </w:r>
      <w:r w:rsidR="006A425F">
        <w:t>接口</w:t>
      </w:r>
      <w:bookmarkEnd w:id="54"/>
    </w:p>
    <w:p w14:paraId="3EB1CCD8" w14:textId="041207B0" w:rsidR="00C763CB" w:rsidRDefault="00C763CB" w:rsidP="00C763CB">
      <w:pPr>
        <w:numPr>
          <w:ilvl w:val="0"/>
          <w:numId w:val="8"/>
        </w:numPr>
        <w:spacing w:line="360" w:lineRule="auto"/>
        <w:rPr>
          <w:sz w:val="24"/>
        </w:rPr>
      </w:pPr>
      <w:r w:rsidRPr="00404CD0">
        <w:rPr>
          <w:rFonts w:hint="eastAsia"/>
          <w:sz w:val="24"/>
        </w:rPr>
        <w:t>功能描述：</w:t>
      </w:r>
      <w:r>
        <w:rPr>
          <w:rFonts w:hint="eastAsia"/>
          <w:sz w:val="24"/>
        </w:rPr>
        <w:t>互娱</w:t>
      </w:r>
      <w:r>
        <w:rPr>
          <w:sz w:val="24"/>
        </w:rPr>
        <w:t>大数据平台调用</w:t>
      </w:r>
      <w:r>
        <w:rPr>
          <w:rFonts w:hint="eastAsia"/>
          <w:sz w:val="24"/>
        </w:rPr>
        <w:t>AI</w:t>
      </w:r>
      <w:r>
        <w:rPr>
          <w:rFonts w:hint="eastAsia"/>
          <w:sz w:val="24"/>
        </w:rPr>
        <w:t>模型</w:t>
      </w:r>
      <w:r>
        <w:rPr>
          <w:sz w:val="24"/>
        </w:rPr>
        <w:t>获取游戏</w:t>
      </w:r>
      <w:r>
        <w:rPr>
          <w:rFonts w:hint="eastAsia"/>
          <w:sz w:val="24"/>
        </w:rPr>
        <w:t>视频</w:t>
      </w:r>
      <w:r>
        <w:rPr>
          <w:sz w:val="24"/>
        </w:rPr>
        <w:t>标签、短</w:t>
      </w:r>
      <w:r>
        <w:rPr>
          <w:rFonts w:hint="eastAsia"/>
          <w:sz w:val="24"/>
        </w:rPr>
        <w:t>视频</w:t>
      </w:r>
      <w:r>
        <w:rPr>
          <w:sz w:val="24"/>
        </w:rPr>
        <w:t>地址后，将短视频上传</w:t>
      </w:r>
      <w:r>
        <w:rPr>
          <w:rFonts w:hint="eastAsia"/>
          <w:sz w:val="24"/>
        </w:rPr>
        <w:t>咪咕</w:t>
      </w:r>
      <w:r>
        <w:rPr>
          <w:sz w:val="24"/>
        </w:rPr>
        <w:t>云存储，再将</w:t>
      </w:r>
      <w:r>
        <w:rPr>
          <w:rFonts w:hint="eastAsia"/>
          <w:sz w:val="24"/>
        </w:rPr>
        <w:t>视频</w:t>
      </w:r>
      <w:r>
        <w:rPr>
          <w:sz w:val="24"/>
        </w:rPr>
        <w:t>标签、视频地址发送回咪咕</w:t>
      </w:r>
      <w:r>
        <w:rPr>
          <w:rFonts w:hint="eastAsia"/>
          <w:sz w:val="24"/>
        </w:rPr>
        <w:t>游戏</w:t>
      </w:r>
      <w:r>
        <w:rPr>
          <w:sz w:val="24"/>
        </w:rPr>
        <w:t>服务端</w:t>
      </w:r>
      <w:r>
        <w:rPr>
          <w:rFonts w:ascii="宋体" w:hAnsi="宋体" w:hint="eastAsia"/>
          <w:sz w:val="24"/>
          <w:szCs w:val="24"/>
        </w:rPr>
        <w:t>。</w:t>
      </w:r>
    </w:p>
    <w:p w14:paraId="460C4B9E" w14:textId="77777777" w:rsidR="00C763CB" w:rsidRPr="00404CD0" w:rsidRDefault="00C763CB" w:rsidP="00C763CB">
      <w:pPr>
        <w:numPr>
          <w:ilvl w:val="0"/>
          <w:numId w:val="8"/>
        </w:numPr>
        <w:spacing w:line="360" w:lineRule="auto"/>
        <w:rPr>
          <w:sz w:val="24"/>
        </w:rPr>
      </w:pPr>
      <w:r>
        <w:rPr>
          <w:rFonts w:hint="eastAsia"/>
          <w:sz w:val="24"/>
        </w:rPr>
        <w:t>接口</w:t>
      </w:r>
      <w:r>
        <w:rPr>
          <w:sz w:val="24"/>
        </w:rPr>
        <w:t>方式：</w:t>
      </w:r>
      <w:r>
        <w:rPr>
          <w:sz w:val="24"/>
        </w:rPr>
        <w:t>Kafka</w:t>
      </w:r>
    </w:p>
    <w:p w14:paraId="60BDBB5F" w14:textId="348A5D10" w:rsidR="00C763CB" w:rsidRDefault="00C763CB" w:rsidP="00C763CB">
      <w:pPr>
        <w:numPr>
          <w:ilvl w:val="0"/>
          <w:numId w:val="8"/>
        </w:numPr>
        <w:spacing w:line="360" w:lineRule="auto"/>
        <w:rPr>
          <w:sz w:val="24"/>
        </w:rPr>
      </w:pPr>
      <w:r>
        <w:rPr>
          <w:rFonts w:hint="eastAsia"/>
          <w:sz w:val="24"/>
        </w:rPr>
        <w:t>传输</w:t>
      </w:r>
      <w:r>
        <w:rPr>
          <w:sz w:val="24"/>
        </w:rPr>
        <w:t>数据</w:t>
      </w:r>
      <w:r w:rsidRPr="00404CD0">
        <w:rPr>
          <w:rFonts w:hint="eastAsia"/>
          <w:sz w:val="24"/>
        </w:rPr>
        <w:t>：</w:t>
      </w:r>
      <w:r>
        <w:rPr>
          <w:rFonts w:hint="eastAsia"/>
          <w:sz w:val="24"/>
        </w:rPr>
        <w:t>参见</w:t>
      </w:r>
      <w:r>
        <w:rPr>
          <w:sz w:val="24"/>
        </w:rPr>
        <w:t>第</w:t>
      </w:r>
      <w:r>
        <w:rPr>
          <w:rFonts w:hint="eastAsia"/>
          <w:sz w:val="24"/>
        </w:rPr>
        <w:t>3.2</w:t>
      </w:r>
      <w:r>
        <w:rPr>
          <w:sz w:val="24"/>
        </w:rPr>
        <w:t>.3</w:t>
      </w:r>
      <w:r>
        <w:rPr>
          <w:rFonts w:hint="eastAsia"/>
          <w:sz w:val="24"/>
        </w:rPr>
        <w:t>节</w:t>
      </w:r>
    </w:p>
    <w:p w14:paraId="6E0B8037" w14:textId="537D2B52" w:rsidR="006A425F" w:rsidRDefault="00FD11B8" w:rsidP="006A425F">
      <w:pPr>
        <w:pStyle w:val="3"/>
      </w:pPr>
      <w:bookmarkStart w:id="55" w:name="_Toc495864442"/>
      <w:r>
        <w:rPr>
          <w:rFonts w:hint="eastAsia"/>
        </w:rPr>
        <w:t>模型</w:t>
      </w:r>
      <w:r>
        <w:t>反馈</w:t>
      </w:r>
      <w:r w:rsidR="006A425F">
        <w:t>接口</w:t>
      </w:r>
      <w:bookmarkEnd w:id="55"/>
    </w:p>
    <w:p w14:paraId="47E75F59" w14:textId="49933B93" w:rsidR="00C763CB" w:rsidRDefault="00C763CB" w:rsidP="00C763CB">
      <w:pPr>
        <w:numPr>
          <w:ilvl w:val="0"/>
          <w:numId w:val="8"/>
        </w:numPr>
        <w:spacing w:line="360" w:lineRule="auto"/>
        <w:rPr>
          <w:sz w:val="24"/>
        </w:rPr>
      </w:pPr>
      <w:r w:rsidRPr="00404CD0">
        <w:rPr>
          <w:rFonts w:hint="eastAsia"/>
          <w:sz w:val="24"/>
        </w:rPr>
        <w:t>功能描述：</w:t>
      </w:r>
      <w:r w:rsidR="00AB790A">
        <w:rPr>
          <w:rFonts w:hint="eastAsia"/>
          <w:sz w:val="24"/>
        </w:rPr>
        <w:t>咪咕</w:t>
      </w:r>
      <w:r w:rsidR="00AB790A">
        <w:rPr>
          <w:sz w:val="24"/>
        </w:rPr>
        <w:t>游戏运营人员</w:t>
      </w:r>
      <w:r w:rsidR="00AB790A">
        <w:rPr>
          <w:rFonts w:hint="eastAsia"/>
          <w:sz w:val="24"/>
        </w:rPr>
        <w:t>审核视频时</w:t>
      </w:r>
      <w:r w:rsidR="00AB790A">
        <w:rPr>
          <w:sz w:val="24"/>
        </w:rPr>
        <w:t>，如发现模型</w:t>
      </w:r>
      <w:r w:rsidR="00AB790A">
        <w:rPr>
          <w:rFonts w:hint="eastAsia"/>
          <w:sz w:val="24"/>
        </w:rPr>
        <w:t>计算</w:t>
      </w:r>
      <w:r w:rsidR="00AB790A">
        <w:rPr>
          <w:sz w:val="24"/>
        </w:rPr>
        <w:t>错误，则将错误视频</w:t>
      </w:r>
      <w:r w:rsidR="00AB790A">
        <w:rPr>
          <w:rFonts w:hint="eastAsia"/>
          <w:sz w:val="24"/>
        </w:rPr>
        <w:t>和</w:t>
      </w:r>
      <w:r w:rsidR="00AB790A">
        <w:rPr>
          <w:sz w:val="24"/>
        </w:rPr>
        <w:t>对应的正确标签</w:t>
      </w:r>
      <w:r w:rsidR="00AB790A">
        <w:rPr>
          <w:rFonts w:hint="eastAsia"/>
          <w:sz w:val="24"/>
        </w:rPr>
        <w:t>发送回</w:t>
      </w:r>
      <w:r w:rsidR="00AB790A">
        <w:rPr>
          <w:sz w:val="24"/>
        </w:rPr>
        <w:t>互娱大数据平台，将错误视频作为样本进行重新标注</w:t>
      </w:r>
      <w:r w:rsidR="00AB790A">
        <w:rPr>
          <w:rFonts w:hint="eastAsia"/>
          <w:sz w:val="24"/>
        </w:rPr>
        <w:t>、</w:t>
      </w:r>
      <w:r w:rsidR="00AB790A">
        <w:rPr>
          <w:sz w:val="24"/>
        </w:rPr>
        <w:t>重新训练模型</w:t>
      </w:r>
      <w:r>
        <w:rPr>
          <w:rFonts w:ascii="宋体" w:hAnsi="宋体" w:hint="eastAsia"/>
          <w:sz w:val="24"/>
          <w:szCs w:val="24"/>
        </w:rPr>
        <w:t>。</w:t>
      </w:r>
    </w:p>
    <w:p w14:paraId="3F086DFF" w14:textId="77777777" w:rsidR="00C763CB" w:rsidRDefault="00C763CB" w:rsidP="00C763CB">
      <w:pPr>
        <w:numPr>
          <w:ilvl w:val="0"/>
          <w:numId w:val="8"/>
        </w:numPr>
        <w:spacing w:line="360" w:lineRule="auto"/>
        <w:rPr>
          <w:sz w:val="24"/>
        </w:rPr>
      </w:pPr>
      <w:r>
        <w:rPr>
          <w:rFonts w:hint="eastAsia"/>
          <w:sz w:val="24"/>
        </w:rPr>
        <w:t>接口</w:t>
      </w:r>
      <w:r>
        <w:rPr>
          <w:sz w:val="24"/>
        </w:rPr>
        <w:t>方式：</w:t>
      </w:r>
      <w:r>
        <w:rPr>
          <w:sz w:val="24"/>
        </w:rPr>
        <w:t>Kafka</w:t>
      </w:r>
    </w:p>
    <w:p w14:paraId="1158EDF7" w14:textId="6C399DC8" w:rsidR="006A425F" w:rsidRDefault="00C763CB" w:rsidP="00C763CB">
      <w:pPr>
        <w:numPr>
          <w:ilvl w:val="0"/>
          <w:numId w:val="8"/>
        </w:numPr>
        <w:spacing w:line="360" w:lineRule="auto"/>
        <w:rPr>
          <w:sz w:val="24"/>
        </w:rPr>
      </w:pPr>
      <w:r w:rsidRPr="00C763CB">
        <w:rPr>
          <w:rFonts w:hint="eastAsia"/>
          <w:sz w:val="24"/>
        </w:rPr>
        <w:t>传输</w:t>
      </w:r>
      <w:r w:rsidRPr="00C763CB">
        <w:rPr>
          <w:sz w:val="24"/>
        </w:rPr>
        <w:t>数据</w:t>
      </w:r>
      <w:r w:rsidRPr="00C763CB">
        <w:rPr>
          <w:rFonts w:hint="eastAsia"/>
          <w:sz w:val="24"/>
        </w:rPr>
        <w:t>：参见</w:t>
      </w:r>
      <w:r w:rsidRPr="00C763CB">
        <w:rPr>
          <w:sz w:val="24"/>
        </w:rPr>
        <w:t>第</w:t>
      </w:r>
      <w:r w:rsidRPr="00C763CB">
        <w:rPr>
          <w:rFonts w:hint="eastAsia"/>
          <w:sz w:val="24"/>
        </w:rPr>
        <w:t>3.2</w:t>
      </w:r>
      <w:r w:rsidR="00AB790A">
        <w:rPr>
          <w:sz w:val="24"/>
        </w:rPr>
        <w:t>.4</w:t>
      </w:r>
      <w:r w:rsidRPr="00C763CB">
        <w:rPr>
          <w:rFonts w:hint="eastAsia"/>
          <w:sz w:val="24"/>
        </w:rPr>
        <w:t>节</w:t>
      </w:r>
    </w:p>
    <w:p w14:paraId="7966E96E" w14:textId="77777777" w:rsidR="00B417E4" w:rsidRPr="00C763CB" w:rsidRDefault="00B417E4" w:rsidP="00B417E4">
      <w:pPr>
        <w:spacing w:line="360" w:lineRule="auto"/>
        <w:rPr>
          <w:sz w:val="24"/>
        </w:rPr>
      </w:pPr>
    </w:p>
    <w:p w14:paraId="0C37C016" w14:textId="428D689F" w:rsidR="004008C5" w:rsidRDefault="004008C5" w:rsidP="004008C5">
      <w:pPr>
        <w:pStyle w:val="1"/>
        <w:spacing w:beforeLines="50" w:before="156" w:afterLines="50" w:after="156" w:line="360" w:lineRule="auto"/>
        <w:ind w:left="431" w:hanging="431"/>
        <w:rPr>
          <w:rFonts w:asciiTheme="minorEastAsia" w:eastAsiaTheme="minorEastAsia" w:hAnsiTheme="minorEastAsia"/>
          <w:color w:val="000000" w:themeColor="text1"/>
          <w:sz w:val="44"/>
        </w:rPr>
      </w:pPr>
      <w:bookmarkStart w:id="56" w:name="_Toc480275864"/>
      <w:bookmarkStart w:id="57" w:name="_Toc495864443"/>
      <w:r>
        <w:rPr>
          <w:rFonts w:asciiTheme="minorEastAsia" w:eastAsiaTheme="minorEastAsia" w:hAnsiTheme="minorEastAsia" w:hint="eastAsia"/>
          <w:color w:val="000000" w:themeColor="text1"/>
          <w:sz w:val="44"/>
        </w:rPr>
        <w:lastRenderedPageBreak/>
        <w:t>系统</w:t>
      </w:r>
      <w:r>
        <w:rPr>
          <w:rFonts w:asciiTheme="minorEastAsia" w:eastAsiaTheme="minorEastAsia" w:hAnsiTheme="minorEastAsia"/>
          <w:color w:val="000000" w:themeColor="text1"/>
          <w:sz w:val="44"/>
        </w:rPr>
        <w:t>响应码</w:t>
      </w:r>
      <w:bookmarkEnd w:id="56"/>
      <w:bookmarkEnd w:id="57"/>
    </w:p>
    <w:tbl>
      <w:tblPr>
        <w:tblStyle w:val="af"/>
        <w:tblW w:w="0" w:type="auto"/>
        <w:tblLook w:val="04A0" w:firstRow="1" w:lastRow="0" w:firstColumn="1" w:lastColumn="0" w:noHBand="0" w:noVBand="1"/>
      </w:tblPr>
      <w:tblGrid>
        <w:gridCol w:w="802"/>
        <w:gridCol w:w="2740"/>
        <w:gridCol w:w="1117"/>
        <w:gridCol w:w="3637"/>
      </w:tblGrid>
      <w:tr w:rsidR="00ED14EA" w14:paraId="64A6A8F8" w14:textId="77777777" w:rsidTr="00EE1DCD">
        <w:tc>
          <w:tcPr>
            <w:tcW w:w="802" w:type="dxa"/>
            <w:tcBorders>
              <w:top w:val="single" w:sz="4" w:space="0" w:color="auto"/>
              <w:left w:val="single" w:sz="4" w:space="0" w:color="auto"/>
              <w:bottom w:val="single" w:sz="4" w:space="0" w:color="auto"/>
              <w:right w:val="single" w:sz="4" w:space="0" w:color="auto"/>
            </w:tcBorders>
            <w:hideMark/>
          </w:tcPr>
          <w:p w14:paraId="5B297AAA" w14:textId="77777777" w:rsidR="00ED14EA" w:rsidRDefault="00ED14EA" w:rsidP="00EE1DCD">
            <w:pPr>
              <w:spacing w:line="360" w:lineRule="auto"/>
              <w:jc w:val="center"/>
              <w:rPr>
                <w:b/>
                <w:color w:val="000000" w:themeColor="text1"/>
                <w:sz w:val="24"/>
              </w:rPr>
            </w:pPr>
            <w:r>
              <w:rPr>
                <w:rFonts w:hint="eastAsia"/>
                <w:b/>
                <w:color w:val="000000" w:themeColor="text1"/>
                <w:sz w:val="24"/>
              </w:rPr>
              <w:t>序号</w:t>
            </w:r>
          </w:p>
        </w:tc>
        <w:tc>
          <w:tcPr>
            <w:tcW w:w="2740" w:type="dxa"/>
            <w:tcBorders>
              <w:top w:val="single" w:sz="4" w:space="0" w:color="auto"/>
              <w:left w:val="single" w:sz="4" w:space="0" w:color="auto"/>
              <w:bottom w:val="single" w:sz="4" w:space="0" w:color="auto"/>
              <w:right w:val="single" w:sz="4" w:space="0" w:color="auto"/>
            </w:tcBorders>
            <w:hideMark/>
          </w:tcPr>
          <w:p w14:paraId="6153BACD" w14:textId="77777777" w:rsidR="00ED14EA" w:rsidRDefault="00ED14EA" w:rsidP="00EE1DCD">
            <w:pPr>
              <w:spacing w:line="360" w:lineRule="auto"/>
              <w:jc w:val="center"/>
              <w:rPr>
                <w:b/>
                <w:color w:val="000000" w:themeColor="text1"/>
                <w:sz w:val="24"/>
              </w:rPr>
            </w:pPr>
            <w:r>
              <w:rPr>
                <w:rFonts w:hint="eastAsia"/>
                <w:b/>
                <w:color w:val="000000" w:themeColor="text1"/>
                <w:sz w:val="24"/>
              </w:rPr>
              <w:t>场景</w:t>
            </w:r>
          </w:p>
        </w:tc>
        <w:tc>
          <w:tcPr>
            <w:tcW w:w="1117" w:type="dxa"/>
            <w:tcBorders>
              <w:top w:val="single" w:sz="4" w:space="0" w:color="auto"/>
              <w:left w:val="single" w:sz="4" w:space="0" w:color="auto"/>
              <w:bottom w:val="single" w:sz="4" w:space="0" w:color="auto"/>
              <w:right w:val="single" w:sz="4" w:space="0" w:color="auto"/>
            </w:tcBorders>
            <w:hideMark/>
          </w:tcPr>
          <w:p w14:paraId="64322BA7" w14:textId="77777777" w:rsidR="00ED14EA" w:rsidRDefault="00ED14EA" w:rsidP="00EE1DCD">
            <w:pPr>
              <w:spacing w:line="360" w:lineRule="auto"/>
              <w:jc w:val="center"/>
              <w:rPr>
                <w:b/>
                <w:color w:val="000000" w:themeColor="text1"/>
                <w:sz w:val="24"/>
              </w:rPr>
            </w:pPr>
            <w:r>
              <w:rPr>
                <w:rFonts w:hint="eastAsia"/>
                <w:b/>
                <w:color w:val="000000" w:themeColor="text1"/>
                <w:sz w:val="24"/>
              </w:rPr>
              <w:t>响应码</w:t>
            </w:r>
          </w:p>
        </w:tc>
        <w:tc>
          <w:tcPr>
            <w:tcW w:w="3637" w:type="dxa"/>
            <w:tcBorders>
              <w:top w:val="single" w:sz="4" w:space="0" w:color="auto"/>
              <w:left w:val="single" w:sz="4" w:space="0" w:color="auto"/>
              <w:bottom w:val="single" w:sz="4" w:space="0" w:color="auto"/>
              <w:right w:val="single" w:sz="4" w:space="0" w:color="auto"/>
            </w:tcBorders>
            <w:hideMark/>
          </w:tcPr>
          <w:p w14:paraId="73C1960F" w14:textId="77777777" w:rsidR="00ED14EA" w:rsidRDefault="00ED14EA" w:rsidP="00EE1DCD">
            <w:pPr>
              <w:spacing w:line="360" w:lineRule="auto"/>
              <w:jc w:val="center"/>
              <w:rPr>
                <w:b/>
                <w:color w:val="000000" w:themeColor="text1"/>
                <w:sz w:val="24"/>
              </w:rPr>
            </w:pPr>
            <w:r>
              <w:rPr>
                <w:rFonts w:hint="eastAsia"/>
                <w:b/>
                <w:color w:val="000000" w:themeColor="text1"/>
                <w:sz w:val="24"/>
              </w:rPr>
              <w:t>说明</w:t>
            </w:r>
          </w:p>
        </w:tc>
      </w:tr>
      <w:tr w:rsidR="00ED14EA" w14:paraId="45E2E1CD" w14:textId="77777777" w:rsidTr="00EE1DCD">
        <w:tc>
          <w:tcPr>
            <w:tcW w:w="802" w:type="dxa"/>
            <w:tcBorders>
              <w:top w:val="single" w:sz="4" w:space="0" w:color="auto"/>
              <w:left w:val="single" w:sz="4" w:space="0" w:color="auto"/>
              <w:bottom w:val="single" w:sz="4" w:space="0" w:color="auto"/>
              <w:right w:val="single" w:sz="4" w:space="0" w:color="auto"/>
            </w:tcBorders>
          </w:tcPr>
          <w:p w14:paraId="68AD251B"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5575760B"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163E59CB" w14:textId="77777777" w:rsidR="00ED14EA" w:rsidRDefault="00ED14EA" w:rsidP="00EE1DCD">
            <w:pPr>
              <w:spacing w:line="360" w:lineRule="auto"/>
              <w:jc w:val="center"/>
              <w:rPr>
                <w:color w:val="000000" w:themeColor="text1"/>
                <w:sz w:val="24"/>
              </w:rPr>
            </w:pPr>
            <w:r>
              <w:rPr>
                <w:color w:val="000000" w:themeColor="text1"/>
                <w:sz w:val="24"/>
              </w:rPr>
              <w:t>0000</w:t>
            </w:r>
          </w:p>
        </w:tc>
        <w:tc>
          <w:tcPr>
            <w:tcW w:w="3637" w:type="dxa"/>
            <w:tcBorders>
              <w:top w:val="single" w:sz="4" w:space="0" w:color="auto"/>
              <w:left w:val="single" w:sz="4" w:space="0" w:color="auto"/>
              <w:bottom w:val="single" w:sz="4" w:space="0" w:color="auto"/>
              <w:right w:val="single" w:sz="4" w:space="0" w:color="auto"/>
            </w:tcBorders>
            <w:hideMark/>
          </w:tcPr>
          <w:p w14:paraId="71077365" w14:textId="77777777" w:rsidR="00ED14EA" w:rsidRDefault="00ED14EA" w:rsidP="00EE1DCD">
            <w:pPr>
              <w:spacing w:line="360" w:lineRule="auto"/>
              <w:rPr>
                <w:color w:val="000000" w:themeColor="text1"/>
                <w:sz w:val="24"/>
              </w:rPr>
            </w:pPr>
            <w:r>
              <w:rPr>
                <w:rFonts w:hint="eastAsia"/>
                <w:color w:val="000000" w:themeColor="text1"/>
                <w:sz w:val="24"/>
              </w:rPr>
              <w:t>返回成功</w:t>
            </w:r>
          </w:p>
        </w:tc>
      </w:tr>
      <w:tr w:rsidR="00ED14EA" w14:paraId="4E55477B" w14:textId="77777777" w:rsidTr="00EE1DCD">
        <w:tc>
          <w:tcPr>
            <w:tcW w:w="802" w:type="dxa"/>
            <w:tcBorders>
              <w:top w:val="single" w:sz="4" w:space="0" w:color="auto"/>
              <w:left w:val="single" w:sz="4" w:space="0" w:color="auto"/>
              <w:bottom w:val="single" w:sz="4" w:space="0" w:color="auto"/>
              <w:right w:val="single" w:sz="4" w:space="0" w:color="auto"/>
            </w:tcBorders>
          </w:tcPr>
          <w:p w14:paraId="2BFD55E8"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30D5765B"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082A4912" w14:textId="77777777" w:rsidR="00ED14EA" w:rsidRDefault="00ED14EA" w:rsidP="00EE1DCD">
            <w:pPr>
              <w:spacing w:line="360" w:lineRule="auto"/>
              <w:jc w:val="center"/>
              <w:rPr>
                <w:color w:val="000000" w:themeColor="text1"/>
                <w:sz w:val="24"/>
              </w:rPr>
            </w:pPr>
            <w:r>
              <w:rPr>
                <w:color w:val="000000" w:themeColor="text1"/>
                <w:sz w:val="24"/>
              </w:rPr>
              <w:t>0001</w:t>
            </w:r>
          </w:p>
        </w:tc>
        <w:tc>
          <w:tcPr>
            <w:tcW w:w="3637" w:type="dxa"/>
            <w:tcBorders>
              <w:top w:val="single" w:sz="4" w:space="0" w:color="auto"/>
              <w:left w:val="single" w:sz="4" w:space="0" w:color="auto"/>
              <w:bottom w:val="single" w:sz="4" w:space="0" w:color="auto"/>
              <w:right w:val="single" w:sz="4" w:space="0" w:color="auto"/>
            </w:tcBorders>
            <w:hideMark/>
          </w:tcPr>
          <w:p w14:paraId="5941DA01" w14:textId="77777777" w:rsidR="00ED14EA" w:rsidRDefault="00ED14EA" w:rsidP="00EE1DCD">
            <w:pPr>
              <w:spacing w:line="360" w:lineRule="auto"/>
              <w:rPr>
                <w:color w:val="000000" w:themeColor="text1"/>
                <w:sz w:val="24"/>
              </w:rPr>
            </w:pPr>
            <w:r>
              <w:rPr>
                <w:rFonts w:hint="eastAsia"/>
                <w:color w:val="000000" w:themeColor="text1"/>
                <w:sz w:val="24"/>
              </w:rPr>
              <w:t>输入参数为空</w:t>
            </w:r>
          </w:p>
        </w:tc>
      </w:tr>
      <w:tr w:rsidR="00ED14EA" w14:paraId="17E3D894" w14:textId="77777777" w:rsidTr="00EE1DCD">
        <w:tc>
          <w:tcPr>
            <w:tcW w:w="802" w:type="dxa"/>
            <w:tcBorders>
              <w:top w:val="single" w:sz="4" w:space="0" w:color="auto"/>
              <w:left w:val="single" w:sz="4" w:space="0" w:color="auto"/>
              <w:bottom w:val="single" w:sz="4" w:space="0" w:color="auto"/>
              <w:right w:val="single" w:sz="4" w:space="0" w:color="auto"/>
            </w:tcBorders>
          </w:tcPr>
          <w:p w14:paraId="38A421D6"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0BB2D4A7" w14:textId="77777777" w:rsidR="00ED14EA" w:rsidRDefault="00ED14EA" w:rsidP="00EE1DCD">
            <w:pPr>
              <w:spacing w:line="360" w:lineRule="auto"/>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6694D033" w14:textId="77777777" w:rsidR="00ED14EA" w:rsidRDefault="00ED14EA" w:rsidP="00EE1DCD">
            <w:pPr>
              <w:spacing w:line="360" w:lineRule="auto"/>
              <w:jc w:val="center"/>
              <w:rPr>
                <w:color w:val="000000" w:themeColor="text1"/>
                <w:sz w:val="24"/>
              </w:rPr>
            </w:pPr>
            <w:r>
              <w:rPr>
                <w:color w:val="000000" w:themeColor="text1"/>
                <w:sz w:val="24"/>
              </w:rPr>
              <w:t>0002</w:t>
            </w:r>
          </w:p>
        </w:tc>
        <w:tc>
          <w:tcPr>
            <w:tcW w:w="3637" w:type="dxa"/>
            <w:tcBorders>
              <w:top w:val="single" w:sz="4" w:space="0" w:color="auto"/>
              <w:left w:val="single" w:sz="4" w:space="0" w:color="auto"/>
              <w:bottom w:val="single" w:sz="4" w:space="0" w:color="auto"/>
              <w:right w:val="single" w:sz="4" w:space="0" w:color="auto"/>
            </w:tcBorders>
            <w:hideMark/>
          </w:tcPr>
          <w:p w14:paraId="760423F1" w14:textId="77777777" w:rsidR="00ED14EA" w:rsidRDefault="00ED14EA" w:rsidP="00EE1DCD">
            <w:pPr>
              <w:spacing w:line="360" w:lineRule="auto"/>
              <w:rPr>
                <w:color w:val="000000" w:themeColor="text1"/>
                <w:sz w:val="24"/>
              </w:rPr>
            </w:pPr>
            <w:r>
              <w:rPr>
                <w:rFonts w:hint="eastAsia"/>
                <w:color w:val="000000" w:themeColor="text1"/>
                <w:sz w:val="24"/>
              </w:rPr>
              <w:t>输入参数格式错误</w:t>
            </w:r>
          </w:p>
        </w:tc>
      </w:tr>
      <w:tr w:rsidR="00ED14EA" w14:paraId="6154AAA5" w14:textId="77777777" w:rsidTr="00EE1DCD">
        <w:tc>
          <w:tcPr>
            <w:tcW w:w="802" w:type="dxa"/>
            <w:tcBorders>
              <w:top w:val="single" w:sz="4" w:space="0" w:color="auto"/>
              <w:left w:val="single" w:sz="4" w:space="0" w:color="auto"/>
              <w:bottom w:val="single" w:sz="4" w:space="0" w:color="auto"/>
              <w:right w:val="single" w:sz="4" w:space="0" w:color="auto"/>
            </w:tcBorders>
          </w:tcPr>
          <w:p w14:paraId="1AF85B58"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44D4ED93" w14:textId="77777777" w:rsidR="00ED14EA" w:rsidRDefault="00ED14EA" w:rsidP="00EE1DCD">
            <w:pPr>
              <w:spacing w:line="360" w:lineRule="auto"/>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37AAF97E" w14:textId="77777777" w:rsidR="00ED14EA" w:rsidRDefault="00ED14EA" w:rsidP="00EE1DCD">
            <w:pPr>
              <w:spacing w:line="360" w:lineRule="auto"/>
              <w:jc w:val="center"/>
              <w:rPr>
                <w:color w:val="000000" w:themeColor="text1"/>
                <w:sz w:val="24"/>
              </w:rPr>
            </w:pPr>
            <w:r>
              <w:rPr>
                <w:color w:val="000000" w:themeColor="text1"/>
                <w:sz w:val="24"/>
              </w:rPr>
              <w:t>0003</w:t>
            </w:r>
          </w:p>
        </w:tc>
        <w:tc>
          <w:tcPr>
            <w:tcW w:w="3637" w:type="dxa"/>
            <w:tcBorders>
              <w:top w:val="single" w:sz="4" w:space="0" w:color="auto"/>
              <w:left w:val="single" w:sz="4" w:space="0" w:color="auto"/>
              <w:bottom w:val="single" w:sz="4" w:space="0" w:color="auto"/>
              <w:right w:val="single" w:sz="4" w:space="0" w:color="auto"/>
            </w:tcBorders>
            <w:hideMark/>
          </w:tcPr>
          <w:p w14:paraId="35322F7D" w14:textId="77777777" w:rsidR="00ED14EA" w:rsidRDefault="00ED14EA" w:rsidP="00EE1DCD">
            <w:pPr>
              <w:spacing w:line="360" w:lineRule="auto"/>
              <w:rPr>
                <w:color w:val="000000" w:themeColor="text1"/>
                <w:sz w:val="24"/>
              </w:rPr>
            </w:pPr>
            <w:r>
              <w:rPr>
                <w:rFonts w:hint="eastAsia"/>
                <w:color w:val="000000" w:themeColor="text1"/>
                <w:sz w:val="24"/>
              </w:rPr>
              <w:t>输入参数类型错误</w:t>
            </w:r>
          </w:p>
        </w:tc>
      </w:tr>
      <w:tr w:rsidR="00ED14EA" w14:paraId="4C931556" w14:textId="77777777" w:rsidTr="00EE1DCD">
        <w:tc>
          <w:tcPr>
            <w:tcW w:w="802" w:type="dxa"/>
            <w:tcBorders>
              <w:top w:val="single" w:sz="4" w:space="0" w:color="auto"/>
              <w:left w:val="single" w:sz="4" w:space="0" w:color="auto"/>
              <w:bottom w:val="single" w:sz="4" w:space="0" w:color="auto"/>
              <w:right w:val="single" w:sz="4" w:space="0" w:color="auto"/>
            </w:tcBorders>
          </w:tcPr>
          <w:p w14:paraId="08236CCA"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521123A0"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76908B56" w14:textId="77777777" w:rsidR="00ED14EA" w:rsidRDefault="00ED14EA" w:rsidP="00EE1DCD">
            <w:pPr>
              <w:spacing w:line="360" w:lineRule="auto"/>
              <w:jc w:val="center"/>
              <w:rPr>
                <w:color w:val="000000" w:themeColor="text1"/>
                <w:sz w:val="24"/>
              </w:rPr>
            </w:pPr>
            <w:r>
              <w:rPr>
                <w:color w:val="000000" w:themeColor="text1"/>
                <w:sz w:val="24"/>
              </w:rPr>
              <w:t>0004</w:t>
            </w:r>
          </w:p>
        </w:tc>
        <w:tc>
          <w:tcPr>
            <w:tcW w:w="3637" w:type="dxa"/>
            <w:tcBorders>
              <w:top w:val="single" w:sz="4" w:space="0" w:color="auto"/>
              <w:left w:val="single" w:sz="4" w:space="0" w:color="auto"/>
              <w:bottom w:val="single" w:sz="4" w:space="0" w:color="auto"/>
              <w:right w:val="single" w:sz="4" w:space="0" w:color="auto"/>
            </w:tcBorders>
            <w:hideMark/>
          </w:tcPr>
          <w:p w14:paraId="223E56C2" w14:textId="77777777" w:rsidR="00ED14EA" w:rsidRDefault="00ED14EA" w:rsidP="00EE1DCD">
            <w:pPr>
              <w:spacing w:line="360" w:lineRule="auto"/>
              <w:rPr>
                <w:color w:val="000000" w:themeColor="text1"/>
                <w:sz w:val="24"/>
              </w:rPr>
            </w:pPr>
            <w:r>
              <w:rPr>
                <w:rFonts w:hint="eastAsia"/>
                <w:color w:val="000000" w:themeColor="text1"/>
                <w:sz w:val="24"/>
              </w:rPr>
              <w:t>输入文件路径不存在</w:t>
            </w:r>
          </w:p>
        </w:tc>
      </w:tr>
      <w:tr w:rsidR="00ED14EA" w14:paraId="78E27030" w14:textId="77777777" w:rsidTr="00EE1DCD">
        <w:tc>
          <w:tcPr>
            <w:tcW w:w="802" w:type="dxa"/>
            <w:tcBorders>
              <w:top w:val="single" w:sz="4" w:space="0" w:color="auto"/>
              <w:left w:val="single" w:sz="4" w:space="0" w:color="auto"/>
              <w:bottom w:val="single" w:sz="4" w:space="0" w:color="auto"/>
              <w:right w:val="single" w:sz="4" w:space="0" w:color="auto"/>
            </w:tcBorders>
          </w:tcPr>
          <w:p w14:paraId="41A65B4F"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2609C216"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5F679E68" w14:textId="77777777" w:rsidR="00ED14EA" w:rsidRDefault="00ED14EA" w:rsidP="00EE1DCD">
            <w:pPr>
              <w:spacing w:line="360" w:lineRule="auto"/>
              <w:jc w:val="center"/>
              <w:rPr>
                <w:color w:val="000000" w:themeColor="text1"/>
                <w:sz w:val="24"/>
              </w:rPr>
            </w:pPr>
            <w:r>
              <w:rPr>
                <w:color w:val="000000" w:themeColor="text1"/>
                <w:sz w:val="24"/>
              </w:rPr>
              <w:t>0005</w:t>
            </w:r>
          </w:p>
        </w:tc>
        <w:tc>
          <w:tcPr>
            <w:tcW w:w="3637" w:type="dxa"/>
            <w:tcBorders>
              <w:top w:val="single" w:sz="4" w:space="0" w:color="auto"/>
              <w:left w:val="single" w:sz="4" w:space="0" w:color="auto"/>
              <w:bottom w:val="single" w:sz="4" w:space="0" w:color="auto"/>
              <w:right w:val="single" w:sz="4" w:space="0" w:color="auto"/>
            </w:tcBorders>
            <w:hideMark/>
          </w:tcPr>
          <w:p w14:paraId="2534E283" w14:textId="77777777" w:rsidR="00ED14EA" w:rsidRDefault="00ED14EA" w:rsidP="00EE1DCD">
            <w:pPr>
              <w:spacing w:line="360" w:lineRule="auto"/>
              <w:rPr>
                <w:color w:val="000000" w:themeColor="text1"/>
                <w:sz w:val="24"/>
              </w:rPr>
            </w:pPr>
            <w:r>
              <w:rPr>
                <w:rFonts w:hint="eastAsia"/>
                <w:color w:val="000000" w:themeColor="text1"/>
                <w:sz w:val="24"/>
              </w:rPr>
              <w:t>模型错误</w:t>
            </w:r>
          </w:p>
        </w:tc>
      </w:tr>
      <w:tr w:rsidR="00ED14EA" w14:paraId="20657F8B" w14:textId="77777777" w:rsidTr="00EE1DCD">
        <w:tc>
          <w:tcPr>
            <w:tcW w:w="802" w:type="dxa"/>
            <w:tcBorders>
              <w:top w:val="single" w:sz="4" w:space="0" w:color="auto"/>
              <w:left w:val="single" w:sz="4" w:space="0" w:color="auto"/>
              <w:bottom w:val="single" w:sz="4" w:space="0" w:color="auto"/>
              <w:right w:val="single" w:sz="4" w:space="0" w:color="auto"/>
            </w:tcBorders>
          </w:tcPr>
          <w:p w14:paraId="21F6CEE9"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14:paraId="146C82A9"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21DD41D9" w14:textId="77777777" w:rsidR="00ED14EA" w:rsidRDefault="00ED14EA" w:rsidP="00EE1DCD">
            <w:pPr>
              <w:spacing w:line="360" w:lineRule="auto"/>
              <w:jc w:val="center"/>
              <w:rPr>
                <w:color w:val="000000" w:themeColor="text1"/>
                <w:sz w:val="24"/>
              </w:rPr>
            </w:pPr>
            <w:r>
              <w:rPr>
                <w:color w:val="000000" w:themeColor="text1"/>
                <w:sz w:val="24"/>
              </w:rPr>
              <w:t>0006</w:t>
            </w:r>
          </w:p>
        </w:tc>
        <w:tc>
          <w:tcPr>
            <w:tcW w:w="3637" w:type="dxa"/>
            <w:tcBorders>
              <w:top w:val="single" w:sz="4" w:space="0" w:color="auto"/>
              <w:left w:val="single" w:sz="4" w:space="0" w:color="auto"/>
              <w:bottom w:val="single" w:sz="4" w:space="0" w:color="auto"/>
              <w:right w:val="single" w:sz="4" w:space="0" w:color="auto"/>
            </w:tcBorders>
            <w:hideMark/>
          </w:tcPr>
          <w:p w14:paraId="4033DB01" w14:textId="77777777" w:rsidR="00ED14EA" w:rsidRDefault="00ED14EA" w:rsidP="00EE1DCD">
            <w:pPr>
              <w:spacing w:line="360" w:lineRule="auto"/>
              <w:rPr>
                <w:color w:val="000000" w:themeColor="text1"/>
                <w:sz w:val="24"/>
              </w:rPr>
            </w:pPr>
            <w:r>
              <w:rPr>
                <w:rFonts w:hint="eastAsia"/>
                <w:color w:val="000000" w:themeColor="text1"/>
                <w:sz w:val="24"/>
              </w:rPr>
              <w:t>图片格式异常</w:t>
            </w:r>
          </w:p>
        </w:tc>
      </w:tr>
      <w:tr w:rsidR="00ED14EA" w14:paraId="5E6718B3" w14:textId="77777777" w:rsidTr="00EE1DCD">
        <w:tc>
          <w:tcPr>
            <w:tcW w:w="802" w:type="dxa"/>
            <w:tcBorders>
              <w:top w:val="single" w:sz="4" w:space="0" w:color="auto"/>
              <w:left w:val="single" w:sz="4" w:space="0" w:color="auto"/>
              <w:bottom w:val="single" w:sz="4" w:space="0" w:color="auto"/>
              <w:right w:val="single" w:sz="4" w:space="0" w:color="auto"/>
            </w:tcBorders>
          </w:tcPr>
          <w:p w14:paraId="70DACA97"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14:paraId="149AED8E"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16982D3E" w14:textId="77777777" w:rsidR="00ED14EA" w:rsidRDefault="00ED14EA" w:rsidP="00EE1DCD">
            <w:pPr>
              <w:spacing w:line="360" w:lineRule="auto"/>
              <w:jc w:val="center"/>
              <w:rPr>
                <w:color w:val="000000" w:themeColor="text1"/>
                <w:sz w:val="24"/>
              </w:rPr>
            </w:pPr>
            <w:r>
              <w:rPr>
                <w:color w:val="000000" w:themeColor="text1"/>
                <w:sz w:val="24"/>
              </w:rPr>
              <w:t>0007</w:t>
            </w:r>
          </w:p>
        </w:tc>
        <w:tc>
          <w:tcPr>
            <w:tcW w:w="3637" w:type="dxa"/>
            <w:tcBorders>
              <w:top w:val="single" w:sz="4" w:space="0" w:color="auto"/>
              <w:left w:val="single" w:sz="4" w:space="0" w:color="auto"/>
              <w:bottom w:val="single" w:sz="4" w:space="0" w:color="auto"/>
              <w:right w:val="single" w:sz="4" w:space="0" w:color="auto"/>
            </w:tcBorders>
            <w:hideMark/>
          </w:tcPr>
          <w:p w14:paraId="670C5007" w14:textId="77777777" w:rsidR="00ED14EA" w:rsidRDefault="00ED14EA" w:rsidP="00EE1DCD">
            <w:pPr>
              <w:spacing w:line="360" w:lineRule="auto"/>
              <w:rPr>
                <w:color w:val="000000" w:themeColor="text1"/>
                <w:sz w:val="24"/>
              </w:rPr>
            </w:pPr>
            <w:r>
              <w:rPr>
                <w:rFonts w:hint="eastAsia"/>
                <w:color w:val="000000" w:themeColor="text1"/>
                <w:sz w:val="24"/>
              </w:rPr>
              <w:t>视频格式异常</w:t>
            </w:r>
          </w:p>
        </w:tc>
      </w:tr>
      <w:tr w:rsidR="00ED14EA" w14:paraId="3F33789F" w14:textId="77777777" w:rsidTr="00EE1DCD">
        <w:tc>
          <w:tcPr>
            <w:tcW w:w="802" w:type="dxa"/>
            <w:tcBorders>
              <w:top w:val="single" w:sz="4" w:space="0" w:color="auto"/>
              <w:left w:val="single" w:sz="4" w:space="0" w:color="auto"/>
              <w:bottom w:val="single" w:sz="4" w:space="0" w:color="auto"/>
              <w:right w:val="single" w:sz="4" w:space="0" w:color="auto"/>
            </w:tcBorders>
          </w:tcPr>
          <w:p w14:paraId="342B640B"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14:paraId="7FA9CBBD"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2FFA1862" w14:textId="77777777" w:rsidR="00ED14EA" w:rsidRDefault="00ED14EA" w:rsidP="00EE1DCD">
            <w:pPr>
              <w:spacing w:line="360" w:lineRule="auto"/>
              <w:jc w:val="center"/>
              <w:rPr>
                <w:color w:val="000000" w:themeColor="text1"/>
                <w:sz w:val="24"/>
              </w:rPr>
            </w:pPr>
            <w:r>
              <w:rPr>
                <w:color w:val="000000" w:themeColor="text1"/>
                <w:sz w:val="24"/>
              </w:rPr>
              <w:t>0008</w:t>
            </w:r>
          </w:p>
        </w:tc>
        <w:tc>
          <w:tcPr>
            <w:tcW w:w="3637" w:type="dxa"/>
            <w:tcBorders>
              <w:top w:val="single" w:sz="4" w:space="0" w:color="auto"/>
              <w:left w:val="single" w:sz="4" w:space="0" w:color="auto"/>
              <w:bottom w:val="single" w:sz="4" w:space="0" w:color="auto"/>
              <w:right w:val="single" w:sz="4" w:space="0" w:color="auto"/>
            </w:tcBorders>
            <w:hideMark/>
          </w:tcPr>
          <w:p w14:paraId="288631DB" w14:textId="77777777" w:rsidR="00ED14EA" w:rsidRDefault="00ED14EA" w:rsidP="00EE1DCD">
            <w:pPr>
              <w:spacing w:line="360" w:lineRule="auto"/>
              <w:rPr>
                <w:color w:val="000000" w:themeColor="text1"/>
                <w:sz w:val="24"/>
              </w:rPr>
            </w:pPr>
            <w:r>
              <w:rPr>
                <w:rFonts w:hint="eastAsia"/>
                <w:color w:val="000000" w:themeColor="text1"/>
                <w:sz w:val="24"/>
              </w:rPr>
              <w:t>处理视频异常</w:t>
            </w:r>
          </w:p>
        </w:tc>
      </w:tr>
      <w:tr w:rsidR="00ED14EA" w14:paraId="40F41C27" w14:textId="77777777" w:rsidTr="00EE1DCD">
        <w:tc>
          <w:tcPr>
            <w:tcW w:w="802" w:type="dxa"/>
            <w:tcBorders>
              <w:top w:val="single" w:sz="4" w:space="0" w:color="auto"/>
              <w:left w:val="single" w:sz="4" w:space="0" w:color="auto"/>
              <w:bottom w:val="single" w:sz="4" w:space="0" w:color="auto"/>
              <w:right w:val="single" w:sz="4" w:space="0" w:color="auto"/>
            </w:tcBorders>
          </w:tcPr>
          <w:p w14:paraId="34A75257"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14:paraId="120EA0A3"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56353633" w14:textId="77777777" w:rsidR="00ED14EA" w:rsidRDefault="00ED14EA" w:rsidP="00EE1DCD">
            <w:pPr>
              <w:spacing w:line="360" w:lineRule="auto"/>
              <w:jc w:val="center"/>
              <w:rPr>
                <w:color w:val="000000" w:themeColor="text1"/>
                <w:sz w:val="24"/>
              </w:rPr>
            </w:pPr>
            <w:r>
              <w:rPr>
                <w:color w:val="000000" w:themeColor="text1"/>
                <w:sz w:val="24"/>
              </w:rPr>
              <w:t>0009</w:t>
            </w:r>
          </w:p>
        </w:tc>
        <w:tc>
          <w:tcPr>
            <w:tcW w:w="3637" w:type="dxa"/>
            <w:tcBorders>
              <w:top w:val="single" w:sz="4" w:space="0" w:color="auto"/>
              <w:left w:val="single" w:sz="4" w:space="0" w:color="auto"/>
              <w:bottom w:val="single" w:sz="4" w:space="0" w:color="auto"/>
              <w:right w:val="single" w:sz="4" w:space="0" w:color="auto"/>
            </w:tcBorders>
            <w:hideMark/>
          </w:tcPr>
          <w:p w14:paraId="526D2A14" w14:textId="77777777" w:rsidR="00ED14EA" w:rsidRDefault="00ED14EA" w:rsidP="00EE1DCD">
            <w:pPr>
              <w:spacing w:line="360" w:lineRule="auto"/>
              <w:rPr>
                <w:color w:val="000000" w:themeColor="text1"/>
                <w:sz w:val="24"/>
              </w:rPr>
            </w:pPr>
            <w:r>
              <w:rPr>
                <w:rFonts w:hint="eastAsia"/>
                <w:color w:val="000000" w:themeColor="text1"/>
                <w:sz w:val="24"/>
              </w:rPr>
              <w:t>输出图片异常</w:t>
            </w:r>
          </w:p>
        </w:tc>
      </w:tr>
      <w:tr w:rsidR="00ED14EA" w14:paraId="6E78F394" w14:textId="77777777" w:rsidTr="00EE1DCD">
        <w:tc>
          <w:tcPr>
            <w:tcW w:w="802" w:type="dxa"/>
            <w:tcBorders>
              <w:top w:val="single" w:sz="4" w:space="0" w:color="auto"/>
              <w:left w:val="single" w:sz="4" w:space="0" w:color="auto"/>
              <w:bottom w:val="single" w:sz="4" w:space="0" w:color="auto"/>
              <w:right w:val="single" w:sz="4" w:space="0" w:color="auto"/>
            </w:tcBorders>
          </w:tcPr>
          <w:p w14:paraId="6FE8EAAB"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14:paraId="557F8E8B"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14:paraId="198C3E0B" w14:textId="77777777" w:rsidR="00ED14EA" w:rsidRDefault="00ED14EA" w:rsidP="00EE1DCD">
            <w:pPr>
              <w:spacing w:line="360" w:lineRule="auto"/>
              <w:jc w:val="center"/>
              <w:rPr>
                <w:color w:val="000000" w:themeColor="text1"/>
                <w:sz w:val="24"/>
              </w:rPr>
            </w:pPr>
            <w:r>
              <w:rPr>
                <w:color w:val="000000" w:themeColor="text1"/>
                <w:sz w:val="24"/>
              </w:rPr>
              <w:t>0010</w:t>
            </w:r>
          </w:p>
        </w:tc>
        <w:tc>
          <w:tcPr>
            <w:tcW w:w="3637" w:type="dxa"/>
            <w:tcBorders>
              <w:top w:val="single" w:sz="4" w:space="0" w:color="auto"/>
              <w:left w:val="single" w:sz="4" w:space="0" w:color="auto"/>
              <w:bottom w:val="single" w:sz="4" w:space="0" w:color="auto"/>
              <w:right w:val="single" w:sz="4" w:space="0" w:color="auto"/>
            </w:tcBorders>
            <w:hideMark/>
          </w:tcPr>
          <w:p w14:paraId="3434F3C7" w14:textId="77777777" w:rsidR="00ED14EA" w:rsidRDefault="00ED14EA" w:rsidP="00EE1DCD">
            <w:pPr>
              <w:spacing w:line="360" w:lineRule="auto"/>
              <w:rPr>
                <w:color w:val="000000" w:themeColor="text1"/>
                <w:sz w:val="24"/>
              </w:rPr>
            </w:pPr>
            <w:r>
              <w:rPr>
                <w:rFonts w:hint="eastAsia"/>
                <w:color w:val="000000" w:themeColor="text1"/>
                <w:sz w:val="24"/>
              </w:rPr>
              <w:t>输出视频异常</w:t>
            </w:r>
          </w:p>
        </w:tc>
      </w:tr>
      <w:tr w:rsidR="00ED14EA" w14:paraId="0B6394EC" w14:textId="77777777" w:rsidTr="00EE1DCD">
        <w:tc>
          <w:tcPr>
            <w:tcW w:w="802" w:type="dxa"/>
            <w:tcBorders>
              <w:top w:val="single" w:sz="4" w:space="0" w:color="auto"/>
              <w:left w:val="single" w:sz="4" w:space="0" w:color="auto"/>
              <w:bottom w:val="single" w:sz="4" w:space="0" w:color="auto"/>
              <w:right w:val="single" w:sz="4" w:space="0" w:color="auto"/>
            </w:tcBorders>
          </w:tcPr>
          <w:p w14:paraId="31257040"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tcPr>
          <w:p w14:paraId="045007EB"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tcPr>
          <w:p w14:paraId="0D4C6C7C" w14:textId="77777777" w:rsidR="00ED14EA" w:rsidRDefault="00ED14EA" w:rsidP="00EE1DCD">
            <w:pPr>
              <w:spacing w:line="360" w:lineRule="auto"/>
              <w:jc w:val="center"/>
              <w:rPr>
                <w:color w:val="000000" w:themeColor="text1"/>
                <w:sz w:val="24"/>
              </w:rPr>
            </w:pPr>
            <w:r>
              <w:rPr>
                <w:rFonts w:hint="eastAsia"/>
                <w:color w:val="000000" w:themeColor="text1"/>
                <w:sz w:val="24"/>
              </w:rPr>
              <w:t>0011</w:t>
            </w:r>
          </w:p>
        </w:tc>
        <w:tc>
          <w:tcPr>
            <w:tcW w:w="3637" w:type="dxa"/>
            <w:tcBorders>
              <w:top w:val="single" w:sz="4" w:space="0" w:color="auto"/>
              <w:left w:val="single" w:sz="4" w:space="0" w:color="auto"/>
              <w:bottom w:val="single" w:sz="4" w:space="0" w:color="auto"/>
              <w:right w:val="single" w:sz="4" w:space="0" w:color="auto"/>
            </w:tcBorders>
          </w:tcPr>
          <w:p w14:paraId="47EA87AB" w14:textId="77777777" w:rsidR="00ED14EA" w:rsidRDefault="00ED14EA" w:rsidP="00EE1DCD">
            <w:pPr>
              <w:spacing w:line="360" w:lineRule="auto"/>
              <w:rPr>
                <w:color w:val="000000" w:themeColor="text1"/>
                <w:sz w:val="24"/>
              </w:rPr>
            </w:pPr>
            <w:r>
              <w:rPr>
                <w:rFonts w:hint="eastAsia"/>
                <w:color w:val="000000" w:themeColor="text1"/>
                <w:sz w:val="24"/>
              </w:rPr>
              <w:t>输出</w:t>
            </w:r>
            <w:r>
              <w:rPr>
                <w:color w:val="000000" w:themeColor="text1"/>
                <w:sz w:val="24"/>
              </w:rPr>
              <w:t>推荐路线异常</w:t>
            </w:r>
          </w:p>
        </w:tc>
      </w:tr>
      <w:tr w:rsidR="00ED14EA" w14:paraId="106C76D3" w14:textId="77777777" w:rsidTr="00EE1DCD">
        <w:tc>
          <w:tcPr>
            <w:tcW w:w="802" w:type="dxa"/>
            <w:tcBorders>
              <w:top w:val="single" w:sz="4" w:space="0" w:color="auto"/>
              <w:left w:val="single" w:sz="4" w:space="0" w:color="auto"/>
              <w:bottom w:val="single" w:sz="4" w:space="0" w:color="auto"/>
              <w:right w:val="single" w:sz="4" w:space="0" w:color="auto"/>
            </w:tcBorders>
          </w:tcPr>
          <w:p w14:paraId="0654E77F" w14:textId="77777777" w:rsidR="00ED14EA" w:rsidRDefault="00ED14EA" w:rsidP="00ED14EA">
            <w:pPr>
              <w:numPr>
                <w:ilvl w:val="0"/>
                <w:numId w:val="33"/>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tcPr>
          <w:p w14:paraId="0241AABD" w14:textId="77777777" w:rsidR="00ED14EA" w:rsidRDefault="00ED14EA" w:rsidP="00EE1DCD">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tcPr>
          <w:p w14:paraId="2C3FBF98" w14:textId="77777777" w:rsidR="00ED14EA" w:rsidRDefault="00ED14EA" w:rsidP="00EE1DCD">
            <w:pPr>
              <w:spacing w:line="360" w:lineRule="auto"/>
              <w:jc w:val="center"/>
              <w:rPr>
                <w:color w:val="000000" w:themeColor="text1"/>
                <w:sz w:val="24"/>
              </w:rPr>
            </w:pPr>
            <w:r>
              <w:rPr>
                <w:rFonts w:hint="eastAsia"/>
                <w:color w:val="000000" w:themeColor="text1"/>
                <w:sz w:val="24"/>
              </w:rPr>
              <w:t>0012</w:t>
            </w:r>
          </w:p>
        </w:tc>
        <w:tc>
          <w:tcPr>
            <w:tcW w:w="3637" w:type="dxa"/>
            <w:tcBorders>
              <w:top w:val="single" w:sz="4" w:space="0" w:color="auto"/>
              <w:left w:val="single" w:sz="4" w:space="0" w:color="auto"/>
              <w:bottom w:val="single" w:sz="4" w:space="0" w:color="auto"/>
              <w:right w:val="single" w:sz="4" w:space="0" w:color="auto"/>
            </w:tcBorders>
          </w:tcPr>
          <w:p w14:paraId="24A60722" w14:textId="77777777" w:rsidR="00ED14EA" w:rsidRDefault="00ED14EA" w:rsidP="00EE1DCD">
            <w:pPr>
              <w:spacing w:line="360" w:lineRule="auto"/>
              <w:rPr>
                <w:color w:val="000000" w:themeColor="text1"/>
                <w:sz w:val="24"/>
              </w:rPr>
            </w:pPr>
            <w:r>
              <w:rPr>
                <w:rFonts w:hint="eastAsia"/>
                <w:color w:val="000000" w:themeColor="text1"/>
                <w:sz w:val="24"/>
              </w:rPr>
              <w:t>请求</w:t>
            </w:r>
            <w:r>
              <w:rPr>
                <w:color w:val="000000" w:themeColor="text1"/>
                <w:sz w:val="24"/>
              </w:rPr>
              <w:t>地址无响应</w:t>
            </w:r>
          </w:p>
        </w:tc>
      </w:tr>
    </w:tbl>
    <w:p w14:paraId="3F17EA83" w14:textId="77777777" w:rsidR="004008C5" w:rsidRPr="004008C5" w:rsidRDefault="004008C5" w:rsidP="004008C5"/>
    <w:sectPr w:rsidR="004008C5" w:rsidRPr="004008C5">
      <w:footerReference w:type="defaul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E0FF2" w14:textId="77777777" w:rsidR="00AD1C55" w:rsidRDefault="00AD1C55">
      <w:r>
        <w:separator/>
      </w:r>
    </w:p>
  </w:endnote>
  <w:endnote w:type="continuationSeparator" w:id="0">
    <w:p w14:paraId="6DDEB197" w14:textId="77777777" w:rsidR="00AD1C55" w:rsidRDefault="00AD1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9CA93" w14:textId="0C4AB3D1" w:rsidR="00932A6B" w:rsidRDefault="00932A6B">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13E8D">
      <w:rPr>
        <w:b/>
        <w:bCs/>
        <w:noProof/>
      </w:rPr>
      <w:t>27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13E8D">
      <w:rPr>
        <w:b/>
        <w:bCs/>
        <w:noProof/>
      </w:rPr>
      <w:t>66</w:t>
    </w:r>
    <w:r>
      <w:rPr>
        <w:b/>
        <w:bCs/>
        <w:sz w:val="24"/>
        <w:szCs w:val="24"/>
      </w:rPr>
      <w:fldChar w:fldCharType="end"/>
    </w:r>
  </w:p>
  <w:p w14:paraId="119D256C" w14:textId="77777777" w:rsidR="00932A6B" w:rsidRDefault="00932A6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87B01" w14:textId="77777777" w:rsidR="00AD1C55" w:rsidRDefault="00AD1C55">
      <w:r>
        <w:separator/>
      </w:r>
    </w:p>
  </w:footnote>
  <w:footnote w:type="continuationSeparator" w:id="0">
    <w:p w14:paraId="58E4A8C8" w14:textId="77777777" w:rsidR="00AD1C55" w:rsidRDefault="00AD1C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4AE0"/>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C7E1B"/>
    <w:multiLevelType w:val="hybridMultilevel"/>
    <w:tmpl w:val="9CC80AF4"/>
    <w:lvl w:ilvl="0" w:tplc="DAC084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7837C2"/>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10C91"/>
    <w:multiLevelType w:val="hybridMultilevel"/>
    <w:tmpl w:val="79D422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806CE3"/>
    <w:multiLevelType w:val="hybridMultilevel"/>
    <w:tmpl w:val="2620112C"/>
    <w:lvl w:ilvl="0" w:tplc="34703C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8C302E"/>
    <w:multiLevelType w:val="hybridMultilevel"/>
    <w:tmpl w:val="06A44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7A2478"/>
    <w:multiLevelType w:val="hybridMultilevel"/>
    <w:tmpl w:val="84A8A7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377330"/>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D656A9E"/>
    <w:multiLevelType w:val="hybridMultilevel"/>
    <w:tmpl w:val="5AB43916"/>
    <w:lvl w:ilvl="0" w:tplc="710EA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5B303E"/>
    <w:multiLevelType w:val="hybridMultilevel"/>
    <w:tmpl w:val="0F1AA5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B02B6D"/>
    <w:multiLevelType w:val="hybridMultilevel"/>
    <w:tmpl w:val="4E50CA8C"/>
    <w:lvl w:ilvl="0" w:tplc="E92A8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B913EA"/>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3D3C82"/>
    <w:multiLevelType w:val="hybridMultilevel"/>
    <w:tmpl w:val="1FFC870A"/>
    <w:lvl w:ilvl="0" w:tplc="99CCC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B279C0"/>
    <w:multiLevelType w:val="hybridMultilevel"/>
    <w:tmpl w:val="0EEA92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8A62383"/>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4E0E1E"/>
    <w:multiLevelType w:val="hybridMultilevel"/>
    <w:tmpl w:val="6A5CE7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E73E77"/>
    <w:multiLevelType w:val="hybridMultilevel"/>
    <w:tmpl w:val="BB64660A"/>
    <w:lvl w:ilvl="0" w:tplc="4B683D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1B1B5A"/>
    <w:multiLevelType w:val="hybridMultilevel"/>
    <w:tmpl w:val="F490BE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065689"/>
    <w:multiLevelType w:val="hybridMultilevel"/>
    <w:tmpl w:val="032ADE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12779C"/>
    <w:multiLevelType w:val="hybridMultilevel"/>
    <w:tmpl w:val="E4D2FE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96F18D1"/>
    <w:multiLevelType w:val="hybridMultilevel"/>
    <w:tmpl w:val="8EE2DD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CF097A"/>
    <w:multiLevelType w:val="hybridMultilevel"/>
    <w:tmpl w:val="83803E62"/>
    <w:lvl w:ilvl="0" w:tplc="2556D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DF5D2E"/>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E73B80"/>
    <w:multiLevelType w:val="hybridMultilevel"/>
    <w:tmpl w:val="CE542246"/>
    <w:lvl w:ilvl="0" w:tplc="14CC35DA">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546EBD"/>
    <w:multiLevelType w:val="hybridMultilevel"/>
    <w:tmpl w:val="660EB6F8"/>
    <w:lvl w:ilvl="0" w:tplc="F990B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654D29"/>
    <w:multiLevelType w:val="multilevel"/>
    <w:tmpl w:val="4E654D29"/>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3"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26" w15:restartNumberingAfterBreak="0">
    <w:nsid w:val="4F0E23E4"/>
    <w:multiLevelType w:val="hybridMultilevel"/>
    <w:tmpl w:val="2332B81E"/>
    <w:lvl w:ilvl="0" w:tplc="C2E8E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FA1857"/>
    <w:multiLevelType w:val="hybridMultilevel"/>
    <w:tmpl w:val="D5F22F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4308E7"/>
    <w:multiLevelType w:val="hybridMultilevel"/>
    <w:tmpl w:val="9CC80AF4"/>
    <w:lvl w:ilvl="0" w:tplc="DAC084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4A91226"/>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2F21DF"/>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B65550"/>
    <w:multiLevelType w:val="multilevel"/>
    <w:tmpl w:val="648475D6"/>
    <w:lvl w:ilvl="0">
      <w:start w:val="1"/>
      <w:numFmt w:val="decimal"/>
      <w:pStyle w:val="SRS"/>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C916E10"/>
    <w:multiLevelType w:val="hybridMultilevel"/>
    <w:tmpl w:val="6AE0778A"/>
    <w:lvl w:ilvl="0" w:tplc="167AB09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06455E"/>
    <w:multiLevelType w:val="hybridMultilevel"/>
    <w:tmpl w:val="B34862E4"/>
    <w:lvl w:ilvl="0" w:tplc="09008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1F07EA"/>
    <w:multiLevelType w:val="hybridMultilevel"/>
    <w:tmpl w:val="9C1C7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AD16E1"/>
    <w:multiLevelType w:val="hybridMultilevel"/>
    <w:tmpl w:val="63D6A45A"/>
    <w:lvl w:ilvl="0" w:tplc="48CC14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4C6AB0"/>
    <w:multiLevelType w:val="hybridMultilevel"/>
    <w:tmpl w:val="4F8284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C70568"/>
    <w:multiLevelType w:val="hybridMultilevel"/>
    <w:tmpl w:val="286030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5C227C"/>
    <w:multiLevelType w:val="hybridMultilevel"/>
    <w:tmpl w:val="2F60B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78C0A50"/>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9CE2B94"/>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E1E60"/>
    <w:multiLevelType w:val="hybridMultilevel"/>
    <w:tmpl w:val="A7422496"/>
    <w:lvl w:ilvl="0" w:tplc="5856775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EDF74AE"/>
    <w:multiLevelType w:val="hybridMultilevel"/>
    <w:tmpl w:val="DA605586"/>
    <w:lvl w:ilvl="0" w:tplc="E8A6C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8"/>
  </w:num>
  <w:num w:numId="3">
    <w:abstractNumId w:val="24"/>
  </w:num>
  <w:num w:numId="4">
    <w:abstractNumId w:val="9"/>
  </w:num>
  <w:num w:numId="5">
    <w:abstractNumId w:val="27"/>
  </w:num>
  <w:num w:numId="6">
    <w:abstractNumId w:val="38"/>
  </w:num>
  <w:num w:numId="7">
    <w:abstractNumId w:val="3"/>
  </w:num>
  <w:num w:numId="8">
    <w:abstractNumId w:val="15"/>
  </w:num>
  <w:num w:numId="9">
    <w:abstractNumId w:val="34"/>
  </w:num>
  <w:num w:numId="10">
    <w:abstractNumId w:val="31"/>
  </w:num>
  <w:num w:numId="11">
    <w:abstractNumId w:val="32"/>
  </w:num>
  <w:num w:numId="12">
    <w:abstractNumId w:val="8"/>
  </w:num>
  <w:num w:numId="13">
    <w:abstractNumId w:val="33"/>
  </w:num>
  <w:num w:numId="14">
    <w:abstractNumId w:val="5"/>
  </w:num>
  <w:num w:numId="15">
    <w:abstractNumId w:val="37"/>
  </w:num>
  <w:num w:numId="16">
    <w:abstractNumId w:val="19"/>
  </w:num>
  <w:num w:numId="17">
    <w:abstractNumId w:val="13"/>
  </w:num>
  <w:num w:numId="18">
    <w:abstractNumId w:val="6"/>
  </w:num>
  <w:num w:numId="19">
    <w:abstractNumId w:val="20"/>
  </w:num>
  <w:num w:numId="20">
    <w:abstractNumId w:val="10"/>
  </w:num>
  <w:num w:numId="21">
    <w:abstractNumId w:val="29"/>
  </w:num>
  <w:num w:numId="22">
    <w:abstractNumId w:val="22"/>
  </w:num>
  <w:num w:numId="23">
    <w:abstractNumId w:val="14"/>
  </w:num>
  <w:num w:numId="24">
    <w:abstractNumId w:val="30"/>
  </w:num>
  <w:num w:numId="25">
    <w:abstractNumId w:val="40"/>
  </w:num>
  <w:num w:numId="26">
    <w:abstractNumId w:val="11"/>
  </w:num>
  <w:num w:numId="27">
    <w:abstractNumId w:val="2"/>
  </w:num>
  <w:num w:numId="28">
    <w:abstractNumId w:val="0"/>
  </w:num>
  <w:num w:numId="29">
    <w:abstractNumId w:val="41"/>
  </w:num>
  <w:num w:numId="30">
    <w:abstractNumId w:val="26"/>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7"/>
  </w:num>
  <w:num w:numId="36">
    <w:abstractNumId w:val="42"/>
  </w:num>
  <w:num w:numId="37">
    <w:abstractNumId w:val="12"/>
  </w:num>
  <w:num w:numId="38">
    <w:abstractNumId w:val="7"/>
  </w:num>
  <w:num w:numId="39">
    <w:abstractNumId w:val="39"/>
  </w:num>
  <w:num w:numId="40">
    <w:abstractNumId w:val="35"/>
  </w:num>
  <w:num w:numId="41">
    <w:abstractNumId w:val="16"/>
  </w:num>
  <w:num w:numId="42">
    <w:abstractNumId w:val="4"/>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1"/>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3D3CCF"/>
    <w:rsid w:val="000002A4"/>
    <w:rsid w:val="000003DB"/>
    <w:rsid w:val="00000B89"/>
    <w:rsid w:val="00000D85"/>
    <w:rsid w:val="00001590"/>
    <w:rsid w:val="00001D8C"/>
    <w:rsid w:val="0000246A"/>
    <w:rsid w:val="00002866"/>
    <w:rsid w:val="000033E7"/>
    <w:rsid w:val="000044CD"/>
    <w:rsid w:val="00006E03"/>
    <w:rsid w:val="000076C7"/>
    <w:rsid w:val="00007B0E"/>
    <w:rsid w:val="00010AE8"/>
    <w:rsid w:val="000111D2"/>
    <w:rsid w:val="00012F03"/>
    <w:rsid w:val="000130B4"/>
    <w:rsid w:val="000132FB"/>
    <w:rsid w:val="00017F82"/>
    <w:rsid w:val="0002010A"/>
    <w:rsid w:val="00021338"/>
    <w:rsid w:val="00021962"/>
    <w:rsid w:val="00021C7D"/>
    <w:rsid w:val="00022663"/>
    <w:rsid w:val="00023046"/>
    <w:rsid w:val="000237EC"/>
    <w:rsid w:val="0002408A"/>
    <w:rsid w:val="00024325"/>
    <w:rsid w:val="00024B74"/>
    <w:rsid w:val="00025242"/>
    <w:rsid w:val="00025FD0"/>
    <w:rsid w:val="000261DA"/>
    <w:rsid w:val="000269DD"/>
    <w:rsid w:val="00027B0B"/>
    <w:rsid w:val="00030F83"/>
    <w:rsid w:val="00031B3C"/>
    <w:rsid w:val="000325E6"/>
    <w:rsid w:val="00033EFA"/>
    <w:rsid w:val="00034AD0"/>
    <w:rsid w:val="00035177"/>
    <w:rsid w:val="00035D41"/>
    <w:rsid w:val="00036C67"/>
    <w:rsid w:val="00037546"/>
    <w:rsid w:val="00037E08"/>
    <w:rsid w:val="000403A3"/>
    <w:rsid w:val="00042343"/>
    <w:rsid w:val="00042CF1"/>
    <w:rsid w:val="00044964"/>
    <w:rsid w:val="00044C42"/>
    <w:rsid w:val="00045974"/>
    <w:rsid w:val="00045E80"/>
    <w:rsid w:val="00046A55"/>
    <w:rsid w:val="00050274"/>
    <w:rsid w:val="000558A5"/>
    <w:rsid w:val="00056240"/>
    <w:rsid w:val="00057EDC"/>
    <w:rsid w:val="0006000E"/>
    <w:rsid w:val="0006047B"/>
    <w:rsid w:val="00060ECC"/>
    <w:rsid w:val="000617E7"/>
    <w:rsid w:val="000625B6"/>
    <w:rsid w:val="00062CBC"/>
    <w:rsid w:val="00063AF0"/>
    <w:rsid w:val="000649F7"/>
    <w:rsid w:val="0007053B"/>
    <w:rsid w:val="00071789"/>
    <w:rsid w:val="00071BB5"/>
    <w:rsid w:val="00080DFC"/>
    <w:rsid w:val="00081898"/>
    <w:rsid w:val="00082F5D"/>
    <w:rsid w:val="000834B0"/>
    <w:rsid w:val="000859DE"/>
    <w:rsid w:val="000868BB"/>
    <w:rsid w:val="00086EA2"/>
    <w:rsid w:val="00087721"/>
    <w:rsid w:val="00087FE0"/>
    <w:rsid w:val="00087FEC"/>
    <w:rsid w:val="00090181"/>
    <w:rsid w:val="0009066F"/>
    <w:rsid w:val="000906EA"/>
    <w:rsid w:val="00090E5C"/>
    <w:rsid w:val="00091BA0"/>
    <w:rsid w:val="00091DF5"/>
    <w:rsid w:val="00092993"/>
    <w:rsid w:val="00093180"/>
    <w:rsid w:val="00094BF3"/>
    <w:rsid w:val="000951DD"/>
    <w:rsid w:val="00095522"/>
    <w:rsid w:val="000A0C19"/>
    <w:rsid w:val="000A0D0B"/>
    <w:rsid w:val="000A1C44"/>
    <w:rsid w:val="000A41F0"/>
    <w:rsid w:val="000A4258"/>
    <w:rsid w:val="000A439B"/>
    <w:rsid w:val="000A5646"/>
    <w:rsid w:val="000A6369"/>
    <w:rsid w:val="000A71C0"/>
    <w:rsid w:val="000A7FAD"/>
    <w:rsid w:val="000B0A2F"/>
    <w:rsid w:val="000B0A70"/>
    <w:rsid w:val="000B1690"/>
    <w:rsid w:val="000B18EF"/>
    <w:rsid w:val="000B315E"/>
    <w:rsid w:val="000B3635"/>
    <w:rsid w:val="000B37FE"/>
    <w:rsid w:val="000B3CBD"/>
    <w:rsid w:val="000B43FF"/>
    <w:rsid w:val="000B5B14"/>
    <w:rsid w:val="000B68C2"/>
    <w:rsid w:val="000B6BC3"/>
    <w:rsid w:val="000B7CB8"/>
    <w:rsid w:val="000C19C6"/>
    <w:rsid w:val="000C1A58"/>
    <w:rsid w:val="000C242A"/>
    <w:rsid w:val="000C2A00"/>
    <w:rsid w:val="000C5B42"/>
    <w:rsid w:val="000C687A"/>
    <w:rsid w:val="000C73C9"/>
    <w:rsid w:val="000D2BCC"/>
    <w:rsid w:val="000D318B"/>
    <w:rsid w:val="000D3CA6"/>
    <w:rsid w:val="000D4CE9"/>
    <w:rsid w:val="000D61F7"/>
    <w:rsid w:val="000D7476"/>
    <w:rsid w:val="000E093A"/>
    <w:rsid w:val="000E3CA9"/>
    <w:rsid w:val="000E3F82"/>
    <w:rsid w:val="000E625D"/>
    <w:rsid w:val="000E6360"/>
    <w:rsid w:val="000E7A15"/>
    <w:rsid w:val="000F000B"/>
    <w:rsid w:val="000F2482"/>
    <w:rsid w:val="000F2803"/>
    <w:rsid w:val="000F4AD6"/>
    <w:rsid w:val="000F4D1C"/>
    <w:rsid w:val="000F4E7B"/>
    <w:rsid w:val="000F50D8"/>
    <w:rsid w:val="000F6164"/>
    <w:rsid w:val="000F6C0E"/>
    <w:rsid w:val="000F6FFF"/>
    <w:rsid w:val="00101D5F"/>
    <w:rsid w:val="001029C9"/>
    <w:rsid w:val="00103881"/>
    <w:rsid w:val="00103F6C"/>
    <w:rsid w:val="00106584"/>
    <w:rsid w:val="00107E1C"/>
    <w:rsid w:val="00107FF1"/>
    <w:rsid w:val="0011063B"/>
    <w:rsid w:val="00110A07"/>
    <w:rsid w:val="00111275"/>
    <w:rsid w:val="0011268F"/>
    <w:rsid w:val="0011286B"/>
    <w:rsid w:val="00113228"/>
    <w:rsid w:val="00113E8D"/>
    <w:rsid w:val="001148C8"/>
    <w:rsid w:val="00114B2B"/>
    <w:rsid w:val="00114B91"/>
    <w:rsid w:val="00117548"/>
    <w:rsid w:val="00117ECC"/>
    <w:rsid w:val="00121CD9"/>
    <w:rsid w:val="00122289"/>
    <w:rsid w:val="00122A39"/>
    <w:rsid w:val="00122AD5"/>
    <w:rsid w:val="00123C67"/>
    <w:rsid w:val="0012625A"/>
    <w:rsid w:val="0012659E"/>
    <w:rsid w:val="00127AF3"/>
    <w:rsid w:val="0013030E"/>
    <w:rsid w:val="00130C52"/>
    <w:rsid w:val="00132062"/>
    <w:rsid w:val="001320A3"/>
    <w:rsid w:val="00132159"/>
    <w:rsid w:val="00132D34"/>
    <w:rsid w:val="00134C21"/>
    <w:rsid w:val="0013540E"/>
    <w:rsid w:val="0013641F"/>
    <w:rsid w:val="00136434"/>
    <w:rsid w:val="00136DCF"/>
    <w:rsid w:val="00136FF0"/>
    <w:rsid w:val="0014195C"/>
    <w:rsid w:val="001419DE"/>
    <w:rsid w:val="00141FFB"/>
    <w:rsid w:val="0014278E"/>
    <w:rsid w:val="00146467"/>
    <w:rsid w:val="00147346"/>
    <w:rsid w:val="00150179"/>
    <w:rsid w:val="0015055D"/>
    <w:rsid w:val="0015091C"/>
    <w:rsid w:val="00151204"/>
    <w:rsid w:val="0015278A"/>
    <w:rsid w:val="0015321F"/>
    <w:rsid w:val="00154869"/>
    <w:rsid w:val="00155C34"/>
    <w:rsid w:val="00156502"/>
    <w:rsid w:val="001576E4"/>
    <w:rsid w:val="0016046A"/>
    <w:rsid w:val="001617D7"/>
    <w:rsid w:val="00161872"/>
    <w:rsid w:val="00162F50"/>
    <w:rsid w:val="00163EC5"/>
    <w:rsid w:val="001643F2"/>
    <w:rsid w:val="00164AE0"/>
    <w:rsid w:val="001653A0"/>
    <w:rsid w:val="001667CB"/>
    <w:rsid w:val="00167611"/>
    <w:rsid w:val="00167AA4"/>
    <w:rsid w:val="00167B60"/>
    <w:rsid w:val="00171066"/>
    <w:rsid w:val="001718B1"/>
    <w:rsid w:val="00172B0E"/>
    <w:rsid w:val="00172FE1"/>
    <w:rsid w:val="00176469"/>
    <w:rsid w:val="00176D8E"/>
    <w:rsid w:val="00176F06"/>
    <w:rsid w:val="00177CC2"/>
    <w:rsid w:val="0018056D"/>
    <w:rsid w:val="00180926"/>
    <w:rsid w:val="0018354B"/>
    <w:rsid w:val="00183BF4"/>
    <w:rsid w:val="00184037"/>
    <w:rsid w:val="00184640"/>
    <w:rsid w:val="00185539"/>
    <w:rsid w:val="00185A07"/>
    <w:rsid w:val="0018663A"/>
    <w:rsid w:val="001903AC"/>
    <w:rsid w:val="001919D7"/>
    <w:rsid w:val="001940E3"/>
    <w:rsid w:val="00194384"/>
    <w:rsid w:val="0019589A"/>
    <w:rsid w:val="00195B4E"/>
    <w:rsid w:val="001972EB"/>
    <w:rsid w:val="001976AD"/>
    <w:rsid w:val="001A050E"/>
    <w:rsid w:val="001A05AE"/>
    <w:rsid w:val="001A078D"/>
    <w:rsid w:val="001A0C5F"/>
    <w:rsid w:val="001A0EB3"/>
    <w:rsid w:val="001A3FEC"/>
    <w:rsid w:val="001A400C"/>
    <w:rsid w:val="001A47F6"/>
    <w:rsid w:val="001A5B13"/>
    <w:rsid w:val="001A785C"/>
    <w:rsid w:val="001B00BC"/>
    <w:rsid w:val="001B1ACA"/>
    <w:rsid w:val="001B2080"/>
    <w:rsid w:val="001B2CC1"/>
    <w:rsid w:val="001B54FD"/>
    <w:rsid w:val="001B6A22"/>
    <w:rsid w:val="001B729B"/>
    <w:rsid w:val="001C2268"/>
    <w:rsid w:val="001C2F59"/>
    <w:rsid w:val="001C35C5"/>
    <w:rsid w:val="001C3B0E"/>
    <w:rsid w:val="001C503F"/>
    <w:rsid w:val="001C5061"/>
    <w:rsid w:val="001C6217"/>
    <w:rsid w:val="001C7025"/>
    <w:rsid w:val="001C7A72"/>
    <w:rsid w:val="001D2735"/>
    <w:rsid w:val="001D28BB"/>
    <w:rsid w:val="001D4B8B"/>
    <w:rsid w:val="001D626F"/>
    <w:rsid w:val="001D64FA"/>
    <w:rsid w:val="001D6CDC"/>
    <w:rsid w:val="001D6F49"/>
    <w:rsid w:val="001D7E4D"/>
    <w:rsid w:val="001E0096"/>
    <w:rsid w:val="001E02F1"/>
    <w:rsid w:val="001E1667"/>
    <w:rsid w:val="001E4D4D"/>
    <w:rsid w:val="001E4D75"/>
    <w:rsid w:val="001E7CAD"/>
    <w:rsid w:val="001F0065"/>
    <w:rsid w:val="001F477A"/>
    <w:rsid w:val="001F4F80"/>
    <w:rsid w:val="001F538C"/>
    <w:rsid w:val="001F63C0"/>
    <w:rsid w:val="001F6A7E"/>
    <w:rsid w:val="001F75EF"/>
    <w:rsid w:val="002003B0"/>
    <w:rsid w:val="00200956"/>
    <w:rsid w:val="00200F32"/>
    <w:rsid w:val="002015EE"/>
    <w:rsid w:val="0020216B"/>
    <w:rsid w:val="00202740"/>
    <w:rsid w:val="00202FE3"/>
    <w:rsid w:val="00203174"/>
    <w:rsid w:val="00204B3D"/>
    <w:rsid w:val="002050B3"/>
    <w:rsid w:val="00207711"/>
    <w:rsid w:val="002079C5"/>
    <w:rsid w:val="00207B70"/>
    <w:rsid w:val="002108AA"/>
    <w:rsid w:val="002110C8"/>
    <w:rsid w:val="00212B2B"/>
    <w:rsid w:val="002133AB"/>
    <w:rsid w:val="00213823"/>
    <w:rsid w:val="00213CD5"/>
    <w:rsid w:val="0021440A"/>
    <w:rsid w:val="002147F8"/>
    <w:rsid w:val="00215E5E"/>
    <w:rsid w:val="0021661D"/>
    <w:rsid w:val="00216E7B"/>
    <w:rsid w:val="0021731D"/>
    <w:rsid w:val="002208F9"/>
    <w:rsid w:val="00221047"/>
    <w:rsid w:val="00221C29"/>
    <w:rsid w:val="002225DE"/>
    <w:rsid w:val="00224018"/>
    <w:rsid w:val="00224E0E"/>
    <w:rsid w:val="0022526E"/>
    <w:rsid w:val="0022570A"/>
    <w:rsid w:val="00226F71"/>
    <w:rsid w:val="00226FFD"/>
    <w:rsid w:val="00227F82"/>
    <w:rsid w:val="00231C08"/>
    <w:rsid w:val="00234E85"/>
    <w:rsid w:val="00236A56"/>
    <w:rsid w:val="00240350"/>
    <w:rsid w:val="00240BB1"/>
    <w:rsid w:val="00243465"/>
    <w:rsid w:val="002441A8"/>
    <w:rsid w:val="002447FF"/>
    <w:rsid w:val="00245667"/>
    <w:rsid w:val="00245874"/>
    <w:rsid w:val="002461B3"/>
    <w:rsid w:val="002462CE"/>
    <w:rsid w:val="00246601"/>
    <w:rsid w:val="00247BBE"/>
    <w:rsid w:val="002503A5"/>
    <w:rsid w:val="00250A60"/>
    <w:rsid w:val="00252801"/>
    <w:rsid w:val="00252851"/>
    <w:rsid w:val="00252E1D"/>
    <w:rsid w:val="00253406"/>
    <w:rsid w:val="0025390B"/>
    <w:rsid w:val="00253EBF"/>
    <w:rsid w:val="00255E07"/>
    <w:rsid w:val="00257696"/>
    <w:rsid w:val="00260203"/>
    <w:rsid w:val="002606A2"/>
    <w:rsid w:val="00260A8E"/>
    <w:rsid w:val="002648B8"/>
    <w:rsid w:val="00264A98"/>
    <w:rsid w:val="00264D28"/>
    <w:rsid w:val="00265128"/>
    <w:rsid w:val="00265E7B"/>
    <w:rsid w:val="0026635F"/>
    <w:rsid w:val="002706D4"/>
    <w:rsid w:val="00271AC4"/>
    <w:rsid w:val="002732F6"/>
    <w:rsid w:val="0027362E"/>
    <w:rsid w:val="00274FEA"/>
    <w:rsid w:val="0027648D"/>
    <w:rsid w:val="00277A74"/>
    <w:rsid w:val="0028195E"/>
    <w:rsid w:val="00281FBD"/>
    <w:rsid w:val="00282156"/>
    <w:rsid w:val="00282341"/>
    <w:rsid w:val="0028290D"/>
    <w:rsid w:val="00284992"/>
    <w:rsid w:val="00285D72"/>
    <w:rsid w:val="00286346"/>
    <w:rsid w:val="002864DD"/>
    <w:rsid w:val="00286BA7"/>
    <w:rsid w:val="00286FFA"/>
    <w:rsid w:val="00287216"/>
    <w:rsid w:val="002879BE"/>
    <w:rsid w:val="002902F9"/>
    <w:rsid w:val="00290DAD"/>
    <w:rsid w:val="002913A9"/>
    <w:rsid w:val="00291BFA"/>
    <w:rsid w:val="00291C33"/>
    <w:rsid w:val="00291FE1"/>
    <w:rsid w:val="00293AEE"/>
    <w:rsid w:val="00295ADB"/>
    <w:rsid w:val="002961A9"/>
    <w:rsid w:val="002971A5"/>
    <w:rsid w:val="00297530"/>
    <w:rsid w:val="002A007B"/>
    <w:rsid w:val="002A09D4"/>
    <w:rsid w:val="002A27F8"/>
    <w:rsid w:val="002A2993"/>
    <w:rsid w:val="002A3EF0"/>
    <w:rsid w:val="002A4251"/>
    <w:rsid w:val="002A47F5"/>
    <w:rsid w:val="002A6148"/>
    <w:rsid w:val="002A634E"/>
    <w:rsid w:val="002A6672"/>
    <w:rsid w:val="002A6DB1"/>
    <w:rsid w:val="002B0893"/>
    <w:rsid w:val="002B179D"/>
    <w:rsid w:val="002B1D7A"/>
    <w:rsid w:val="002B1FD8"/>
    <w:rsid w:val="002B2940"/>
    <w:rsid w:val="002B3BBA"/>
    <w:rsid w:val="002B46B5"/>
    <w:rsid w:val="002B73B2"/>
    <w:rsid w:val="002B7430"/>
    <w:rsid w:val="002B79F6"/>
    <w:rsid w:val="002C072C"/>
    <w:rsid w:val="002C31EB"/>
    <w:rsid w:val="002C3568"/>
    <w:rsid w:val="002C4A1F"/>
    <w:rsid w:val="002C4F37"/>
    <w:rsid w:val="002C5848"/>
    <w:rsid w:val="002C7183"/>
    <w:rsid w:val="002C7191"/>
    <w:rsid w:val="002C74A7"/>
    <w:rsid w:val="002C7CED"/>
    <w:rsid w:val="002D0323"/>
    <w:rsid w:val="002D13A7"/>
    <w:rsid w:val="002D395F"/>
    <w:rsid w:val="002D4333"/>
    <w:rsid w:val="002D4FCE"/>
    <w:rsid w:val="002D5BD7"/>
    <w:rsid w:val="002D6317"/>
    <w:rsid w:val="002D63DD"/>
    <w:rsid w:val="002D66C3"/>
    <w:rsid w:val="002D7B79"/>
    <w:rsid w:val="002E0D4F"/>
    <w:rsid w:val="002E125C"/>
    <w:rsid w:val="002E1402"/>
    <w:rsid w:val="002E3C35"/>
    <w:rsid w:val="002E422F"/>
    <w:rsid w:val="002E47FC"/>
    <w:rsid w:val="002E72D5"/>
    <w:rsid w:val="002E7628"/>
    <w:rsid w:val="002E7DA1"/>
    <w:rsid w:val="002F0E5F"/>
    <w:rsid w:val="002F1EE5"/>
    <w:rsid w:val="002F2721"/>
    <w:rsid w:val="002F3482"/>
    <w:rsid w:val="002F431D"/>
    <w:rsid w:val="002F47C2"/>
    <w:rsid w:val="002F4D4A"/>
    <w:rsid w:val="002F7894"/>
    <w:rsid w:val="002F7E0F"/>
    <w:rsid w:val="00300ACA"/>
    <w:rsid w:val="00302A47"/>
    <w:rsid w:val="00302FD7"/>
    <w:rsid w:val="0030640C"/>
    <w:rsid w:val="0030668A"/>
    <w:rsid w:val="00306B8B"/>
    <w:rsid w:val="00307FE9"/>
    <w:rsid w:val="00311D38"/>
    <w:rsid w:val="0031489D"/>
    <w:rsid w:val="00314EDD"/>
    <w:rsid w:val="00315538"/>
    <w:rsid w:val="003164C2"/>
    <w:rsid w:val="003170BD"/>
    <w:rsid w:val="00317E03"/>
    <w:rsid w:val="00320789"/>
    <w:rsid w:val="0032177A"/>
    <w:rsid w:val="00321925"/>
    <w:rsid w:val="003231D3"/>
    <w:rsid w:val="003242A0"/>
    <w:rsid w:val="003259D4"/>
    <w:rsid w:val="00326DFE"/>
    <w:rsid w:val="00327086"/>
    <w:rsid w:val="0032796D"/>
    <w:rsid w:val="00327B77"/>
    <w:rsid w:val="00330B00"/>
    <w:rsid w:val="00331472"/>
    <w:rsid w:val="00331B82"/>
    <w:rsid w:val="00332963"/>
    <w:rsid w:val="00332F26"/>
    <w:rsid w:val="0033329C"/>
    <w:rsid w:val="003332EA"/>
    <w:rsid w:val="00334767"/>
    <w:rsid w:val="003349DE"/>
    <w:rsid w:val="00336C5A"/>
    <w:rsid w:val="00337A62"/>
    <w:rsid w:val="00341345"/>
    <w:rsid w:val="00342B41"/>
    <w:rsid w:val="0034493E"/>
    <w:rsid w:val="00344F2C"/>
    <w:rsid w:val="00347F5E"/>
    <w:rsid w:val="0035027F"/>
    <w:rsid w:val="0035157C"/>
    <w:rsid w:val="00351A5F"/>
    <w:rsid w:val="00351EC9"/>
    <w:rsid w:val="00354A87"/>
    <w:rsid w:val="00354E71"/>
    <w:rsid w:val="00355E9B"/>
    <w:rsid w:val="00356DDB"/>
    <w:rsid w:val="00360126"/>
    <w:rsid w:val="00360940"/>
    <w:rsid w:val="00360F92"/>
    <w:rsid w:val="00361ABF"/>
    <w:rsid w:val="0036210F"/>
    <w:rsid w:val="0036303C"/>
    <w:rsid w:val="00363BC9"/>
    <w:rsid w:val="003649E5"/>
    <w:rsid w:val="00364E5A"/>
    <w:rsid w:val="00366A29"/>
    <w:rsid w:val="003709B0"/>
    <w:rsid w:val="00373594"/>
    <w:rsid w:val="00375307"/>
    <w:rsid w:val="00376DAF"/>
    <w:rsid w:val="00377EBF"/>
    <w:rsid w:val="00377EE4"/>
    <w:rsid w:val="00380B06"/>
    <w:rsid w:val="00380FB0"/>
    <w:rsid w:val="00381DD8"/>
    <w:rsid w:val="00382038"/>
    <w:rsid w:val="0038335A"/>
    <w:rsid w:val="0038347F"/>
    <w:rsid w:val="0038702B"/>
    <w:rsid w:val="003900C3"/>
    <w:rsid w:val="0039169F"/>
    <w:rsid w:val="00392743"/>
    <w:rsid w:val="00392D9D"/>
    <w:rsid w:val="00392F5D"/>
    <w:rsid w:val="003937A2"/>
    <w:rsid w:val="0039438A"/>
    <w:rsid w:val="003A0892"/>
    <w:rsid w:val="003A0F9F"/>
    <w:rsid w:val="003A145C"/>
    <w:rsid w:val="003A2221"/>
    <w:rsid w:val="003A236A"/>
    <w:rsid w:val="003A2A25"/>
    <w:rsid w:val="003A2A30"/>
    <w:rsid w:val="003A3400"/>
    <w:rsid w:val="003A3CC5"/>
    <w:rsid w:val="003A4012"/>
    <w:rsid w:val="003A5B4E"/>
    <w:rsid w:val="003A61F7"/>
    <w:rsid w:val="003A645B"/>
    <w:rsid w:val="003B07BD"/>
    <w:rsid w:val="003B097E"/>
    <w:rsid w:val="003B1D30"/>
    <w:rsid w:val="003B3263"/>
    <w:rsid w:val="003B37AF"/>
    <w:rsid w:val="003B38C9"/>
    <w:rsid w:val="003B3F1E"/>
    <w:rsid w:val="003B49DF"/>
    <w:rsid w:val="003B4A53"/>
    <w:rsid w:val="003B51F5"/>
    <w:rsid w:val="003B5ECA"/>
    <w:rsid w:val="003B6573"/>
    <w:rsid w:val="003C1CA3"/>
    <w:rsid w:val="003C21D5"/>
    <w:rsid w:val="003C2FB6"/>
    <w:rsid w:val="003C385A"/>
    <w:rsid w:val="003C3982"/>
    <w:rsid w:val="003C6243"/>
    <w:rsid w:val="003C7157"/>
    <w:rsid w:val="003C7CA0"/>
    <w:rsid w:val="003C7D86"/>
    <w:rsid w:val="003D027F"/>
    <w:rsid w:val="003D055B"/>
    <w:rsid w:val="003D0733"/>
    <w:rsid w:val="003D0954"/>
    <w:rsid w:val="003D14FB"/>
    <w:rsid w:val="003D1BDF"/>
    <w:rsid w:val="003D2D53"/>
    <w:rsid w:val="003D317F"/>
    <w:rsid w:val="003D37B6"/>
    <w:rsid w:val="003D3CCF"/>
    <w:rsid w:val="003D4ABC"/>
    <w:rsid w:val="003D4EEE"/>
    <w:rsid w:val="003D4FC5"/>
    <w:rsid w:val="003D5062"/>
    <w:rsid w:val="003D575E"/>
    <w:rsid w:val="003D66BC"/>
    <w:rsid w:val="003D6E7A"/>
    <w:rsid w:val="003E0442"/>
    <w:rsid w:val="003E0C93"/>
    <w:rsid w:val="003E24B2"/>
    <w:rsid w:val="003E30EC"/>
    <w:rsid w:val="003E38D3"/>
    <w:rsid w:val="003E453E"/>
    <w:rsid w:val="003E5E4F"/>
    <w:rsid w:val="003E6C64"/>
    <w:rsid w:val="003E7059"/>
    <w:rsid w:val="003F0716"/>
    <w:rsid w:val="003F0A0C"/>
    <w:rsid w:val="003F0BA5"/>
    <w:rsid w:val="003F0D23"/>
    <w:rsid w:val="003F2CE2"/>
    <w:rsid w:val="003F3476"/>
    <w:rsid w:val="003F376E"/>
    <w:rsid w:val="003F3D51"/>
    <w:rsid w:val="003F5D4F"/>
    <w:rsid w:val="003F674F"/>
    <w:rsid w:val="004008C5"/>
    <w:rsid w:val="00401EA3"/>
    <w:rsid w:val="0040356C"/>
    <w:rsid w:val="00404021"/>
    <w:rsid w:val="00404CD0"/>
    <w:rsid w:val="00405FD6"/>
    <w:rsid w:val="00406597"/>
    <w:rsid w:val="004069DC"/>
    <w:rsid w:val="00406A44"/>
    <w:rsid w:val="00406D96"/>
    <w:rsid w:val="00407A08"/>
    <w:rsid w:val="00410A2F"/>
    <w:rsid w:val="004133E2"/>
    <w:rsid w:val="00416873"/>
    <w:rsid w:val="00420E63"/>
    <w:rsid w:val="00420F95"/>
    <w:rsid w:val="0042138E"/>
    <w:rsid w:val="00422D38"/>
    <w:rsid w:val="00422E92"/>
    <w:rsid w:val="0042422F"/>
    <w:rsid w:val="00425E8B"/>
    <w:rsid w:val="00427847"/>
    <w:rsid w:val="00427861"/>
    <w:rsid w:val="00430136"/>
    <w:rsid w:val="0043015D"/>
    <w:rsid w:val="00430EA6"/>
    <w:rsid w:val="00430EED"/>
    <w:rsid w:val="00431DD0"/>
    <w:rsid w:val="004342F0"/>
    <w:rsid w:val="0043434B"/>
    <w:rsid w:val="00434366"/>
    <w:rsid w:val="004349FE"/>
    <w:rsid w:val="004357C6"/>
    <w:rsid w:val="00435909"/>
    <w:rsid w:val="00435B56"/>
    <w:rsid w:val="00435EDA"/>
    <w:rsid w:val="00436CE6"/>
    <w:rsid w:val="00437001"/>
    <w:rsid w:val="004377B1"/>
    <w:rsid w:val="00442021"/>
    <w:rsid w:val="004420D0"/>
    <w:rsid w:val="00442F6D"/>
    <w:rsid w:val="00443456"/>
    <w:rsid w:val="004445A0"/>
    <w:rsid w:val="00444605"/>
    <w:rsid w:val="0044475B"/>
    <w:rsid w:val="00446655"/>
    <w:rsid w:val="00446930"/>
    <w:rsid w:val="0045016E"/>
    <w:rsid w:val="004508E1"/>
    <w:rsid w:val="00450FE7"/>
    <w:rsid w:val="0045114D"/>
    <w:rsid w:val="00452873"/>
    <w:rsid w:val="00453371"/>
    <w:rsid w:val="004544FE"/>
    <w:rsid w:val="004562F8"/>
    <w:rsid w:val="004577B9"/>
    <w:rsid w:val="0046050E"/>
    <w:rsid w:val="00460AA7"/>
    <w:rsid w:val="004614AF"/>
    <w:rsid w:val="00463A6D"/>
    <w:rsid w:val="00464565"/>
    <w:rsid w:val="00464728"/>
    <w:rsid w:val="00465230"/>
    <w:rsid w:val="00465D64"/>
    <w:rsid w:val="00467123"/>
    <w:rsid w:val="0046767C"/>
    <w:rsid w:val="00470E07"/>
    <w:rsid w:val="00471144"/>
    <w:rsid w:val="004716D3"/>
    <w:rsid w:val="004719DD"/>
    <w:rsid w:val="00471EF6"/>
    <w:rsid w:val="00472380"/>
    <w:rsid w:val="004727EF"/>
    <w:rsid w:val="00472BDD"/>
    <w:rsid w:val="004730BF"/>
    <w:rsid w:val="0047434E"/>
    <w:rsid w:val="00474BCD"/>
    <w:rsid w:val="00476370"/>
    <w:rsid w:val="004765E7"/>
    <w:rsid w:val="004805A7"/>
    <w:rsid w:val="00480C23"/>
    <w:rsid w:val="00481C34"/>
    <w:rsid w:val="0048221B"/>
    <w:rsid w:val="00482545"/>
    <w:rsid w:val="004833F8"/>
    <w:rsid w:val="004833FB"/>
    <w:rsid w:val="0048486B"/>
    <w:rsid w:val="00486C0F"/>
    <w:rsid w:val="0049031F"/>
    <w:rsid w:val="004904AA"/>
    <w:rsid w:val="00493106"/>
    <w:rsid w:val="004936BC"/>
    <w:rsid w:val="0049449B"/>
    <w:rsid w:val="00495338"/>
    <w:rsid w:val="00496F2A"/>
    <w:rsid w:val="004A140D"/>
    <w:rsid w:val="004A19AD"/>
    <w:rsid w:val="004A2C21"/>
    <w:rsid w:val="004A46C2"/>
    <w:rsid w:val="004A4AF4"/>
    <w:rsid w:val="004A5E39"/>
    <w:rsid w:val="004A607E"/>
    <w:rsid w:val="004A629F"/>
    <w:rsid w:val="004A6450"/>
    <w:rsid w:val="004B0E3B"/>
    <w:rsid w:val="004B0E46"/>
    <w:rsid w:val="004B29B4"/>
    <w:rsid w:val="004B37EF"/>
    <w:rsid w:val="004B41DF"/>
    <w:rsid w:val="004B4D13"/>
    <w:rsid w:val="004B532E"/>
    <w:rsid w:val="004B5CFE"/>
    <w:rsid w:val="004B62B4"/>
    <w:rsid w:val="004B63AC"/>
    <w:rsid w:val="004B7244"/>
    <w:rsid w:val="004B7480"/>
    <w:rsid w:val="004C17CF"/>
    <w:rsid w:val="004C2CDA"/>
    <w:rsid w:val="004C328F"/>
    <w:rsid w:val="004C35D0"/>
    <w:rsid w:val="004C3FA0"/>
    <w:rsid w:val="004C482C"/>
    <w:rsid w:val="004C52EC"/>
    <w:rsid w:val="004C5E69"/>
    <w:rsid w:val="004C6190"/>
    <w:rsid w:val="004C66FC"/>
    <w:rsid w:val="004C7976"/>
    <w:rsid w:val="004D29D2"/>
    <w:rsid w:val="004D55AC"/>
    <w:rsid w:val="004D575C"/>
    <w:rsid w:val="004D5C9C"/>
    <w:rsid w:val="004D65FA"/>
    <w:rsid w:val="004D70C5"/>
    <w:rsid w:val="004D760B"/>
    <w:rsid w:val="004D7EDA"/>
    <w:rsid w:val="004E147A"/>
    <w:rsid w:val="004E2186"/>
    <w:rsid w:val="004E2DE0"/>
    <w:rsid w:val="004E398D"/>
    <w:rsid w:val="004E39C3"/>
    <w:rsid w:val="004E3AD5"/>
    <w:rsid w:val="004E4935"/>
    <w:rsid w:val="004E7C50"/>
    <w:rsid w:val="004F1F07"/>
    <w:rsid w:val="004F27E9"/>
    <w:rsid w:val="004F3011"/>
    <w:rsid w:val="004F34DF"/>
    <w:rsid w:val="004F3F21"/>
    <w:rsid w:val="004F4C51"/>
    <w:rsid w:val="004F4E50"/>
    <w:rsid w:val="004F509D"/>
    <w:rsid w:val="004F5688"/>
    <w:rsid w:val="004F6AE2"/>
    <w:rsid w:val="004F797D"/>
    <w:rsid w:val="00500B66"/>
    <w:rsid w:val="005011DA"/>
    <w:rsid w:val="0050173C"/>
    <w:rsid w:val="00501A67"/>
    <w:rsid w:val="00501E5D"/>
    <w:rsid w:val="00501F45"/>
    <w:rsid w:val="00502D4D"/>
    <w:rsid w:val="00504A90"/>
    <w:rsid w:val="0050570C"/>
    <w:rsid w:val="005100DA"/>
    <w:rsid w:val="00510436"/>
    <w:rsid w:val="00512AF7"/>
    <w:rsid w:val="005151B8"/>
    <w:rsid w:val="0051571D"/>
    <w:rsid w:val="00515884"/>
    <w:rsid w:val="00515C2D"/>
    <w:rsid w:val="00516AF4"/>
    <w:rsid w:val="00516D7A"/>
    <w:rsid w:val="00517555"/>
    <w:rsid w:val="00517CD6"/>
    <w:rsid w:val="00520FE3"/>
    <w:rsid w:val="00521459"/>
    <w:rsid w:val="005225E1"/>
    <w:rsid w:val="00524BEA"/>
    <w:rsid w:val="0052538D"/>
    <w:rsid w:val="005257FF"/>
    <w:rsid w:val="00525F20"/>
    <w:rsid w:val="00526A56"/>
    <w:rsid w:val="00526A83"/>
    <w:rsid w:val="0052756C"/>
    <w:rsid w:val="005278C5"/>
    <w:rsid w:val="005317AB"/>
    <w:rsid w:val="00531B4E"/>
    <w:rsid w:val="00533B03"/>
    <w:rsid w:val="00534371"/>
    <w:rsid w:val="00534C99"/>
    <w:rsid w:val="00537F0C"/>
    <w:rsid w:val="00540961"/>
    <w:rsid w:val="005419A6"/>
    <w:rsid w:val="00541D8F"/>
    <w:rsid w:val="00543922"/>
    <w:rsid w:val="00543A10"/>
    <w:rsid w:val="00543BCD"/>
    <w:rsid w:val="0054445F"/>
    <w:rsid w:val="0054540C"/>
    <w:rsid w:val="00545714"/>
    <w:rsid w:val="005457B1"/>
    <w:rsid w:val="005457E8"/>
    <w:rsid w:val="00545D73"/>
    <w:rsid w:val="00547FFA"/>
    <w:rsid w:val="005514C9"/>
    <w:rsid w:val="00552001"/>
    <w:rsid w:val="005523A4"/>
    <w:rsid w:val="00553AFE"/>
    <w:rsid w:val="00554175"/>
    <w:rsid w:val="00554AE4"/>
    <w:rsid w:val="00557193"/>
    <w:rsid w:val="00557411"/>
    <w:rsid w:val="00557673"/>
    <w:rsid w:val="00560FBD"/>
    <w:rsid w:val="00561454"/>
    <w:rsid w:val="00562048"/>
    <w:rsid w:val="0056246F"/>
    <w:rsid w:val="00562F3E"/>
    <w:rsid w:val="00563019"/>
    <w:rsid w:val="005649BB"/>
    <w:rsid w:val="00564A8F"/>
    <w:rsid w:val="0056679B"/>
    <w:rsid w:val="005672EE"/>
    <w:rsid w:val="00570016"/>
    <w:rsid w:val="00570D3A"/>
    <w:rsid w:val="00571C64"/>
    <w:rsid w:val="0057278C"/>
    <w:rsid w:val="00572E03"/>
    <w:rsid w:val="00573C15"/>
    <w:rsid w:val="00574956"/>
    <w:rsid w:val="00574EFF"/>
    <w:rsid w:val="00577E62"/>
    <w:rsid w:val="005817D9"/>
    <w:rsid w:val="00581BCC"/>
    <w:rsid w:val="00583FEB"/>
    <w:rsid w:val="00585C44"/>
    <w:rsid w:val="00591DEE"/>
    <w:rsid w:val="00592DC5"/>
    <w:rsid w:val="005935A5"/>
    <w:rsid w:val="00596B77"/>
    <w:rsid w:val="00597F89"/>
    <w:rsid w:val="005A18FE"/>
    <w:rsid w:val="005A198E"/>
    <w:rsid w:val="005A1C39"/>
    <w:rsid w:val="005A2391"/>
    <w:rsid w:val="005A34E8"/>
    <w:rsid w:val="005A393A"/>
    <w:rsid w:val="005A4D1C"/>
    <w:rsid w:val="005A53C7"/>
    <w:rsid w:val="005A5412"/>
    <w:rsid w:val="005A5D41"/>
    <w:rsid w:val="005A641A"/>
    <w:rsid w:val="005A6DCB"/>
    <w:rsid w:val="005B06E2"/>
    <w:rsid w:val="005B1D14"/>
    <w:rsid w:val="005B2F43"/>
    <w:rsid w:val="005B2F95"/>
    <w:rsid w:val="005B3660"/>
    <w:rsid w:val="005B3D2D"/>
    <w:rsid w:val="005B44B9"/>
    <w:rsid w:val="005B74C5"/>
    <w:rsid w:val="005B7C8A"/>
    <w:rsid w:val="005C00BD"/>
    <w:rsid w:val="005C096F"/>
    <w:rsid w:val="005C22F8"/>
    <w:rsid w:val="005C2CD9"/>
    <w:rsid w:val="005C38B2"/>
    <w:rsid w:val="005C47AE"/>
    <w:rsid w:val="005C4B0A"/>
    <w:rsid w:val="005C691E"/>
    <w:rsid w:val="005C79B8"/>
    <w:rsid w:val="005C7C8F"/>
    <w:rsid w:val="005D066C"/>
    <w:rsid w:val="005D09C9"/>
    <w:rsid w:val="005D0A9D"/>
    <w:rsid w:val="005D0C9B"/>
    <w:rsid w:val="005D0FD2"/>
    <w:rsid w:val="005D1A8D"/>
    <w:rsid w:val="005D5FCB"/>
    <w:rsid w:val="005D69D3"/>
    <w:rsid w:val="005D7A7C"/>
    <w:rsid w:val="005E182B"/>
    <w:rsid w:val="005E29F7"/>
    <w:rsid w:val="005E3AAA"/>
    <w:rsid w:val="005E3C98"/>
    <w:rsid w:val="005E5024"/>
    <w:rsid w:val="005E641C"/>
    <w:rsid w:val="005E7C33"/>
    <w:rsid w:val="005F04C1"/>
    <w:rsid w:val="005F076D"/>
    <w:rsid w:val="005F0E59"/>
    <w:rsid w:val="005F0F9D"/>
    <w:rsid w:val="005F1E62"/>
    <w:rsid w:val="005F357C"/>
    <w:rsid w:val="005F4BE5"/>
    <w:rsid w:val="005F5BCF"/>
    <w:rsid w:val="005F671A"/>
    <w:rsid w:val="005F777F"/>
    <w:rsid w:val="005F78BB"/>
    <w:rsid w:val="00600063"/>
    <w:rsid w:val="00600622"/>
    <w:rsid w:val="0060076A"/>
    <w:rsid w:val="006012D6"/>
    <w:rsid w:val="00602469"/>
    <w:rsid w:val="0060254F"/>
    <w:rsid w:val="00603E6E"/>
    <w:rsid w:val="0060502D"/>
    <w:rsid w:val="006056B3"/>
    <w:rsid w:val="00605E48"/>
    <w:rsid w:val="00606037"/>
    <w:rsid w:val="00606692"/>
    <w:rsid w:val="00606F7E"/>
    <w:rsid w:val="0061032D"/>
    <w:rsid w:val="00610842"/>
    <w:rsid w:val="00610A3C"/>
    <w:rsid w:val="00610BF2"/>
    <w:rsid w:val="00611E16"/>
    <w:rsid w:val="0061202C"/>
    <w:rsid w:val="0061284F"/>
    <w:rsid w:val="00612E04"/>
    <w:rsid w:val="00612E59"/>
    <w:rsid w:val="00613FEC"/>
    <w:rsid w:val="00616794"/>
    <w:rsid w:val="0061766C"/>
    <w:rsid w:val="006206BA"/>
    <w:rsid w:val="00620859"/>
    <w:rsid w:val="00620F36"/>
    <w:rsid w:val="00621D7C"/>
    <w:rsid w:val="00621F99"/>
    <w:rsid w:val="00623AF4"/>
    <w:rsid w:val="0062402E"/>
    <w:rsid w:val="00624178"/>
    <w:rsid w:val="00624ACF"/>
    <w:rsid w:val="00624EC4"/>
    <w:rsid w:val="00626304"/>
    <w:rsid w:val="006312C7"/>
    <w:rsid w:val="00631E8C"/>
    <w:rsid w:val="006323BC"/>
    <w:rsid w:val="00632B06"/>
    <w:rsid w:val="00632FF9"/>
    <w:rsid w:val="006339DE"/>
    <w:rsid w:val="006344A6"/>
    <w:rsid w:val="00634E26"/>
    <w:rsid w:val="006352C2"/>
    <w:rsid w:val="00635318"/>
    <w:rsid w:val="006362E0"/>
    <w:rsid w:val="00637036"/>
    <w:rsid w:val="006371BC"/>
    <w:rsid w:val="00637F71"/>
    <w:rsid w:val="006408DE"/>
    <w:rsid w:val="006418CA"/>
    <w:rsid w:val="00641979"/>
    <w:rsid w:val="00641ECA"/>
    <w:rsid w:val="00643789"/>
    <w:rsid w:val="00643D4C"/>
    <w:rsid w:val="00643EE6"/>
    <w:rsid w:val="00644648"/>
    <w:rsid w:val="00644AD3"/>
    <w:rsid w:val="00645223"/>
    <w:rsid w:val="00646530"/>
    <w:rsid w:val="00650024"/>
    <w:rsid w:val="006501E9"/>
    <w:rsid w:val="006517F6"/>
    <w:rsid w:val="00652F09"/>
    <w:rsid w:val="00653609"/>
    <w:rsid w:val="006538A7"/>
    <w:rsid w:val="006557E1"/>
    <w:rsid w:val="006559C3"/>
    <w:rsid w:val="00655A1B"/>
    <w:rsid w:val="006563FD"/>
    <w:rsid w:val="00656F7A"/>
    <w:rsid w:val="00660442"/>
    <w:rsid w:val="0066112F"/>
    <w:rsid w:val="006614FF"/>
    <w:rsid w:val="006616F7"/>
    <w:rsid w:val="00662B39"/>
    <w:rsid w:val="00664763"/>
    <w:rsid w:val="00664F07"/>
    <w:rsid w:val="00665D44"/>
    <w:rsid w:val="00665EE6"/>
    <w:rsid w:val="0066630E"/>
    <w:rsid w:val="00666BFD"/>
    <w:rsid w:val="00666C52"/>
    <w:rsid w:val="00670715"/>
    <w:rsid w:val="0067085A"/>
    <w:rsid w:val="00670C3B"/>
    <w:rsid w:val="00673B2C"/>
    <w:rsid w:val="00673F40"/>
    <w:rsid w:val="006744FA"/>
    <w:rsid w:val="0067483F"/>
    <w:rsid w:val="00674F2C"/>
    <w:rsid w:val="0067556B"/>
    <w:rsid w:val="00675F77"/>
    <w:rsid w:val="00677EC6"/>
    <w:rsid w:val="00680506"/>
    <w:rsid w:val="00681A06"/>
    <w:rsid w:val="00681C28"/>
    <w:rsid w:val="00681FAB"/>
    <w:rsid w:val="0068215E"/>
    <w:rsid w:val="00682613"/>
    <w:rsid w:val="006828A0"/>
    <w:rsid w:val="0068334C"/>
    <w:rsid w:val="00686D2D"/>
    <w:rsid w:val="006875CE"/>
    <w:rsid w:val="00687993"/>
    <w:rsid w:val="00690C3E"/>
    <w:rsid w:val="00691ABB"/>
    <w:rsid w:val="00692E76"/>
    <w:rsid w:val="00693CEF"/>
    <w:rsid w:val="00694301"/>
    <w:rsid w:val="00694335"/>
    <w:rsid w:val="00695AFA"/>
    <w:rsid w:val="006973D5"/>
    <w:rsid w:val="006A0C80"/>
    <w:rsid w:val="006A0EC7"/>
    <w:rsid w:val="006A15A7"/>
    <w:rsid w:val="006A317E"/>
    <w:rsid w:val="006A3E94"/>
    <w:rsid w:val="006A425F"/>
    <w:rsid w:val="006A4C09"/>
    <w:rsid w:val="006A4FA9"/>
    <w:rsid w:val="006A7132"/>
    <w:rsid w:val="006A7675"/>
    <w:rsid w:val="006B09F6"/>
    <w:rsid w:val="006B30A1"/>
    <w:rsid w:val="006B48F4"/>
    <w:rsid w:val="006B55A9"/>
    <w:rsid w:val="006B6967"/>
    <w:rsid w:val="006C02A9"/>
    <w:rsid w:val="006C11DD"/>
    <w:rsid w:val="006C1532"/>
    <w:rsid w:val="006C189D"/>
    <w:rsid w:val="006C19A1"/>
    <w:rsid w:val="006C1FE3"/>
    <w:rsid w:val="006C21CD"/>
    <w:rsid w:val="006C3620"/>
    <w:rsid w:val="006C3905"/>
    <w:rsid w:val="006C4C91"/>
    <w:rsid w:val="006C53C1"/>
    <w:rsid w:val="006C5C09"/>
    <w:rsid w:val="006C5EC4"/>
    <w:rsid w:val="006C6E7C"/>
    <w:rsid w:val="006C703D"/>
    <w:rsid w:val="006D09AB"/>
    <w:rsid w:val="006D1358"/>
    <w:rsid w:val="006D1406"/>
    <w:rsid w:val="006D1509"/>
    <w:rsid w:val="006D3F13"/>
    <w:rsid w:val="006D4063"/>
    <w:rsid w:val="006D6446"/>
    <w:rsid w:val="006D69B5"/>
    <w:rsid w:val="006D7E87"/>
    <w:rsid w:val="006E2655"/>
    <w:rsid w:val="006E26C3"/>
    <w:rsid w:val="006E2FA5"/>
    <w:rsid w:val="006E411C"/>
    <w:rsid w:val="006E4499"/>
    <w:rsid w:val="006E462A"/>
    <w:rsid w:val="006E4730"/>
    <w:rsid w:val="006E6DC6"/>
    <w:rsid w:val="006E708F"/>
    <w:rsid w:val="006F0E58"/>
    <w:rsid w:val="006F16B8"/>
    <w:rsid w:val="006F18E0"/>
    <w:rsid w:val="006F525D"/>
    <w:rsid w:val="006F52DF"/>
    <w:rsid w:val="006F6828"/>
    <w:rsid w:val="006F6B30"/>
    <w:rsid w:val="006F7536"/>
    <w:rsid w:val="006F759E"/>
    <w:rsid w:val="00701283"/>
    <w:rsid w:val="00701929"/>
    <w:rsid w:val="00702F8A"/>
    <w:rsid w:val="0070375F"/>
    <w:rsid w:val="007037FA"/>
    <w:rsid w:val="00704507"/>
    <w:rsid w:val="00704AE7"/>
    <w:rsid w:val="00706384"/>
    <w:rsid w:val="00707017"/>
    <w:rsid w:val="0070719F"/>
    <w:rsid w:val="007076BD"/>
    <w:rsid w:val="007078FF"/>
    <w:rsid w:val="00710108"/>
    <w:rsid w:val="007110F2"/>
    <w:rsid w:val="00711EE7"/>
    <w:rsid w:val="007121BA"/>
    <w:rsid w:val="00714962"/>
    <w:rsid w:val="007205C9"/>
    <w:rsid w:val="00722EFD"/>
    <w:rsid w:val="00724384"/>
    <w:rsid w:val="0072448C"/>
    <w:rsid w:val="007251AA"/>
    <w:rsid w:val="007311D3"/>
    <w:rsid w:val="00731846"/>
    <w:rsid w:val="0073274B"/>
    <w:rsid w:val="007352B8"/>
    <w:rsid w:val="007364EF"/>
    <w:rsid w:val="0073710A"/>
    <w:rsid w:val="007372F4"/>
    <w:rsid w:val="00737CBF"/>
    <w:rsid w:val="00737D80"/>
    <w:rsid w:val="00737FCE"/>
    <w:rsid w:val="00740031"/>
    <w:rsid w:val="00740823"/>
    <w:rsid w:val="00740A86"/>
    <w:rsid w:val="00741AA9"/>
    <w:rsid w:val="00741B7E"/>
    <w:rsid w:val="00742114"/>
    <w:rsid w:val="007429F6"/>
    <w:rsid w:val="00742BC5"/>
    <w:rsid w:val="00744A51"/>
    <w:rsid w:val="00744D78"/>
    <w:rsid w:val="00746737"/>
    <w:rsid w:val="00746862"/>
    <w:rsid w:val="007474B7"/>
    <w:rsid w:val="00747A91"/>
    <w:rsid w:val="00747E1D"/>
    <w:rsid w:val="007501AC"/>
    <w:rsid w:val="00750405"/>
    <w:rsid w:val="0075298C"/>
    <w:rsid w:val="00752C9F"/>
    <w:rsid w:val="007530AC"/>
    <w:rsid w:val="0075445A"/>
    <w:rsid w:val="00755B7D"/>
    <w:rsid w:val="00755E5B"/>
    <w:rsid w:val="007568D1"/>
    <w:rsid w:val="0075775B"/>
    <w:rsid w:val="00757B8E"/>
    <w:rsid w:val="007606A0"/>
    <w:rsid w:val="00760F5C"/>
    <w:rsid w:val="007623D0"/>
    <w:rsid w:val="00762AD1"/>
    <w:rsid w:val="007639B2"/>
    <w:rsid w:val="00764BA4"/>
    <w:rsid w:val="00764BF2"/>
    <w:rsid w:val="00765AD0"/>
    <w:rsid w:val="00765B90"/>
    <w:rsid w:val="00766836"/>
    <w:rsid w:val="00767073"/>
    <w:rsid w:val="00767673"/>
    <w:rsid w:val="007701BF"/>
    <w:rsid w:val="007707F4"/>
    <w:rsid w:val="00770BA0"/>
    <w:rsid w:val="00773497"/>
    <w:rsid w:val="0077350B"/>
    <w:rsid w:val="0077586B"/>
    <w:rsid w:val="0077606C"/>
    <w:rsid w:val="007767C0"/>
    <w:rsid w:val="00776CE7"/>
    <w:rsid w:val="0078181F"/>
    <w:rsid w:val="00783574"/>
    <w:rsid w:val="00783FEE"/>
    <w:rsid w:val="00784175"/>
    <w:rsid w:val="00784D97"/>
    <w:rsid w:val="00786CC6"/>
    <w:rsid w:val="0079040A"/>
    <w:rsid w:val="00790A11"/>
    <w:rsid w:val="00791705"/>
    <w:rsid w:val="00794496"/>
    <w:rsid w:val="00795399"/>
    <w:rsid w:val="007A03DC"/>
    <w:rsid w:val="007A0DCA"/>
    <w:rsid w:val="007A0F33"/>
    <w:rsid w:val="007A124B"/>
    <w:rsid w:val="007A21C2"/>
    <w:rsid w:val="007A2958"/>
    <w:rsid w:val="007A34D9"/>
    <w:rsid w:val="007A3AD3"/>
    <w:rsid w:val="007A4AF6"/>
    <w:rsid w:val="007A580D"/>
    <w:rsid w:val="007A5C1F"/>
    <w:rsid w:val="007B14B7"/>
    <w:rsid w:val="007B20CA"/>
    <w:rsid w:val="007B211E"/>
    <w:rsid w:val="007B630F"/>
    <w:rsid w:val="007B7702"/>
    <w:rsid w:val="007B7BD2"/>
    <w:rsid w:val="007C0F39"/>
    <w:rsid w:val="007C22E4"/>
    <w:rsid w:val="007C2A08"/>
    <w:rsid w:val="007C552C"/>
    <w:rsid w:val="007C7098"/>
    <w:rsid w:val="007C783F"/>
    <w:rsid w:val="007C7BE1"/>
    <w:rsid w:val="007D0008"/>
    <w:rsid w:val="007D1788"/>
    <w:rsid w:val="007D2C50"/>
    <w:rsid w:val="007D3311"/>
    <w:rsid w:val="007D4311"/>
    <w:rsid w:val="007D5DE5"/>
    <w:rsid w:val="007D6313"/>
    <w:rsid w:val="007D715A"/>
    <w:rsid w:val="007D7403"/>
    <w:rsid w:val="007E03AF"/>
    <w:rsid w:val="007E0F7E"/>
    <w:rsid w:val="007E3567"/>
    <w:rsid w:val="007E40EA"/>
    <w:rsid w:val="007E4A8A"/>
    <w:rsid w:val="007E4F9C"/>
    <w:rsid w:val="007E576C"/>
    <w:rsid w:val="007E5B0E"/>
    <w:rsid w:val="007E7ABB"/>
    <w:rsid w:val="007E7FA2"/>
    <w:rsid w:val="007F0EAF"/>
    <w:rsid w:val="007F1373"/>
    <w:rsid w:val="007F1EC5"/>
    <w:rsid w:val="007F2824"/>
    <w:rsid w:val="007F318B"/>
    <w:rsid w:val="007F41AB"/>
    <w:rsid w:val="007F4607"/>
    <w:rsid w:val="007F46A0"/>
    <w:rsid w:val="007F5A72"/>
    <w:rsid w:val="007F5D47"/>
    <w:rsid w:val="007F6B1C"/>
    <w:rsid w:val="007F6D20"/>
    <w:rsid w:val="007F735E"/>
    <w:rsid w:val="008009B4"/>
    <w:rsid w:val="00803BE3"/>
    <w:rsid w:val="008041CB"/>
    <w:rsid w:val="00804732"/>
    <w:rsid w:val="00804A39"/>
    <w:rsid w:val="008057CC"/>
    <w:rsid w:val="00805F56"/>
    <w:rsid w:val="00806E21"/>
    <w:rsid w:val="00807559"/>
    <w:rsid w:val="0080785F"/>
    <w:rsid w:val="00807C7B"/>
    <w:rsid w:val="008108F1"/>
    <w:rsid w:val="008114F0"/>
    <w:rsid w:val="00812690"/>
    <w:rsid w:val="008126CF"/>
    <w:rsid w:val="0081341A"/>
    <w:rsid w:val="00814E9C"/>
    <w:rsid w:val="00815B76"/>
    <w:rsid w:val="008165CA"/>
    <w:rsid w:val="00817B62"/>
    <w:rsid w:val="00817D0D"/>
    <w:rsid w:val="0082178C"/>
    <w:rsid w:val="00822294"/>
    <w:rsid w:val="00823144"/>
    <w:rsid w:val="008244C9"/>
    <w:rsid w:val="00824C39"/>
    <w:rsid w:val="00824E32"/>
    <w:rsid w:val="00825286"/>
    <w:rsid w:val="00825AA8"/>
    <w:rsid w:val="00826102"/>
    <w:rsid w:val="00827121"/>
    <w:rsid w:val="00830A0F"/>
    <w:rsid w:val="0083255F"/>
    <w:rsid w:val="0083265F"/>
    <w:rsid w:val="00833490"/>
    <w:rsid w:val="008336CD"/>
    <w:rsid w:val="00834B25"/>
    <w:rsid w:val="00834CE6"/>
    <w:rsid w:val="0083548F"/>
    <w:rsid w:val="0083599D"/>
    <w:rsid w:val="00836465"/>
    <w:rsid w:val="008372DE"/>
    <w:rsid w:val="00841B9E"/>
    <w:rsid w:val="00845D59"/>
    <w:rsid w:val="0084627F"/>
    <w:rsid w:val="00847DB1"/>
    <w:rsid w:val="00847EF0"/>
    <w:rsid w:val="008507A1"/>
    <w:rsid w:val="00850FED"/>
    <w:rsid w:val="00851268"/>
    <w:rsid w:val="008520C4"/>
    <w:rsid w:val="008525D4"/>
    <w:rsid w:val="00853101"/>
    <w:rsid w:val="00853CEF"/>
    <w:rsid w:val="00853EAF"/>
    <w:rsid w:val="00854A32"/>
    <w:rsid w:val="00854B2F"/>
    <w:rsid w:val="008556AC"/>
    <w:rsid w:val="00856F7C"/>
    <w:rsid w:val="008601F3"/>
    <w:rsid w:val="00860EC4"/>
    <w:rsid w:val="00861561"/>
    <w:rsid w:val="008619AA"/>
    <w:rsid w:val="00861F64"/>
    <w:rsid w:val="008622AE"/>
    <w:rsid w:val="00862943"/>
    <w:rsid w:val="00862D38"/>
    <w:rsid w:val="008635B2"/>
    <w:rsid w:val="008646C6"/>
    <w:rsid w:val="008658CF"/>
    <w:rsid w:val="0087150F"/>
    <w:rsid w:val="00872FD0"/>
    <w:rsid w:val="0087385F"/>
    <w:rsid w:val="00874CC6"/>
    <w:rsid w:val="008752ED"/>
    <w:rsid w:val="0087648F"/>
    <w:rsid w:val="008801ED"/>
    <w:rsid w:val="00880376"/>
    <w:rsid w:val="00880FC1"/>
    <w:rsid w:val="0088136E"/>
    <w:rsid w:val="008815EE"/>
    <w:rsid w:val="00881A94"/>
    <w:rsid w:val="00882088"/>
    <w:rsid w:val="008826F5"/>
    <w:rsid w:val="008848DD"/>
    <w:rsid w:val="00885174"/>
    <w:rsid w:val="008851D9"/>
    <w:rsid w:val="00885283"/>
    <w:rsid w:val="00885A13"/>
    <w:rsid w:val="00885D56"/>
    <w:rsid w:val="00885D7F"/>
    <w:rsid w:val="008862E5"/>
    <w:rsid w:val="00886DF3"/>
    <w:rsid w:val="008870A7"/>
    <w:rsid w:val="00890279"/>
    <w:rsid w:val="008931AD"/>
    <w:rsid w:val="00893E6E"/>
    <w:rsid w:val="0089447F"/>
    <w:rsid w:val="0089598C"/>
    <w:rsid w:val="008963D8"/>
    <w:rsid w:val="008978B0"/>
    <w:rsid w:val="00897B3C"/>
    <w:rsid w:val="008A0910"/>
    <w:rsid w:val="008A1ED4"/>
    <w:rsid w:val="008A20D8"/>
    <w:rsid w:val="008A4A46"/>
    <w:rsid w:val="008A5E33"/>
    <w:rsid w:val="008A6F82"/>
    <w:rsid w:val="008B10BD"/>
    <w:rsid w:val="008B1A24"/>
    <w:rsid w:val="008B2728"/>
    <w:rsid w:val="008B2F00"/>
    <w:rsid w:val="008B38BA"/>
    <w:rsid w:val="008B3A50"/>
    <w:rsid w:val="008B3ABD"/>
    <w:rsid w:val="008B4CF4"/>
    <w:rsid w:val="008B5096"/>
    <w:rsid w:val="008B5943"/>
    <w:rsid w:val="008B7461"/>
    <w:rsid w:val="008B7790"/>
    <w:rsid w:val="008C23D4"/>
    <w:rsid w:val="008C453F"/>
    <w:rsid w:val="008C5C9D"/>
    <w:rsid w:val="008C6BD1"/>
    <w:rsid w:val="008C73F7"/>
    <w:rsid w:val="008D0F0E"/>
    <w:rsid w:val="008D2D02"/>
    <w:rsid w:val="008D3748"/>
    <w:rsid w:val="008D543D"/>
    <w:rsid w:val="008D557E"/>
    <w:rsid w:val="008D5B93"/>
    <w:rsid w:val="008D63AF"/>
    <w:rsid w:val="008D6B30"/>
    <w:rsid w:val="008D7451"/>
    <w:rsid w:val="008D7C28"/>
    <w:rsid w:val="008D7F2D"/>
    <w:rsid w:val="008E045E"/>
    <w:rsid w:val="008E05E2"/>
    <w:rsid w:val="008E0ACA"/>
    <w:rsid w:val="008E0D7B"/>
    <w:rsid w:val="008E3334"/>
    <w:rsid w:val="008E3A33"/>
    <w:rsid w:val="008E3C00"/>
    <w:rsid w:val="008E4DDB"/>
    <w:rsid w:val="008E51F0"/>
    <w:rsid w:val="008E66E8"/>
    <w:rsid w:val="008E67B7"/>
    <w:rsid w:val="008E6FA2"/>
    <w:rsid w:val="008E7364"/>
    <w:rsid w:val="008E7A25"/>
    <w:rsid w:val="008F0587"/>
    <w:rsid w:val="008F05C9"/>
    <w:rsid w:val="008F0D34"/>
    <w:rsid w:val="008F2096"/>
    <w:rsid w:val="008F2795"/>
    <w:rsid w:val="008F2BD5"/>
    <w:rsid w:val="008F4E60"/>
    <w:rsid w:val="008F5889"/>
    <w:rsid w:val="008F67BA"/>
    <w:rsid w:val="008F72DC"/>
    <w:rsid w:val="009001F4"/>
    <w:rsid w:val="00900479"/>
    <w:rsid w:val="00900582"/>
    <w:rsid w:val="0090172F"/>
    <w:rsid w:val="00903DFB"/>
    <w:rsid w:val="009046E3"/>
    <w:rsid w:val="00906BF1"/>
    <w:rsid w:val="00911AA0"/>
    <w:rsid w:val="009123BF"/>
    <w:rsid w:val="00912BA5"/>
    <w:rsid w:val="009137C5"/>
    <w:rsid w:val="00913867"/>
    <w:rsid w:val="0091470D"/>
    <w:rsid w:val="00914AF5"/>
    <w:rsid w:val="00915109"/>
    <w:rsid w:val="0092020F"/>
    <w:rsid w:val="009204E6"/>
    <w:rsid w:val="00920B47"/>
    <w:rsid w:val="0092189B"/>
    <w:rsid w:val="00921B7F"/>
    <w:rsid w:val="00924106"/>
    <w:rsid w:val="00924A6C"/>
    <w:rsid w:val="00925A8B"/>
    <w:rsid w:val="00925B2E"/>
    <w:rsid w:val="00925BF3"/>
    <w:rsid w:val="00925C77"/>
    <w:rsid w:val="00926880"/>
    <w:rsid w:val="00926B01"/>
    <w:rsid w:val="00927109"/>
    <w:rsid w:val="0092729C"/>
    <w:rsid w:val="00930E5D"/>
    <w:rsid w:val="00932478"/>
    <w:rsid w:val="009328C7"/>
    <w:rsid w:val="00932A6B"/>
    <w:rsid w:val="00932CD6"/>
    <w:rsid w:val="0093387C"/>
    <w:rsid w:val="00933ABF"/>
    <w:rsid w:val="00934FFD"/>
    <w:rsid w:val="009357E8"/>
    <w:rsid w:val="009365B3"/>
    <w:rsid w:val="00936627"/>
    <w:rsid w:val="00936918"/>
    <w:rsid w:val="00936B55"/>
    <w:rsid w:val="0093785C"/>
    <w:rsid w:val="009418CD"/>
    <w:rsid w:val="00941AF2"/>
    <w:rsid w:val="00943E32"/>
    <w:rsid w:val="00944BB6"/>
    <w:rsid w:val="00944C4B"/>
    <w:rsid w:val="009459F2"/>
    <w:rsid w:val="009463B3"/>
    <w:rsid w:val="0094687D"/>
    <w:rsid w:val="00946B4C"/>
    <w:rsid w:val="00950569"/>
    <w:rsid w:val="00952FF1"/>
    <w:rsid w:val="00953315"/>
    <w:rsid w:val="00953B60"/>
    <w:rsid w:val="00953BD3"/>
    <w:rsid w:val="00953DA4"/>
    <w:rsid w:val="009543CC"/>
    <w:rsid w:val="00954526"/>
    <w:rsid w:val="00954784"/>
    <w:rsid w:val="00954B77"/>
    <w:rsid w:val="00954FE9"/>
    <w:rsid w:val="0095519C"/>
    <w:rsid w:val="009553FF"/>
    <w:rsid w:val="00956E50"/>
    <w:rsid w:val="0095743E"/>
    <w:rsid w:val="00957CE6"/>
    <w:rsid w:val="00957DE2"/>
    <w:rsid w:val="00957E5B"/>
    <w:rsid w:val="009619FB"/>
    <w:rsid w:val="0096344B"/>
    <w:rsid w:val="00963FA0"/>
    <w:rsid w:val="0096493E"/>
    <w:rsid w:val="00966DA2"/>
    <w:rsid w:val="009700E5"/>
    <w:rsid w:val="0097031D"/>
    <w:rsid w:val="00970907"/>
    <w:rsid w:val="00970AD0"/>
    <w:rsid w:val="00971432"/>
    <w:rsid w:val="00972F0B"/>
    <w:rsid w:val="00975761"/>
    <w:rsid w:val="00975914"/>
    <w:rsid w:val="00976645"/>
    <w:rsid w:val="00976717"/>
    <w:rsid w:val="00976BF0"/>
    <w:rsid w:val="00977BF5"/>
    <w:rsid w:val="00980442"/>
    <w:rsid w:val="009815B6"/>
    <w:rsid w:val="00981655"/>
    <w:rsid w:val="00982730"/>
    <w:rsid w:val="00984F0A"/>
    <w:rsid w:val="00985725"/>
    <w:rsid w:val="00985D37"/>
    <w:rsid w:val="00987633"/>
    <w:rsid w:val="00987762"/>
    <w:rsid w:val="00990663"/>
    <w:rsid w:val="00990A6E"/>
    <w:rsid w:val="00991001"/>
    <w:rsid w:val="0099180B"/>
    <w:rsid w:val="00991B13"/>
    <w:rsid w:val="009927F8"/>
    <w:rsid w:val="00992FC5"/>
    <w:rsid w:val="009930F4"/>
    <w:rsid w:val="00993565"/>
    <w:rsid w:val="00993F24"/>
    <w:rsid w:val="009958C7"/>
    <w:rsid w:val="00995C16"/>
    <w:rsid w:val="00995E1F"/>
    <w:rsid w:val="0099615A"/>
    <w:rsid w:val="00997C02"/>
    <w:rsid w:val="00997D4E"/>
    <w:rsid w:val="009A0107"/>
    <w:rsid w:val="009A02D3"/>
    <w:rsid w:val="009A1125"/>
    <w:rsid w:val="009A4AD9"/>
    <w:rsid w:val="009A4E6A"/>
    <w:rsid w:val="009A5104"/>
    <w:rsid w:val="009A7EE5"/>
    <w:rsid w:val="009B0CBA"/>
    <w:rsid w:val="009B10E7"/>
    <w:rsid w:val="009B207D"/>
    <w:rsid w:val="009B4C72"/>
    <w:rsid w:val="009B564B"/>
    <w:rsid w:val="009B6873"/>
    <w:rsid w:val="009B6F7D"/>
    <w:rsid w:val="009B74DB"/>
    <w:rsid w:val="009B7895"/>
    <w:rsid w:val="009B7BD0"/>
    <w:rsid w:val="009B7D83"/>
    <w:rsid w:val="009C02D0"/>
    <w:rsid w:val="009C08DB"/>
    <w:rsid w:val="009C1E4E"/>
    <w:rsid w:val="009C467C"/>
    <w:rsid w:val="009C7FA7"/>
    <w:rsid w:val="009C7FE2"/>
    <w:rsid w:val="009D0319"/>
    <w:rsid w:val="009D09D8"/>
    <w:rsid w:val="009D17FA"/>
    <w:rsid w:val="009D2AB4"/>
    <w:rsid w:val="009D2B9D"/>
    <w:rsid w:val="009D3D47"/>
    <w:rsid w:val="009D48E1"/>
    <w:rsid w:val="009D5ED6"/>
    <w:rsid w:val="009D774F"/>
    <w:rsid w:val="009D7C86"/>
    <w:rsid w:val="009E0A3F"/>
    <w:rsid w:val="009E0CFF"/>
    <w:rsid w:val="009E249E"/>
    <w:rsid w:val="009E257C"/>
    <w:rsid w:val="009E26EC"/>
    <w:rsid w:val="009E37B6"/>
    <w:rsid w:val="009E3C87"/>
    <w:rsid w:val="009E4701"/>
    <w:rsid w:val="009E4ADB"/>
    <w:rsid w:val="009E5003"/>
    <w:rsid w:val="009E7244"/>
    <w:rsid w:val="009F0BC6"/>
    <w:rsid w:val="009F0D7B"/>
    <w:rsid w:val="009F1B36"/>
    <w:rsid w:val="009F2823"/>
    <w:rsid w:val="009F3C41"/>
    <w:rsid w:val="009F43FF"/>
    <w:rsid w:val="009F6BC1"/>
    <w:rsid w:val="009F6DC2"/>
    <w:rsid w:val="009F7AB1"/>
    <w:rsid w:val="009F7D60"/>
    <w:rsid w:val="00A004B3"/>
    <w:rsid w:val="00A02A8C"/>
    <w:rsid w:val="00A04A0D"/>
    <w:rsid w:val="00A05602"/>
    <w:rsid w:val="00A057E3"/>
    <w:rsid w:val="00A05C29"/>
    <w:rsid w:val="00A065BD"/>
    <w:rsid w:val="00A06C49"/>
    <w:rsid w:val="00A07D74"/>
    <w:rsid w:val="00A102B8"/>
    <w:rsid w:val="00A104C8"/>
    <w:rsid w:val="00A1100E"/>
    <w:rsid w:val="00A1145E"/>
    <w:rsid w:val="00A11D6C"/>
    <w:rsid w:val="00A12C86"/>
    <w:rsid w:val="00A14235"/>
    <w:rsid w:val="00A15F2D"/>
    <w:rsid w:val="00A15F86"/>
    <w:rsid w:val="00A17083"/>
    <w:rsid w:val="00A174A0"/>
    <w:rsid w:val="00A201AA"/>
    <w:rsid w:val="00A22619"/>
    <w:rsid w:val="00A22C24"/>
    <w:rsid w:val="00A233E7"/>
    <w:rsid w:val="00A239F1"/>
    <w:rsid w:val="00A23E13"/>
    <w:rsid w:val="00A24944"/>
    <w:rsid w:val="00A25737"/>
    <w:rsid w:val="00A2685F"/>
    <w:rsid w:val="00A26B49"/>
    <w:rsid w:val="00A27094"/>
    <w:rsid w:val="00A30630"/>
    <w:rsid w:val="00A30D53"/>
    <w:rsid w:val="00A319D4"/>
    <w:rsid w:val="00A32223"/>
    <w:rsid w:val="00A322B7"/>
    <w:rsid w:val="00A33D26"/>
    <w:rsid w:val="00A3680A"/>
    <w:rsid w:val="00A3739D"/>
    <w:rsid w:val="00A373B9"/>
    <w:rsid w:val="00A4209B"/>
    <w:rsid w:val="00A4314D"/>
    <w:rsid w:val="00A43C74"/>
    <w:rsid w:val="00A44C57"/>
    <w:rsid w:val="00A44F8E"/>
    <w:rsid w:val="00A44FD4"/>
    <w:rsid w:val="00A45420"/>
    <w:rsid w:val="00A46A2A"/>
    <w:rsid w:val="00A47854"/>
    <w:rsid w:val="00A5134B"/>
    <w:rsid w:val="00A53A80"/>
    <w:rsid w:val="00A53B90"/>
    <w:rsid w:val="00A549CC"/>
    <w:rsid w:val="00A55425"/>
    <w:rsid w:val="00A55749"/>
    <w:rsid w:val="00A57DD6"/>
    <w:rsid w:val="00A604E4"/>
    <w:rsid w:val="00A6085C"/>
    <w:rsid w:val="00A60A47"/>
    <w:rsid w:val="00A65CBE"/>
    <w:rsid w:val="00A66E10"/>
    <w:rsid w:val="00A67253"/>
    <w:rsid w:val="00A67F0D"/>
    <w:rsid w:val="00A70144"/>
    <w:rsid w:val="00A71519"/>
    <w:rsid w:val="00A72026"/>
    <w:rsid w:val="00A7260B"/>
    <w:rsid w:val="00A72D2B"/>
    <w:rsid w:val="00A74176"/>
    <w:rsid w:val="00A749BF"/>
    <w:rsid w:val="00A75AB6"/>
    <w:rsid w:val="00A7683F"/>
    <w:rsid w:val="00A76AF1"/>
    <w:rsid w:val="00A80676"/>
    <w:rsid w:val="00A8214E"/>
    <w:rsid w:val="00A83F94"/>
    <w:rsid w:val="00A8433E"/>
    <w:rsid w:val="00A87125"/>
    <w:rsid w:val="00A877E6"/>
    <w:rsid w:val="00A87BEE"/>
    <w:rsid w:val="00A902FA"/>
    <w:rsid w:val="00A90E69"/>
    <w:rsid w:val="00A9106E"/>
    <w:rsid w:val="00A9201F"/>
    <w:rsid w:val="00A94C60"/>
    <w:rsid w:val="00A94F13"/>
    <w:rsid w:val="00A95FB8"/>
    <w:rsid w:val="00A96380"/>
    <w:rsid w:val="00A96DC1"/>
    <w:rsid w:val="00A97A32"/>
    <w:rsid w:val="00AA00A5"/>
    <w:rsid w:val="00AA069E"/>
    <w:rsid w:val="00AA0AEF"/>
    <w:rsid w:val="00AA2671"/>
    <w:rsid w:val="00AA33C2"/>
    <w:rsid w:val="00AA3447"/>
    <w:rsid w:val="00AA404D"/>
    <w:rsid w:val="00AA5502"/>
    <w:rsid w:val="00AA6252"/>
    <w:rsid w:val="00AA7049"/>
    <w:rsid w:val="00AA7CD2"/>
    <w:rsid w:val="00AB13FD"/>
    <w:rsid w:val="00AB1B5B"/>
    <w:rsid w:val="00AB2089"/>
    <w:rsid w:val="00AB3B77"/>
    <w:rsid w:val="00AB5C65"/>
    <w:rsid w:val="00AB6DA1"/>
    <w:rsid w:val="00AB790A"/>
    <w:rsid w:val="00AC0182"/>
    <w:rsid w:val="00AC0A36"/>
    <w:rsid w:val="00AC25F3"/>
    <w:rsid w:val="00AC3EAD"/>
    <w:rsid w:val="00AC52C9"/>
    <w:rsid w:val="00AC5BF2"/>
    <w:rsid w:val="00AC6ED1"/>
    <w:rsid w:val="00AC7B03"/>
    <w:rsid w:val="00AD1B25"/>
    <w:rsid w:val="00AD1C55"/>
    <w:rsid w:val="00AD4509"/>
    <w:rsid w:val="00AD476F"/>
    <w:rsid w:val="00AD50AB"/>
    <w:rsid w:val="00AD5162"/>
    <w:rsid w:val="00AD657C"/>
    <w:rsid w:val="00AD6EF3"/>
    <w:rsid w:val="00AD6F29"/>
    <w:rsid w:val="00AD7F69"/>
    <w:rsid w:val="00AE407A"/>
    <w:rsid w:val="00AE4325"/>
    <w:rsid w:val="00AE537C"/>
    <w:rsid w:val="00AE55AE"/>
    <w:rsid w:val="00AE5FC2"/>
    <w:rsid w:val="00AE7151"/>
    <w:rsid w:val="00AE7460"/>
    <w:rsid w:val="00AF00CC"/>
    <w:rsid w:val="00AF05B5"/>
    <w:rsid w:val="00AF2DA1"/>
    <w:rsid w:val="00AF40B7"/>
    <w:rsid w:val="00AF4B3E"/>
    <w:rsid w:val="00AF4E86"/>
    <w:rsid w:val="00AF51A6"/>
    <w:rsid w:val="00AF560C"/>
    <w:rsid w:val="00AF6A9F"/>
    <w:rsid w:val="00AF6E68"/>
    <w:rsid w:val="00AF72F5"/>
    <w:rsid w:val="00AF7950"/>
    <w:rsid w:val="00B006B0"/>
    <w:rsid w:val="00B009ED"/>
    <w:rsid w:val="00B00D50"/>
    <w:rsid w:val="00B02C6E"/>
    <w:rsid w:val="00B033D8"/>
    <w:rsid w:val="00B03944"/>
    <w:rsid w:val="00B03D03"/>
    <w:rsid w:val="00B04932"/>
    <w:rsid w:val="00B05A5C"/>
    <w:rsid w:val="00B074CF"/>
    <w:rsid w:val="00B07E80"/>
    <w:rsid w:val="00B07ECB"/>
    <w:rsid w:val="00B07F16"/>
    <w:rsid w:val="00B113C9"/>
    <w:rsid w:val="00B1231E"/>
    <w:rsid w:val="00B13BA4"/>
    <w:rsid w:val="00B14949"/>
    <w:rsid w:val="00B16730"/>
    <w:rsid w:val="00B16CD7"/>
    <w:rsid w:val="00B1751A"/>
    <w:rsid w:val="00B17EC4"/>
    <w:rsid w:val="00B21527"/>
    <w:rsid w:val="00B236C0"/>
    <w:rsid w:val="00B261E1"/>
    <w:rsid w:val="00B273DE"/>
    <w:rsid w:val="00B2791C"/>
    <w:rsid w:val="00B27E4E"/>
    <w:rsid w:val="00B308CF"/>
    <w:rsid w:val="00B32006"/>
    <w:rsid w:val="00B3447F"/>
    <w:rsid w:val="00B34921"/>
    <w:rsid w:val="00B3504B"/>
    <w:rsid w:val="00B35B53"/>
    <w:rsid w:val="00B374A5"/>
    <w:rsid w:val="00B417E4"/>
    <w:rsid w:val="00B423F0"/>
    <w:rsid w:val="00B4370E"/>
    <w:rsid w:val="00B43FCF"/>
    <w:rsid w:val="00B43FD5"/>
    <w:rsid w:val="00B440B9"/>
    <w:rsid w:val="00B45642"/>
    <w:rsid w:val="00B45A6C"/>
    <w:rsid w:val="00B46057"/>
    <w:rsid w:val="00B478E0"/>
    <w:rsid w:val="00B47C30"/>
    <w:rsid w:val="00B50049"/>
    <w:rsid w:val="00B52543"/>
    <w:rsid w:val="00B527CA"/>
    <w:rsid w:val="00B52A30"/>
    <w:rsid w:val="00B52C2A"/>
    <w:rsid w:val="00B5339B"/>
    <w:rsid w:val="00B5476E"/>
    <w:rsid w:val="00B554FA"/>
    <w:rsid w:val="00B55BD3"/>
    <w:rsid w:val="00B561CE"/>
    <w:rsid w:val="00B56D3B"/>
    <w:rsid w:val="00B57ADD"/>
    <w:rsid w:val="00B61274"/>
    <w:rsid w:val="00B63108"/>
    <w:rsid w:val="00B63ACB"/>
    <w:rsid w:val="00B668FF"/>
    <w:rsid w:val="00B66B47"/>
    <w:rsid w:val="00B6741F"/>
    <w:rsid w:val="00B67CD1"/>
    <w:rsid w:val="00B67DD1"/>
    <w:rsid w:val="00B70B2C"/>
    <w:rsid w:val="00B7239E"/>
    <w:rsid w:val="00B7267C"/>
    <w:rsid w:val="00B74600"/>
    <w:rsid w:val="00B74C6D"/>
    <w:rsid w:val="00B751B0"/>
    <w:rsid w:val="00B75232"/>
    <w:rsid w:val="00B75EC5"/>
    <w:rsid w:val="00B760E5"/>
    <w:rsid w:val="00B77505"/>
    <w:rsid w:val="00B82D93"/>
    <w:rsid w:val="00B83069"/>
    <w:rsid w:val="00B84BB5"/>
    <w:rsid w:val="00B84EB9"/>
    <w:rsid w:val="00B8619A"/>
    <w:rsid w:val="00B8634C"/>
    <w:rsid w:val="00B865BD"/>
    <w:rsid w:val="00B865F8"/>
    <w:rsid w:val="00B86E62"/>
    <w:rsid w:val="00B87CFF"/>
    <w:rsid w:val="00B87D2F"/>
    <w:rsid w:val="00B909EC"/>
    <w:rsid w:val="00B915E0"/>
    <w:rsid w:val="00B91FAD"/>
    <w:rsid w:val="00B94110"/>
    <w:rsid w:val="00B95917"/>
    <w:rsid w:val="00B97B9F"/>
    <w:rsid w:val="00B97F74"/>
    <w:rsid w:val="00BA0DED"/>
    <w:rsid w:val="00BA1D4D"/>
    <w:rsid w:val="00BA45AB"/>
    <w:rsid w:val="00BA56DB"/>
    <w:rsid w:val="00BA6962"/>
    <w:rsid w:val="00BA7E1E"/>
    <w:rsid w:val="00BB10ED"/>
    <w:rsid w:val="00BB2156"/>
    <w:rsid w:val="00BB32CF"/>
    <w:rsid w:val="00BB3433"/>
    <w:rsid w:val="00BB4F9A"/>
    <w:rsid w:val="00BB6382"/>
    <w:rsid w:val="00BC00A3"/>
    <w:rsid w:val="00BC2853"/>
    <w:rsid w:val="00BC30D8"/>
    <w:rsid w:val="00BC329A"/>
    <w:rsid w:val="00BC3CE3"/>
    <w:rsid w:val="00BC3FB1"/>
    <w:rsid w:val="00BC4382"/>
    <w:rsid w:val="00BC44BD"/>
    <w:rsid w:val="00BC4D11"/>
    <w:rsid w:val="00BC4DD5"/>
    <w:rsid w:val="00BC64D6"/>
    <w:rsid w:val="00BD1C14"/>
    <w:rsid w:val="00BD3289"/>
    <w:rsid w:val="00BD393C"/>
    <w:rsid w:val="00BD3F29"/>
    <w:rsid w:val="00BD42C8"/>
    <w:rsid w:val="00BD4344"/>
    <w:rsid w:val="00BD4DDE"/>
    <w:rsid w:val="00BD4F21"/>
    <w:rsid w:val="00BD5842"/>
    <w:rsid w:val="00BD7882"/>
    <w:rsid w:val="00BD79B5"/>
    <w:rsid w:val="00BE07A3"/>
    <w:rsid w:val="00BE0CB2"/>
    <w:rsid w:val="00BE2147"/>
    <w:rsid w:val="00BE3BB0"/>
    <w:rsid w:val="00BE47A4"/>
    <w:rsid w:val="00BE4AD3"/>
    <w:rsid w:val="00BE5704"/>
    <w:rsid w:val="00BE6669"/>
    <w:rsid w:val="00BE78E2"/>
    <w:rsid w:val="00BF0668"/>
    <w:rsid w:val="00BF0DAD"/>
    <w:rsid w:val="00BF36A1"/>
    <w:rsid w:val="00BF3CEC"/>
    <w:rsid w:val="00BF67F7"/>
    <w:rsid w:val="00BF793B"/>
    <w:rsid w:val="00C02286"/>
    <w:rsid w:val="00C0438A"/>
    <w:rsid w:val="00C04428"/>
    <w:rsid w:val="00C0577F"/>
    <w:rsid w:val="00C07D1F"/>
    <w:rsid w:val="00C1008F"/>
    <w:rsid w:val="00C10698"/>
    <w:rsid w:val="00C107D5"/>
    <w:rsid w:val="00C1088F"/>
    <w:rsid w:val="00C11551"/>
    <w:rsid w:val="00C11FBF"/>
    <w:rsid w:val="00C12ECA"/>
    <w:rsid w:val="00C13127"/>
    <w:rsid w:val="00C13D4A"/>
    <w:rsid w:val="00C14F83"/>
    <w:rsid w:val="00C150F7"/>
    <w:rsid w:val="00C15680"/>
    <w:rsid w:val="00C158BB"/>
    <w:rsid w:val="00C162A9"/>
    <w:rsid w:val="00C168C5"/>
    <w:rsid w:val="00C16C77"/>
    <w:rsid w:val="00C1733A"/>
    <w:rsid w:val="00C201FF"/>
    <w:rsid w:val="00C21FFD"/>
    <w:rsid w:val="00C22FFB"/>
    <w:rsid w:val="00C24175"/>
    <w:rsid w:val="00C25798"/>
    <w:rsid w:val="00C262CC"/>
    <w:rsid w:val="00C31483"/>
    <w:rsid w:val="00C32EA2"/>
    <w:rsid w:val="00C33F62"/>
    <w:rsid w:val="00C3401B"/>
    <w:rsid w:val="00C34935"/>
    <w:rsid w:val="00C3633C"/>
    <w:rsid w:val="00C3688D"/>
    <w:rsid w:val="00C400BA"/>
    <w:rsid w:val="00C40BDC"/>
    <w:rsid w:val="00C41669"/>
    <w:rsid w:val="00C41B49"/>
    <w:rsid w:val="00C421E6"/>
    <w:rsid w:val="00C44132"/>
    <w:rsid w:val="00C44283"/>
    <w:rsid w:val="00C448D4"/>
    <w:rsid w:val="00C44C6D"/>
    <w:rsid w:val="00C47201"/>
    <w:rsid w:val="00C47F16"/>
    <w:rsid w:val="00C50FC2"/>
    <w:rsid w:val="00C51882"/>
    <w:rsid w:val="00C51F9E"/>
    <w:rsid w:val="00C525F9"/>
    <w:rsid w:val="00C5409B"/>
    <w:rsid w:val="00C55054"/>
    <w:rsid w:val="00C568E9"/>
    <w:rsid w:val="00C57082"/>
    <w:rsid w:val="00C57BC7"/>
    <w:rsid w:val="00C603A1"/>
    <w:rsid w:val="00C603D4"/>
    <w:rsid w:val="00C6196E"/>
    <w:rsid w:val="00C62564"/>
    <w:rsid w:val="00C632D2"/>
    <w:rsid w:val="00C63E0D"/>
    <w:rsid w:val="00C645F1"/>
    <w:rsid w:val="00C65DEF"/>
    <w:rsid w:val="00C67B06"/>
    <w:rsid w:val="00C705CA"/>
    <w:rsid w:val="00C70967"/>
    <w:rsid w:val="00C70F08"/>
    <w:rsid w:val="00C712A4"/>
    <w:rsid w:val="00C716E2"/>
    <w:rsid w:val="00C721F2"/>
    <w:rsid w:val="00C74D15"/>
    <w:rsid w:val="00C75975"/>
    <w:rsid w:val="00C75B9A"/>
    <w:rsid w:val="00C75CD1"/>
    <w:rsid w:val="00C75ED0"/>
    <w:rsid w:val="00C763CB"/>
    <w:rsid w:val="00C77D48"/>
    <w:rsid w:val="00C80136"/>
    <w:rsid w:val="00C80478"/>
    <w:rsid w:val="00C8063B"/>
    <w:rsid w:val="00C82A1C"/>
    <w:rsid w:val="00C8526F"/>
    <w:rsid w:val="00C869B1"/>
    <w:rsid w:val="00C87AD9"/>
    <w:rsid w:val="00C90B35"/>
    <w:rsid w:val="00C91297"/>
    <w:rsid w:val="00C91437"/>
    <w:rsid w:val="00C91900"/>
    <w:rsid w:val="00C921AA"/>
    <w:rsid w:val="00C93381"/>
    <w:rsid w:val="00C949B3"/>
    <w:rsid w:val="00C97340"/>
    <w:rsid w:val="00C97AE9"/>
    <w:rsid w:val="00C97C20"/>
    <w:rsid w:val="00C97D21"/>
    <w:rsid w:val="00C97D96"/>
    <w:rsid w:val="00CA0643"/>
    <w:rsid w:val="00CA0A6B"/>
    <w:rsid w:val="00CA3C42"/>
    <w:rsid w:val="00CA5885"/>
    <w:rsid w:val="00CA5A9E"/>
    <w:rsid w:val="00CA6942"/>
    <w:rsid w:val="00CA727B"/>
    <w:rsid w:val="00CA74CF"/>
    <w:rsid w:val="00CB0336"/>
    <w:rsid w:val="00CB2427"/>
    <w:rsid w:val="00CB36C1"/>
    <w:rsid w:val="00CB3AF8"/>
    <w:rsid w:val="00CB447B"/>
    <w:rsid w:val="00CB4DCD"/>
    <w:rsid w:val="00CB59B0"/>
    <w:rsid w:val="00CB6748"/>
    <w:rsid w:val="00CB7628"/>
    <w:rsid w:val="00CB7EBE"/>
    <w:rsid w:val="00CC0950"/>
    <w:rsid w:val="00CC24A7"/>
    <w:rsid w:val="00CC4629"/>
    <w:rsid w:val="00CC75CB"/>
    <w:rsid w:val="00CC7DF2"/>
    <w:rsid w:val="00CD1E30"/>
    <w:rsid w:val="00CD22A7"/>
    <w:rsid w:val="00CD511F"/>
    <w:rsid w:val="00CD5B79"/>
    <w:rsid w:val="00CD61CA"/>
    <w:rsid w:val="00CD72F1"/>
    <w:rsid w:val="00CD75E4"/>
    <w:rsid w:val="00CD7B93"/>
    <w:rsid w:val="00CE0CE4"/>
    <w:rsid w:val="00CE1129"/>
    <w:rsid w:val="00CE4052"/>
    <w:rsid w:val="00CE4237"/>
    <w:rsid w:val="00CE461E"/>
    <w:rsid w:val="00CE4E38"/>
    <w:rsid w:val="00CE5026"/>
    <w:rsid w:val="00CE5CDB"/>
    <w:rsid w:val="00CE6D42"/>
    <w:rsid w:val="00CE7427"/>
    <w:rsid w:val="00CF0744"/>
    <w:rsid w:val="00CF15F3"/>
    <w:rsid w:val="00CF2BEC"/>
    <w:rsid w:val="00CF35DD"/>
    <w:rsid w:val="00CF54A0"/>
    <w:rsid w:val="00CF7A6C"/>
    <w:rsid w:val="00D00210"/>
    <w:rsid w:val="00D00ABF"/>
    <w:rsid w:val="00D01520"/>
    <w:rsid w:val="00D02E42"/>
    <w:rsid w:val="00D0359C"/>
    <w:rsid w:val="00D035E6"/>
    <w:rsid w:val="00D03A4B"/>
    <w:rsid w:val="00D0512C"/>
    <w:rsid w:val="00D05B0D"/>
    <w:rsid w:val="00D07DE8"/>
    <w:rsid w:val="00D1044F"/>
    <w:rsid w:val="00D1203F"/>
    <w:rsid w:val="00D12AD6"/>
    <w:rsid w:val="00D1331C"/>
    <w:rsid w:val="00D134A1"/>
    <w:rsid w:val="00D13546"/>
    <w:rsid w:val="00D153D2"/>
    <w:rsid w:val="00D1580E"/>
    <w:rsid w:val="00D159FB"/>
    <w:rsid w:val="00D162D4"/>
    <w:rsid w:val="00D168EC"/>
    <w:rsid w:val="00D16B2A"/>
    <w:rsid w:val="00D16CC5"/>
    <w:rsid w:val="00D203E5"/>
    <w:rsid w:val="00D204EF"/>
    <w:rsid w:val="00D2083C"/>
    <w:rsid w:val="00D21BAC"/>
    <w:rsid w:val="00D220C5"/>
    <w:rsid w:val="00D22CAC"/>
    <w:rsid w:val="00D23119"/>
    <w:rsid w:val="00D252C3"/>
    <w:rsid w:val="00D25BB0"/>
    <w:rsid w:val="00D25CD7"/>
    <w:rsid w:val="00D26C38"/>
    <w:rsid w:val="00D30799"/>
    <w:rsid w:val="00D316FE"/>
    <w:rsid w:val="00D32113"/>
    <w:rsid w:val="00D323F5"/>
    <w:rsid w:val="00D324B4"/>
    <w:rsid w:val="00D326E4"/>
    <w:rsid w:val="00D34398"/>
    <w:rsid w:val="00D34670"/>
    <w:rsid w:val="00D34AF4"/>
    <w:rsid w:val="00D35D59"/>
    <w:rsid w:val="00D3608C"/>
    <w:rsid w:val="00D40A1A"/>
    <w:rsid w:val="00D40D8D"/>
    <w:rsid w:val="00D412A7"/>
    <w:rsid w:val="00D42264"/>
    <w:rsid w:val="00D43C83"/>
    <w:rsid w:val="00D44CC9"/>
    <w:rsid w:val="00D46D0E"/>
    <w:rsid w:val="00D5172C"/>
    <w:rsid w:val="00D52D20"/>
    <w:rsid w:val="00D532FD"/>
    <w:rsid w:val="00D53BA9"/>
    <w:rsid w:val="00D55560"/>
    <w:rsid w:val="00D556FA"/>
    <w:rsid w:val="00D55E61"/>
    <w:rsid w:val="00D56606"/>
    <w:rsid w:val="00D57364"/>
    <w:rsid w:val="00D600EE"/>
    <w:rsid w:val="00D61113"/>
    <w:rsid w:val="00D61B00"/>
    <w:rsid w:val="00D61DD3"/>
    <w:rsid w:val="00D625E8"/>
    <w:rsid w:val="00D630C7"/>
    <w:rsid w:val="00D63841"/>
    <w:rsid w:val="00D644F7"/>
    <w:rsid w:val="00D64786"/>
    <w:rsid w:val="00D668C4"/>
    <w:rsid w:val="00D66A2E"/>
    <w:rsid w:val="00D676D3"/>
    <w:rsid w:val="00D67F6E"/>
    <w:rsid w:val="00D70472"/>
    <w:rsid w:val="00D73435"/>
    <w:rsid w:val="00D74D7D"/>
    <w:rsid w:val="00D750F6"/>
    <w:rsid w:val="00D75E0D"/>
    <w:rsid w:val="00D7643D"/>
    <w:rsid w:val="00D76EB7"/>
    <w:rsid w:val="00D80F1D"/>
    <w:rsid w:val="00D8236A"/>
    <w:rsid w:val="00D8352B"/>
    <w:rsid w:val="00D853EA"/>
    <w:rsid w:val="00D85657"/>
    <w:rsid w:val="00D85CBD"/>
    <w:rsid w:val="00D8623F"/>
    <w:rsid w:val="00D86CA8"/>
    <w:rsid w:val="00D87A86"/>
    <w:rsid w:val="00D87E1C"/>
    <w:rsid w:val="00D9046E"/>
    <w:rsid w:val="00D90E19"/>
    <w:rsid w:val="00D919FC"/>
    <w:rsid w:val="00D922EC"/>
    <w:rsid w:val="00D9282B"/>
    <w:rsid w:val="00D93BFE"/>
    <w:rsid w:val="00D9429E"/>
    <w:rsid w:val="00D95413"/>
    <w:rsid w:val="00D96017"/>
    <w:rsid w:val="00D975F7"/>
    <w:rsid w:val="00DA10A0"/>
    <w:rsid w:val="00DA2E0B"/>
    <w:rsid w:val="00DA2E99"/>
    <w:rsid w:val="00DA2EEC"/>
    <w:rsid w:val="00DA3111"/>
    <w:rsid w:val="00DA3784"/>
    <w:rsid w:val="00DA43B2"/>
    <w:rsid w:val="00DA5071"/>
    <w:rsid w:val="00DA5B70"/>
    <w:rsid w:val="00DA5F7D"/>
    <w:rsid w:val="00DA7812"/>
    <w:rsid w:val="00DA7AA3"/>
    <w:rsid w:val="00DA7CCD"/>
    <w:rsid w:val="00DB01FC"/>
    <w:rsid w:val="00DB0452"/>
    <w:rsid w:val="00DB0FB9"/>
    <w:rsid w:val="00DB2498"/>
    <w:rsid w:val="00DB2A10"/>
    <w:rsid w:val="00DB4051"/>
    <w:rsid w:val="00DC004B"/>
    <w:rsid w:val="00DC135D"/>
    <w:rsid w:val="00DC1619"/>
    <w:rsid w:val="00DC23AE"/>
    <w:rsid w:val="00DC2920"/>
    <w:rsid w:val="00DC35FE"/>
    <w:rsid w:val="00DC423A"/>
    <w:rsid w:val="00DC55D9"/>
    <w:rsid w:val="00DC5716"/>
    <w:rsid w:val="00DC616C"/>
    <w:rsid w:val="00DC6BCD"/>
    <w:rsid w:val="00DC7EEA"/>
    <w:rsid w:val="00DD1E01"/>
    <w:rsid w:val="00DD2B79"/>
    <w:rsid w:val="00DD407B"/>
    <w:rsid w:val="00DD41FF"/>
    <w:rsid w:val="00DD56A1"/>
    <w:rsid w:val="00DD6A94"/>
    <w:rsid w:val="00DD72D9"/>
    <w:rsid w:val="00DD736E"/>
    <w:rsid w:val="00DE0F01"/>
    <w:rsid w:val="00DE128B"/>
    <w:rsid w:val="00DE14EE"/>
    <w:rsid w:val="00DE273E"/>
    <w:rsid w:val="00DE2C8B"/>
    <w:rsid w:val="00DE32BC"/>
    <w:rsid w:val="00DE5198"/>
    <w:rsid w:val="00DE5769"/>
    <w:rsid w:val="00DE5DF9"/>
    <w:rsid w:val="00DE6E53"/>
    <w:rsid w:val="00DE7053"/>
    <w:rsid w:val="00DE7791"/>
    <w:rsid w:val="00DE794C"/>
    <w:rsid w:val="00DE79F9"/>
    <w:rsid w:val="00DF109A"/>
    <w:rsid w:val="00DF1660"/>
    <w:rsid w:val="00DF2460"/>
    <w:rsid w:val="00DF284A"/>
    <w:rsid w:val="00DF439D"/>
    <w:rsid w:val="00DF51F6"/>
    <w:rsid w:val="00DF6128"/>
    <w:rsid w:val="00DF65F7"/>
    <w:rsid w:val="00DF7044"/>
    <w:rsid w:val="00DF793C"/>
    <w:rsid w:val="00DF7F0F"/>
    <w:rsid w:val="00DF7F66"/>
    <w:rsid w:val="00E01076"/>
    <w:rsid w:val="00E01A11"/>
    <w:rsid w:val="00E01C0A"/>
    <w:rsid w:val="00E0330E"/>
    <w:rsid w:val="00E03F98"/>
    <w:rsid w:val="00E045E7"/>
    <w:rsid w:val="00E05CE6"/>
    <w:rsid w:val="00E06CB1"/>
    <w:rsid w:val="00E06EA8"/>
    <w:rsid w:val="00E07BDB"/>
    <w:rsid w:val="00E1031C"/>
    <w:rsid w:val="00E1223C"/>
    <w:rsid w:val="00E122CE"/>
    <w:rsid w:val="00E12D95"/>
    <w:rsid w:val="00E1398F"/>
    <w:rsid w:val="00E13F88"/>
    <w:rsid w:val="00E14048"/>
    <w:rsid w:val="00E14484"/>
    <w:rsid w:val="00E14788"/>
    <w:rsid w:val="00E14C9A"/>
    <w:rsid w:val="00E15552"/>
    <w:rsid w:val="00E156C2"/>
    <w:rsid w:val="00E15EEE"/>
    <w:rsid w:val="00E17ACC"/>
    <w:rsid w:val="00E17DB8"/>
    <w:rsid w:val="00E2317D"/>
    <w:rsid w:val="00E24559"/>
    <w:rsid w:val="00E266CE"/>
    <w:rsid w:val="00E26E0E"/>
    <w:rsid w:val="00E27259"/>
    <w:rsid w:val="00E27614"/>
    <w:rsid w:val="00E278A4"/>
    <w:rsid w:val="00E32254"/>
    <w:rsid w:val="00E34592"/>
    <w:rsid w:val="00E347DA"/>
    <w:rsid w:val="00E3578D"/>
    <w:rsid w:val="00E370CD"/>
    <w:rsid w:val="00E400C8"/>
    <w:rsid w:val="00E40DD3"/>
    <w:rsid w:val="00E414EB"/>
    <w:rsid w:val="00E41CE4"/>
    <w:rsid w:val="00E42520"/>
    <w:rsid w:val="00E442B5"/>
    <w:rsid w:val="00E44697"/>
    <w:rsid w:val="00E44A5E"/>
    <w:rsid w:val="00E45030"/>
    <w:rsid w:val="00E4724B"/>
    <w:rsid w:val="00E5143E"/>
    <w:rsid w:val="00E525A4"/>
    <w:rsid w:val="00E5273D"/>
    <w:rsid w:val="00E52870"/>
    <w:rsid w:val="00E54E37"/>
    <w:rsid w:val="00E5519C"/>
    <w:rsid w:val="00E62491"/>
    <w:rsid w:val="00E62BA2"/>
    <w:rsid w:val="00E62D30"/>
    <w:rsid w:val="00E64CA3"/>
    <w:rsid w:val="00E653AF"/>
    <w:rsid w:val="00E662DD"/>
    <w:rsid w:val="00E66D65"/>
    <w:rsid w:val="00E675A6"/>
    <w:rsid w:val="00E700F1"/>
    <w:rsid w:val="00E7031B"/>
    <w:rsid w:val="00E7043C"/>
    <w:rsid w:val="00E70A59"/>
    <w:rsid w:val="00E7155A"/>
    <w:rsid w:val="00E71B1C"/>
    <w:rsid w:val="00E754FD"/>
    <w:rsid w:val="00E75C46"/>
    <w:rsid w:val="00E76373"/>
    <w:rsid w:val="00E80B51"/>
    <w:rsid w:val="00E814D4"/>
    <w:rsid w:val="00E82C10"/>
    <w:rsid w:val="00E82C25"/>
    <w:rsid w:val="00E84777"/>
    <w:rsid w:val="00E85BB6"/>
    <w:rsid w:val="00E8650E"/>
    <w:rsid w:val="00E86E72"/>
    <w:rsid w:val="00E87EC1"/>
    <w:rsid w:val="00E91B4F"/>
    <w:rsid w:val="00E933C7"/>
    <w:rsid w:val="00E93462"/>
    <w:rsid w:val="00E93DC9"/>
    <w:rsid w:val="00E93DEA"/>
    <w:rsid w:val="00E9463D"/>
    <w:rsid w:val="00E946F6"/>
    <w:rsid w:val="00E948AD"/>
    <w:rsid w:val="00E94EF1"/>
    <w:rsid w:val="00E95A1A"/>
    <w:rsid w:val="00E95C87"/>
    <w:rsid w:val="00E9643B"/>
    <w:rsid w:val="00E9661C"/>
    <w:rsid w:val="00EA04CE"/>
    <w:rsid w:val="00EA0ADF"/>
    <w:rsid w:val="00EA31DE"/>
    <w:rsid w:val="00EA3582"/>
    <w:rsid w:val="00EA383E"/>
    <w:rsid w:val="00EA4C56"/>
    <w:rsid w:val="00EA5428"/>
    <w:rsid w:val="00EA5D0A"/>
    <w:rsid w:val="00EA7D3C"/>
    <w:rsid w:val="00EB065C"/>
    <w:rsid w:val="00EB07BA"/>
    <w:rsid w:val="00EB1C0F"/>
    <w:rsid w:val="00EB226C"/>
    <w:rsid w:val="00EB329B"/>
    <w:rsid w:val="00EB3457"/>
    <w:rsid w:val="00EB3AFB"/>
    <w:rsid w:val="00EB3FE7"/>
    <w:rsid w:val="00EB53FF"/>
    <w:rsid w:val="00EB57AB"/>
    <w:rsid w:val="00EB6E31"/>
    <w:rsid w:val="00EB75C8"/>
    <w:rsid w:val="00EB7A65"/>
    <w:rsid w:val="00EC0C77"/>
    <w:rsid w:val="00EC0FDB"/>
    <w:rsid w:val="00EC19E4"/>
    <w:rsid w:val="00EC64FA"/>
    <w:rsid w:val="00EC65EF"/>
    <w:rsid w:val="00EC6B06"/>
    <w:rsid w:val="00EC708E"/>
    <w:rsid w:val="00EC72C0"/>
    <w:rsid w:val="00ED14EA"/>
    <w:rsid w:val="00ED1E3C"/>
    <w:rsid w:val="00ED3B1A"/>
    <w:rsid w:val="00ED5C7D"/>
    <w:rsid w:val="00ED613F"/>
    <w:rsid w:val="00ED6A3F"/>
    <w:rsid w:val="00ED6C6D"/>
    <w:rsid w:val="00ED6FB4"/>
    <w:rsid w:val="00ED70D0"/>
    <w:rsid w:val="00ED7156"/>
    <w:rsid w:val="00EE0A32"/>
    <w:rsid w:val="00EE10CE"/>
    <w:rsid w:val="00EE1358"/>
    <w:rsid w:val="00EE1DCD"/>
    <w:rsid w:val="00EE1E2A"/>
    <w:rsid w:val="00EE1E97"/>
    <w:rsid w:val="00EE1EBF"/>
    <w:rsid w:val="00EE2C44"/>
    <w:rsid w:val="00EE3BF8"/>
    <w:rsid w:val="00EE3EFE"/>
    <w:rsid w:val="00EE45DD"/>
    <w:rsid w:val="00EE4FD8"/>
    <w:rsid w:val="00EE7062"/>
    <w:rsid w:val="00EE77F6"/>
    <w:rsid w:val="00EF2031"/>
    <w:rsid w:val="00EF2049"/>
    <w:rsid w:val="00EF21AA"/>
    <w:rsid w:val="00EF5528"/>
    <w:rsid w:val="00EF6FF6"/>
    <w:rsid w:val="00EF722E"/>
    <w:rsid w:val="00EF73C4"/>
    <w:rsid w:val="00F001DA"/>
    <w:rsid w:val="00F0084D"/>
    <w:rsid w:val="00F00DA4"/>
    <w:rsid w:val="00F00E56"/>
    <w:rsid w:val="00F046D6"/>
    <w:rsid w:val="00F04A8C"/>
    <w:rsid w:val="00F05159"/>
    <w:rsid w:val="00F06192"/>
    <w:rsid w:val="00F06AAA"/>
    <w:rsid w:val="00F079EE"/>
    <w:rsid w:val="00F07E93"/>
    <w:rsid w:val="00F07EB6"/>
    <w:rsid w:val="00F1114D"/>
    <w:rsid w:val="00F126AE"/>
    <w:rsid w:val="00F12EF1"/>
    <w:rsid w:val="00F132E6"/>
    <w:rsid w:val="00F13730"/>
    <w:rsid w:val="00F1409D"/>
    <w:rsid w:val="00F145CF"/>
    <w:rsid w:val="00F15B64"/>
    <w:rsid w:val="00F16D82"/>
    <w:rsid w:val="00F176BF"/>
    <w:rsid w:val="00F1776B"/>
    <w:rsid w:val="00F17DD3"/>
    <w:rsid w:val="00F23005"/>
    <w:rsid w:val="00F2387D"/>
    <w:rsid w:val="00F23E3A"/>
    <w:rsid w:val="00F24117"/>
    <w:rsid w:val="00F2594F"/>
    <w:rsid w:val="00F26902"/>
    <w:rsid w:val="00F27347"/>
    <w:rsid w:val="00F3005A"/>
    <w:rsid w:val="00F344C5"/>
    <w:rsid w:val="00F34CA4"/>
    <w:rsid w:val="00F34F82"/>
    <w:rsid w:val="00F3548B"/>
    <w:rsid w:val="00F3591E"/>
    <w:rsid w:val="00F35F18"/>
    <w:rsid w:val="00F35F4B"/>
    <w:rsid w:val="00F37A2B"/>
    <w:rsid w:val="00F37B8D"/>
    <w:rsid w:val="00F37C35"/>
    <w:rsid w:val="00F40736"/>
    <w:rsid w:val="00F41A41"/>
    <w:rsid w:val="00F435F8"/>
    <w:rsid w:val="00F44CFF"/>
    <w:rsid w:val="00F450D4"/>
    <w:rsid w:val="00F45C54"/>
    <w:rsid w:val="00F45EC6"/>
    <w:rsid w:val="00F501FC"/>
    <w:rsid w:val="00F51C3A"/>
    <w:rsid w:val="00F528C8"/>
    <w:rsid w:val="00F52B60"/>
    <w:rsid w:val="00F52BD7"/>
    <w:rsid w:val="00F53CB9"/>
    <w:rsid w:val="00F53ED2"/>
    <w:rsid w:val="00F54A7D"/>
    <w:rsid w:val="00F55C2C"/>
    <w:rsid w:val="00F56050"/>
    <w:rsid w:val="00F561AC"/>
    <w:rsid w:val="00F56E67"/>
    <w:rsid w:val="00F61759"/>
    <w:rsid w:val="00F62068"/>
    <w:rsid w:val="00F62D2B"/>
    <w:rsid w:val="00F62FC9"/>
    <w:rsid w:val="00F64DFA"/>
    <w:rsid w:val="00F65059"/>
    <w:rsid w:val="00F657B1"/>
    <w:rsid w:val="00F6631D"/>
    <w:rsid w:val="00F67DFB"/>
    <w:rsid w:val="00F70DDF"/>
    <w:rsid w:val="00F74B8E"/>
    <w:rsid w:val="00F754FB"/>
    <w:rsid w:val="00F77591"/>
    <w:rsid w:val="00F81339"/>
    <w:rsid w:val="00F8224E"/>
    <w:rsid w:val="00F8330A"/>
    <w:rsid w:val="00F83A26"/>
    <w:rsid w:val="00F84301"/>
    <w:rsid w:val="00F84C54"/>
    <w:rsid w:val="00F85EF0"/>
    <w:rsid w:val="00F866AA"/>
    <w:rsid w:val="00F866AF"/>
    <w:rsid w:val="00F86EEB"/>
    <w:rsid w:val="00F86FD0"/>
    <w:rsid w:val="00F87127"/>
    <w:rsid w:val="00F87887"/>
    <w:rsid w:val="00F90329"/>
    <w:rsid w:val="00F90383"/>
    <w:rsid w:val="00F9051D"/>
    <w:rsid w:val="00F9082F"/>
    <w:rsid w:val="00F90A71"/>
    <w:rsid w:val="00F90AD5"/>
    <w:rsid w:val="00F927CF"/>
    <w:rsid w:val="00F92984"/>
    <w:rsid w:val="00F9400B"/>
    <w:rsid w:val="00F94422"/>
    <w:rsid w:val="00F9495E"/>
    <w:rsid w:val="00F94B0C"/>
    <w:rsid w:val="00F95212"/>
    <w:rsid w:val="00F95630"/>
    <w:rsid w:val="00F97312"/>
    <w:rsid w:val="00F97377"/>
    <w:rsid w:val="00F97DDD"/>
    <w:rsid w:val="00FA105D"/>
    <w:rsid w:val="00FA1537"/>
    <w:rsid w:val="00FA1DBE"/>
    <w:rsid w:val="00FA3765"/>
    <w:rsid w:val="00FA4315"/>
    <w:rsid w:val="00FA4639"/>
    <w:rsid w:val="00FA52B7"/>
    <w:rsid w:val="00FA5C44"/>
    <w:rsid w:val="00FA7294"/>
    <w:rsid w:val="00FA7F86"/>
    <w:rsid w:val="00FB1797"/>
    <w:rsid w:val="00FB26BE"/>
    <w:rsid w:val="00FB3441"/>
    <w:rsid w:val="00FB4131"/>
    <w:rsid w:val="00FB69C7"/>
    <w:rsid w:val="00FB6A01"/>
    <w:rsid w:val="00FB6DA9"/>
    <w:rsid w:val="00FB7729"/>
    <w:rsid w:val="00FC1DC6"/>
    <w:rsid w:val="00FC465C"/>
    <w:rsid w:val="00FC5D94"/>
    <w:rsid w:val="00FC7602"/>
    <w:rsid w:val="00FD11B8"/>
    <w:rsid w:val="00FD15D9"/>
    <w:rsid w:val="00FD23B0"/>
    <w:rsid w:val="00FD2B6E"/>
    <w:rsid w:val="00FD32AB"/>
    <w:rsid w:val="00FD53F6"/>
    <w:rsid w:val="00FD6ED0"/>
    <w:rsid w:val="00FD72E3"/>
    <w:rsid w:val="00FE1385"/>
    <w:rsid w:val="00FE27D2"/>
    <w:rsid w:val="00FE34E9"/>
    <w:rsid w:val="00FE4DAD"/>
    <w:rsid w:val="00FE5A88"/>
    <w:rsid w:val="00FE6377"/>
    <w:rsid w:val="00FE796E"/>
    <w:rsid w:val="00FE7CE6"/>
    <w:rsid w:val="00FF157B"/>
    <w:rsid w:val="00FF1E5C"/>
    <w:rsid w:val="00FF256A"/>
    <w:rsid w:val="00FF27C1"/>
    <w:rsid w:val="00FF2D70"/>
    <w:rsid w:val="00FF3B73"/>
    <w:rsid w:val="00FF4872"/>
    <w:rsid w:val="00FF4B63"/>
    <w:rsid w:val="00FF58CC"/>
    <w:rsid w:val="00FF7109"/>
    <w:rsid w:val="05EA781D"/>
    <w:rsid w:val="201E69BF"/>
    <w:rsid w:val="6E064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0775174"/>
  <w15:docId w15:val="{CACD1437-9E40-45C6-9B09-F2663C80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unhideWhenUsed="1" w:qFormat="1"/>
    <w:lsdException w:name="heading 3" w:uiPriority="99" w:unhideWhenUsed="1" w:qFormat="1"/>
    <w:lsdException w:name="heading 4" w:uiPriority="99" w:unhideWhenUsed="1" w:qFormat="1"/>
    <w:lsdException w:name="heading 5" w:uiPriority="99" w:unhideWhenUsed="1" w:qFormat="1"/>
    <w:lsdException w:name="heading 6" w:uiPriority="99" w:unhideWhenUsed="1" w:qFormat="1"/>
    <w:lsdException w:name="heading 7" w:uiPriority="99" w:unhideWhenUsed="1" w:qFormat="1"/>
    <w:lsdException w:name="heading 8" w:uiPriority="99" w:unhideWhenUsed="1" w:qFormat="1"/>
    <w:lsdException w:name="heading 9"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9"/>
    <w:qFormat/>
    <w:pPr>
      <w:keepNext/>
      <w:keepLines/>
      <w:numPr>
        <w:numId w:val="1"/>
      </w:numPr>
      <w:spacing w:line="578" w:lineRule="auto"/>
      <w:outlineLvl w:val="0"/>
    </w:pPr>
    <w:rPr>
      <w:b/>
      <w:bCs/>
      <w:kern w:val="44"/>
      <w:sz w:val="32"/>
      <w:szCs w:val="44"/>
    </w:rPr>
  </w:style>
  <w:style w:type="paragraph" w:styleId="2">
    <w:name w:val="heading 2"/>
    <w:basedOn w:val="a"/>
    <w:next w:val="a"/>
    <w:link w:val="20"/>
    <w:uiPriority w:val="99"/>
    <w:unhideWhenUsed/>
    <w:qFormat/>
    <w:pPr>
      <w:keepNext/>
      <w:keepLines/>
      <w:numPr>
        <w:ilvl w:val="1"/>
        <w:numId w:val="1"/>
      </w:numPr>
      <w:spacing w:line="416" w:lineRule="auto"/>
      <w:outlineLvl w:val="1"/>
    </w:pPr>
    <w:rPr>
      <w:rFonts w:ascii="Cambria" w:hAnsi="Cambria"/>
      <w:b/>
      <w:bCs/>
      <w:sz w:val="32"/>
      <w:szCs w:val="32"/>
    </w:rPr>
  </w:style>
  <w:style w:type="paragraph" w:styleId="3">
    <w:name w:val="heading 3"/>
    <w:basedOn w:val="a"/>
    <w:next w:val="a"/>
    <w:link w:val="30"/>
    <w:uiPriority w:val="99"/>
    <w:unhideWhenUsed/>
    <w:qFormat/>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9"/>
    <w:unhideWhenUsed/>
    <w:qFormat/>
    <w:pPr>
      <w:keepNext/>
      <w:keepLines/>
      <w:numPr>
        <w:ilvl w:val="3"/>
        <w:numId w:val="1"/>
      </w:numPr>
      <w:spacing w:before="280" w:after="290" w:line="376" w:lineRule="auto"/>
      <w:outlineLvl w:val="3"/>
    </w:pPr>
    <w:rPr>
      <w:rFonts w:ascii="Cambria" w:hAnsi="Cambria"/>
      <w:b/>
      <w:bCs/>
      <w:sz w:val="24"/>
      <w:szCs w:val="28"/>
    </w:rPr>
  </w:style>
  <w:style w:type="paragraph" w:styleId="5">
    <w:name w:val="heading 5"/>
    <w:basedOn w:val="a"/>
    <w:next w:val="a"/>
    <w:link w:val="50"/>
    <w:uiPriority w:val="9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9"/>
    <w:unhideWhenUsed/>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9"/>
    <w:unhideWhenUsed/>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9"/>
    <w:unhideWhenUsed/>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99"/>
    <w:semiHidden/>
    <w:pPr>
      <w:widowControl/>
      <w:ind w:left="1440"/>
      <w:jc w:val="left"/>
    </w:pPr>
    <w:rPr>
      <w:rFonts w:ascii="Times New Roman" w:hAnsi="Times New Roman"/>
      <w:kern w:val="0"/>
      <w:sz w:val="18"/>
      <w:szCs w:val="18"/>
    </w:rPr>
  </w:style>
  <w:style w:type="paragraph" w:styleId="a3">
    <w:name w:val="Document Map"/>
    <w:basedOn w:val="a"/>
    <w:link w:val="a4"/>
    <w:uiPriority w:val="99"/>
    <w:unhideWhenUsed/>
    <w:rPr>
      <w:rFonts w:ascii="宋体"/>
      <w:sz w:val="18"/>
      <w:szCs w:val="18"/>
    </w:rPr>
  </w:style>
  <w:style w:type="paragraph" w:styleId="a5">
    <w:name w:val="annotation text"/>
    <w:basedOn w:val="a"/>
    <w:link w:val="a6"/>
    <w:uiPriority w:val="99"/>
    <w:unhideWhenUsed/>
    <w:pPr>
      <w:widowControl/>
      <w:spacing w:after="200" w:line="276" w:lineRule="auto"/>
      <w:jc w:val="left"/>
    </w:pPr>
    <w:rPr>
      <w:kern w:val="0"/>
      <w:sz w:val="22"/>
    </w:rPr>
  </w:style>
  <w:style w:type="paragraph" w:styleId="51">
    <w:name w:val="toc 5"/>
    <w:basedOn w:val="a"/>
    <w:next w:val="a"/>
    <w:uiPriority w:val="99"/>
    <w:semiHidden/>
    <w:pPr>
      <w:widowControl/>
      <w:ind w:left="960"/>
      <w:jc w:val="left"/>
    </w:pPr>
    <w:rPr>
      <w:rFonts w:ascii="Times New Roman" w:hAnsi="Times New Roman"/>
      <w:kern w:val="0"/>
      <w:sz w:val="18"/>
      <w:szCs w:val="18"/>
    </w:rPr>
  </w:style>
  <w:style w:type="paragraph" w:styleId="31">
    <w:name w:val="toc 3"/>
    <w:basedOn w:val="a"/>
    <w:next w:val="a"/>
    <w:uiPriority w:val="39"/>
    <w:pPr>
      <w:widowControl/>
      <w:ind w:left="480"/>
      <w:jc w:val="left"/>
    </w:pPr>
    <w:rPr>
      <w:rFonts w:ascii="Times New Roman" w:hAnsi="Times New Roman"/>
      <w:i/>
      <w:iCs/>
      <w:kern w:val="0"/>
      <w:sz w:val="20"/>
      <w:szCs w:val="20"/>
    </w:rPr>
  </w:style>
  <w:style w:type="paragraph" w:styleId="81">
    <w:name w:val="toc 8"/>
    <w:basedOn w:val="a"/>
    <w:next w:val="a"/>
    <w:uiPriority w:val="99"/>
    <w:semiHidden/>
    <w:pPr>
      <w:widowControl/>
      <w:ind w:left="1680"/>
      <w:jc w:val="left"/>
    </w:pPr>
    <w:rPr>
      <w:rFonts w:ascii="Times New Roman" w:hAnsi="Times New Roman"/>
      <w:kern w:val="0"/>
      <w:sz w:val="18"/>
      <w:szCs w:val="18"/>
    </w:r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widowControl/>
      <w:spacing w:before="120" w:after="120"/>
      <w:jc w:val="left"/>
    </w:pPr>
    <w:rPr>
      <w:rFonts w:ascii="Times New Roman" w:hAnsi="Times New Roman"/>
      <w:b/>
      <w:bCs/>
      <w:caps/>
      <w:kern w:val="0"/>
      <w:sz w:val="20"/>
      <w:szCs w:val="20"/>
    </w:rPr>
  </w:style>
  <w:style w:type="paragraph" w:styleId="41">
    <w:name w:val="toc 4"/>
    <w:basedOn w:val="a"/>
    <w:next w:val="a"/>
    <w:uiPriority w:val="99"/>
    <w:semiHidden/>
    <w:pPr>
      <w:widowControl/>
      <w:ind w:left="720"/>
      <w:jc w:val="left"/>
    </w:pPr>
    <w:rPr>
      <w:rFonts w:ascii="Times New Roman" w:hAnsi="Times New Roman"/>
      <w:kern w:val="0"/>
      <w:sz w:val="18"/>
      <w:szCs w:val="18"/>
    </w:rPr>
  </w:style>
  <w:style w:type="paragraph" w:styleId="61">
    <w:name w:val="toc 6"/>
    <w:basedOn w:val="a"/>
    <w:next w:val="a"/>
    <w:uiPriority w:val="99"/>
    <w:semiHidden/>
    <w:pPr>
      <w:widowControl/>
      <w:ind w:left="1200"/>
      <w:jc w:val="left"/>
    </w:pPr>
    <w:rPr>
      <w:rFonts w:ascii="Times New Roman" w:hAnsi="Times New Roman"/>
      <w:kern w:val="0"/>
      <w:sz w:val="18"/>
      <w:szCs w:val="18"/>
    </w:rPr>
  </w:style>
  <w:style w:type="paragraph" w:styleId="21">
    <w:name w:val="toc 2"/>
    <w:basedOn w:val="a"/>
    <w:next w:val="a"/>
    <w:uiPriority w:val="39"/>
    <w:pPr>
      <w:widowControl/>
      <w:ind w:left="240"/>
      <w:jc w:val="left"/>
    </w:pPr>
    <w:rPr>
      <w:rFonts w:ascii="Times New Roman" w:hAnsi="Times New Roman"/>
      <w:smallCaps/>
      <w:kern w:val="0"/>
      <w:sz w:val="20"/>
      <w:szCs w:val="20"/>
    </w:rPr>
  </w:style>
  <w:style w:type="paragraph" w:styleId="91">
    <w:name w:val="toc 9"/>
    <w:basedOn w:val="a"/>
    <w:next w:val="a"/>
    <w:uiPriority w:val="99"/>
    <w:semiHidden/>
    <w:pPr>
      <w:widowControl/>
      <w:ind w:left="1920"/>
      <w:jc w:val="left"/>
    </w:pPr>
    <w:rPr>
      <w:rFonts w:ascii="Times New Roman" w:hAnsi="Times New Roman"/>
      <w:kern w:val="0"/>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uiPriority w:val="99"/>
    <w:unhideWhenUsed/>
    <w:rPr>
      <w:sz w:val="21"/>
      <w:szCs w:val="21"/>
    </w:rPr>
  </w:style>
  <w:style w:type="table" w:styleId="af">
    <w:name w:val="Table Grid"/>
    <w:basedOn w:val="a1"/>
    <w:uiPriority w:val="39"/>
    <w:qFormat/>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numPr>
        <w:numId w:val="0"/>
      </w:numPr>
      <w:spacing w:before="240" w:line="259" w:lineRule="auto"/>
      <w:jc w:val="left"/>
      <w:outlineLvl w:val="9"/>
    </w:pPr>
    <w:rPr>
      <w:rFonts w:ascii="Cambria" w:hAnsi="Cambria"/>
      <w:b w:val="0"/>
      <w:bCs w:val="0"/>
      <w:color w:val="365F90"/>
      <w:kern w:val="0"/>
      <w:szCs w:val="32"/>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9"/>
    <w:rPr>
      <w:rFonts w:ascii="Calibri" w:hAnsi="Calibri"/>
      <w:b/>
      <w:bCs/>
      <w:kern w:val="44"/>
      <w:sz w:val="32"/>
      <w:szCs w:val="44"/>
    </w:rPr>
  </w:style>
  <w:style w:type="character" w:customStyle="1" w:styleId="20">
    <w:name w:val="标题 2 字符"/>
    <w:basedOn w:val="a0"/>
    <w:link w:val="2"/>
    <w:uiPriority w:val="99"/>
    <w:rPr>
      <w:rFonts w:ascii="Cambria" w:hAnsi="Cambria"/>
      <w:b/>
      <w:bCs/>
      <w:kern w:val="2"/>
      <w:sz w:val="32"/>
      <w:szCs w:val="32"/>
    </w:rPr>
  </w:style>
  <w:style w:type="character" w:customStyle="1" w:styleId="30">
    <w:name w:val="标题 3 字符"/>
    <w:basedOn w:val="a0"/>
    <w:link w:val="3"/>
    <w:uiPriority w:val="99"/>
    <w:rPr>
      <w:rFonts w:ascii="Calibri" w:hAnsi="Calibri"/>
      <w:b/>
      <w:bCs/>
      <w:kern w:val="2"/>
      <w:sz w:val="28"/>
      <w:szCs w:val="32"/>
    </w:rPr>
  </w:style>
  <w:style w:type="character" w:customStyle="1" w:styleId="40">
    <w:name w:val="标题 4 字符"/>
    <w:basedOn w:val="a0"/>
    <w:link w:val="4"/>
    <w:uiPriority w:val="99"/>
    <w:rPr>
      <w:rFonts w:ascii="Cambria" w:hAnsi="Cambria"/>
      <w:b/>
      <w:bCs/>
      <w:kern w:val="2"/>
      <w:sz w:val="24"/>
      <w:szCs w:val="28"/>
    </w:rPr>
  </w:style>
  <w:style w:type="character" w:customStyle="1" w:styleId="50">
    <w:name w:val="标题 5 字符"/>
    <w:basedOn w:val="a0"/>
    <w:link w:val="5"/>
    <w:uiPriority w:val="99"/>
    <w:rPr>
      <w:rFonts w:ascii="Calibri" w:hAnsi="Calibri"/>
      <w:b/>
      <w:bCs/>
      <w:kern w:val="2"/>
      <w:sz w:val="28"/>
      <w:szCs w:val="28"/>
    </w:rPr>
  </w:style>
  <w:style w:type="character" w:customStyle="1" w:styleId="60">
    <w:name w:val="标题 6 字符"/>
    <w:basedOn w:val="a0"/>
    <w:link w:val="6"/>
    <w:uiPriority w:val="99"/>
    <w:rPr>
      <w:rFonts w:ascii="Cambria" w:hAnsi="Cambria"/>
      <w:b/>
      <w:bCs/>
      <w:kern w:val="2"/>
      <w:sz w:val="24"/>
      <w:szCs w:val="24"/>
    </w:rPr>
  </w:style>
  <w:style w:type="character" w:customStyle="1" w:styleId="70">
    <w:name w:val="标题 7 字符"/>
    <w:basedOn w:val="a0"/>
    <w:link w:val="7"/>
    <w:uiPriority w:val="99"/>
    <w:rPr>
      <w:rFonts w:ascii="Calibri" w:hAnsi="Calibri"/>
      <w:b/>
      <w:bCs/>
      <w:kern w:val="2"/>
      <w:sz w:val="24"/>
      <w:szCs w:val="24"/>
    </w:rPr>
  </w:style>
  <w:style w:type="character" w:customStyle="1" w:styleId="80">
    <w:name w:val="标题 8 字符"/>
    <w:basedOn w:val="a0"/>
    <w:link w:val="8"/>
    <w:uiPriority w:val="99"/>
    <w:rPr>
      <w:rFonts w:ascii="Cambria" w:hAnsi="Cambria"/>
      <w:kern w:val="2"/>
      <w:sz w:val="24"/>
      <w:szCs w:val="24"/>
    </w:rPr>
  </w:style>
  <w:style w:type="character" w:customStyle="1" w:styleId="90">
    <w:name w:val="标题 9 字符"/>
    <w:basedOn w:val="a0"/>
    <w:link w:val="9"/>
    <w:uiPriority w:val="99"/>
    <w:rPr>
      <w:rFonts w:ascii="Cambria" w:hAnsi="Cambria"/>
      <w:kern w:val="2"/>
      <w:sz w:val="21"/>
      <w:szCs w:val="21"/>
    </w:rPr>
  </w:style>
  <w:style w:type="character" w:customStyle="1" w:styleId="a8">
    <w:name w:val="批注框文本 字符"/>
    <w:basedOn w:val="a0"/>
    <w:link w:val="a7"/>
    <w:uiPriority w:val="99"/>
    <w:semiHidden/>
    <w:rPr>
      <w:sz w:val="18"/>
      <w:szCs w:val="18"/>
    </w:rPr>
  </w:style>
  <w:style w:type="character" w:customStyle="1" w:styleId="a6">
    <w:name w:val="批注文字 字符"/>
    <w:basedOn w:val="a0"/>
    <w:link w:val="a5"/>
    <w:uiPriority w:val="99"/>
    <w:rPr>
      <w:kern w:val="0"/>
      <w:sz w:val="22"/>
    </w:rPr>
  </w:style>
  <w:style w:type="character" w:customStyle="1" w:styleId="a4">
    <w:name w:val="文档结构图 字符"/>
    <w:basedOn w:val="a0"/>
    <w:link w:val="a3"/>
    <w:uiPriority w:val="99"/>
    <w:semiHidden/>
    <w:rPr>
      <w:rFonts w:ascii="宋体" w:eastAsia="宋体"/>
      <w:sz w:val="18"/>
      <w:szCs w:val="18"/>
    </w:rPr>
  </w:style>
  <w:style w:type="character" w:customStyle="1" w:styleId="apple-converted-space">
    <w:name w:val="apple-converted-space"/>
    <w:basedOn w:val="a0"/>
    <w:rsid w:val="000951DD"/>
  </w:style>
  <w:style w:type="paragraph" w:styleId="af0">
    <w:name w:val="List Paragraph"/>
    <w:aliases w:val="Paragr-1st"/>
    <w:basedOn w:val="a"/>
    <w:uiPriority w:val="34"/>
    <w:qFormat/>
    <w:rsid w:val="00A76AF1"/>
    <w:pPr>
      <w:ind w:firstLineChars="200" w:firstLine="420"/>
    </w:pPr>
  </w:style>
  <w:style w:type="character" w:styleId="af1">
    <w:name w:val="Strong"/>
    <w:basedOn w:val="a0"/>
    <w:uiPriority w:val="22"/>
    <w:qFormat/>
    <w:rsid w:val="00C25798"/>
    <w:rPr>
      <w:b/>
      <w:bCs/>
    </w:rPr>
  </w:style>
  <w:style w:type="paragraph" w:styleId="af2">
    <w:name w:val="Normal (Web)"/>
    <w:basedOn w:val="a"/>
    <w:uiPriority w:val="99"/>
    <w:semiHidden/>
    <w:unhideWhenUsed/>
    <w:rsid w:val="00C25798"/>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unhideWhenUsed/>
    <w:qFormat/>
    <w:rsid w:val="00D928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qFormat/>
    <w:rsid w:val="00D9282B"/>
    <w:rPr>
      <w:rFonts w:ascii="宋体" w:hAnsi="宋体" w:cs="宋体"/>
      <w:sz w:val="24"/>
      <w:szCs w:val="24"/>
    </w:rPr>
  </w:style>
  <w:style w:type="character" w:customStyle="1" w:styleId="22">
    <w:name w:val="正文首行缩进 2 字符"/>
    <w:link w:val="23"/>
    <w:qFormat/>
    <w:rsid w:val="00C47201"/>
    <w:rPr>
      <w:kern w:val="2"/>
      <w:sz w:val="21"/>
      <w:szCs w:val="24"/>
    </w:rPr>
  </w:style>
  <w:style w:type="paragraph" w:styleId="af3">
    <w:name w:val="Body Text Indent"/>
    <w:basedOn w:val="a"/>
    <w:link w:val="af4"/>
    <w:semiHidden/>
    <w:unhideWhenUsed/>
    <w:rsid w:val="00C47201"/>
    <w:pPr>
      <w:spacing w:after="120"/>
      <w:ind w:leftChars="200" w:left="420"/>
    </w:pPr>
  </w:style>
  <w:style w:type="character" w:customStyle="1" w:styleId="af4">
    <w:name w:val="正文文本缩进 字符"/>
    <w:basedOn w:val="a0"/>
    <w:link w:val="af3"/>
    <w:semiHidden/>
    <w:rsid w:val="00C47201"/>
    <w:rPr>
      <w:rFonts w:ascii="Calibri" w:hAnsi="Calibri"/>
      <w:kern w:val="2"/>
      <w:sz w:val="21"/>
      <w:szCs w:val="22"/>
    </w:rPr>
  </w:style>
  <w:style w:type="paragraph" w:styleId="23">
    <w:name w:val="Body Text First Indent 2"/>
    <w:basedOn w:val="af3"/>
    <w:link w:val="22"/>
    <w:qFormat/>
    <w:rsid w:val="00C47201"/>
    <w:pPr>
      <w:ind w:firstLineChars="200" w:firstLine="420"/>
    </w:pPr>
    <w:rPr>
      <w:rFonts w:ascii="Times New Roman" w:hAnsi="Times New Roman"/>
      <w:szCs w:val="24"/>
    </w:rPr>
  </w:style>
  <w:style w:type="character" w:customStyle="1" w:styleId="BodyTextFirstIndent2Char1">
    <w:name w:val="Body Text First Indent 2 Char1"/>
    <w:basedOn w:val="af4"/>
    <w:semiHidden/>
    <w:rsid w:val="00C47201"/>
    <w:rPr>
      <w:rFonts w:ascii="Calibri" w:hAnsi="Calibri"/>
      <w:kern w:val="2"/>
      <w:sz w:val="21"/>
      <w:szCs w:val="22"/>
    </w:rPr>
  </w:style>
  <w:style w:type="character" w:styleId="af5">
    <w:name w:val="FollowedHyperlink"/>
    <w:basedOn w:val="a0"/>
    <w:uiPriority w:val="99"/>
    <w:semiHidden/>
    <w:unhideWhenUsed/>
    <w:rsid w:val="00A57DD6"/>
    <w:rPr>
      <w:color w:val="954F72"/>
      <w:u w:val="single"/>
    </w:rPr>
  </w:style>
  <w:style w:type="paragraph" w:customStyle="1" w:styleId="font5">
    <w:name w:val="font5"/>
    <w:basedOn w:val="a"/>
    <w:rsid w:val="00A57DD6"/>
    <w:pPr>
      <w:widowControl/>
      <w:spacing w:before="100" w:beforeAutospacing="1" w:after="100" w:afterAutospacing="1"/>
      <w:jc w:val="left"/>
    </w:pPr>
    <w:rPr>
      <w:rFonts w:ascii="宋体" w:hAnsi="宋体"/>
      <w:kern w:val="0"/>
      <w:sz w:val="18"/>
      <w:szCs w:val="18"/>
    </w:rPr>
  </w:style>
  <w:style w:type="paragraph" w:customStyle="1" w:styleId="xl64">
    <w:name w:val="xl64"/>
    <w:basedOn w:val="a"/>
    <w:rsid w:val="00A57DD6"/>
    <w:pPr>
      <w:widowControl/>
      <w:spacing w:before="100" w:beforeAutospacing="1" w:after="100" w:afterAutospacing="1"/>
      <w:jc w:val="center"/>
    </w:pPr>
    <w:rPr>
      <w:rFonts w:ascii="微软雅黑" w:eastAsia="微软雅黑" w:hAnsi="微软雅黑"/>
      <w:kern w:val="0"/>
      <w:sz w:val="20"/>
      <w:szCs w:val="20"/>
    </w:rPr>
  </w:style>
  <w:style w:type="paragraph" w:customStyle="1" w:styleId="xl65">
    <w:name w:val="xl65"/>
    <w:basedOn w:val="a"/>
    <w:rsid w:val="00A57DD6"/>
    <w:pPr>
      <w:widowControl/>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center"/>
    </w:pPr>
    <w:rPr>
      <w:rFonts w:ascii="微软雅黑" w:eastAsia="微软雅黑" w:hAnsi="微软雅黑"/>
      <w:b/>
      <w:bCs/>
      <w:color w:val="FFFFFF"/>
      <w:kern w:val="0"/>
      <w:sz w:val="18"/>
      <w:szCs w:val="18"/>
    </w:rPr>
  </w:style>
  <w:style w:type="paragraph" w:customStyle="1" w:styleId="xl66">
    <w:name w:val="xl66"/>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kern w:val="0"/>
      <w:sz w:val="18"/>
      <w:szCs w:val="18"/>
    </w:rPr>
  </w:style>
  <w:style w:type="paragraph" w:customStyle="1" w:styleId="xl67">
    <w:name w:val="xl67"/>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olor w:val="000000"/>
      <w:kern w:val="0"/>
      <w:sz w:val="20"/>
      <w:szCs w:val="20"/>
    </w:rPr>
  </w:style>
  <w:style w:type="paragraph" w:customStyle="1" w:styleId="xl68">
    <w:name w:val="xl68"/>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olor w:val="000000"/>
      <w:kern w:val="0"/>
      <w:sz w:val="20"/>
      <w:szCs w:val="20"/>
    </w:rPr>
  </w:style>
  <w:style w:type="paragraph" w:styleId="af6">
    <w:name w:val="annotation subject"/>
    <w:basedOn w:val="a5"/>
    <w:next w:val="a5"/>
    <w:link w:val="af7"/>
    <w:semiHidden/>
    <w:unhideWhenUsed/>
    <w:rsid w:val="00E1223C"/>
    <w:pPr>
      <w:widowControl w:val="0"/>
      <w:spacing w:after="0" w:line="240" w:lineRule="auto"/>
    </w:pPr>
    <w:rPr>
      <w:b/>
      <w:bCs/>
      <w:kern w:val="2"/>
      <w:sz w:val="21"/>
    </w:rPr>
  </w:style>
  <w:style w:type="character" w:customStyle="1" w:styleId="af7">
    <w:name w:val="批注主题 字符"/>
    <w:basedOn w:val="a6"/>
    <w:link w:val="af6"/>
    <w:semiHidden/>
    <w:rsid w:val="00E1223C"/>
    <w:rPr>
      <w:rFonts w:ascii="Calibri" w:hAnsi="Calibri"/>
      <w:b/>
      <w:bCs/>
      <w:kern w:val="2"/>
      <w:sz w:val="21"/>
      <w:szCs w:val="22"/>
    </w:rPr>
  </w:style>
  <w:style w:type="paragraph" w:customStyle="1" w:styleId="SRS">
    <w:name w:val="SRS 正文"/>
    <w:basedOn w:val="a"/>
    <w:qFormat/>
    <w:rsid w:val="00E700F1"/>
    <w:pPr>
      <w:widowControl/>
      <w:numPr>
        <w:numId w:val="10"/>
      </w:numPr>
      <w:tabs>
        <w:tab w:val="left" w:pos="1418"/>
      </w:tabs>
      <w:spacing w:before="60" w:after="60" w:line="360" w:lineRule="auto"/>
      <w:ind w:rightChars="100" w:right="200"/>
      <w:jc w:val="left"/>
    </w:pPr>
    <w:rPr>
      <w:rFonts w:asciiTheme="minorEastAsia" w:eastAsiaTheme="minorEastAsia" w:hAnsiTheme="minorEastAsia"/>
      <w:bCs/>
      <w:kern w:val="0"/>
      <w:szCs w:val="21"/>
    </w:rPr>
  </w:style>
  <w:style w:type="character" w:styleId="HTML1">
    <w:name w:val="HTML Code"/>
    <w:basedOn w:val="a0"/>
    <w:uiPriority w:val="99"/>
    <w:unhideWhenUsed/>
    <w:qFormat/>
    <w:rsid w:val="007F1373"/>
    <w:rPr>
      <w:rFonts w:ascii="宋体" w:eastAsia="宋体" w:hAnsi="宋体" w:cs="宋体"/>
      <w:sz w:val="24"/>
      <w:szCs w:val="24"/>
    </w:rPr>
  </w:style>
  <w:style w:type="paragraph" w:customStyle="1" w:styleId="af8">
    <w:name w:val="表格内容"/>
    <w:basedOn w:val="a"/>
    <w:qFormat/>
    <w:rsid w:val="00954784"/>
    <w:pPr>
      <w:adjustRightInd w:val="0"/>
      <w:snapToGrid w:val="0"/>
      <w:jc w:val="left"/>
    </w:pPr>
    <w:rPr>
      <w:rFonts w:ascii="微软雅黑" w:hAnsi="微软雅黑"/>
      <w:color w:val="000000"/>
      <w:kern w:val="0"/>
      <w:sz w:val="18"/>
      <w:szCs w:val="18"/>
    </w:rPr>
  </w:style>
  <w:style w:type="paragraph" w:customStyle="1" w:styleId="af9">
    <w:name w:val="表格标题"/>
    <w:qFormat/>
    <w:rsid w:val="00954784"/>
    <w:pPr>
      <w:adjustRightInd w:val="0"/>
      <w:snapToGrid w:val="0"/>
      <w:spacing w:beforeLines="25" w:before="78" w:afterLines="25" w:after="78"/>
      <w:jc w:val="center"/>
    </w:pPr>
    <w:rPr>
      <w:rFonts w:ascii="微软雅黑" w:hAnsi="微软雅黑"/>
      <w:b/>
      <w:color w:val="000000"/>
      <w:sz w:val="21"/>
      <w:szCs w:val="18"/>
    </w:rPr>
  </w:style>
  <w:style w:type="paragraph" w:customStyle="1" w:styleId="afa">
    <w:name w:val="图名称"/>
    <w:basedOn w:val="a"/>
    <w:qFormat/>
    <w:rsid w:val="00954784"/>
    <w:pPr>
      <w:spacing w:afterLines="50" w:after="156"/>
      <w:jc w:val="center"/>
    </w:pPr>
    <w:rPr>
      <w:rFonts w:ascii="Times New Roman" w:eastAsiaTheme="minorEastAsia" w:hAnsi="Times New Roman"/>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869382">
      <w:bodyDiv w:val="1"/>
      <w:marLeft w:val="0"/>
      <w:marRight w:val="0"/>
      <w:marTop w:val="0"/>
      <w:marBottom w:val="0"/>
      <w:divBdr>
        <w:top w:val="none" w:sz="0" w:space="0" w:color="auto"/>
        <w:left w:val="none" w:sz="0" w:space="0" w:color="auto"/>
        <w:bottom w:val="none" w:sz="0" w:space="0" w:color="auto"/>
        <w:right w:val="none" w:sz="0" w:space="0" w:color="auto"/>
      </w:divBdr>
      <w:divsChild>
        <w:div w:id="1905604476">
          <w:marLeft w:val="0"/>
          <w:marRight w:val="0"/>
          <w:marTop w:val="0"/>
          <w:marBottom w:val="0"/>
          <w:divBdr>
            <w:top w:val="none" w:sz="0" w:space="0" w:color="auto"/>
            <w:left w:val="none" w:sz="0" w:space="0" w:color="auto"/>
            <w:bottom w:val="none" w:sz="0" w:space="0" w:color="auto"/>
            <w:right w:val="none" w:sz="0" w:space="0" w:color="auto"/>
          </w:divBdr>
          <w:divsChild>
            <w:div w:id="1945845260">
              <w:marLeft w:val="0"/>
              <w:marRight w:val="0"/>
              <w:marTop w:val="0"/>
              <w:marBottom w:val="0"/>
              <w:divBdr>
                <w:top w:val="none" w:sz="0" w:space="0" w:color="auto"/>
                <w:left w:val="none" w:sz="0" w:space="0" w:color="auto"/>
                <w:bottom w:val="none" w:sz="0" w:space="0" w:color="auto"/>
                <w:right w:val="none" w:sz="0" w:space="0" w:color="auto"/>
              </w:divBdr>
              <w:divsChild>
                <w:div w:id="503593647">
                  <w:marLeft w:val="0"/>
                  <w:marRight w:val="0"/>
                  <w:marTop w:val="0"/>
                  <w:marBottom w:val="0"/>
                  <w:divBdr>
                    <w:top w:val="none" w:sz="0" w:space="0" w:color="auto"/>
                    <w:left w:val="none" w:sz="0" w:space="0" w:color="auto"/>
                    <w:bottom w:val="none" w:sz="0" w:space="0" w:color="auto"/>
                    <w:right w:val="none" w:sz="0" w:space="0" w:color="auto"/>
                  </w:divBdr>
                  <w:divsChild>
                    <w:div w:id="1761681061">
                      <w:marLeft w:val="0"/>
                      <w:marRight w:val="0"/>
                      <w:marTop w:val="0"/>
                      <w:marBottom w:val="0"/>
                      <w:divBdr>
                        <w:top w:val="none" w:sz="0" w:space="0" w:color="auto"/>
                        <w:left w:val="none" w:sz="0" w:space="0" w:color="auto"/>
                        <w:bottom w:val="none" w:sz="0" w:space="0" w:color="auto"/>
                        <w:right w:val="none" w:sz="0" w:space="0" w:color="auto"/>
                      </w:divBdr>
                      <w:divsChild>
                        <w:div w:id="19836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449712">
      <w:bodyDiv w:val="1"/>
      <w:marLeft w:val="0"/>
      <w:marRight w:val="0"/>
      <w:marTop w:val="0"/>
      <w:marBottom w:val="0"/>
      <w:divBdr>
        <w:top w:val="none" w:sz="0" w:space="0" w:color="auto"/>
        <w:left w:val="none" w:sz="0" w:space="0" w:color="auto"/>
        <w:bottom w:val="none" w:sz="0" w:space="0" w:color="auto"/>
        <w:right w:val="none" w:sz="0" w:space="0" w:color="auto"/>
      </w:divBdr>
      <w:divsChild>
        <w:div w:id="269551995">
          <w:marLeft w:val="0"/>
          <w:marRight w:val="0"/>
          <w:marTop w:val="0"/>
          <w:marBottom w:val="750"/>
          <w:divBdr>
            <w:top w:val="none" w:sz="0" w:space="0" w:color="auto"/>
            <w:left w:val="none" w:sz="0" w:space="0" w:color="auto"/>
            <w:bottom w:val="none" w:sz="0" w:space="0" w:color="auto"/>
            <w:right w:val="none" w:sz="0" w:space="0" w:color="auto"/>
          </w:divBdr>
          <w:divsChild>
            <w:div w:id="2011446123">
              <w:marLeft w:val="30"/>
              <w:marRight w:val="30"/>
              <w:marTop w:val="150"/>
              <w:marBottom w:val="150"/>
              <w:divBdr>
                <w:top w:val="none" w:sz="0" w:space="0" w:color="auto"/>
                <w:left w:val="none" w:sz="0" w:space="0" w:color="auto"/>
                <w:bottom w:val="none" w:sz="0" w:space="0" w:color="auto"/>
                <w:right w:val="none" w:sz="0" w:space="0" w:color="auto"/>
              </w:divBdr>
              <w:divsChild>
                <w:div w:id="1909222357">
                  <w:marLeft w:val="3450"/>
                  <w:marRight w:val="0"/>
                  <w:marTop w:val="0"/>
                  <w:marBottom w:val="0"/>
                  <w:divBdr>
                    <w:top w:val="single" w:sz="6" w:space="8" w:color="EEEEEE"/>
                    <w:left w:val="single" w:sz="6" w:space="11" w:color="EEEEEE"/>
                    <w:bottom w:val="single" w:sz="6" w:space="8" w:color="EEEEEE"/>
                    <w:right w:val="single" w:sz="6" w:space="11" w:color="EEEEEE"/>
                  </w:divBdr>
                  <w:divsChild>
                    <w:div w:id="92677993">
                      <w:marLeft w:val="0"/>
                      <w:marRight w:val="0"/>
                      <w:marTop w:val="0"/>
                      <w:marBottom w:val="0"/>
                      <w:divBdr>
                        <w:top w:val="none" w:sz="0" w:space="0" w:color="auto"/>
                        <w:left w:val="none" w:sz="0" w:space="0" w:color="auto"/>
                        <w:bottom w:val="none" w:sz="0" w:space="0" w:color="auto"/>
                        <w:right w:val="none" w:sz="0" w:space="0" w:color="auto"/>
                      </w:divBdr>
                      <w:divsChild>
                        <w:div w:id="843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619901">
      <w:bodyDiv w:val="1"/>
      <w:marLeft w:val="0"/>
      <w:marRight w:val="0"/>
      <w:marTop w:val="0"/>
      <w:marBottom w:val="0"/>
      <w:divBdr>
        <w:top w:val="none" w:sz="0" w:space="0" w:color="auto"/>
        <w:left w:val="none" w:sz="0" w:space="0" w:color="auto"/>
        <w:bottom w:val="none" w:sz="0" w:space="0" w:color="auto"/>
        <w:right w:val="none" w:sz="0" w:space="0" w:color="auto"/>
      </w:divBdr>
      <w:divsChild>
        <w:div w:id="155343803">
          <w:marLeft w:val="0"/>
          <w:marRight w:val="0"/>
          <w:marTop w:val="0"/>
          <w:marBottom w:val="750"/>
          <w:divBdr>
            <w:top w:val="none" w:sz="0" w:space="0" w:color="auto"/>
            <w:left w:val="none" w:sz="0" w:space="0" w:color="auto"/>
            <w:bottom w:val="none" w:sz="0" w:space="0" w:color="auto"/>
            <w:right w:val="none" w:sz="0" w:space="0" w:color="auto"/>
          </w:divBdr>
          <w:divsChild>
            <w:div w:id="491991898">
              <w:marLeft w:val="30"/>
              <w:marRight w:val="30"/>
              <w:marTop w:val="150"/>
              <w:marBottom w:val="150"/>
              <w:divBdr>
                <w:top w:val="none" w:sz="0" w:space="0" w:color="auto"/>
                <w:left w:val="none" w:sz="0" w:space="0" w:color="auto"/>
                <w:bottom w:val="none" w:sz="0" w:space="0" w:color="auto"/>
                <w:right w:val="none" w:sz="0" w:space="0" w:color="auto"/>
              </w:divBdr>
              <w:divsChild>
                <w:div w:id="1939944359">
                  <w:marLeft w:val="3450"/>
                  <w:marRight w:val="0"/>
                  <w:marTop w:val="0"/>
                  <w:marBottom w:val="0"/>
                  <w:divBdr>
                    <w:top w:val="single" w:sz="6" w:space="8" w:color="EEEEEE"/>
                    <w:left w:val="single" w:sz="6" w:space="11" w:color="EEEEEE"/>
                    <w:bottom w:val="single" w:sz="6" w:space="8" w:color="EEEEEE"/>
                    <w:right w:val="single" w:sz="6" w:space="11" w:color="EEEEEE"/>
                  </w:divBdr>
                  <w:divsChild>
                    <w:div w:id="1909925447">
                      <w:marLeft w:val="0"/>
                      <w:marRight w:val="0"/>
                      <w:marTop w:val="0"/>
                      <w:marBottom w:val="0"/>
                      <w:divBdr>
                        <w:top w:val="none" w:sz="0" w:space="0" w:color="auto"/>
                        <w:left w:val="none" w:sz="0" w:space="0" w:color="auto"/>
                        <w:bottom w:val="none" w:sz="0" w:space="0" w:color="auto"/>
                        <w:right w:val="none" w:sz="0" w:space="0" w:color="auto"/>
                      </w:divBdr>
                      <w:divsChild>
                        <w:div w:id="4600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270944">
      <w:bodyDiv w:val="1"/>
      <w:marLeft w:val="0"/>
      <w:marRight w:val="0"/>
      <w:marTop w:val="0"/>
      <w:marBottom w:val="0"/>
      <w:divBdr>
        <w:top w:val="none" w:sz="0" w:space="0" w:color="auto"/>
        <w:left w:val="none" w:sz="0" w:space="0" w:color="auto"/>
        <w:bottom w:val="none" w:sz="0" w:space="0" w:color="auto"/>
        <w:right w:val="none" w:sz="0" w:space="0" w:color="auto"/>
      </w:divBdr>
    </w:div>
    <w:div w:id="1806505258">
      <w:bodyDiv w:val="1"/>
      <w:marLeft w:val="0"/>
      <w:marRight w:val="0"/>
      <w:marTop w:val="0"/>
      <w:marBottom w:val="0"/>
      <w:divBdr>
        <w:top w:val="none" w:sz="0" w:space="0" w:color="auto"/>
        <w:left w:val="none" w:sz="0" w:space="0" w:color="auto"/>
        <w:bottom w:val="none" w:sz="0" w:space="0" w:color="auto"/>
        <w:right w:val="none" w:sz="0" w:space="0" w:color="auto"/>
      </w:divBdr>
    </w:div>
    <w:div w:id="1908152303">
      <w:bodyDiv w:val="1"/>
      <w:marLeft w:val="0"/>
      <w:marRight w:val="0"/>
      <w:marTop w:val="0"/>
      <w:marBottom w:val="0"/>
      <w:divBdr>
        <w:top w:val="none" w:sz="0" w:space="0" w:color="auto"/>
        <w:left w:val="none" w:sz="0" w:space="0" w:color="auto"/>
        <w:bottom w:val="none" w:sz="0" w:space="0" w:color="auto"/>
        <w:right w:val="none" w:sz="0" w:space="0" w:color="auto"/>
      </w:divBdr>
      <w:divsChild>
        <w:div w:id="486895066">
          <w:marLeft w:val="0"/>
          <w:marRight w:val="0"/>
          <w:marTop w:val="0"/>
          <w:marBottom w:val="0"/>
          <w:divBdr>
            <w:top w:val="none" w:sz="0" w:space="0" w:color="auto"/>
            <w:left w:val="none" w:sz="0" w:space="0" w:color="auto"/>
            <w:bottom w:val="none" w:sz="0" w:space="0" w:color="auto"/>
            <w:right w:val="none" w:sz="0" w:space="0" w:color="auto"/>
          </w:divBdr>
          <w:divsChild>
            <w:div w:id="1886260733">
              <w:marLeft w:val="0"/>
              <w:marRight w:val="0"/>
              <w:marTop w:val="0"/>
              <w:marBottom w:val="0"/>
              <w:divBdr>
                <w:top w:val="none" w:sz="0" w:space="0" w:color="auto"/>
                <w:left w:val="none" w:sz="0" w:space="0" w:color="auto"/>
                <w:bottom w:val="none" w:sz="0" w:space="0" w:color="auto"/>
                <w:right w:val="none" w:sz="0" w:space="0" w:color="auto"/>
              </w:divBdr>
              <w:divsChild>
                <w:div w:id="202405232">
                  <w:marLeft w:val="0"/>
                  <w:marRight w:val="0"/>
                  <w:marTop w:val="0"/>
                  <w:marBottom w:val="0"/>
                  <w:divBdr>
                    <w:top w:val="none" w:sz="0" w:space="0" w:color="auto"/>
                    <w:left w:val="none" w:sz="0" w:space="0" w:color="auto"/>
                    <w:bottom w:val="none" w:sz="0" w:space="0" w:color="auto"/>
                    <w:right w:val="none" w:sz="0" w:space="0" w:color="auto"/>
                  </w:divBdr>
                  <w:divsChild>
                    <w:div w:id="133791593">
                      <w:marLeft w:val="0"/>
                      <w:marRight w:val="0"/>
                      <w:marTop w:val="0"/>
                      <w:marBottom w:val="0"/>
                      <w:divBdr>
                        <w:top w:val="none" w:sz="0" w:space="0" w:color="auto"/>
                        <w:left w:val="none" w:sz="0" w:space="0" w:color="auto"/>
                        <w:bottom w:val="none" w:sz="0" w:space="0" w:color="auto"/>
                        <w:right w:val="none" w:sz="0" w:space="0" w:color="auto"/>
                      </w:divBdr>
                      <w:divsChild>
                        <w:div w:id="12492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yperlink" Target="mailto:yy_mgAI_Origin_Image@1504529951_00000001.jpg" TargetMode="External"/><Relationship Id="rId42" Type="http://schemas.openxmlformats.org/officeDocument/2006/relationships/hyperlink" Target="http://callback_url/"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hyperlink" Target="mailto:yy_mgAI_Origin_Image@1504529951_00000001_Preprocessing_00000001.jpg" TargetMode="External"/><Relationship Id="rId38" Type="http://schemas.openxmlformats.org/officeDocument/2006/relationships/hyperlink" Target="http://migu_url//game/kingofglory/video/hero_detect/v1"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migu_url//game/kingofglory/video/specified_scene/v1"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mailto:yy_mgAI_Origin_Image@1504529951_00000001_Preprocessing_00000001.jpg" TargetMode="External"/><Relationship Id="rId37" Type="http://schemas.openxmlformats.org/officeDocument/2006/relationships/image" Target="media/image21.png"/><Relationship Id="rId40" Type="http://schemas.openxmlformats.org/officeDocument/2006/relationships/hyperlink" Target="http://callback_url/" TargetMode="External"/><Relationship Id="rId45" Type="http://schemas.openxmlformats.org/officeDocument/2006/relationships/package" Target="embeddings/Microsoft_Word_Document.docx"/><Relationship Id="rId53" Type="http://schemas.openxmlformats.org/officeDocument/2006/relationships/image" Target="media/image31.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23.emf"/><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callback_url/" TargetMode="External"/><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FA6E6A-756F-4A02-B1BA-53D7C6218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6990</TotalTime>
  <Pages>66</Pages>
  <Words>6520</Words>
  <Characters>37167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“阳光计划”</vt:lpstr>
    </vt:vector>
  </TitlesOfParts>
  <Company/>
  <LinksUpToDate>false</LinksUpToDate>
  <CharactersWithSpaces>43600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“阳光计划”</dc:title>
  <dc:creator>LEE</dc:creator>
  <cp:lastModifiedBy>lenovo</cp:lastModifiedBy>
  <cp:revision>1439</cp:revision>
  <dcterms:created xsi:type="dcterms:W3CDTF">2015-08-06T00:28:00Z</dcterms:created>
  <dcterms:modified xsi:type="dcterms:W3CDTF">2017-10-18T07:30:00Z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